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204950" w:rsidRDefault="004E1A4D"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 xml:space="preserve">UNIVERZA V LJUBLJANI </w:t>
      </w:r>
      <w:r w:rsidRPr="00204950">
        <w:rPr>
          <w:rFonts w:ascii="Times New Roman" w:hAnsi="Times New Roman" w:cs="Times New Roman"/>
          <w:sz w:val="28"/>
          <w:szCs w:val="28"/>
        </w:rPr>
        <w:br/>
        <w:t>FAKULTETA ZA DRUŽBENE VEDE</w:t>
      </w:r>
      <w:r w:rsidRPr="00204950">
        <w:rPr>
          <w:rFonts w:ascii="Times New Roman" w:hAnsi="Times New Roman" w:cs="Times New Roman"/>
          <w:sz w:val="28"/>
          <w:szCs w:val="28"/>
        </w:rPr>
        <w:br/>
      </w:r>
      <w:r w:rsidRPr="00204950">
        <w:rPr>
          <w:rFonts w:ascii="Times New Roman" w:hAnsi="Times New Roman" w:cs="Times New Roman"/>
          <w:sz w:val="28"/>
          <w:szCs w:val="28"/>
        </w:rPr>
        <w:br/>
      </w:r>
      <w:r w:rsidRPr="00204950">
        <w:rPr>
          <w:rFonts w:ascii="Times New Roman" w:hAnsi="Times New Roman" w:cs="Times New Roman"/>
          <w:sz w:val="28"/>
          <w:szCs w:val="28"/>
        </w:rPr>
        <w:br/>
      </w:r>
    </w:p>
    <w:p w14:paraId="0AA31F5B" w14:textId="77777777" w:rsidR="00B02D7C" w:rsidRPr="00204950" w:rsidRDefault="00B02D7C" w:rsidP="005A6A3B">
      <w:pPr>
        <w:spacing w:line="360" w:lineRule="auto"/>
        <w:jc w:val="both"/>
        <w:rPr>
          <w:rFonts w:ascii="Times New Roman" w:hAnsi="Times New Roman" w:cs="Times New Roman"/>
          <w:sz w:val="28"/>
          <w:szCs w:val="28"/>
        </w:rPr>
      </w:pPr>
    </w:p>
    <w:p w14:paraId="1C85EEBE" w14:textId="18F5D56B" w:rsidR="006A06CF" w:rsidRDefault="004E1A4D" w:rsidP="006A06CF">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Andraž Gruden</w:t>
      </w:r>
      <w:r w:rsidR="00B02D7C" w:rsidRPr="00204950">
        <w:rPr>
          <w:rFonts w:ascii="Times New Roman" w:hAnsi="Times New Roman" w:cs="Times New Roman"/>
          <w:sz w:val="28"/>
          <w:szCs w:val="28"/>
        </w:rPr>
        <w:br/>
      </w:r>
      <w:r w:rsidR="006A06CF" w:rsidRPr="009027A8">
        <w:rPr>
          <w:rFonts w:ascii="Times New Roman" w:hAnsi="Times New Roman" w:cs="Times New Roman"/>
          <w:b/>
          <w:sz w:val="32"/>
        </w:rPr>
        <w:t xml:space="preserve">Proces izdelave video iger: </w:t>
      </w:r>
      <w:r w:rsidR="006A06CF" w:rsidRPr="009027A8">
        <w:rPr>
          <w:rFonts w:ascii="Times New Roman" w:hAnsi="Times New Roman" w:cs="Times New Roman"/>
          <w:b/>
          <w:sz w:val="32"/>
          <w:szCs w:val="32"/>
        </w:rPr>
        <w:t xml:space="preserve">sistematična izgradnja procesnega modela </w:t>
      </w:r>
      <w:r w:rsidR="006A06CF">
        <w:rPr>
          <w:rFonts w:ascii="Times New Roman" w:hAnsi="Times New Roman" w:cs="Times New Roman"/>
          <w:b/>
          <w:sz w:val="32"/>
          <w:szCs w:val="32"/>
        </w:rPr>
        <w:t>z</w:t>
      </w:r>
      <w:r w:rsidR="006A06CF" w:rsidRPr="009027A8">
        <w:rPr>
          <w:rFonts w:ascii="Times New Roman" w:hAnsi="Times New Roman" w:cs="Times New Roman"/>
          <w:b/>
          <w:sz w:val="32"/>
          <w:szCs w:val="32"/>
        </w:rPr>
        <w:t xml:space="preserve"> uporabo </w:t>
      </w:r>
      <w:r w:rsidR="006A06CF">
        <w:rPr>
          <w:rFonts w:ascii="Times New Roman" w:hAnsi="Times New Roman" w:cs="Times New Roman"/>
          <w:b/>
          <w:sz w:val="32"/>
          <w:szCs w:val="32"/>
        </w:rPr>
        <w:t>metode</w:t>
      </w:r>
      <w:r w:rsidR="006A06CF" w:rsidRPr="009027A8">
        <w:rPr>
          <w:rFonts w:ascii="Times New Roman" w:hAnsi="Times New Roman" w:cs="Times New Roman"/>
          <w:b/>
          <w:sz w:val="32"/>
          <w:szCs w:val="32"/>
        </w:rPr>
        <w:t xml:space="preserve"> MetaME in </w:t>
      </w:r>
      <w:r w:rsidR="005757B3">
        <w:rPr>
          <w:rFonts w:ascii="Times New Roman" w:hAnsi="Times New Roman" w:cs="Times New Roman"/>
          <w:b/>
          <w:sz w:val="32"/>
          <w:szCs w:val="32"/>
        </w:rPr>
        <w:t>A</w:t>
      </w:r>
      <w:r w:rsidR="006A06CF" w:rsidRPr="009027A8">
        <w:rPr>
          <w:rFonts w:ascii="Times New Roman" w:hAnsi="Times New Roman" w:cs="Times New Roman"/>
          <w:b/>
          <w:sz w:val="32"/>
          <w:szCs w:val="32"/>
        </w:rPr>
        <w:t>gilnega modeliranja</w:t>
      </w:r>
    </w:p>
    <w:p w14:paraId="2EF6A4ED" w14:textId="002FF403" w:rsidR="00BA25D5" w:rsidRPr="00204950" w:rsidRDefault="004E1A4D" w:rsidP="0037469A">
      <w:pPr>
        <w:spacing w:line="360" w:lineRule="auto"/>
        <w:jc w:val="center"/>
        <w:rPr>
          <w:rFonts w:ascii="Times New Roman" w:hAnsi="Times New Roman" w:cs="Times New Roman"/>
          <w:b/>
          <w:sz w:val="32"/>
          <w:szCs w:val="32"/>
        </w:rPr>
      </w:pPr>
      <w:r w:rsidRPr="00204950">
        <w:rPr>
          <w:rFonts w:ascii="Times New Roman" w:hAnsi="Times New Roman" w:cs="Times New Roman"/>
          <w:sz w:val="28"/>
          <w:szCs w:val="28"/>
        </w:rPr>
        <w:t>Diplomsko delo</w:t>
      </w:r>
    </w:p>
    <w:p w14:paraId="4721DAC9" w14:textId="77777777" w:rsidR="00BA25D5" w:rsidRPr="00204950" w:rsidRDefault="00BA25D5" w:rsidP="005A6A3B">
      <w:pPr>
        <w:spacing w:line="360" w:lineRule="auto"/>
        <w:jc w:val="both"/>
        <w:rPr>
          <w:rFonts w:ascii="Times New Roman" w:hAnsi="Times New Roman" w:cs="Times New Roman"/>
          <w:sz w:val="28"/>
          <w:szCs w:val="28"/>
        </w:rPr>
      </w:pPr>
    </w:p>
    <w:p w14:paraId="78D31DD1" w14:textId="77777777" w:rsidR="00BA25D5" w:rsidRPr="00204950" w:rsidRDefault="00BA25D5" w:rsidP="005A6A3B">
      <w:pPr>
        <w:spacing w:line="360" w:lineRule="auto"/>
        <w:jc w:val="both"/>
        <w:rPr>
          <w:rFonts w:ascii="Times New Roman" w:hAnsi="Times New Roman" w:cs="Times New Roman"/>
          <w:sz w:val="28"/>
          <w:szCs w:val="28"/>
        </w:rPr>
      </w:pPr>
    </w:p>
    <w:p w14:paraId="562BE218" w14:textId="77777777" w:rsidR="00BA25D5" w:rsidRPr="00204950" w:rsidRDefault="00BA25D5" w:rsidP="005A6A3B">
      <w:pPr>
        <w:spacing w:line="360" w:lineRule="auto"/>
        <w:jc w:val="both"/>
        <w:rPr>
          <w:rFonts w:ascii="Times New Roman" w:hAnsi="Times New Roman" w:cs="Times New Roman"/>
          <w:sz w:val="28"/>
          <w:szCs w:val="28"/>
        </w:rPr>
      </w:pPr>
    </w:p>
    <w:p w14:paraId="6C8DA6A1" w14:textId="77777777" w:rsidR="00BA25D5" w:rsidRPr="00204950" w:rsidRDefault="00BA25D5" w:rsidP="005A6A3B">
      <w:pPr>
        <w:spacing w:line="360" w:lineRule="auto"/>
        <w:jc w:val="both"/>
        <w:rPr>
          <w:rFonts w:ascii="Times New Roman" w:hAnsi="Times New Roman" w:cs="Times New Roman"/>
          <w:sz w:val="28"/>
          <w:szCs w:val="28"/>
        </w:rPr>
      </w:pPr>
    </w:p>
    <w:p w14:paraId="113E6E9E" w14:textId="77777777" w:rsidR="00BA25D5" w:rsidRPr="00204950" w:rsidRDefault="00BA25D5" w:rsidP="005A6A3B">
      <w:pPr>
        <w:spacing w:line="360" w:lineRule="auto"/>
        <w:jc w:val="both"/>
        <w:rPr>
          <w:rFonts w:ascii="Times New Roman" w:hAnsi="Times New Roman" w:cs="Times New Roman"/>
          <w:sz w:val="28"/>
          <w:szCs w:val="28"/>
        </w:rPr>
      </w:pPr>
    </w:p>
    <w:p w14:paraId="23266E41"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r w:rsidRPr="00204950">
        <w:rPr>
          <w:rFonts w:ascii="Times New Roman" w:hAnsi="Times New Roman" w:cs="Times New Roman"/>
          <w:sz w:val="28"/>
          <w:szCs w:val="28"/>
        </w:rPr>
        <w:tab/>
      </w:r>
    </w:p>
    <w:p w14:paraId="146078B3"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204950" w:rsidRDefault="002B3541" w:rsidP="005A6A3B">
      <w:pPr>
        <w:tabs>
          <w:tab w:val="left" w:pos="3765"/>
        </w:tabs>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Ljubljana, 2018</w:t>
      </w:r>
    </w:p>
    <w:p w14:paraId="5BFF2DCA" w14:textId="77777777" w:rsidR="00C80D31" w:rsidRPr="00204950" w:rsidRDefault="00C80D31"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lastRenderedPageBreak/>
        <w:t xml:space="preserve">UNIVERZA V LJUBLJANI </w:t>
      </w:r>
      <w:r w:rsidRPr="00204950">
        <w:rPr>
          <w:rFonts w:ascii="Times New Roman" w:hAnsi="Times New Roman" w:cs="Times New Roman"/>
          <w:sz w:val="28"/>
          <w:szCs w:val="28"/>
        </w:rPr>
        <w:br/>
        <w:t>FAKULTETA ZA DRUŽBENE VEDE</w:t>
      </w:r>
      <w:r w:rsidRPr="00204950">
        <w:rPr>
          <w:rFonts w:ascii="Times New Roman" w:hAnsi="Times New Roman" w:cs="Times New Roman"/>
          <w:sz w:val="28"/>
          <w:szCs w:val="28"/>
        </w:rPr>
        <w:br/>
      </w:r>
      <w:r w:rsidRPr="00204950">
        <w:rPr>
          <w:rFonts w:ascii="Times New Roman" w:hAnsi="Times New Roman" w:cs="Times New Roman"/>
          <w:sz w:val="28"/>
          <w:szCs w:val="28"/>
        </w:rPr>
        <w:br/>
      </w:r>
      <w:r w:rsidRPr="00204950">
        <w:rPr>
          <w:rFonts w:ascii="Times New Roman" w:hAnsi="Times New Roman" w:cs="Times New Roman"/>
          <w:sz w:val="28"/>
          <w:szCs w:val="28"/>
        </w:rPr>
        <w:br/>
      </w:r>
    </w:p>
    <w:p w14:paraId="678C7838" w14:textId="77777777" w:rsidR="00B02D7C" w:rsidRPr="00204950" w:rsidRDefault="00B02D7C" w:rsidP="005A6A3B">
      <w:pPr>
        <w:spacing w:line="360" w:lineRule="auto"/>
        <w:jc w:val="center"/>
        <w:rPr>
          <w:rFonts w:ascii="Times New Roman" w:hAnsi="Times New Roman" w:cs="Times New Roman"/>
          <w:sz w:val="28"/>
          <w:szCs w:val="28"/>
        </w:rPr>
      </w:pPr>
    </w:p>
    <w:p w14:paraId="12ECF462" w14:textId="77777777" w:rsidR="00C80D31" w:rsidRPr="00204950" w:rsidRDefault="00494A7D" w:rsidP="00494A7D">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Andraž Gruden</w:t>
      </w:r>
      <w:r w:rsidRPr="00204950">
        <w:rPr>
          <w:rFonts w:ascii="Times New Roman" w:hAnsi="Times New Roman" w:cs="Times New Roman"/>
          <w:sz w:val="28"/>
          <w:szCs w:val="28"/>
        </w:rPr>
        <w:br/>
      </w:r>
      <w:r w:rsidR="00543FD8" w:rsidRPr="00204950">
        <w:rPr>
          <w:rFonts w:ascii="Times New Roman" w:hAnsi="Times New Roman" w:cs="Times New Roman"/>
          <w:sz w:val="28"/>
          <w:szCs w:val="28"/>
        </w:rPr>
        <w:t>Mentor: izr</w:t>
      </w:r>
      <w:r w:rsidR="00C80D31" w:rsidRPr="00204950">
        <w:rPr>
          <w:rFonts w:ascii="Times New Roman" w:hAnsi="Times New Roman" w:cs="Times New Roman"/>
          <w:sz w:val="28"/>
          <w:szCs w:val="28"/>
        </w:rPr>
        <w:t>.</w:t>
      </w:r>
      <w:r w:rsidR="00543FD8" w:rsidRPr="00204950">
        <w:rPr>
          <w:rFonts w:ascii="Times New Roman" w:hAnsi="Times New Roman" w:cs="Times New Roman"/>
          <w:sz w:val="28"/>
          <w:szCs w:val="28"/>
        </w:rPr>
        <w:t xml:space="preserve"> prof.</w:t>
      </w:r>
      <w:r w:rsidR="00C80D31" w:rsidRPr="00204950">
        <w:rPr>
          <w:rFonts w:ascii="Times New Roman" w:hAnsi="Times New Roman" w:cs="Times New Roman"/>
          <w:sz w:val="28"/>
          <w:szCs w:val="28"/>
        </w:rPr>
        <w:t xml:space="preserve"> dr. </w:t>
      </w:r>
      <w:r w:rsidR="00543FD8" w:rsidRPr="00204950">
        <w:rPr>
          <w:rFonts w:ascii="Times New Roman" w:hAnsi="Times New Roman" w:cs="Times New Roman"/>
          <w:sz w:val="28"/>
          <w:szCs w:val="28"/>
        </w:rPr>
        <w:t>Jaroslav Berce</w:t>
      </w:r>
    </w:p>
    <w:p w14:paraId="61488EC1" w14:textId="29D5F4C5" w:rsidR="009027A8" w:rsidRDefault="009027A8" w:rsidP="005A6A3B">
      <w:pPr>
        <w:spacing w:line="360" w:lineRule="auto"/>
        <w:jc w:val="center"/>
        <w:rPr>
          <w:rFonts w:ascii="Times New Roman" w:hAnsi="Times New Roman" w:cs="Times New Roman"/>
          <w:sz w:val="28"/>
          <w:szCs w:val="28"/>
        </w:rPr>
      </w:pPr>
      <w:r w:rsidRPr="009027A8">
        <w:rPr>
          <w:rFonts w:ascii="Times New Roman" w:hAnsi="Times New Roman" w:cs="Times New Roman"/>
          <w:b/>
          <w:sz w:val="32"/>
        </w:rPr>
        <w:t xml:space="preserve">Proces izdelave video iger: </w:t>
      </w:r>
      <w:r w:rsidRPr="009027A8">
        <w:rPr>
          <w:rFonts w:ascii="Times New Roman" w:hAnsi="Times New Roman" w:cs="Times New Roman"/>
          <w:b/>
          <w:sz w:val="32"/>
          <w:szCs w:val="32"/>
        </w:rPr>
        <w:t xml:space="preserve">sistematična izgradnja procesnega modela </w:t>
      </w:r>
      <w:r>
        <w:rPr>
          <w:rFonts w:ascii="Times New Roman" w:hAnsi="Times New Roman" w:cs="Times New Roman"/>
          <w:b/>
          <w:sz w:val="32"/>
          <w:szCs w:val="32"/>
        </w:rPr>
        <w:t>z</w:t>
      </w:r>
      <w:r w:rsidRPr="009027A8">
        <w:rPr>
          <w:rFonts w:ascii="Times New Roman" w:hAnsi="Times New Roman" w:cs="Times New Roman"/>
          <w:b/>
          <w:sz w:val="32"/>
          <w:szCs w:val="32"/>
        </w:rPr>
        <w:t xml:space="preserve"> uporabo </w:t>
      </w:r>
      <w:r>
        <w:rPr>
          <w:rFonts w:ascii="Times New Roman" w:hAnsi="Times New Roman" w:cs="Times New Roman"/>
          <w:b/>
          <w:sz w:val="32"/>
          <w:szCs w:val="32"/>
        </w:rPr>
        <w:t>metode</w:t>
      </w:r>
      <w:r w:rsidRPr="009027A8">
        <w:rPr>
          <w:rFonts w:ascii="Times New Roman" w:hAnsi="Times New Roman" w:cs="Times New Roman"/>
          <w:b/>
          <w:sz w:val="32"/>
          <w:szCs w:val="32"/>
        </w:rPr>
        <w:t xml:space="preserve"> MetaME in </w:t>
      </w:r>
      <w:r w:rsidR="005757B3">
        <w:rPr>
          <w:rFonts w:ascii="Times New Roman" w:hAnsi="Times New Roman" w:cs="Times New Roman"/>
          <w:b/>
          <w:sz w:val="32"/>
          <w:szCs w:val="32"/>
        </w:rPr>
        <w:t>A</w:t>
      </w:r>
      <w:r w:rsidRPr="009027A8">
        <w:rPr>
          <w:rFonts w:ascii="Times New Roman" w:hAnsi="Times New Roman" w:cs="Times New Roman"/>
          <w:b/>
          <w:sz w:val="32"/>
          <w:szCs w:val="32"/>
        </w:rPr>
        <w:t>gilnega modeliranja</w:t>
      </w:r>
    </w:p>
    <w:p w14:paraId="5CD31CB6" w14:textId="379973EE" w:rsidR="00C80D31" w:rsidRPr="00204950" w:rsidRDefault="00C80D31"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Diplomsko delo</w:t>
      </w:r>
    </w:p>
    <w:p w14:paraId="2A01643C" w14:textId="77777777" w:rsidR="00C80D31" w:rsidRPr="00204950" w:rsidRDefault="00C80D31" w:rsidP="005A6A3B">
      <w:pPr>
        <w:spacing w:line="360" w:lineRule="auto"/>
        <w:jc w:val="center"/>
        <w:rPr>
          <w:rFonts w:ascii="Times New Roman" w:hAnsi="Times New Roman" w:cs="Times New Roman"/>
          <w:sz w:val="28"/>
          <w:szCs w:val="28"/>
        </w:rPr>
      </w:pPr>
    </w:p>
    <w:p w14:paraId="126F1DC7" w14:textId="77777777" w:rsidR="00C80D31" w:rsidRPr="00204950" w:rsidRDefault="00C80D31" w:rsidP="005A6A3B">
      <w:pPr>
        <w:spacing w:line="360" w:lineRule="auto"/>
        <w:jc w:val="center"/>
        <w:rPr>
          <w:rFonts w:ascii="Times New Roman" w:hAnsi="Times New Roman" w:cs="Times New Roman"/>
          <w:sz w:val="28"/>
          <w:szCs w:val="28"/>
        </w:rPr>
      </w:pPr>
    </w:p>
    <w:p w14:paraId="4BD615D0" w14:textId="77777777" w:rsidR="00C80D31" w:rsidRPr="00204950" w:rsidRDefault="00C80D31" w:rsidP="005A6A3B">
      <w:pPr>
        <w:spacing w:line="360" w:lineRule="auto"/>
        <w:jc w:val="center"/>
        <w:rPr>
          <w:rFonts w:ascii="Times New Roman" w:hAnsi="Times New Roman" w:cs="Times New Roman"/>
          <w:sz w:val="28"/>
          <w:szCs w:val="28"/>
        </w:rPr>
      </w:pPr>
    </w:p>
    <w:p w14:paraId="6F0FA114" w14:textId="77777777" w:rsidR="00C80D31" w:rsidRPr="00204950" w:rsidRDefault="00C80D31" w:rsidP="005A6A3B">
      <w:pPr>
        <w:spacing w:line="360" w:lineRule="auto"/>
        <w:jc w:val="center"/>
        <w:rPr>
          <w:rFonts w:ascii="Times New Roman" w:hAnsi="Times New Roman" w:cs="Times New Roman"/>
          <w:sz w:val="28"/>
          <w:szCs w:val="28"/>
        </w:rPr>
      </w:pPr>
    </w:p>
    <w:p w14:paraId="45A3784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204950" w:rsidRDefault="00B02D7C"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204950" w:rsidRDefault="002B3541" w:rsidP="005A6A3B">
      <w:pPr>
        <w:tabs>
          <w:tab w:val="left" w:pos="3765"/>
        </w:tabs>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Ljubljana, 2018</w:t>
      </w:r>
    </w:p>
    <w:p w14:paraId="49E12EB1" w14:textId="77777777" w:rsidR="000266FF" w:rsidRDefault="000266FF" w:rsidP="005A6A3B">
      <w:pPr>
        <w:tabs>
          <w:tab w:val="left" w:pos="3765"/>
        </w:tabs>
        <w:spacing w:line="360" w:lineRule="auto"/>
        <w:jc w:val="center"/>
        <w:rPr>
          <w:rFonts w:ascii="Times New Roman" w:hAnsi="Times New Roman" w:cs="Times New Roman"/>
          <w:sz w:val="28"/>
          <w:szCs w:val="28"/>
        </w:rPr>
      </w:pPr>
    </w:p>
    <w:p w14:paraId="263E190F"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37541856"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30366473"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31B85503"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07A227A3"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72D75FFE"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4B8A93ED"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1E59C04B"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7432C4E0"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5AB7B817"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551E27CA"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00E95DA2"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13B9BCE3"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57900A4F"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4BE866BB"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2DB9F6FE"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524526B2" w14:textId="6BFAF02B" w:rsidR="001921A1" w:rsidRDefault="00E00AFB" w:rsidP="001921A1">
      <w:pPr>
        <w:tabs>
          <w:tab w:val="left" w:pos="3765"/>
        </w:tabs>
        <w:spacing w:line="360" w:lineRule="auto"/>
        <w:jc w:val="right"/>
        <w:rPr>
          <w:rFonts w:ascii="Times New Roman" w:hAnsi="Times New Roman" w:cs="Times New Roman"/>
          <w:sz w:val="28"/>
          <w:szCs w:val="28"/>
        </w:rPr>
      </w:pPr>
      <w:r>
        <w:rPr>
          <w:rFonts w:ascii="Times New Roman" w:hAnsi="Times New Roman" w:cs="Times New Roman"/>
          <w:sz w:val="28"/>
          <w:szCs w:val="28"/>
        </w:rPr>
        <w:t>Z</w:t>
      </w:r>
      <w:r w:rsidR="001921A1">
        <w:rPr>
          <w:rFonts w:ascii="Times New Roman" w:hAnsi="Times New Roman" w:cs="Times New Roman"/>
          <w:sz w:val="28"/>
          <w:szCs w:val="28"/>
        </w:rPr>
        <w:t>ahvala</w:t>
      </w:r>
    </w:p>
    <w:p w14:paraId="6F56B436" w14:textId="65EB7209" w:rsidR="00473BA8" w:rsidRPr="00204950" w:rsidRDefault="00726556" w:rsidP="00557068">
      <w:pPr>
        <w:spacing w:line="360" w:lineRule="auto"/>
        <w:jc w:val="center"/>
        <w:rPr>
          <w:rFonts w:ascii="Times New Roman" w:hAnsi="Times New Roman" w:cs="Times New Roman"/>
        </w:rPr>
      </w:pPr>
      <w:r w:rsidRPr="00204950">
        <w:rPr>
          <w:rFonts w:ascii="Times New Roman" w:hAnsi="Times New Roman" w:cs="Times New Roman"/>
          <w:sz w:val="28"/>
          <w:szCs w:val="28"/>
        </w:rPr>
        <w:br w:type="page"/>
      </w:r>
      <w:r w:rsidR="00734E8E" w:rsidRPr="00204950">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90431B" w:rsidRDefault="0090431B">
                            <w:pPr>
                              <w:pStyle w:val="Glava"/>
                              <w:rPr>
                                <w:rFonts w:ascii="Times" w:hAnsi="Times"/>
                                <w:i/>
                                <w:sz w:val="16"/>
                              </w:rPr>
                            </w:pPr>
                            <w:r>
                              <w:rPr>
                                <w:rFonts w:ascii="Times" w:hAnsi="Times"/>
                                <w:i/>
                                <w:sz w:val="16"/>
                                <w:lang w:val="es-ES"/>
                              </w:rPr>
                              <w:t xml:space="preserve">Kardeljeva ploščad 5 </w:t>
                            </w:r>
                          </w:p>
                          <w:p w14:paraId="566468B7" w14:textId="77777777" w:rsidR="0090431B" w:rsidRDefault="0090431B">
                            <w:pPr>
                              <w:rPr>
                                <w:rFonts w:ascii="Times" w:hAnsi="Times"/>
                                <w:i/>
                                <w:sz w:val="16"/>
                              </w:rPr>
                            </w:pPr>
                            <w:r>
                              <w:rPr>
                                <w:rFonts w:ascii="Times" w:hAnsi="Times"/>
                                <w:i/>
                                <w:sz w:val="16"/>
                              </w:rPr>
                              <w:t>1000 Ljubljana, Slovenija</w:t>
                            </w:r>
                          </w:p>
                          <w:p w14:paraId="651209D2" w14:textId="77777777" w:rsidR="0090431B" w:rsidRDefault="0090431B">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90431B" w:rsidRDefault="0090431B">
                      <w:pPr>
                        <w:pStyle w:val="Glava"/>
                        <w:rPr>
                          <w:rFonts w:ascii="Times" w:hAnsi="Times"/>
                          <w:i/>
                          <w:sz w:val="16"/>
                        </w:rPr>
                      </w:pPr>
                      <w:r>
                        <w:rPr>
                          <w:rFonts w:ascii="Times" w:hAnsi="Times"/>
                          <w:i/>
                          <w:sz w:val="16"/>
                          <w:lang w:val="es-ES"/>
                        </w:rPr>
                        <w:t xml:space="preserve">Kardeljeva ploščad 5 </w:t>
                      </w:r>
                    </w:p>
                    <w:p w14:paraId="566468B7" w14:textId="77777777" w:rsidR="0090431B" w:rsidRDefault="0090431B">
                      <w:pPr>
                        <w:rPr>
                          <w:rFonts w:ascii="Times" w:hAnsi="Times"/>
                          <w:i/>
                          <w:sz w:val="16"/>
                        </w:rPr>
                      </w:pPr>
                      <w:r>
                        <w:rPr>
                          <w:rFonts w:ascii="Times" w:hAnsi="Times"/>
                          <w:i/>
                          <w:sz w:val="16"/>
                        </w:rPr>
                        <w:t>1000 Ljubljana, Slovenija</w:t>
                      </w:r>
                    </w:p>
                    <w:p w14:paraId="651209D2" w14:textId="77777777" w:rsidR="0090431B" w:rsidRDefault="0090431B">
                      <w:pPr>
                        <w:rPr>
                          <w:rFonts w:ascii="Times" w:hAnsi="Times"/>
                        </w:rPr>
                      </w:pPr>
                      <w:r>
                        <w:rPr>
                          <w:rFonts w:ascii="Times" w:hAnsi="Times"/>
                          <w:i/>
                          <w:sz w:val="16"/>
                        </w:rPr>
                        <w:t>telefon 01 58 05 128</w:t>
                      </w:r>
                    </w:p>
                  </w:txbxContent>
                </v:textbox>
              </v:shape>
            </w:pict>
          </mc:Fallback>
        </mc:AlternateContent>
      </w:r>
      <w:r w:rsidR="00734E8E" w:rsidRPr="00204950">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204950" w:rsidRDefault="00473BA8" w:rsidP="005A6A3B">
      <w:pPr>
        <w:spacing w:line="360" w:lineRule="auto"/>
        <w:jc w:val="center"/>
        <w:rPr>
          <w:rFonts w:ascii="Times New Roman" w:hAnsi="Times New Roman" w:cs="Times New Roman"/>
          <w:b/>
          <w:sz w:val="32"/>
          <w:szCs w:val="32"/>
        </w:rPr>
      </w:pPr>
      <w:r w:rsidRPr="00204950">
        <w:rPr>
          <w:rFonts w:ascii="Times New Roman" w:hAnsi="Times New Roman" w:cs="Times New Roman"/>
          <w:b/>
          <w:sz w:val="32"/>
          <w:szCs w:val="32"/>
        </w:rPr>
        <w:t>I Z J A V A   O   A V T O R S T V U</w:t>
      </w:r>
    </w:p>
    <w:p w14:paraId="49FDFE14" w14:textId="77777777" w:rsidR="00473BA8" w:rsidRPr="00204950" w:rsidRDefault="00473BA8" w:rsidP="005A6A3B">
      <w:pPr>
        <w:spacing w:line="360" w:lineRule="auto"/>
        <w:jc w:val="center"/>
        <w:rPr>
          <w:rFonts w:ascii="Times New Roman" w:hAnsi="Times New Roman" w:cs="Times New Roman"/>
          <w:sz w:val="32"/>
          <w:szCs w:val="32"/>
        </w:rPr>
      </w:pPr>
      <w:r w:rsidRPr="00204950">
        <w:rPr>
          <w:rFonts w:ascii="Times New Roman" w:hAnsi="Times New Roman" w:cs="Times New Roman"/>
          <w:sz w:val="32"/>
          <w:szCs w:val="32"/>
        </w:rPr>
        <w:t>diplomskega dela</w:t>
      </w:r>
    </w:p>
    <w:p w14:paraId="67F2AC60" w14:textId="0D6D7DFE" w:rsidR="00473BA8" w:rsidRPr="00973016" w:rsidRDefault="00473BA8" w:rsidP="00973016">
      <w:pPr>
        <w:spacing w:line="360" w:lineRule="auto"/>
        <w:rPr>
          <w:rFonts w:ascii="Times New Roman" w:hAnsi="Times New Roman" w:cs="Times New Roman"/>
          <w:b/>
          <w:sz w:val="20"/>
          <w:szCs w:val="20"/>
        </w:rPr>
      </w:pPr>
      <w:r w:rsidRPr="00973016">
        <w:rPr>
          <w:rFonts w:ascii="Times New Roman" w:hAnsi="Times New Roman" w:cs="Times New Roman"/>
          <w:sz w:val="20"/>
          <w:szCs w:val="20"/>
        </w:rPr>
        <w:t>Spodaj podpisani</w:t>
      </w:r>
      <w:r w:rsidR="0053301E">
        <w:rPr>
          <w:rFonts w:ascii="Times New Roman" w:hAnsi="Times New Roman" w:cs="Times New Roman"/>
          <w:sz w:val="20"/>
          <w:szCs w:val="20"/>
        </w:rPr>
        <w:t>,</w:t>
      </w:r>
      <w:r w:rsidRPr="00973016">
        <w:rPr>
          <w:rFonts w:ascii="Times New Roman" w:hAnsi="Times New Roman" w:cs="Times New Roman"/>
          <w:sz w:val="20"/>
          <w:szCs w:val="20"/>
        </w:rPr>
        <w:t xml:space="preserve"> </w:t>
      </w:r>
      <w:r w:rsidR="00341F30" w:rsidRPr="00973016">
        <w:rPr>
          <w:rFonts w:ascii="Times New Roman" w:hAnsi="Times New Roman" w:cs="Times New Roman"/>
          <w:sz w:val="20"/>
          <w:szCs w:val="20"/>
        </w:rPr>
        <w:t>Andraž Gruden</w:t>
      </w:r>
      <w:r w:rsidRPr="00973016">
        <w:rPr>
          <w:rFonts w:ascii="Times New Roman" w:hAnsi="Times New Roman" w:cs="Times New Roman"/>
          <w:sz w:val="20"/>
          <w:szCs w:val="20"/>
        </w:rPr>
        <w:t xml:space="preserve">, z vpisno številko </w:t>
      </w:r>
      <w:r w:rsidR="00341F30" w:rsidRPr="00973016">
        <w:rPr>
          <w:rFonts w:ascii="Times New Roman" w:hAnsi="Times New Roman" w:cs="Times New Roman"/>
          <w:sz w:val="20"/>
          <w:szCs w:val="20"/>
        </w:rPr>
        <w:t>21110437</w:t>
      </w:r>
      <w:r w:rsidRPr="00973016">
        <w:rPr>
          <w:rFonts w:ascii="Times New Roman" w:hAnsi="Times New Roman" w:cs="Times New Roman"/>
          <w:sz w:val="20"/>
          <w:szCs w:val="20"/>
        </w:rPr>
        <w:t>, sem avto</w:t>
      </w:r>
      <w:r w:rsidR="0053301E">
        <w:rPr>
          <w:rFonts w:ascii="Times New Roman" w:hAnsi="Times New Roman" w:cs="Times New Roman"/>
          <w:sz w:val="20"/>
          <w:szCs w:val="20"/>
        </w:rPr>
        <w:t>r</w:t>
      </w:r>
      <w:r w:rsidRPr="00973016">
        <w:rPr>
          <w:rFonts w:ascii="Times New Roman" w:hAnsi="Times New Roman" w:cs="Times New Roman"/>
          <w:sz w:val="20"/>
          <w:szCs w:val="20"/>
        </w:rPr>
        <w:t xml:space="preserve"> diplomskega dela z naslovom: </w:t>
      </w:r>
      <w:bookmarkStart w:id="0" w:name="Text3"/>
      <w:r w:rsidR="00973016" w:rsidRPr="00973016">
        <w:rPr>
          <w:rFonts w:ascii="Times New Roman" w:hAnsi="Times New Roman" w:cs="Times New Roman"/>
          <w:b/>
          <w:sz w:val="20"/>
          <w:szCs w:val="20"/>
        </w:rPr>
        <w:t>Proces izdelave video iger: sistematična izgradnja procesnega modela z uporabo metode MetaME in Agilnega modeliranja</w:t>
      </w:r>
      <w:bookmarkEnd w:id="0"/>
      <w:r w:rsidRPr="00973016">
        <w:rPr>
          <w:rFonts w:ascii="Times New Roman" w:hAnsi="Times New Roman" w:cs="Times New Roman"/>
          <w:b/>
          <w:sz w:val="20"/>
          <w:szCs w:val="20"/>
        </w:rPr>
        <w:t>.</w:t>
      </w:r>
    </w:p>
    <w:p w14:paraId="63CBDA21" w14:textId="77777777" w:rsidR="00473BA8" w:rsidRPr="00973016" w:rsidRDefault="00473BA8" w:rsidP="005A6A3B">
      <w:pPr>
        <w:spacing w:line="360" w:lineRule="auto"/>
        <w:jc w:val="both"/>
        <w:rPr>
          <w:rFonts w:ascii="Times New Roman" w:hAnsi="Times New Roman" w:cs="Times New Roman"/>
          <w:sz w:val="20"/>
          <w:szCs w:val="20"/>
        </w:rPr>
      </w:pPr>
      <w:r w:rsidRPr="00973016">
        <w:rPr>
          <w:rFonts w:ascii="Times New Roman" w:hAnsi="Times New Roman" w:cs="Times New Roman"/>
          <w:sz w:val="20"/>
          <w:szCs w:val="20"/>
        </w:rPr>
        <w:t>S svojim podpisom zagotavljam, da:</w:t>
      </w:r>
    </w:p>
    <w:p w14:paraId="1E7C1C7A"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predloženo diplomsko delo izključno rezultat mojega lastnega raziskovalnega dela;</w:t>
      </w:r>
    </w:p>
    <w:p w14:paraId="1A5D2ACC" w14:textId="27DDFE28"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poskrbel, da so dela in mnenja drugih avtorjev oz. avtoric, ki jih uporabljam v predloženem delu, navedena oz. citirana v skladu s fakultetnimi navodili;</w:t>
      </w:r>
    </w:p>
    <w:p w14:paraId="033F899D" w14:textId="0A6C1AB4"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poskrbel, da so vsa dela in mnenja drugih avtorjev oz. avtoric navedena v seznamu virov, ki je sestavni element predloženega dela in je zapisan v skladu s fakultetnimi navodili;</w:t>
      </w:r>
    </w:p>
    <w:p w14:paraId="378EF3AC" w14:textId="5CB5B185"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pridobil vsa dovoljenja za uporabo avtorskih del, ki so v celoti prenesena v predloženo delo in sem to tudi jasno zapisal v predloženem delu;</w:t>
      </w:r>
    </w:p>
    <w:p w14:paraId="0226EAB4"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204950">
        <w:rPr>
          <w:rFonts w:ascii="Times New Roman" w:hAnsi="Times New Roman" w:cs="Times New Roman"/>
          <w:bCs/>
        </w:rPr>
        <w:t>avtorski</w:t>
      </w:r>
      <w:r w:rsidRPr="00204950">
        <w:rPr>
          <w:rFonts w:ascii="Times New Roman" w:hAnsi="Times New Roman" w:cs="Times New Roman"/>
          <w:b/>
          <w:bCs/>
        </w:rPr>
        <w:t xml:space="preserve"> </w:t>
      </w:r>
      <w:r w:rsidRPr="00204950">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diplomsko delo lektorirano in urejeno skladno s fakultetnim Pravilnikom o diplomskem delu.</w:t>
      </w:r>
    </w:p>
    <w:p w14:paraId="0746109D" w14:textId="77777777" w:rsidR="00473BA8" w:rsidRPr="00204950" w:rsidRDefault="00473BA8" w:rsidP="005A6A3B">
      <w:pPr>
        <w:spacing w:line="360" w:lineRule="auto"/>
        <w:jc w:val="both"/>
        <w:rPr>
          <w:rFonts w:ascii="Times New Roman" w:hAnsi="Times New Roman" w:cs="Times New Roman"/>
        </w:rPr>
      </w:pPr>
    </w:p>
    <w:p w14:paraId="25F8165A" w14:textId="41681A2D" w:rsidR="00213636" w:rsidRPr="00204950" w:rsidRDefault="00473BA8" w:rsidP="005A6A3B">
      <w:pPr>
        <w:tabs>
          <w:tab w:val="left" w:pos="4678"/>
        </w:tabs>
        <w:spacing w:line="360" w:lineRule="auto"/>
        <w:jc w:val="both"/>
        <w:rPr>
          <w:rFonts w:ascii="Times New Roman" w:hAnsi="Times New Roman" w:cs="Times New Roman"/>
        </w:rPr>
      </w:pPr>
      <w:r w:rsidRPr="00204950">
        <w:rPr>
          <w:rFonts w:ascii="Times New Roman" w:hAnsi="Times New Roman" w:cs="Times New Roman"/>
        </w:rPr>
        <w:t xml:space="preserve">V Ljubljani, dne </w:t>
      </w:r>
      <w:bookmarkStart w:id="1" w:name="Text4"/>
      <w:r w:rsidRPr="00204950">
        <w:rPr>
          <w:rFonts w:ascii="Times New Roman" w:hAnsi="Times New Roman" w:cs="Times New Roman"/>
        </w:rPr>
        <w:fldChar w:fldCharType="begin">
          <w:ffData>
            <w:name w:val="Text4"/>
            <w:enabled/>
            <w:calcOnExit w:val="0"/>
            <w:textInput/>
          </w:ffData>
        </w:fldChar>
      </w:r>
      <w:r w:rsidRPr="00204950">
        <w:rPr>
          <w:rFonts w:ascii="Times New Roman" w:hAnsi="Times New Roman" w:cs="Times New Roman"/>
        </w:rPr>
        <w:instrText xml:space="preserve"> FORMTEXT </w:instrText>
      </w:r>
      <w:r w:rsidRPr="00204950">
        <w:rPr>
          <w:rFonts w:ascii="Times New Roman" w:hAnsi="Times New Roman" w:cs="Times New Roman"/>
        </w:rPr>
      </w:r>
      <w:r w:rsidRPr="00204950">
        <w:rPr>
          <w:rFonts w:ascii="Times New Roman" w:hAnsi="Times New Roman" w:cs="Times New Roman"/>
        </w:rPr>
        <w:fldChar w:fldCharType="separate"/>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rPr>
        <w:fldChar w:fldCharType="end"/>
      </w:r>
      <w:bookmarkEnd w:id="1"/>
      <w:r w:rsidRPr="00204950">
        <w:rPr>
          <w:rFonts w:ascii="Times New Roman" w:hAnsi="Times New Roman" w:cs="Times New Roman"/>
        </w:rPr>
        <w:tab/>
      </w:r>
      <w:r w:rsidR="00A86799" w:rsidRPr="00204950">
        <w:rPr>
          <w:rFonts w:ascii="Times New Roman" w:hAnsi="Times New Roman" w:cs="Times New Roman"/>
        </w:rPr>
        <w:t>Podpis avtorja:</w:t>
      </w:r>
      <w:r w:rsidRPr="00204950">
        <w:rPr>
          <w:rFonts w:ascii="Times New Roman" w:hAnsi="Times New Roman" w:cs="Times New Roman"/>
        </w:rPr>
        <w:t>________________________</w:t>
      </w:r>
    </w:p>
    <w:p w14:paraId="397E40D4" w14:textId="4E8AA3CB" w:rsidR="002538B9" w:rsidRPr="00024C69" w:rsidRDefault="00086F27" w:rsidP="00D05616">
      <w:pPr>
        <w:spacing w:line="240" w:lineRule="auto"/>
        <w:rPr>
          <w:rFonts w:ascii="Times New Roman" w:hAnsi="Times New Roman" w:cs="Times New Roman"/>
          <w:sz w:val="24"/>
          <w:szCs w:val="32"/>
        </w:rPr>
      </w:pPr>
      <w:r w:rsidRPr="00024C69">
        <w:rPr>
          <w:rFonts w:ascii="Times New Roman" w:hAnsi="Times New Roman" w:cs="Times New Roman"/>
          <w:sz w:val="24"/>
        </w:rPr>
        <w:lastRenderedPageBreak/>
        <w:t xml:space="preserve">Proces izdelave video iger: </w:t>
      </w:r>
      <w:r w:rsidR="002538B9" w:rsidRPr="00024C69">
        <w:rPr>
          <w:rFonts w:ascii="Times New Roman" w:hAnsi="Times New Roman" w:cs="Times New Roman"/>
          <w:sz w:val="24"/>
          <w:szCs w:val="32"/>
        </w:rPr>
        <w:t xml:space="preserve">sistematična izgradnja procesnega modela </w:t>
      </w:r>
      <w:r w:rsidR="009027A8">
        <w:rPr>
          <w:rFonts w:ascii="Times New Roman" w:hAnsi="Times New Roman" w:cs="Times New Roman"/>
          <w:sz w:val="24"/>
          <w:szCs w:val="32"/>
        </w:rPr>
        <w:t>z</w:t>
      </w:r>
      <w:r w:rsidRPr="00024C69">
        <w:rPr>
          <w:rFonts w:ascii="Times New Roman" w:hAnsi="Times New Roman" w:cs="Times New Roman"/>
          <w:sz w:val="24"/>
          <w:szCs w:val="32"/>
        </w:rPr>
        <w:t xml:space="preserve"> </w:t>
      </w:r>
      <w:r w:rsidR="00377C28" w:rsidRPr="00024C69">
        <w:rPr>
          <w:rFonts w:ascii="Times New Roman" w:hAnsi="Times New Roman" w:cs="Times New Roman"/>
          <w:sz w:val="24"/>
          <w:szCs w:val="32"/>
        </w:rPr>
        <w:t>uporabo</w:t>
      </w:r>
      <w:r w:rsidR="009027A8">
        <w:rPr>
          <w:rFonts w:ascii="Times New Roman" w:hAnsi="Times New Roman" w:cs="Times New Roman"/>
          <w:sz w:val="24"/>
          <w:szCs w:val="32"/>
        </w:rPr>
        <w:t xml:space="preserve"> </w:t>
      </w:r>
      <w:r w:rsidRPr="00024C69">
        <w:rPr>
          <w:rFonts w:ascii="Times New Roman" w:hAnsi="Times New Roman" w:cs="Times New Roman"/>
          <w:sz w:val="24"/>
          <w:szCs w:val="32"/>
        </w:rPr>
        <w:t xml:space="preserve">metode MetaME in </w:t>
      </w:r>
      <w:r w:rsidR="002538B9" w:rsidRPr="00024C69">
        <w:rPr>
          <w:rFonts w:ascii="Times New Roman" w:hAnsi="Times New Roman" w:cs="Times New Roman"/>
          <w:sz w:val="24"/>
          <w:szCs w:val="32"/>
        </w:rPr>
        <w:t>Agilnega modeliranja</w:t>
      </w:r>
      <w:r w:rsidRPr="00024C69">
        <w:rPr>
          <w:rFonts w:ascii="Times New Roman" w:hAnsi="Times New Roman" w:cs="Times New Roman"/>
          <w:sz w:val="24"/>
          <w:szCs w:val="32"/>
        </w:rPr>
        <w:t>.</w:t>
      </w:r>
    </w:p>
    <w:p w14:paraId="5B9408C0" w14:textId="1BE90A27" w:rsidR="00E0442B" w:rsidRDefault="003040C7" w:rsidP="0099670A">
      <w:pPr>
        <w:spacing w:line="240" w:lineRule="auto"/>
        <w:jc w:val="both"/>
        <w:rPr>
          <w:rFonts w:ascii="Times New Roman" w:hAnsi="Times New Roman" w:cs="Times New Roman"/>
          <w:sz w:val="24"/>
          <w:szCs w:val="32"/>
        </w:rPr>
      </w:pPr>
      <w:r>
        <w:rPr>
          <w:rFonts w:ascii="Times New Roman" w:hAnsi="Times New Roman" w:cs="Times New Roman"/>
          <w:sz w:val="24"/>
          <w:szCs w:val="32"/>
        </w:rPr>
        <w:t xml:space="preserve">Razvoj video iger ima </w:t>
      </w:r>
      <w:r w:rsidR="00B80199">
        <w:rPr>
          <w:rFonts w:ascii="Times New Roman" w:hAnsi="Times New Roman" w:cs="Times New Roman"/>
          <w:sz w:val="24"/>
          <w:szCs w:val="32"/>
        </w:rPr>
        <w:t>zaradi slabo definiranega procesa</w:t>
      </w:r>
      <w:r>
        <w:rPr>
          <w:rFonts w:ascii="Times New Roman" w:hAnsi="Times New Roman" w:cs="Times New Roman"/>
          <w:sz w:val="24"/>
          <w:szCs w:val="32"/>
        </w:rPr>
        <w:t xml:space="preserve"> visoka tveganja in otežen razvoj. </w:t>
      </w:r>
      <w:r w:rsidR="007B4002">
        <w:rPr>
          <w:rFonts w:ascii="Times New Roman" w:hAnsi="Times New Roman" w:cs="Times New Roman"/>
          <w:sz w:val="24"/>
          <w:szCs w:val="24"/>
        </w:rPr>
        <w:t xml:space="preserve">Projekti </w:t>
      </w:r>
      <w:r w:rsidRPr="00204950">
        <w:rPr>
          <w:rFonts w:ascii="Times New Roman" w:hAnsi="Times New Roman" w:cs="Times New Roman"/>
          <w:sz w:val="24"/>
          <w:szCs w:val="24"/>
        </w:rPr>
        <w:t>pogosto</w:t>
      </w:r>
      <w:r>
        <w:rPr>
          <w:rFonts w:ascii="Times New Roman" w:hAnsi="Times New Roman" w:cs="Times New Roman"/>
          <w:sz w:val="24"/>
          <w:szCs w:val="24"/>
        </w:rPr>
        <w:t xml:space="preserve"> končajo</w:t>
      </w:r>
      <w:r w:rsidRPr="00204950">
        <w:rPr>
          <w:rFonts w:ascii="Times New Roman" w:hAnsi="Times New Roman" w:cs="Times New Roman"/>
          <w:sz w:val="24"/>
          <w:szCs w:val="24"/>
        </w:rPr>
        <w:t xml:space="preserve"> v neobvladovanju</w:t>
      </w:r>
      <w:r w:rsidR="007B4002">
        <w:rPr>
          <w:rFonts w:ascii="Times New Roman" w:hAnsi="Times New Roman" w:cs="Times New Roman"/>
          <w:sz w:val="24"/>
          <w:szCs w:val="24"/>
        </w:rPr>
        <w:t xml:space="preserve"> </w:t>
      </w:r>
      <w:r w:rsidRPr="00204950">
        <w:rPr>
          <w:rFonts w:ascii="Times New Roman" w:hAnsi="Times New Roman" w:cs="Times New Roman"/>
          <w:sz w:val="24"/>
          <w:szCs w:val="24"/>
        </w:rPr>
        <w:t>ali finančnih izdatkih, ki zadušijo razvoj.</w:t>
      </w:r>
      <w:r>
        <w:rPr>
          <w:rFonts w:ascii="Times New Roman" w:hAnsi="Times New Roman" w:cs="Times New Roman"/>
          <w:sz w:val="24"/>
          <w:szCs w:val="32"/>
        </w:rPr>
        <w:t xml:space="preserve"> </w:t>
      </w:r>
      <w:r w:rsidR="00094BB8">
        <w:rPr>
          <w:rFonts w:ascii="Times New Roman" w:hAnsi="Times New Roman" w:cs="Times New Roman"/>
          <w:sz w:val="24"/>
          <w:szCs w:val="32"/>
        </w:rPr>
        <w:t>V delu smo predstavili vse procesne modele, ki s</w:t>
      </w:r>
      <w:r w:rsidR="00E0442B">
        <w:rPr>
          <w:rFonts w:ascii="Times New Roman" w:hAnsi="Times New Roman" w:cs="Times New Roman"/>
          <w:sz w:val="24"/>
          <w:szCs w:val="32"/>
        </w:rPr>
        <w:t>o na voljo za razvoj video iger.</w:t>
      </w:r>
      <w:r w:rsidR="00E82EB9">
        <w:rPr>
          <w:rFonts w:ascii="Times New Roman" w:hAnsi="Times New Roman" w:cs="Times New Roman"/>
          <w:sz w:val="24"/>
          <w:szCs w:val="32"/>
        </w:rPr>
        <w:t xml:space="preserve"> Na podlagi pregleda literature smo ugotovili, da se v praksi pretežno uporabl</w:t>
      </w:r>
      <w:r w:rsidR="00D26CD5">
        <w:rPr>
          <w:rFonts w:ascii="Times New Roman" w:hAnsi="Times New Roman" w:cs="Times New Roman"/>
          <w:sz w:val="24"/>
          <w:szCs w:val="32"/>
        </w:rPr>
        <w:t>j</w:t>
      </w:r>
      <w:r w:rsidR="00F83026">
        <w:rPr>
          <w:rFonts w:ascii="Times New Roman" w:hAnsi="Times New Roman" w:cs="Times New Roman"/>
          <w:sz w:val="24"/>
          <w:szCs w:val="32"/>
        </w:rPr>
        <w:t>ajo</w:t>
      </w:r>
      <w:r w:rsidR="006C2402">
        <w:rPr>
          <w:rFonts w:ascii="Times New Roman" w:hAnsi="Times New Roman" w:cs="Times New Roman"/>
          <w:sz w:val="24"/>
          <w:szCs w:val="32"/>
        </w:rPr>
        <w:t xml:space="preserve"> XP</w:t>
      </w:r>
      <w:r w:rsidR="00BE542B">
        <w:rPr>
          <w:rFonts w:ascii="Times New Roman" w:hAnsi="Times New Roman" w:cs="Times New Roman"/>
          <w:sz w:val="24"/>
          <w:szCs w:val="32"/>
        </w:rPr>
        <w:t xml:space="preserve">, Scrum in njuni hibridi. </w:t>
      </w:r>
      <w:r w:rsidR="004547EF">
        <w:rPr>
          <w:rFonts w:ascii="Times New Roman" w:hAnsi="Times New Roman" w:cs="Times New Roman"/>
          <w:sz w:val="24"/>
          <w:szCs w:val="32"/>
        </w:rPr>
        <w:t>Kljub temu pa raziskani modeli posedujejo pomanjkljivosti, ki jih</w:t>
      </w:r>
      <w:r w:rsidR="00E15560">
        <w:rPr>
          <w:rFonts w:ascii="Times New Roman" w:hAnsi="Times New Roman" w:cs="Times New Roman"/>
          <w:sz w:val="24"/>
          <w:szCs w:val="32"/>
        </w:rPr>
        <w:t xml:space="preserve"> poskušamo v tem delu zakrpati s</w:t>
      </w:r>
      <w:r w:rsidR="004547EF">
        <w:rPr>
          <w:rFonts w:ascii="Times New Roman" w:hAnsi="Times New Roman" w:cs="Times New Roman"/>
          <w:sz w:val="24"/>
          <w:szCs w:val="32"/>
        </w:rPr>
        <w:t xml:space="preserve"> predlaganjem procesnega modela, ki temelji na praksah in usmeritva</w:t>
      </w:r>
      <w:r w:rsidR="00412FFE">
        <w:rPr>
          <w:rFonts w:ascii="Times New Roman" w:hAnsi="Times New Roman" w:cs="Times New Roman"/>
          <w:sz w:val="24"/>
          <w:szCs w:val="32"/>
        </w:rPr>
        <w:t xml:space="preserve">h </w:t>
      </w:r>
      <w:r w:rsidR="00F01181">
        <w:rPr>
          <w:rFonts w:ascii="Times New Roman" w:hAnsi="Times New Roman" w:cs="Times New Roman"/>
          <w:sz w:val="24"/>
          <w:szCs w:val="32"/>
        </w:rPr>
        <w:t>discipline</w:t>
      </w:r>
      <w:r w:rsidR="00463656">
        <w:rPr>
          <w:rFonts w:ascii="Times New Roman" w:hAnsi="Times New Roman" w:cs="Times New Roman"/>
          <w:sz w:val="24"/>
          <w:szCs w:val="32"/>
        </w:rPr>
        <w:t xml:space="preserve"> razvoja video iger.</w:t>
      </w:r>
      <w:r w:rsidR="005F6D64">
        <w:rPr>
          <w:rFonts w:ascii="Times New Roman" w:hAnsi="Times New Roman" w:cs="Times New Roman"/>
          <w:sz w:val="24"/>
          <w:szCs w:val="32"/>
        </w:rPr>
        <w:t xml:space="preserve"> </w:t>
      </w:r>
      <w:r w:rsidR="004E6EF8">
        <w:rPr>
          <w:rFonts w:ascii="Times New Roman" w:hAnsi="Times New Roman" w:cs="Times New Roman"/>
          <w:sz w:val="24"/>
          <w:szCs w:val="32"/>
        </w:rPr>
        <w:t>Za p</w:t>
      </w:r>
      <w:r w:rsidR="005F6D64">
        <w:rPr>
          <w:rFonts w:ascii="Times New Roman" w:hAnsi="Times New Roman" w:cs="Times New Roman"/>
          <w:sz w:val="24"/>
          <w:szCs w:val="32"/>
        </w:rPr>
        <w:t xml:space="preserve">redlagani model smo </w:t>
      </w:r>
      <w:r w:rsidR="004E6EF8">
        <w:rPr>
          <w:rFonts w:ascii="Times New Roman" w:hAnsi="Times New Roman" w:cs="Times New Roman"/>
          <w:sz w:val="24"/>
          <w:szCs w:val="32"/>
        </w:rPr>
        <w:t>izvedli optimizacijo</w:t>
      </w:r>
      <w:r w:rsidR="005F6D64">
        <w:rPr>
          <w:rFonts w:ascii="Times New Roman" w:hAnsi="Times New Roman" w:cs="Times New Roman"/>
          <w:sz w:val="24"/>
          <w:szCs w:val="32"/>
        </w:rPr>
        <w:t xml:space="preserve"> s prvim zrelostnim modelom za igre DGMM</w:t>
      </w:r>
      <w:r w:rsidR="004E6EF8">
        <w:rPr>
          <w:rFonts w:ascii="Times New Roman" w:hAnsi="Times New Roman" w:cs="Times New Roman"/>
          <w:sz w:val="24"/>
          <w:szCs w:val="32"/>
        </w:rPr>
        <w:t>, ki j</w:t>
      </w:r>
      <w:r w:rsidR="00BF05CF">
        <w:rPr>
          <w:rFonts w:ascii="Times New Roman" w:hAnsi="Times New Roman" w:cs="Times New Roman"/>
          <w:sz w:val="24"/>
          <w:szCs w:val="32"/>
        </w:rPr>
        <w:t>e potrdil izvajanje več kot 80</w:t>
      </w:r>
      <w:r w:rsidR="00302D56">
        <w:rPr>
          <w:rFonts w:ascii="Times New Roman" w:hAnsi="Times New Roman" w:cs="Times New Roman"/>
          <w:sz w:val="24"/>
          <w:szCs w:val="32"/>
        </w:rPr>
        <w:t xml:space="preserve"> </w:t>
      </w:r>
      <w:r w:rsidR="00BF05CF">
        <w:rPr>
          <w:rFonts w:ascii="Times New Roman" w:hAnsi="Times New Roman" w:cs="Times New Roman"/>
          <w:sz w:val="24"/>
          <w:szCs w:val="32"/>
        </w:rPr>
        <w:t xml:space="preserve">% </w:t>
      </w:r>
      <w:r w:rsidR="004E6EF8">
        <w:rPr>
          <w:rFonts w:ascii="Times New Roman" w:hAnsi="Times New Roman" w:cs="Times New Roman"/>
          <w:sz w:val="24"/>
          <w:szCs w:val="32"/>
        </w:rPr>
        <w:t>procesnih aktivnosti</w:t>
      </w:r>
      <w:r w:rsidR="005F6D64">
        <w:rPr>
          <w:rFonts w:ascii="Times New Roman" w:hAnsi="Times New Roman" w:cs="Times New Roman"/>
          <w:sz w:val="24"/>
          <w:szCs w:val="32"/>
        </w:rPr>
        <w:t xml:space="preserve">. </w:t>
      </w:r>
      <w:r w:rsidR="00F01181" w:rsidRPr="00204950">
        <w:rPr>
          <w:rFonts w:ascii="Times New Roman" w:hAnsi="Times New Roman" w:cs="Times New Roman"/>
          <w:sz w:val="24"/>
          <w:szCs w:val="24"/>
        </w:rPr>
        <w:t xml:space="preserve">Posebnost predlaganega procesa je definiranje dodatnega delovnega </w:t>
      </w:r>
      <w:r w:rsidR="00F01181">
        <w:rPr>
          <w:rFonts w:ascii="Times New Roman" w:hAnsi="Times New Roman" w:cs="Times New Roman"/>
          <w:sz w:val="24"/>
          <w:szCs w:val="24"/>
        </w:rPr>
        <w:t xml:space="preserve">toka izdelave kreativnih </w:t>
      </w:r>
      <w:r w:rsidR="00F01181" w:rsidRPr="00204950">
        <w:rPr>
          <w:rFonts w:ascii="Times New Roman" w:hAnsi="Times New Roman" w:cs="Times New Roman"/>
          <w:sz w:val="24"/>
          <w:szCs w:val="24"/>
        </w:rPr>
        <w:t>sredstev in njegovo sinhronizacijo z razvojem</w:t>
      </w:r>
      <w:r w:rsidR="005F6D64">
        <w:rPr>
          <w:rFonts w:ascii="Times New Roman" w:hAnsi="Times New Roman" w:cs="Times New Roman"/>
          <w:sz w:val="24"/>
          <w:szCs w:val="24"/>
        </w:rPr>
        <w:t xml:space="preserve">. </w:t>
      </w:r>
      <w:r w:rsidR="00FD7373" w:rsidRPr="00204950">
        <w:rPr>
          <w:rFonts w:ascii="Times New Roman" w:hAnsi="Times New Roman" w:cs="Times New Roman"/>
          <w:sz w:val="24"/>
          <w:szCs w:val="24"/>
        </w:rPr>
        <w:t>Z uporabo predlaganega modela predvidevamo zmanjšanje tveganja,</w:t>
      </w:r>
      <w:r w:rsidR="00D05616">
        <w:rPr>
          <w:rFonts w:ascii="Times New Roman" w:hAnsi="Times New Roman" w:cs="Times New Roman"/>
          <w:sz w:val="24"/>
          <w:szCs w:val="24"/>
        </w:rPr>
        <w:t xml:space="preserve"> </w:t>
      </w:r>
      <w:r w:rsidR="00FD7373" w:rsidRPr="00204950">
        <w:rPr>
          <w:rFonts w:ascii="Times New Roman" w:hAnsi="Times New Roman" w:cs="Times New Roman"/>
          <w:sz w:val="24"/>
          <w:szCs w:val="24"/>
        </w:rPr>
        <w:t>natančnejšo napoved trajanja projekta in onemogo</w:t>
      </w:r>
      <w:r w:rsidR="00A6010E">
        <w:rPr>
          <w:rFonts w:ascii="Times New Roman" w:hAnsi="Times New Roman" w:cs="Times New Roman"/>
          <w:sz w:val="24"/>
          <w:szCs w:val="24"/>
        </w:rPr>
        <w:t xml:space="preserve">čanje kriznega časa </w:t>
      </w:r>
      <w:r w:rsidR="00302D56">
        <w:rPr>
          <w:rFonts w:ascii="Times New Roman" w:hAnsi="Times New Roman" w:cs="Times New Roman"/>
          <w:sz w:val="24"/>
          <w:szCs w:val="24"/>
        </w:rPr>
        <w:t xml:space="preserve">ter </w:t>
      </w:r>
      <w:r w:rsidR="00A6010E">
        <w:rPr>
          <w:rFonts w:ascii="Times New Roman" w:hAnsi="Times New Roman" w:cs="Times New Roman"/>
          <w:sz w:val="24"/>
          <w:szCs w:val="24"/>
        </w:rPr>
        <w:t>ostal</w:t>
      </w:r>
      <w:r w:rsidR="00302D56">
        <w:rPr>
          <w:rFonts w:ascii="Times New Roman" w:hAnsi="Times New Roman" w:cs="Times New Roman"/>
          <w:sz w:val="24"/>
          <w:szCs w:val="24"/>
        </w:rPr>
        <w:t>ih</w:t>
      </w:r>
      <w:r w:rsidR="00A6010E">
        <w:rPr>
          <w:rFonts w:ascii="Times New Roman" w:hAnsi="Times New Roman" w:cs="Times New Roman"/>
          <w:sz w:val="24"/>
          <w:szCs w:val="24"/>
        </w:rPr>
        <w:t xml:space="preserve"> </w:t>
      </w:r>
      <w:r w:rsidR="00FD7373" w:rsidRPr="00204950">
        <w:rPr>
          <w:rFonts w:ascii="Times New Roman" w:hAnsi="Times New Roman" w:cs="Times New Roman"/>
          <w:sz w:val="24"/>
          <w:szCs w:val="24"/>
        </w:rPr>
        <w:t>najpogostejš</w:t>
      </w:r>
      <w:r w:rsidR="00302D56">
        <w:rPr>
          <w:rFonts w:ascii="Times New Roman" w:hAnsi="Times New Roman" w:cs="Times New Roman"/>
          <w:sz w:val="24"/>
          <w:szCs w:val="24"/>
        </w:rPr>
        <w:t>ih</w:t>
      </w:r>
      <w:r w:rsidR="00FD7373" w:rsidRPr="00204950">
        <w:rPr>
          <w:rFonts w:ascii="Times New Roman" w:hAnsi="Times New Roman" w:cs="Times New Roman"/>
          <w:sz w:val="24"/>
          <w:szCs w:val="24"/>
        </w:rPr>
        <w:t xml:space="preserve"> težav v razvoju</w:t>
      </w:r>
      <w:r w:rsidR="009F705F">
        <w:rPr>
          <w:rFonts w:ascii="Times New Roman" w:hAnsi="Times New Roman" w:cs="Times New Roman"/>
          <w:sz w:val="24"/>
          <w:szCs w:val="32"/>
        </w:rPr>
        <w:t>.</w:t>
      </w:r>
      <w:r w:rsidR="005153E6">
        <w:rPr>
          <w:rFonts w:ascii="Times New Roman" w:hAnsi="Times New Roman" w:cs="Times New Roman"/>
          <w:sz w:val="24"/>
          <w:szCs w:val="32"/>
        </w:rPr>
        <w:t xml:space="preserve"> Disciplina razvoja video iger je okrnjena napredka zaradi nekonsistentne rabe ter</w:t>
      </w:r>
      <w:r w:rsidR="00F80985">
        <w:rPr>
          <w:rFonts w:ascii="Times New Roman" w:hAnsi="Times New Roman" w:cs="Times New Roman"/>
          <w:sz w:val="24"/>
          <w:szCs w:val="32"/>
        </w:rPr>
        <w:t>minologije in konceptov, katerih</w:t>
      </w:r>
      <w:r w:rsidR="005153E6">
        <w:rPr>
          <w:rFonts w:ascii="Times New Roman" w:hAnsi="Times New Roman" w:cs="Times New Roman"/>
          <w:sz w:val="24"/>
          <w:szCs w:val="32"/>
        </w:rPr>
        <w:t xml:space="preserve"> temelje</w:t>
      </w:r>
      <w:r w:rsidR="00F80985">
        <w:rPr>
          <w:rFonts w:ascii="Times New Roman" w:hAnsi="Times New Roman" w:cs="Times New Roman"/>
          <w:sz w:val="24"/>
          <w:szCs w:val="32"/>
        </w:rPr>
        <w:t xml:space="preserve"> za prihodnje raziskave</w:t>
      </w:r>
      <w:r w:rsidR="005153E6">
        <w:rPr>
          <w:rFonts w:ascii="Times New Roman" w:hAnsi="Times New Roman" w:cs="Times New Roman"/>
          <w:sz w:val="24"/>
          <w:szCs w:val="32"/>
        </w:rPr>
        <w:t xml:space="preserve"> postavljamo </w:t>
      </w:r>
      <w:r w:rsidR="00F80985">
        <w:rPr>
          <w:rFonts w:ascii="Times New Roman" w:hAnsi="Times New Roman" w:cs="Times New Roman"/>
          <w:sz w:val="24"/>
          <w:szCs w:val="32"/>
        </w:rPr>
        <w:t>s tem delom.</w:t>
      </w:r>
    </w:p>
    <w:p w14:paraId="41A3A258" w14:textId="4B6A5653" w:rsidR="00063DBA" w:rsidRPr="00922608" w:rsidRDefault="0051205E" w:rsidP="00922608">
      <w:pPr>
        <w:spacing w:line="240" w:lineRule="auto"/>
        <w:jc w:val="both"/>
        <w:rPr>
          <w:rFonts w:ascii="Times New Roman" w:hAnsi="Times New Roman" w:cs="Times New Roman"/>
          <w:sz w:val="24"/>
          <w:szCs w:val="32"/>
        </w:rPr>
      </w:pPr>
      <w:r w:rsidRPr="00024C69">
        <w:rPr>
          <w:rFonts w:ascii="Times New Roman" w:hAnsi="Times New Roman" w:cs="Times New Roman"/>
          <w:sz w:val="24"/>
          <w:szCs w:val="32"/>
        </w:rPr>
        <w:t>Ključne besede</w:t>
      </w:r>
      <w:r w:rsidR="003A03C9" w:rsidRPr="00024C69">
        <w:rPr>
          <w:rFonts w:ascii="Times New Roman" w:hAnsi="Times New Roman" w:cs="Times New Roman"/>
          <w:sz w:val="24"/>
          <w:szCs w:val="32"/>
        </w:rPr>
        <w:t xml:space="preserve">: </w:t>
      </w:r>
      <w:r w:rsidR="00E47E22" w:rsidRPr="00024C69">
        <w:rPr>
          <w:rFonts w:ascii="Times New Roman" w:hAnsi="Times New Roman" w:cs="Times New Roman"/>
          <w:sz w:val="24"/>
          <w:szCs w:val="32"/>
        </w:rPr>
        <w:t>video igre</w:t>
      </w:r>
      <w:r w:rsidR="001D572B" w:rsidRPr="00024C69">
        <w:rPr>
          <w:rFonts w:ascii="Times New Roman" w:hAnsi="Times New Roman" w:cs="Times New Roman"/>
          <w:sz w:val="24"/>
          <w:szCs w:val="32"/>
        </w:rPr>
        <w:t>, proces</w:t>
      </w:r>
      <w:r w:rsidR="00583685" w:rsidRPr="00024C69">
        <w:rPr>
          <w:rFonts w:ascii="Times New Roman" w:hAnsi="Times New Roman" w:cs="Times New Roman"/>
          <w:sz w:val="24"/>
          <w:szCs w:val="32"/>
        </w:rPr>
        <w:t>ni model</w:t>
      </w:r>
      <w:r w:rsidR="00732017" w:rsidRPr="00024C69">
        <w:rPr>
          <w:rFonts w:ascii="Times New Roman" w:hAnsi="Times New Roman" w:cs="Times New Roman"/>
          <w:sz w:val="24"/>
          <w:szCs w:val="32"/>
        </w:rPr>
        <w:t>,</w:t>
      </w:r>
      <w:r w:rsidR="00C34082" w:rsidRPr="00024C69">
        <w:rPr>
          <w:rFonts w:ascii="Times New Roman" w:hAnsi="Times New Roman" w:cs="Times New Roman"/>
          <w:sz w:val="24"/>
          <w:szCs w:val="32"/>
        </w:rPr>
        <w:t xml:space="preserve"> inženiring</w:t>
      </w:r>
      <w:r w:rsidR="009A29C5" w:rsidRPr="00024C69">
        <w:rPr>
          <w:rFonts w:ascii="Times New Roman" w:hAnsi="Times New Roman" w:cs="Times New Roman"/>
          <w:sz w:val="24"/>
          <w:szCs w:val="32"/>
        </w:rPr>
        <w:t xml:space="preserve"> metod</w:t>
      </w:r>
      <w:r w:rsidR="00C34082" w:rsidRPr="00024C69">
        <w:rPr>
          <w:rFonts w:ascii="Times New Roman" w:hAnsi="Times New Roman" w:cs="Times New Roman"/>
          <w:sz w:val="24"/>
          <w:szCs w:val="32"/>
        </w:rPr>
        <w:t>.</w:t>
      </w:r>
    </w:p>
    <w:p w14:paraId="13C87FAD" w14:textId="38F14EBC" w:rsidR="00377C28" w:rsidRPr="00E7548A" w:rsidRDefault="00377C28" w:rsidP="00E7548A">
      <w:pPr>
        <w:pStyle w:val="HTML-oblikovano"/>
        <w:shd w:val="clear" w:color="auto" w:fill="FFFFFF"/>
        <w:jc w:val="both"/>
        <w:rPr>
          <w:rFonts w:ascii="Times New Roman" w:hAnsi="Times New Roman" w:cs="Times New Roman"/>
          <w:color w:val="212121"/>
          <w:sz w:val="24"/>
          <w:szCs w:val="24"/>
        </w:rPr>
      </w:pPr>
      <w:r w:rsidRPr="00E7548A">
        <w:rPr>
          <w:rFonts w:ascii="Times New Roman" w:hAnsi="Times New Roman" w:cs="Times New Roman"/>
          <w:sz w:val="24"/>
          <w:szCs w:val="24"/>
        </w:rPr>
        <w:t xml:space="preserve">Game development process: </w:t>
      </w:r>
      <w:r w:rsidRPr="00E7548A">
        <w:rPr>
          <w:rFonts w:ascii="Times New Roman" w:hAnsi="Times New Roman" w:cs="Times New Roman"/>
          <w:color w:val="212121"/>
          <w:sz w:val="24"/>
          <w:szCs w:val="24"/>
          <w:lang w:val="en"/>
        </w:rPr>
        <w:t>systematic structuring</w:t>
      </w:r>
      <w:r w:rsidR="009027A8" w:rsidRPr="00E7548A">
        <w:rPr>
          <w:rFonts w:ascii="Times New Roman" w:hAnsi="Times New Roman" w:cs="Times New Roman"/>
          <w:color w:val="212121"/>
          <w:sz w:val="24"/>
          <w:szCs w:val="24"/>
          <w:lang w:val="en"/>
        </w:rPr>
        <w:t xml:space="preserve"> of the process model using </w:t>
      </w:r>
      <w:r w:rsidRPr="00E7548A">
        <w:rPr>
          <w:rFonts w:ascii="Times New Roman" w:hAnsi="Times New Roman" w:cs="Times New Roman"/>
          <w:color w:val="212121"/>
          <w:sz w:val="24"/>
          <w:szCs w:val="24"/>
          <w:lang w:val="en"/>
        </w:rPr>
        <w:t>MetaME</w:t>
      </w:r>
      <w:r w:rsidR="009027A8" w:rsidRPr="00E7548A">
        <w:rPr>
          <w:rFonts w:ascii="Times New Roman" w:hAnsi="Times New Roman" w:cs="Times New Roman"/>
          <w:color w:val="212121"/>
          <w:sz w:val="24"/>
          <w:szCs w:val="24"/>
          <w:lang w:val="en"/>
        </w:rPr>
        <w:t xml:space="preserve"> method</w:t>
      </w:r>
      <w:r w:rsidRPr="00E7548A">
        <w:rPr>
          <w:rFonts w:ascii="Times New Roman" w:hAnsi="Times New Roman" w:cs="Times New Roman"/>
          <w:color w:val="212121"/>
          <w:sz w:val="24"/>
          <w:szCs w:val="24"/>
          <w:lang w:val="en"/>
        </w:rPr>
        <w:t xml:space="preserve"> and Agile modeling.</w:t>
      </w:r>
    </w:p>
    <w:p w14:paraId="1A652ECC" w14:textId="77777777" w:rsidR="00922608" w:rsidRDefault="00922608" w:rsidP="00E7548A">
      <w:pPr>
        <w:pStyle w:val="HTML-oblikovano"/>
        <w:shd w:val="clear" w:color="auto" w:fill="FFFFFF"/>
        <w:jc w:val="both"/>
        <w:rPr>
          <w:rFonts w:ascii="Times New Roman" w:eastAsiaTheme="minorHAnsi" w:hAnsi="Times New Roman" w:cs="Times New Roman"/>
          <w:sz w:val="24"/>
          <w:szCs w:val="24"/>
          <w:lang w:eastAsia="en-US"/>
        </w:rPr>
      </w:pPr>
    </w:p>
    <w:p w14:paraId="4DB3DEFA" w14:textId="58EB5912" w:rsidR="00E7548A" w:rsidRPr="00E7548A" w:rsidRDefault="00063DBA" w:rsidP="00E7548A">
      <w:pPr>
        <w:pStyle w:val="HTML-oblikovano"/>
        <w:shd w:val="clear" w:color="auto" w:fill="FFFFFF"/>
        <w:jc w:val="both"/>
        <w:rPr>
          <w:rFonts w:ascii="Times New Roman" w:hAnsi="Times New Roman" w:cs="Times New Roman"/>
          <w:color w:val="212121"/>
          <w:sz w:val="24"/>
          <w:szCs w:val="24"/>
        </w:rPr>
      </w:pPr>
      <w:r w:rsidRPr="00E7548A">
        <w:rPr>
          <w:rFonts w:ascii="Times New Roman" w:hAnsi="Times New Roman" w:cs="Times New Roman"/>
          <w:sz w:val="24"/>
          <w:szCs w:val="24"/>
        </w:rPr>
        <w:t xml:space="preserve">Game </w:t>
      </w:r>
      <w:r w:rsidR="00A6010E" w:rsidRPr="00E7548A">
        <w:rPr>
          <w:rFonts w:ascii="Times New Roman" w:hAnsi="Times New Roman" w:cs="Times New Roman"/>
          <w:sz w:val="24"/>
          <w:szCs w:val="24"/>
        </w:rPr>
        <w:t>development bear</w:t>
      </w:r>
      <w:r w:rsidR="00302D56">
        <w:rPr>
          <w:rFonts w:ascii="Times New Roman" w:hAnsi="Times New Roman" w:cs="Times New Roman"/>
          <w:sz w:val="24"/>
          <w:szCs w:val="24"/>
        </w:rPr>
        <w:t>s</w:t>
      </w:r>
      <w:r w:rsidR="00A6010E" w:rsidRPr="00E7548A">
        <w:rPr>
          <w:rFonts w:ascii="Times New Roman" w:hAnsi="Times New Roman" w:cs="Times New Roman"/>
          <w:sz w:val="24"/>
          <w:szCs w:val="24"/>
        </w:rPr>
        <w:t xml:space="preserve"> high risk</w:t>
      </w:r>
      <w:r w:rsidRPr="00E7548A">
        <w:rPr>
          <w:rFonts w:ascii="Times New Roman" w:hAnsi="Times New Roman" w:cs="Times New Roman"/>
          <w:sz w:val="24"/>
          <w:szCs w:val="24"/>
        </w:rPr>
        <w:t xml:space="preserve"> and difficult development due to poorly defined process.</w:t>
      </w:r>
      <w:r w:rsidR="001D58E7" w:rsidRPr="00E7548A">
        <w:rPr>
          <w:rFonts w:ascii="Times New Roman" w:hAnsi="Times New Roman" w:cs="Times New Roman"/>
          <w:sz w:val="24"/>
          <w:szCs w:val="24"/>
        </w:rPr>
        <w:t xml:space="preserve"> Projects often end</w:t>
      </w:r>
      <w:r w:rsidR="00BD2AC5" w:rsidRPr="00E7548A">
        <w:rPr>
          <w:rFonts w:ascii="Times New Roman" w:hAnsi="Times New Roman" w:cs="Times New Roman"/>
          <w:sz w:val="24"/>
          <w:szCs w:val="24"/>
        </w:rPr>
        <w:t xml:space="preserve"> up</w:t>
      </w:r>
      <w:r w:rsidR="001D58E7" w:rsidRPr="00E7548A">
        <w:rPr>
          <w:rFonts w:ascii="Times New Roman" w:hAnsi="Times New Roman" w:cs="Times New Roman"/>
          <w:sz w:val="24"/>
          <w:szCs w:val="24"/>
        </w:rPr>
        <w:t xml:space="preserve"> ungovernable or</w:t>
      </w:r>
      <w:r w:rsidR="0015101C" w:rsidRPr="00E7548A">
        <w:rPr>
          <w:rFonts w:ascii="Times New Roman" w:hAnsi="Times New Roman" w:cs="Times New Roman"/>
          <w:sz w:val="24"/>
          <w:szCs w:val="24"/>
        </w:rPr>
        <w:t xml:space="preserve"> with</w:t>
      </w:r>
      <w:r w:rsidR="001D58E7" w:rsidRPr="00E7548A">
        <w:rPr>
          <w:rFonts w:ascii="Times New Roman" w:hAnsi="Times New Roman" w:cs="Times New Roman"/>
          <w:sz w:val="24"/>
          <w:szCs w:val="24"/>
        </w:rPr>
        <w:t xml:space="preserve"> financial expenses that asphyxiate development.</w:t>
      </w:r>
      <w:r w:rsidR="0015101C" w:rsidRPr="00E7548A">
        <w:rPr>
          <w:rFonts w:ascii="Times New Roman" w:hAnsi="Times New Roman" w:cs="Times New Roman"/>
          <w:sz w:val="24"/>
          <w:szCs w:val="24"/>
        </w:rPr>
        <w:t xml:space="preserve"> In </w:t>
      </w:r>
      <w:r w:rsidR="00F5160F">
        <w:rPr>
          <w:rFonts w:ascii="Times New Roman" w:hAnsi="Times New Roman" w:cs="Times New Roman"/>
          <w:sz w:val="24"/>
          <w:szCs w:val="24"/>
        </w:rPr>
        <w:t xml:space="preserve">this </w:t>
      </w:r>
      <w:r w:rsidR="0015101C" w:rsidRPr="00E7548A">
        <w:rPr>
          <w:rFonts w:ascii="Times New Roman" w:hAnsi="Times New Roman" w:cs="Times New Roman"/>
          <w:sz w:val="24"/>
          <w:szCs w:val="24"/>
        </w:rPr>
        <w:t>thesis we have</w:t>
      </w:r>
      <w:r w:rsidR="00D443CC" w:rsidRPr="00E7548A">
        <w:rPr>
          <w:rFonts w:ascii="Times New Roman" w:hAnsi="Times New Roman" w:cs="Times New Roman"/>
          <w:sz w:val="24"/>
          <w:szCs w:val="24"/>
        </w:rPr>
        <w:t xml:space="preserve"> presented all process models that are available for game development. Based on the literature review</w:t>
      </w:r>
      <w:r w:rsidR="00F5160F">
        <w:rPr>
          <w:rFonts w:ascii="Times New Roman" w:hAnsi="Times New Roman" w:cs="Times New Roman"/>
          <w:sz w:val="24"/>
          <w:szCs w:val="24"/>
        </w:rPr>
        <w:t>,</w:t>
      </w:r>
      <w:r w:rsidR="00D443CC" w:rsidRPr="00E7548A">
        <w:rPr>
          <w:rFonts w:ascii="Times New Roman" w:hAnsi="Times New Roman" w:cs="Times New Roman"/>
          <w:sz w:val="24"/>
          <w:szCs w:val="24"/>
        </w:rPr>
        <w:t xml:space="preserve"> our f</w:t>
      </w:r>
      <w:r w:rsidR="00F5160F">
        <w:rPr>
          <w:rFonts w:ascii="Times New Roman" w:hAnsi="Times New Roman" w:cs="Times New Roman"/>
          <w:sz w:val="24"/>
          <w:szCs w:val="24"/>
        </w:rPr>
        <w:t>i</w:t>
      </w:r>
      <w:r w:rsidR="00D443CC" w:rsidRPr="00E7548A">
        <w:rPr>
          <w:rFonts w:ascii="Times New Roman" w:hAnsi="Times New Roman" w:cs="Times New Roman"/>
          <w:sz w:val="24"/>
          <w:szCs w:val="24"/>
        </w:rPr>
        <w:t>nd</w:t>
      </w:r>
      <w:r w:rsidR="003F1E45" w:rsidRPr="00E7548A">
        <w:rPr>
          <w:rFonts w:ascii="Times New Roman" w:hAnsi="Times New Roman" w:cs="Times New Roman"/>
          <w:sz w:val="24"/>
          <w:szCs w:val="24"/>
        </w:rPr>
        <w:t>ings point out that in practice</w:t>
      </w:r>
      <w:r w:rsidR="00456553" w:rsidRPr="00E7548A">
        <w:rPr>
          <w:rFonts w:ascii="Times New Roman" w:hAnsi="Times New Roman" w:cs="Times New Roman"/>
          <w:sz w:val="24"/>
          <w:szCs w:val="24"/>
        </w:rPr>
        <w:t>,</w:t>
      </w:r>
      <w:r w:rsidR="003F1E45" w:rsidRPr="00E7548A">
        <w:rPr>
          <w:rFonts w:ascii="Times New Roman" w:hAnsi="Times New Roman" w:cs="Times New Roman"/>
          <w:sz w:val="24"/>
          <w:szCs w:val="24"/>
        </w:rPr>
        <w:t xml:space="preserve"> </w:t>
      </w:r>
      <w:r w:rsidR="00D443CC" w:rsidRPr="00E7548A">
        <w:rPr>
          <w:rFonts w:ascii="Times New Roman" w:hAnsi="Times New Roman" w:cs="Times New Roman"/>
          <w:sz w:val="24"/>
          <w:szCs w:val="24"/>
        </w:rPr>
        <w:t>XP, Scrum and their hybrids are</w:t>
      </w:r>
      <w:r w:rsidR="003F1E45" w:rsidRPr="00E7548A">
        <w:rPr>
          <w:rFonts w:ascii="Times New Roman" w:hAnsi="Times New Roman" w:cs="Times New Roman"/>
          <w:sz w:val="24"/>
          <w:szCs w:val="24"/>
        </w:rPr>
        <w:t xml:space="preserve"> mostly</w:t>
      </w:r>
      <w:r w:rsidR="00D443CC" w:rsidRPr="00E7548A">
        <w:rPr>
          <w:rFonts w:ascii="Times New Roman" w:hAnsi="Times New Roman" w:cs="Times New Roman"/>
          <w:sz w:val="24"/>
          <w:szCs w:val="24"/>
        </w:rPr>
        <w:t xml:space="preserve"> used.</w:t>
      </w:r>
      <w:r w:rsidR="006120BD" w:rsidRPr="00E7548A">
        <w:rPr>
          <w:rFonts w:ascii="Times New Roman" w:hAnsi="Times New Roman" w:cs="Times New Roman"/>
          <w:sz w:val="24"/>
          <w:szCs w:val="24"/>
        </w:rPr>
        <w:t xml:space="preserve"> Models presented are holding irregularities that we try to rectify</w:t>
      </w:r>
      <w:r w:rsidR="00107BFB" w:rsidRPr="00E7548A">
        <w:rPr>
          <w:rFonts w:ascii="Times New Roman" w:hAnsi="Times New Roman" w:cs="Times New Roman"/>
          <w:sz w:val="24"/>
          <w:szCs w:val="24"/>
        </w:rPr>
        <w:t xml:space="preserve"> by pro</w:t>
      </w:r>
      <w:r w:rsidR="003F5708" w:rsidRPr="00E7548A">
        <w:rPr>
          <w:rFonts w:ascii="Times New Roman" w:hAnsi="Times New Roman" w:cs="Times New Roman"/>
          <w:sz w:val="24"/>
          <w:szCs w:val="24"/>
        </w:rPr>
        <w:t xml:space="preserve">posing a process model based on </w:t>
      </w:r>
      <w:r w:rsidR="00107BFB" w:rsidRPr="00E7548A">
        <w:rPr>
          <w:rFonts w:ascii="Times New Roman" w:hAnsi="Times New Roman" w:cs="Times New Roman"/>
          <w:sz w:val="24"/>
          <w:szCs w:val="24"/>
        </w:rPr>
        <w:t>practices and orientations of the video game development discipline.</w:t>
      </w:r>
      <w:r w:rsidR="006A4B93" w:rsidRPr="00E7548A">
        <w:rPr>
          <w:rFonts w:ascii="Times New Roman" w:hAnsi="Times New Roman" w:cs="Times New Roman"/>
          <w:sz w:val="24"/>
          <w:szCs w:val="24"/>
        </w:rPr>
        <w:t xml:space="preserve"> Proposed model was optimized with first maturity model for games DGMM, that confirmed the operation of more</w:t>
      </w:r>
      <w:r w:rsidR="00E54D72" w:rsidRPr="00E7548A">
        <w:rPr>
          <w:rFonts w:ascii="Times New Roman" w:hAnsi="Times New Roman" w:cs="Times New Roman"/>
          <w:sz w:val="24"/>
          <w:szCs w:val="24"/>
        </w:rPr>
        <w:t xml:space="preserve"> than 80% of process activities.</w:t>
      </w:r>
      <w:r w:rsidR="0031232D" w:rsidRPr="00E7548A">
        <w:rPr>
          <w:rFonts w:ascii="Times New Roman" w:hAnsi="Times New Roman" w:cs="Times New Roman"/>
          <w:sz w:val="24"/>
          <w:szCs w:val="24"/>
        </w:rPr>
        <w:t xml:space="preserve"> P</w:t>
      </w:r>
      <w:r w:rsidR="00FB3A9C" w:rsidRPr="00E7548A">
        <w:rPr>
          <w:rFonts w:ascii="Times New Roman" w:hAnsi="Times New Roman" w:cs="Times New Roman"/>
          <w:sz w:val="24"/>
          <w:szCs w:val="24"/>
        </w:rPr>
        <w:t>roposed model</w:t>
      </w:r>
      <w:r w:rsidR="0031232D" w:rsidRPr="00E7548A">
        <w:rPr>
          <w:rFonts w:ascii="Times New Roman" w:hAnsi="Times New Roman" w:cs="Times New Roman"/>
          <w:sz w:val="24"/>
          <w:szCs w:val="24"/>
        </w:rPr>
        <w:t xml:space="preserve"> uniquely</w:t>
      </w:r>
      <w:r w:rsidR="00FB3A9C" w:rsidRPr="00E7548A">
        <w:rPr>
          <w:rFonts w:ascii="Times New Roman" w:hAnsi="Times New Roman" w:cs="Times New Roman"/>
          <w:sz w:val="24"/>
          <w:szCs w:val="24"/>
        </w:rPr>
        <w:t xml:space="preserve"> defines an additional workflow of managing creative</w:t>
      </w:r>
      <w:r w:rsidR="00290B28" w:rsidRPr="00E7548A">
        <w:rPr>
          <w:rFonts w:ascii="Times New Roman" w:hAnsi="Times New Roman" w:cs="Times New Roman"/>
          <w:sz w:val="24"/>
          <w:szCs w:val="24"/>
        </w:rPr>
        <w:t xml:space="preserve"> assets which is synchronized</w:t>
      </w:r>
      <w:r w:rsidR="00FB3A9C" w:rsidRPr="00E7548A">
        <w:rPr>
          <w:rFonts w:ascii="Times New Roman" w:hAnsi="Times New Roman" w:cs="Times New Roman"/>
          <w:sz w:val="24"/>
          <w:szCs w:val="24"/>
        </w:rPr>
        <w:t xml:space="preserve"> with development</w:t>
      </w:r>
      <w:r w:rsidR="00FB3A9C" w:rsidRPr="00E7548A">
        <w:rPr>
          <w:rFonts w:ascii="Times New Roman" w:hAnsi="Times New Roman" w:cs="Times New Roman"/>
          <w:color w:val="212121"/>
          <w:sz w:val="24"/>
          <w:szCs w:val="24"/>
          <w:lang w:val="en"/>
        </w:rPr>
        <w:t>.</w:t>
      </w:r>
      <w:r w:rsidR="0057137D" w:rsidRPr="00E7548A">
        <w:rPr>
          <w:rFonts w:ascii="Times New Roman" w:hAnsi="Times New Roman" w:cs="Times New Roman"/>
          <w:color w:val="212121"/>
          <w:sz w:val="24"/>
          <w:szCs w:val="24"/>
          <w:lang w:val="en"/>
        </w:rPr>
        <w:t xml:space="preserve"> </w:t>
      </w:r>
      <w:r w:rsidR="00A6010E" w:rsidRPr="00E7548A">
        <w:rPr>
          <w:rFonts w:ascii="Times New Roman" w:hAnsi="Times New Roman" w:cs="Times New Roman"/>
          <w:color w:val="212121"/>
          <w:sz w:val="24"/>
          <w:szCs w:val="24"/>
          <w:lang w:val="en"/>
        </w:rPr>
        <w:t xml:space="preserve">With </w:t>
      </w:r>
      <w:r w:rsidR="00F5160F">
        <w:rPr>
          <w:rFonts w:ascii="Times New Roman" w:hAnsi="Times New Roman" w:cs="Times New Roman"/>
          <w:color w:val="212121"/>
          <w:sz w:val="24"/>
          <w:szCs w:val="24"/>
          <w:lang w:val="en"/>
        </w:rPr>
        <w:t xml:space="preserve">the </w:t>
      </w:r>
      <w:r w:rsidR="00A6010E" w:rsidRPr="00E7548A">
        <w:rPr>
          <w:rFonts w:ascii="Times New Roman" w:hAnsi="Times New Roman" w:cs="Times New Roman"/>
          <w:color w:val="212121"/>
          <w:sz w:val="24"/>
          <w:szCs w:val="24"/>
          <w:lang w:val="en"/>
        </w:rPr>
        <w:t>implementation of the proposed model, w</w:t>
      </w:r>
      <w:r w:rsidR="004030FF" w:rsidRPr="00E7548A">
        <w:rPr>
          <w:rFonts w:ascii="Times New Roman" w:hAnsi="Times New Roman" w:cs="Times New Roman"/>
          <w:color w:val="212121"/>
          <w:sz w:val="24"/>
          <w:szCs w:val="24"/>
          <w:lang w:val="en"/>
        </w:rPr>
        <w:t>e ant</w:t>
      </w:r>
      <w:r w:rsidR="00A6010E" w:rsidRPr="00E7548A">
        <w:rPr>
          <w:rFonts w:ascii="Times New Roman" w:hAnsi="Times New Roman" w:cs="Times New Roman"/>
          <w:color w:val="212121"/>
          <w:sz w:val="24"/>
          <w:szCs w:val="24"/>
          <w:lang w:val="en"/>
        </w:rPr>
        <w:t xml:space="preserve">icipate risk reduction, more precise forecast of the </w:t>
      </w:r>
      <w:r w:rsidR="00F33F4A" w:rsidRPr="00E7548A">
        <w:rPr>
          <w:rFonts w:ascii="Times New Roman" w:hAnsi="Times New Roman" w:cs="Times New Roman"/>
          <w:color w:val="212121"/>
          <w:sz w:val="24"/>
          <w:szCs w:val="24"/>
          <w:lang w:val="en"/>
        </w:rPr>
        <w:t xml:space="preserve">project duration, </w:t>
      </w:r>
      <w:r w:rsidR="00A6010E" w:rsidRPr="00E7548A">
        <w:rPr>
          <w:rFonts w:ascii="Times New Roman" w:hAnsi="Times New Roman" w:cs="Times New Roman"/>
          <w:color w:val="212121"/>
          <w:sz w:val="24"/>
          <w:szCs w:val="24"/>
          <w:lang w:val="en"/>
        </w:rPr>
        <w:t>avoidance of crunc</w:t>
      </w:r>
      <w:r w:rsidR="00F33F4A" w:rsidRPr="00E7548A">
        <w:rPr>
          <w:rFonts w:ascii="Times New Roman" w:hAnsi="Times New Roman" w:cs="Times New Roman"/>
          <w:color w:val="212121"/>
          <w:sz w:val="24"/>
          <w:szCs w:val="24"/>
          <w:lang w:val="en"/>
        </w:rPr>
        <w:t>h time and other common development issues.</w:t>
      </w:r>
      <w:r w:rsidR="00E7548A" w:rsidRPr="00E7548A">
        <w:rPr>
          <w:rFonts w:ascii="Times New Roman" w:hAnsi="Times New Roman" w:cs="Times New Roman"/>
          <w:color w:val="212121"/>
          <w:sz w:val="24"/>
          <w:szCs w:val="24"/>
          <w:lang w:val="en"/>
        </w:rPr>
        <w:t xml:space="preserve"> </w:t>
      </w:r>
      <w:r w:rsidR="00E7548A">
        <w:rPr>
          <w:rFonts w:ascii="Times New Roman" w:hAnsi="Times New Roman" w:cs="Times New Roman"/>
          <w:color w:val="212121"/>
          <w:sz w:val="24"/>
          <w:szCs w:val="24"/>
          <w:lang w:val="en"/>
        </w:rPr>
        <w:t>V</w:t>
      </w:r>
      <w:r w:rsidR="00907D28">
        <w:rPr>
          <w:rFonts w:ascii="Times New Roman" w:hAnsi="Times New Roman" w:cs="Times New Roman"/>
          <w:color w:val="212121"/>
          <w:sz w:val="24"/>
          <w:szCs w:val="24"/>
          <w:lang w:val="en"/>
        </w:rPr>
        <w:t xml:space="preserve">ideo game development is truncated of </w:t>
      </w:r>
      <w:r w:rsidR="00E7548A" w:rsidRPr="00E7548A">
        <w:rPr>
          <w:rFonts w:ascii="Times New Roman" w:hAnsi="Times New Roman" w:cs="Times New Roman"/>
          <w:color w:val="212121"/>
          <w:sz w:val="24"/>
          <w:szCs w:val="24"/>
          <w:lang w:val="en"/>
        </w:rPr>
        <w:t>the progress</w:t>
      </w:r>
      <w:r w:rsidR="009045EA">
        <w:rPr>
          <w:rFonts w:ascii="Times New Roman" w:hAnsi="Times New Roman" w:cs="Times New Roman"/>
          <w:color w:val="212121"/>
          <w:sz w:val="24"/>
          <w:szCs w:val="24"/>
          <w:lang w:val="en"/>
        </w:rPr>
        <w:t xml:space="preserve"> </w:t>
      </w:r>
      <w:r w:rsidR="00F5160F">
        <w:rPr>
          <w:rFonts w:ascii="Times New Roman" w:hAnsi="Times New Roman" w:cs="Times New Roman"/>
          <w:color w:val="212121"/>
          <w:sz w:val="24"/>
          <w:szCs w:val="24"/>
          <w:lang w:val="en"/>
        </w:rPr>
        <w:t>because</w:t>
      </w:r>
      <w:r w:rsidR="009045EA">
        <w:rPr>
          <w:rFonts w:ascii="Times New Roman" w:hAnsi="Times New Roman" w:cs="Times New Roman"/>
          <w:color w:val="212121"/>
          <w:sz w:val="24"/>
          <w:szCs w:val="24"/>
          <w:lang w:val="en"/>
        </w:rPr>
        <w:t xml:space="preserve"> of </w:t>
      </w:r>
      <w:r w:rsidR="00F5160F">
        <w:rPr>
          <w:rFonts w:ascii="Times New Roman" w:hAnsi="Times New Roman" w:cs="Times New Roman"/>
          <w:color w:val="212121"/>
          <w:sz w:val="24"/>
          <w:szCs w:val="24"/>
          <w:lang w:val="en"/>
        </w:rPr>
        <w:t xml:space="preserve">the </w:t>
      </w:r>
      <w:r w:rsidR="00E7548A" w:rsidRPr="00E7548A">
        <w:rPr>
          <w:rFonts w:ascii="Times New Roman" w:hAnsi="Times New Roman" w:cs="Times New Roman"/>
          <w:color w:val="212121"/>
          <w:sz w:val="24"/>
          <w:szCs w:val="24"/>
          <w:lang w:val="en"/>
        </w:rPr>
        <w:t xml:space="preserve">inconsistent </w:t>
      </w:r>
      <w:r w:rsidR="008B68E7">
        <w:rPr>
          <w:rFonts w:ascii="Times New Roman" w:hAnsi="Times New Roman" w:cs="Times New Roman"/>
          <w:color w:val="212121"/>
          <w:sz w:val="24"/>
          <w:szCs w:val="24"/>
          <w:lang w:val="en"/>
        </w:rPr>
        <w:t>use of terminology and concepts</w:t>
      </w:r>
      <w:r w:rsidR="005D7DDC">
        <w:rPr>
          <w:rFonts w:ascii="Times New Roman" w:hAnsi="Times New Roman" w:cs="Times New Roman"/>
          <w:color w:val="212121"/>
          <w:sz w:val="24"/>
          <w:szCs w:val="24"/>
          <w:lang w:val="en"/>
        </w:rPr>
        <w:t>.</w:t>
      </w:r>
      <w:r w:rsidR="00C56BED">
        <w:rPr>
          <w:rFonts w:ascii="Times New Roman" w:hAnsi="Times New Roman" w:cs="Times New Roman"/>
          <w:color w:val="212121"/>
          <w:sz w:val="24"/>
          <w:szCs w:val="24"/>
          <w:lang w:val="en"/>
        </w:rPr>
        <w:t xml:space="preserve"> </w:t>
      </w:r>
      <w:r w:rsidR="005D7DDC">
        <w:rPr>
          <w:rFonts w:ascii="Times New Roman" w:hAnsi="Times New Roman" w:cs="Times New Roman"/>
          <w:color w:val="212121"/>
          <w:sz w:val="24"/>
          <w:szCs w:val="24"/>
          <w:lang w:val="en"/>
        </w:rPr>
        <w:t>Their</w:t>
      </w:r>
      <w:r w:rsidR="00C56BED">
        <w:rPr>
          <w:rFonts w:ascii="Times New Roman" w:hAnsi="Times New Roman" w:cs="Times New Roman"/>
          <w:color w:val="212121"/>
          <w:sz w:val="24"/>
          <w:szCs w:val="24"/>
          <w:lang w:val="en"/>
        </w:rPr>
        <w:t xml:space="preserve"> foundations for future research are laid with</w:t>
      </w:r>
      <w:r w:rsidR="002A1227">
        <w:rPr>
          <w:rFonts w:ascii="Times New Roman" w:hAnsi="Times New Roman" w:cs="Times New Roman"/>
          <w:color w:val="212121"/>
          <w:sz w:val="24"/>
          <w:szCs w:val="24"/>
          <w:lang w:val="en"/>
        </w:rPr>
        <w:t>in</w:t>
      </w:r>
      <w:r w:rsidR="00C56BED">
        <w:rPr>
          <w:rFonts w:ascii="Times New Roman" w:hAnsi="Times New Roman" w:cs="Times New Roman"/>
          <w:color w:val="212121"/>
          <w:sz w:val="24"/>
          <w:szCs w:val="24"/>
          <w:lang w:val="en"/>
        </w:rPr>
        <w:t xml:space="preserve"> this work.</w:t>
      </w:r>
    </w:p>
    <w:p w14:paraId="2B0E0589" w14:textId="68968333" w:rsidR="008413C1" w:rsidRPr="00E7548A" w:rsidRDefault="008413C1" w:rsidP="00E7548A">
      <w:pPr>
        <w:pStyle w:val="HTML-oblikovano"/>
        <w:shd w:val="clear" w:color="auto" w:fill="FFFFFF"/>
        <w:jc w:val="both"/>
        <w:rPr>
          <w:rFonts w:ascii="Times New Roman" w:hAnsi="Times New Roman" w:cs="Times New Roman"/>
          <w:color w:val="212121"/>
          <w:sz w:val="24"/>
          <w:szCs w:val="24"/>
        </w:rPr>
      </w:pPr>
    </w:p>
    <w:p w14:paraId="210271C2" w14:textId="7B48918A" w:rsidR="0051205E" w:rsidRPr="00024C69" w:rsidRDefault="00084931" w:rsidP="0099670A">
      <w:pPr>
        <w:tabs>
          <w:tab w:val="left" w:pos="4678"/>
        </w:tabs>
        <w:spacing w:line="240" w:lineRule="auto"/>
        <w:jc w:val="both"/>
        <w:rPr>
          <w:rFonts w:ascii="Times New Roman" w:hAnsi="Times New Roman" w:cs="Times New Roman"/>
          <w:sz w:val="24"/>
          <w:szCs w:val="24"/>
        </w:rPr>
      </w:pPr>
      <w:r w:rsidRPr="00024C69">
        <w:rPr>
          <w:rFonts w:ascii="Times New Roman" w:hAnsi="Times New Roman" w:cs="Times New Roman"/>
          <w:sz w:val="24"/>
          <w:szCs w:val="24"/>
        </w:rPr>
        <w:t>Keywords: video games, proce</w:t>
      </w:r>
      <w:r w:rsidR="00F2533C" w:rsidRPr="00024C69">
        <w:rPr>
          <w:rFonts w:ascii="Times New Roman" w:hAnsi="Times New Roman" w:cs="Times New Roman"/>
          <w:sz w:val="24"/>
          <w:szCs w:val="24"/>
        </w:rPr>
        <w:t>s</w:t>
      </w:r>
      <w:r w:rsidRPr="00024C69">
        <w:rPr>
          <w:rFonts w:ascii="Times New Roman" w:hAnsi="Times New Roman" w:cs="Times New Roman"/>
          <w:sz w:val="24"/>
          <w:szCs w:val="24"/>
        </w:rPr>
        <w:t>s model, method engineering.</w:t>
      </w:r>
    </w:p>
    <w:p w14:paraId="63EABC84" w14:textId="59BF1558" w:rsidR="003E583E" w:rsidRDefault="003E583E" w:rsidP="00D05616">
      <w:pPr>
        <w:spacing w:line="240" w:lineRule="auto"/>
        <w:rPr>
          <w:rFonts w:ascii="Times New Roman" w:hAnsi="Times New Roman" w:cs="Times New Roman"/>
          <w:sz w:val="24"/>
          <w:szCs w:val="24"/>
        </w:rPr>
      </w:pPr>
    </w:p>
    <w:p w14:paraId="48B28F84" w14:textId="77777777" w:rsidR="001569E2" w:rsidRDefault="001569E2" w:rsidP="001569E2">
      <w:pPr>
        <w:ind w:left="708" w:hanging="708"/>
        <w:rPr>
          <w:rFonts w:ascii="Times New Roman" w:hAnsi="Times New Roman" w:cs="Times New Roman"/>
          <w:sz w:val="24"/>
          <w:szCs w:val="24"/>
        </w:rPr>
        <w:sectPr w:rsidR="001569E2" w:rsidSect="00A53DD7">
          <w:footerReference w:type="default" r:id="rId10"/>
          <w:pgSz w:w="11906" w:h="16838"/>
          <w:pgMar w:top="1417" w:right="1417" w:bottom="1417" w:left="1417" w:header="708" w:footer="708" w:gutter="0"/>
          <w:pgNumType w:start="6"/>
          <w:cols w:space="708"/>
          <w:docGrid w:linePitch="360"/>
        </w:sectPr>
      </w:pPr>
    </w:p>
    <w:p w14:paraId="2640F5FB" w14:textId="77777777" w:rsidR="001E02A0" w:rsidRDefault="001E02A0">
      <w:pPr>
        <w:rPr>
          <w:rFonts w:ascii="Times New Roman" w:hAnsi="Times New Roman" w:cs="Times New Roman"/>
          <w:sz w:val="24"/>
          <w:szCs w:val="24"/>
        </w:rPr>
      </w:pPr>
      <w:r>
        <w:rPr>
          <w:rFonts w:ascii="Times New Roman" w:hAnsi="Times New Roman" w:cs="Times New Roman"/>
          <w:sz w:val="24"/>
          <w:szCs w:val="24"/>
        </w:rPr>
        <w:lastRenderedPageBreak/>
        <w:t>KAZALO VSEBINE</w:t>
      </w:r>
    </w:p>
    <w:p w14:paraId="6D1B98ED" w14:textId="77777777" w:rsidR="009A7E2A" w:rsidRDefault="005A3BD8">
      <w:pPr>
        <w:pStyle w:val="Kazalovsebine1"/>
        <w:tabs>
          <w:tab w:val="right" w:leader="dot" w:pos="9062"/>
        </w:tabs>
        <w:rPr>
          <w:rFonts w:asciiTheme="minorHAnsi" w:eastAsiaTheme="minorEastAsia" w:hAnsiTheme="minorHAnsi" w:cstheme="minorBidi"/>
          <w:bCs w:val="0"/>
          <w:iCs w:val="0"/>
          <w:noProof/>
          <w:sz w:val="22"/>
          <w:szCs w:val="22"/>
          <w:lang w:eastAsia="sl-SI"/>
        </w:rPr>
      </w:pPr>
      <w:r>
        <w:rPr>
          <w:rFonts w:cs="Times New Roman"/>
        </w:rPr>
        <w:fldChar w:fldCharType="begin"/>
      </w:r>
      <w:r>
        <w:rPr>
          <w:rFonts w:cs="Times New Roman"/>
        </w:rPr>
        <w:instrText xml:space="preserve"> TOC \o "1-2" \h \z \u </w:instrText>
      </w:r>
      <w:r>
        <w:rPr>
          <w:rFonts w:cs="Times New Roman"/>
        </w:rPr>
        <w:fldChar w:fldCharType="separate"/>
      </w:r>
      <w:hyperlink w:anchor="_Toc509591228" w:history="1">
        <w:r w:rsidR="009A7E2A" w:rsidRPr="009C533B">
          <w:rPr>
            <w:rStyle w:val="Hiperpovezava"/>
            <w:noProof/>
          </w:rPr>
          <w:t>1 UVOD</w:t>
        </w:r>
        <w:r w:rsidR="009A7E2A">
          <w:rPr>
            <w:noProof/>
            <w:webHidden/>
          </w:rPr>
          <w:tab/>
        </w:r>
        <w:r w:rsidR="009A7E2A">
          <w:rPr>
            <w:noProof/>
            <w:webHidden/>
          </w:rPr>
          <w:fldChar w:fldCharType="begin"/>
        </w:r>
        <w:r w:rsidR="009A7E2A">
          <w:rPr>
            <w:noProof/>
            <w:webHidden/>
          </w:rPr>
          <w:instrText xml:space="preserve"> PAGEREF _Toc509591228 \h </w:instrText>
        </w:r>
        <w:r w:rsidR="009A7E2A">
          <w:rPr>
            <w:noProof/>
            <w:webHidden/>
          </w:rPr>
        </w:r>
        <w:r w:rsidR="009A7E2A">
          <w:rPr>
            <w:noProof/>
            <w:webHidden/>
          </w:rPr>
          <w:fldChar w:fldCharType="separate"/>
        </w:r>
        <w:r w:rsidR="009A7E2A">
          <w:rPr>
            <w:noProof/>
            <w:webHidden/>
          </w:rPr>
          <w:t>9</w:t>
        </w:r>
        <w:r w:rsidR="009A7E2A">
          <w:rPr>
            <w:noProof/>
            <w:webHidden/>
          </w:rPr>
          <w:fldChar w:fldCharType="end"/>
        </w:r>
      </w:hyperlink>
    </w:p>
    <w:p w14:paraId="56C6AEE3" w14:textId="77777777" w:rsidR="009A7E2A" w:rsidRDefault="0090431B">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591229" w:history="1">
        <w:r w:rsidR="009A7E2A" w:rsidRPr="009C533B">
          <w:rPr>
            <w:rStyle w:val="Hiperpovezava"/>
            <w:noProof/>
          </w:rPr>
          <w:t>2 METODOLOGIJA</w:t>
        </w:r>
        <w:r w:rsidR="009A7E2A">
          <w:rPr>
            <w:noProof/>
            <w:webHidden/>
          </w:rPr>
          <w:tab/>
        </w:r>
        <w:r w:rsidR="009A7E2A">
          <w:rPr>
            <w:noProof/>
            <w:webHidden/>
          </w:rPr>
          <w:fldChar w:fldCharType="begin"/>
        </w:r>
        <w:r w:rsidR="009A7E2A">
          <w:rPr>
            <w:noProof/>
            <w:webHidden/>
          </w:rPr>
          <w:instrText xml:space="preserve"> PAGEREF _Toc509591229 \h </w:instrText>
        </w:r>
        <w:r w:rsidR="009A7E2A">
          <w:rPr>
            <w:noProof/>
            <w:webHidden/>
          </w:rPr>
        </w:r>
        <w:r w:rsidR="009A7E2A">
          <w:rPr>
            <w:noProof/>
            <w:webHidden/>
          </w:rPr>
          <w:fldChar w:fldCharType="separate"/>
        </w:r>
        <w:r w:rsidR="009A7E2A">
          <w:rPr>
            <w:noProof/>
            <w:webHidden/>
          </w:rPr>
          <w:t>13</w:t>
        </w:r>
        <w:r w:rsidR="009A7E2A">
          <w:rPr>
            <w:noProof/>
            <w:webHidden/>
          </w:rPr>
          <w:fldChar w:fldCharType="end"/>
        </w:r>
      </w:hyperlink>
    </w:p>
    <w:p w14:paraId="1F301ECC"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0" w:history="1">
        <w:r w:rsidR="009A7E2A" w:rsidRPr="009C533B">
          <w:rPr>
            <w:rStyle w:val="Hiperpovezava"/>
            <w:noProof/>
          </w:rPr>
          <w:t>2.1 NAMEN RAZISKOVANJA</w:t>
        </w:r>
        <w:r w:rsidR="009A7E2A">
          <w:rPr>
            <w:noProof/>
            <w:webHidden/>
          </w:rPr>
          <w:tab/>
        </w:r>
        <w:r w:rsidR="009A7E2A">
          <w:rPr>
            <w:noProof/>
            <w:webHidden/>
          </w:rPr>
          <w:fldChar w:fldCharType="begin"/>
        </w:r>
        <w:r w:rsidR="009A7E2A">
          <w:rPr>
            <w:noProof/>
            <w:webHidden/>
          </w:rPr>
          <w:instrText xml:space="preserve"> PAGEREF _Toc509591230 \h </w:instrText>
        </w:r>
        <w:r w:rsidR="009A7E2A">
          <w:rPr>
            <w:noProof/>
            <w:webHidden/>
          </w:rPr>
        </w:r>
        <w:r w:rsidR="009A7E2A">
          <w:rPr>
            <w:noProof/>
            <w:webHidden/>
          </w:rPr>
          <w:fldChar w:fldCharType="separate"/>
        </w:r>
        <w:r w:rsidR="009A7E2A">
          <w:rPr>
            <w:noProof/>
            <w:webHidden/>
          </w:rPr>
          <w:t>13</w:t>
        </w:r>
        <w:r w:rsidR="009A7E2A">
          <w:rPr>
            <w:noProof/>
            <w:webHidden/>
          </w:rPr>
          <w:fldChar w:fldCharType="end"/>
        </w:r>
      </w:hyperlink>
    </w:p>
    <w:p w14:paraId="141A33E8"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1" w:history="1">
        <w:r w:rsidR="009A7E2A" w:rsidRPr="009C533B">
          <w:rPr>
            <w:rStyle w:val="Hiperpovezava"/>
            <w:noProof/>
          </w:rPr>
          <w:t>2.2 ZBIRANJE PODATKOV</w:t>
        </w:r>
        <w:r w:rsidR="009A7E2A">
          <w:rPr>
            <w:noProof/>
            <w:webHidden/>
          </w:rPr>
          <w:tab/>
        </w:r>
        <w:r w:rsidR="009A7E2A">
          <w:rPr>
            <w:noProof/>
            <w:webHidden/>
          </w:rPr>
          <w:fldChar w:fldCharType="begin"/>
        </w:r>
        <w:r w:rsidR="009A7E2A">
          <w:rPr>
            <w:noProof/>
            <w:webHidden/>
          </w:rPr>
          <w:instrText xml:space="preserve"> PAGEREF _Toc509591231 \h </w:instrText>
        </w:r>
        <w:r w:rsidR="009A7E2A">
          <w:rPr>
            <w:noProof/>
            <w:webHidden/>
          </w:rPr>
        </w:r>
        <w:r w:rsidR="009A7E2A">
          <w:rPr>
            <w:noProof/>
            <w:webHidden/>
          </w:rPr>
          <w:fldChar w:fldCharType="separate"/>
        </w:r>
        <w:r w:rsidR="009A7E2A">
          <w:rPr>
            <w:noProof/>
            <w:webHidden/>
          </w:rPr>
          <w:t>13</w:t>
        </w:r>
        <w:r w:rsidR="009A7E2A">
          <w:rPr>
            <w:noProof/>
            <w:webHidden/>
          </w:rPr>
          <w:fldChar w:fldCharType="end"/>
        </w:r>
      </w:hyperlink>
    </w:p>
    <w:p w14:paraId="4C45FCCF"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2" w:history="1">
        <w:r w:rsidR="009A7E2A" w:rsidRPr="009C533B">
          <w:rPr>
            <w:rStyle w:val="Hiperpovezava"/>
            <w:noProof/>
          </w:rPr>
          <w:t>2.3 POTEK DELA</w:t>
        </w:r>
        <w:r w:rsidR="009A7E2A">
          <w:rPr>
            <w:noProof/>
            <w:webHidden/>
          </w:rPr>
          <w:tab/>
        </w:r>
        <w:r w:rsidR="009A7E2A">
          <w:rPr>
            <w:noProof/>
            <w:webHidden/>
          </w:rPr>
          <w:fldChar w:fldCharType="begin"/>
        </w:r>
        <w:r w:rsidR="009A7E2A">
          <w:rPr>
            <w:noProof/>
            <w:webHidden/>
          </w:rPr>
          <w:instrText xml:space="preserve"> PAGEREF _Toc509591232 \h </w:instrText>
        </w:r>
        <w:r w:rsidR="009A7E2A">
          <w:rPr>
            <w:noProof/>
            <w:webHidden/>
          </w:rPr>
        </w:r>
        <w:r w:rsidR="009A7E2A">
          <w:rPr>
            <w:noProof/>
            <w:webHidden/>
          </w:rPr>
          <w:fldChar w:fldCharType="separate"/>
        </w:r>
        <w:r w:rsidR="009A7E2A">
          <w:rPr>
            <w:noProof/>
            <w:webHidden/>
          </w:rPr>
          <w:t>15</w:t>
        </w:r>
        <w:r w:rsidR="009A7E2A">
          <w:rPr>
            <w:noProof/>
            <w:webHidden/>
          </w:rPr>
          <w:fldChar w:fldCharType="end"/>
        </w:r>
      </w:hyperlink>
    </w:p>
    <w:p w14:paraId="34006D83"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3" w:history="1">
        <w:r w:rsidR="009A7E2A" w:rsidRPr="009C533B">
          <w:rPr>
            <w:rStyle w:val="Hiperpovezava"/>
            <w:noProof/>
          </w:rPr>
          <w:t>2.4 OMEJITVE</w:t>
        </w:r>
        <w:r w:rsidR="009A7E2A">
          <w:rPr>
            <w:noProof/>
            <w:webHidden/>
          </w:rPr>
          <w:tab/>
        </w:r>
        <w:r w:rsidR="009A7E2A">
          <w:rPr>
            <w:noProof/>
            <w:webHidden/>
          </w:rPr>
          <w:fldChar w:fldCharType="begin"/>
        </w:r>
        <w:r w:rsidR="009A7E2A">
          <w:rPr>
            <w:noProof/>
            <w:webHidden/>
          </w:rPr>
          <w:instrText xml:space="preserve"> PAGEREF _Toc509591233 \h </w:instrText>
        </w:r>
        <w:r w:rsidR="009A7E2A">
          <w:rPr>
            <w:noProof/>
            <w:webHidden/>
          </w:rPr>
        </w:r>
        <w:r w:rsidR="009A7E2A">
          <w:rPr>
            <w:noProof/>
            <w:webHidden/>
          </w:rPr>
          <w:fldChar w:fldCharType="separate"/>
        </w:r>
        <w:r w:rsidR="009A7E2A">
          <w:rPr>
            <w:noProof/>
            <w:webHidden/>
          </w:rPr>
          <w:t>16</w:t>
        </w:r>
        <w:r w:rsidR="009A7E2A">
          <w:rPr>
            <w:noProof/>
            <w:webHidden/>
          </w:rPr>
          <w:fldChar w:fldCharType="end"/>
        </w:r>
      </w:hyperlink>
    </w:p>
    <w:p w14:paraId="0F760C0A" w14:textId="77777777" w:rsidR="009A7E2A" w:rsidRDefault="0090431B">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591234" w:history="1">
        <w:r w:rsidR="009A7E2A" w:rsidRPr="009C533B">
          <w:rPr>
            <w:rStyle w:val="Hiperpovezava"/>
            <w:noProof/>
          </w:rPr>
          <w:t>3 PROCESNI MODELI</w:t>
        </w:r>
        <w:r w:rsidR="009A7E2A">
          <w:rPr>
            <w:noProof/>
            <w:webHidden/>
          </w:rPr>
          <w:tab/>
        </w:r>
        <w:r w:rsidR="009A7E2A">
          <w:rPr>
            <w:noProof/>
            <w:webHidden/>
          </w:rPr>
          <w:fldChar w:fldCharType="begin"/>
        </w:r>
        <w:r w:rsidR="009A7E2A">
          <w:rPr>
            <w:noProof/>
            <w:webHidden/>
          </w:rPr>
          <w:instrText xml:space="preserve"> PAGEREF _Toc509591234 \h </w:instrText>
        </w:r>
        <w:r w:rsidR="009A7E2A">
          <w:rPr>
            <w:noProof/>
            <w:webHidden/>
          </w:rPr>
        </w:r>
        <w:r w:rsidR="009A7E2A">
          <w:rPr>
            <w:noProof/>
            <w:webHidden/>
          </w:rPr>
          <w:fldChar w:fldCharType="separate"/>
        </w:r>
        <w:r w:rsidR="009A7E2A">
          <w:rPr>
            <w:noProof/>
            <w:webHidden/>
          </w:rPr>
          <w:t>17</w:t>
        </w:r>
        <w:r w:rsidR="009A7E2A">
          <w:rPr>
            <w:noProof/>
            <w:webHidden/>
          </w:rPr>
          <w:fldChar w:fldCharType="end"/>
        </w:r>
      </w:hyperlink>
    </w:p>
    <w:p w14:paraId="3EB8A01E"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5" w:history="1">
        <w:r w:rsidR="009A7E2A" w:rsidRPr="009C533B">
          <w:rPr>
            <w:rStyle w:val="Hiperpovezava"/>
            <w:noProof/>
          </w:rPr>
          <w:t>3.1 AD HOC PROCESNI MODELI</w:t>
        </w:r>
        <w:r w:rsidR="009A7E2A">
          <w:rPr>
            <w:noProof/>
            <w:webHidden/>
          </w:rPr>
          <w:tab/>
        </w:r>
        <w:r w:rsidR="009A7E2A">
          <w:rPr>
            <w:noProof/>
            <w:webHidden/>
          </w:rPr>
          <w:fldChar w:fldCharType="begin"/>
        </w:r>
        <w:r w:rsidR="009A7E2A">
          <w:rPr>
            <w:noProof/>
            <w:webHidden/>
          </w:rPr>
          <w:instrText xml:space="preserve"> PAGEREF _Toc509591235 \h </w:instrText>
        </w:r>
        <w:r w:rsidR="009A7E2A">
          <w:rPr>
            <w:noProof/>
            <w:webHidden/>
          </w:rPr>
        </w:r>
        <w:r w:rsidR="009A7E2A">
          <w:rPr>
            <w:noProof/>
            <w:webHidden/>
          </w:rPr>
          <w:fldChar w:fldCharType="separate"/>
        </w:r>
        <w:r w:rsidR="009A7E2A">
          <w:rPr>
            <w:noProof/>
            <w:webHidden/>
          </w:rPr>
          <w:t>17</w:t>
        </w:r>
        <w:r w:rsidR="009A7E2A">
          <w:rPr>
            <w:noProof/>
            <w:webHidden/>
          </w:rPr>
          <w:fldChar w:fldCharType="end"/>
        </w:r>
      </w:hyperlink>
    </w:p>
    <w:p w14:paraId="4BE3797D"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6" w:history="1">
        <w:r w:rsidR="009A7E2A" w:rsidRPr="009C533B">
          <w:rPr>
            <w:rStyle w:val="Hiperpovezava"/>
            <w:noProof/>
          </w:rPr>
          <w:t>3.2 SEKVENČNI PROCESNI MODELI</w:t>
        </w:r>
        <w:r w:rsidR="009A7E2A">
          <w:rPr>
            <w:noProof/>
            <w:webHidden/>
          </w:rPr>
          <w:tab/>
        </w:r>
        <w:r w:rsidR="009A7E2A">
          <w:rPr>
            <w:noProof/>
            <w:webHidden/>
          </w:rPr>
          <w:fldChar w:fldCharType="begin"/>
        </w:r>
        <w:r w:rsidR="009A7E2A">
          <w:rPr>
            <w:noProof/>
            <w:webHidden/>
          </w:rPr>
          <w:instrText xml:space="preserve"> PAGEREF _Toc509591236 \h </w:instrText>
        </w:r>
        <w:r w:rsidR="009A7E2A">
          <w:rPr>
            <w:noProof/>
            <w:webHidden/>
          </w:rPr>
        </w:r>
        <w:r w:rsidR="009A7E2A">
          <w:rPr>
            <w:noProof/>
            <w:webHidden/>
          </w:rPr>
          <w:fldChar w:fldCharType="separate"/>
        </w:r>
        <w:r w:rsidR="009A7E2A">
          <w:rPr>
            <w:noProof/>
            <w:webHidden/>
          </w:rPr>
          <w:t>17</w:t>
        </w:r>
        <w:r w:rsidR="009A7E2A">
          <w:rPr>
            <w:noProof/>
            <w:webHidden/>
          </w:rPr>
          <w:fldChar w:fldCharType="end"/>
        </w:r>
      </w:hyperlink>
    </w:p>
    <w:p w14:paraId="70B87B09"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7" w:history="1">
        <w:r w:rsidR="009A7E2A" w:rsidRPr="009C533B">
          <w:rPr>
            <w:rStyle w:val="Hiperpovezava"/>
            <w:noProof/>
          </w:rPr>
          <w:t>3.3 EVOLUCIJSKI PROCESNI MODELI</w:t>
        </w:r>
        <w:r w:rsidR="009A7E2A">
          <w:rPr>
            <w:noProof/>
            <w:webHidden/>
          </w:rPr>
          <w:tab/>
        </w:r>
        <w:r w:rsidR="009A7E2A">
          <w:rPr>
            <w:noProof/>
            <w:webHidden/>
          </w:rPr>
          <w:fldChar w:fldCharType="begin"/>
        </w:r>
        <w:r w:rsidR="009A7E2A">
          <w:rPr>
            <w:noProof/>
            <w:webHidden/>
          </w:rPr>
          <w:instrText xml:space="preserve"> PAGEREF _Toc509591237 \h </w:instrText>
        </w:r>
        <w:r w:rsidR="009A7E2A">
          <w:rPr>
            <w:noProof/>
            <w:webHidden/>
          </w:rPr>
        </w:r>
        <w:r w:rsidR="009A7E2A">
          <w:rPr>
            <w:noProof/>
            <w:webHidden/>
          </w:rPr>
          <w:fldChar w:fldCharType="separate"/>
        </w:r>
        <w:r w:rsidR="009A7E2A">
          <w:rPr>
            <w:noProof/>
            <w:webHidden/>
          </w:rPr>
          <w:t>18</w:t>
        </w:r>
        <w:r w:rsidR="009A7E2A">
          <w:rPr>
            <w:noProof/>
            <w:webHidden/>
          </w:rPr>
          <w:fldChar w:fldCharType="end"/>
        </w:r>
      </w:hyperlink>
    </w:p>
    <w:p w14:paraId="7055052C"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8" w:history="1">
        <w:r w:rsidR="009A7E2A" w:rsidRPr="009C533B">
          <w:rPr>
            <w:rStyle w:val="Hiperpovezava"/>
            <w:noProof/>
          </w:rPr>
          <w:t>3.4 SPECIALIZIRANI PROCESNI MODELI</w:t>
        </w:r>
        <w:r w:rsidR="009A7E2A">
          <w:rPr>
            <w:noProof/>
            <w:webHidden/>
          </w:rPr>
          <w:tab/>
        </w:r>
        <w:r w:rsidR="009A7E2A">
          <w:rPr>
            <w:noProof/>
            <w:webHidden/>
          </w:rPr>
          <w:fldChar w:fldCharType="begin"/>
        </w:r>
        <w:r w:rsidR="009A7E2A">
          <w:rPr>
            <w:noProof/>
            <w:webHidden/>
          </w:rPr>
          <w:instrText xml:space="preserve"> PAGEREF _Toc509591238 \h </w:instrText>
        </w:r>
        <w:r w:rsidR="009A7E2A">
          <w:rPr>
            <w:noProof/>
            <w:webHidden/>
          </w:rPr>
        </w:r>
        <w:r w:rsidR="009A7E2A">
          <w:rPr>
            <w:noProof/>
            <w:webHidden/>
          </w:rPr>
          <w:fldChar w:fldCharType="separate"/>
        </w:r>
        <w:r w:rsidR="009A7E2A">
          <w:rPr>
            <w:noProof/>
            <w:webHidden/>
          </w:rPr>
          <w:t>19</w:t>
        </w:r>
        <w:r w:rsidR="009A7E2A">
          <w:rPr>
            <w:noProof/>
            <w:webHidden/>
          </w:rPr>
          <w:fldChar w:fldCharType="end"/>
        </w:r>
      </w:hyperlink>
    </w:p>
    <w:p w14:paraId="08B46166"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9" w:history="1">
        <w:r w:rsidR="009A7E2A" w:rsidRPr="009C533B">
          <w:rPr>
            <w:rStyle w:val="Hiperpovezava"/>
            <w:noProof/>
          </w:rPr>
          <w:t>3.5 AGILNI PROCESNI MODELI</w:t>
        </w:r>
        <w:r w:rsidR="009A7E2A">
          <w:rPr>
            <w:noProof/>
            <w:webHidden/>
          </w:rPr>
          <w:tab/>
        </w:r>
        <w:r w:rsidR="009A7E2A">
          <w:rPr>
            <w:noProof/>
            <w:webHidden/>
          </w:rPr>
          <w:fldChar w:fldCharType="begin"/>
        </w:r>
        <w:r w:rsidR="009A7E2A">
          <w:rPr>
            <w:noProof/>
            <w:webHidden/>
          </w:rPr>
          <w:instrText xml:space="preserve"> PAGEREF _Toc509591239 \h </w:instrText>
        </w:r>
        <w:r w:rsidR="009A7E2A">
          <w:rPr>
            <w:noProof/>
            <w:webHidden/>
          </w:rPr>
        </w:r>
        <w:r w:rsidR="009A7E2A">
          <w:rPr>
            <w:noProof/>
            <w:webHidden/>
          </w:rPr>
          <w:fldChar w:fldCharType="separate"/>
        </w:r>
        <w:r w:rsidR="009A7E2A">
          <w:rPr>
            <w:noProof/>
            <w:webHidden/>
          </w:rPr>
          <w:t>20</w:t>
        </w:r>
        <w:r w:rsidR="009A7E2A">
          <w:rPr>
            <w:noProof/>
            <w:webHidden/>
          </w:rPr>
          <w:fldChar w:fldCharType="end"/>
        </w:r>
      </w:hyperlink>
    </w:p>
    <w:p w14:paraId="0B0935A3"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40" w:history="1">
        <w:r w:rsidR="009A7E2A" w:rsidRPr="009C533B">
          <w:rPr>
            <w:rStyle w:val="Hiperpovezava"/>
            <w:noProof/>
          </w:rPr>
          <w:t>3.6 PROCESNI MODELI ZA IGRE</w:t>
        </w:r>
        <w:r w:rsidR="009A7E2A">
          <w:rPr>
            <w:noProof/>
            <w:webHidden/>
          </w:rPr>
          <w:tab/>
        </w:r>
        <w:r w:rsidR="009A7E2A">
          <w:rPr>
            <w:noProof/>
            <w:webHidden/>
          </w:rPr>
          <w:fldChar w:fldCharType="begin"/>
        </w:r>
        <w:r w:rsidR="009A7E2A">
          <w:rPr>
            <w:noProof/>
            <w:webHidden/>
          </w:rPr>
          <w:instrText xml:space="preserve"> PAGEREF _Toc509591240 \h </w:instrText>
        </w:r>
        <w:r w:rsidR="009A7E2A">
          <w:rPr>
            <w:noProof/>
            <w:webHidden/>
          </w:rPr>
        </w:r>
        <w:r w:rsidR="009A7E2A">
          <w:rPr>
            <w:noProof/>
            <w:webHidden/>
          </w:rPr>
          <w:fldChar w:fldCharType="separate"/>
        </w:r>
        <w:r w:rsidR="009A7E2A">
          <w:rPr>
            <w:noProof/>
            <w:webHidden/>
          </w:rPr>
          <w:t>23</w:t>
        </w:r>
        <w:r w:rsidR="009A7E2A">
          <w:rPr>
            <w:noProof/>
            <w:webHidden/>
          </w:rPr>
          <w:fldChar w:fldCharType="end"/>
        </w:r>
      </w:hyperlink>
    </w:p>
    <w:p w14:paraId="7B5B6ECD" w14:textId="77777777" w:rsidR="009A7E2A" w:rsidRDefault="0090431B">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591241" w:history="1">
        <w:r w:rsidR="009A7E2A" w:rsidRPr="009C533B">
          <w:rPr>
            <w:rStyle w:val="Hiperpovezava"/>
            <w:noProof/>
          </w:rPr>
          <w:t>4 PROCESI V PRAKSI</w:t>
        </w:r>
        <w:r w:rsidR="009A7E2A">
          <w:rPr>
            <w:noProof/>
            <w:webHidden/>
          </w:rPr>
          <w:tab/>
        </w:r>
        <w:r w:rsidR="009A7E2A">
          <w:rPr>
            <w:noProof/>
            <w:webHidden/>
          </w:rPr>
          <w:fldChar w:fldCharType="begin"/>
        </w:r>
        <w:r w:rsidR="009A7E2A">
          <w:rPr>
            <w:noProof/>
            <w:webHidden/>
          </w:rPr>
          <w:instrText xml:space="preserve"> PAGEREF _Toc509591241 \h </w:instrText>
        </w:r>
        <w:r w:rsidR="009A7E2A">
          <w:rPr>
            <w:noProof/>
            <w:webHidden/>
          </w:rPr>
        </w:r>
        <w:r w:rsidR="009A7E2A">
          <w:rPr>
            <w:noProof/>
            <w:webHidden/>
          </w:rPr>
          <w:fldChar w:fldCharType="separate"/>
        </w:r>
        <w:r w:rsidR="009A7E2A">
          <w:rPr>
            <w:noProof/>
            <w:webHidden/>
          </w:rPr>
          <w:t>25</w:t>
        </w:r>
        <w:r w:rsidR="009A7E2A">
          <w:rPr>
            <w:noProof/>
            <w:webHidden/>
          </w:rPr>
          <w:fldChar w:fldCharType="end"/>
        </w:r>
      </w:hyperlink>
    </w:p>
    <w:p w14:paraId="7DB69E56"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42" w:history="1">
        <w:r w:rsidR="009A7E2A" w:rsidRPr="009C533B">
          <w:rPr>
            <w:rStyle w:val="Hiperpovezava"/>
            <w:noProof/>
          </w:rPr>
          <w:t>4.1 POMANKLJIVOSTI AGILNIH PRISTOPOV</w:t>
        </w:r>
        <w:r w:rsidR="009A7E2A">
          <w:rPr>
            <w:noProof/>
            <w:webHidden/>
          </w:rPr>
          <w:tab/>
        </w:r>
        <w:r w:rsidR="009A7E2A">
          <w:rPr>
            <w:noProof/>
            <w:webHidden/>
          </w:rPr>
          <w:fldChar w:fldCharType="begin"/>
        </w:r>
        <w:r w:rsidR="009A7E2A">
          <w:rPr>
            <w:noProof/>
            <w:webHidden/>
          </w:rPr>
          <w:instrText xml:space="preserve"> PAGEREF _Toc509591242 \h </w:instrText>
        </w:r>
        <w:r w:rsidR="009A7E2A">
          <w:rPr>
            <w:noProof/>
            <w:webHidden/>
          </w:rPr>
        </w:r>
        <w:r w:rsidR="009A7E2A">
          <w:rPr>
            <w:noProof/>
            <w:webHidden/>
          </w:rPr>
          <w:fldChar w:fldCharType="separate"/>
        </w:r>
        <w:r w:rsidR="009A7E2A">
          <w:rPr>
            <w:noProof/>
            <w:webHidden/>
          </w:rPr>
          <w:t>26</w:t>
        </w:r>
        <w:r w:rsidR="009A7E2A">
          <w:rPr>
            <w:noProof/>
            <w:webHidden/>
          </w:rPr>
          <w:fldChar w:fldCharType="end"/>
        </w:r>
      </w:hyperlink>
    </w:p>
    <w:p w14:paraId="61E550C9"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43" w:history="1">
        <w:r w:rsidR="009A7E2A" w:rsidRPr="009C533B">
          <w:rPr>
            <w:rStyle w:val="Hiperpovezava"/>
            <w:noProof/>
          </w:rPr>
          <w:t>4.2 POMANKLJIVOSTI MODELOV ZA IGRE</w:t>
        </w:r>
        <w:r w:rsidR="009A7E2A">
          <w:rPr>
            <w:noProof/>
            <w:webHidden/>
          </w:rPr>
          <w:tab/>
        </w:r>
        <w:r w:rsidR="009A7E2A">
          <w:rPr>
            <w:noProof/>
            <w:webHidden/>
          </w:rPr>
          <w:fldChar w:fldCharType="begin"/>
        </w:r>
        <w:r w:rsidR="009A7E2A">
          <w:rPr>
            <w:noProof/>
            <w:webHidden/>
          </w:rPr>
          <w:instrText xml:space="preserve"> PAGEREF _Toc509591243 \h </w:instrText>
        </w:r>
        <w:r w:rsidR="009A7E2A">
          <w:rPr>
            <w:noProof/>
            <w:webHidden/>
          </w:rPr>
        </w:r>
        <w:r w:rsidR="009A7E2A">
          <w:rPr>
            <w:noProof/>
            <w:webHidden/>
          </w:rPr>
          <w:fldChar w:fldCharType="separate"/>
        </w:r>
        <w:r w:rsidR="009A7E2A">
          <w:rPr>
            <w:noProof/>
            <w:webHidden/>
          </w:rPr>
          <w:t>27</w:t>
        </w:r>
        <w:r w:rsidR="009A7E2A">
          <w:rPr>
            <w:noProof/>
            <w:webHidden/>
          </w:rPr>
          <w:fldChar w:fldCharType="end"/>
        </w:r>
      </w:hyperlink>
    </w:p>
    <w:p w14:paraId="35591F7D"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44" w:history="1">
        <w:r w:rsidR="009A7E2A" w:rsidRPr="009C533B">
          <w:rPr>
            <w:rStyle w:val="Hiperpovezava"/>
            <w:noProof/>
          </w:rPr>
          <w:t>4.3 UGOTOVITVE IN USMERITVE MODELIRANJU</w:t>
        </w:r>
        <w:r w:rsidR="009A7E2A">
          <w:rPr>
            <w:noProof/>
            <w:webHidden/>
          </w:rPr>
          <w:tab/>
        </w:r>
        <w:r w:rsidR="009A7E2A">
          <w:rPr>
            <w:noProof/>
            <w:webHidden/>
          </w:rPr>
          <w:fldChar w:fldCharType="begin"/>
        </w:r>
        <w:r w:rsidR="009A7E2A">
          <w:rPr>
            <w:noProof/>
            <w:webHidden/>
          </w:rPr>
          <w:instrText xml:space="preserve"> PAGEREF _Toc509591244 \h </w:instrText>
        </w:r>
        <w:r w:rsidR="009A7E2A">
          <w:rPr>
            <w:noProof/>
            <w:webHidden/>
          </w:rPr>
        </w:r>
        <w:r w:rsidR="009A7E2A">
          <w:rPr>
            <w:noProof/>
            <w:webHidden/>
          </w:rPr>
          <w:fldChar w:fldCharType="separate"/>
        </w:r>
        <w:r w:rsidR="009A7E2A">
          <w:rPr>
            <w:noProof/>
            <w:webHidden/>
          </w:rPr>
          <w:t>29</w:t>
        </w:r>
        <w:r w:rsidR="009A7E2A">
          <w:rPr>
            <w:noProof/>
            <w:webHidden/>
          </w:rPr>
          <w:fldChar w:fldCharType="end"/>
        </w:r>
      </w:hyperlink>
    </w:p>
    <w:p w14:paraId="3719CA8A" w14:textId="77777777" w:rsidR="009A7E2A" w:rsidRDefault="0090431B">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591245" w:history="1">
        <w:r w:rsidR="009A7E2A" w:rsidRPr="009C533B">
          <w:rPr>
            <w:rStyle w:val="Hiperpovezava"/>
            <w:noProof/>
          </w:rPr>
          <w:t>5 IZBIRA METOD</w:t>
        </w:r>
        <w:r w:rsidR="009A7E2A">
          <w:rPr>
            <w:noProof/>
            <w:webHidden/>
          </w:rPr>
          <w:tab/>
        </w:r>
        <w:r w:rsidR="009A7E2A">
          <w:rPr>
            <w:noProof/>
            <w:webHidden/>
          </w:rPr>
          <w:fldChar w:fldCharType="begin"/>
        </w:r>
        <w:r w:rsidR="009A7E2A">
          <w:rPr>
            <w:noProof/>
            <w:webHidden/>
          </w:rPr>
          <w:instrText xml:space="preserve"> PAGEREF _Toc509591245 \h </w:instrText>
        </w:r>
        <w:r w:rsidR="009A7E2A">
          <w:rPr>
            <w:noProof/>
            <w:webHidden/>
          </w:rPr>
        </w:r>
        <w:r w:rsidR="009A7E2A">
          <w:rPr>
            <w:noProof/>
            <w:webHidden/>
          </w:rPr>
          <w:fldChar w:fldCharType="separate"/>
        </w:r>
        <w:r w:rsidR="009A7E2A">
          <w:rPr>
            <w:noProof/>
            <w:webHidden/>
          </w:rPr>
          <w:t>31</w:t>
        </w:r>
        <w:r w:rsidR="009A7E2A">
          <w:rPr>
            <w:noProof/>
            <w:webHidden/>
          </w:rPr>
          <w:fldChar w:fldCharType="end"/>
        </w:r>
      </w:hyperlink>
    </w:p>
    <w:p w14:paraId="737BD896"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46" w:history="1">
        <w:r w:rsidR="009A7E2A" w:rsidRPr="009C533B">
          <w:rPr>
            <w:rStyle w:val="Hiperpovezava"/>
            <w:noProof/>
          </w:rPr>
          <w:t>5.1 AGILNO MODELIRANJE</w:t>
        </w:r>
        <w:r w:rsidR="009A7E2A">
          <w:rPr>
            <w:noProof/>
            <w:webHidden/>
          </w:rPr>
          <w:tab/>
        </w:r>
        <w:r w:rsidR="009A7E2A">
          <w:rPr>
            <w:noProof/>
            <w:webHidden/>
          </w:rPr>
          <w:fldChar w:fldCharType="begin"/>
        </w:r>
        <w:r w:rsidR="009A7E2A">
          <w:rPr>
            <w:noProof/>
            <w:webHidden/>
          </w:rPr>
          <w:instrText xml:space="preserve"> PAGEREF _Toc509591246 \h </w:instrText>
        </w:r>
        <w:r w:rsidR="009A7E2A">
          <w:rPr>
            <w:noProof/>
            <w:webHidden/>
          </w:rPr>
        </w:r>
        <w:r w:rsidR="009A7E2A">
          <w:rPr>
            <w:noProof/>
            <w:webHidden/>
          </w:rPr>
          <w:fldChar w:fldCharType="separate"/>
        </w:r>
        <w:r w:rsidR="009A7E2A">
          <w:rPr>
            <w:noProof/>
            <w:webHidden/>
          </w:rPr>
          <w:t>31</w:t>
        </w:r>
        <w:r w:rsidR="009A7E2A">
          <w:rPr>
            <w:noProof/>
            <w:webHidden/>
          </w:rPr>
          <w:fldChar w:fldCharType="end"/>
        </w:r>
      </w:hyperlink>
    </w:p>
    <w:p w14:paraId="7130E521"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47" w:history="1">
        <w:r w:rsidR="009A7E2A" w:rsidRPr="009C533B">
          <w:rPr>
            <w:rStyle w:val="Hiperpovezava"/>
            <w:noProof/>
          </w:rPr>
          <w:t>5.2 METODA METAME</w:t>
        </w:r>
        <w:r w:rsidR="009A7E2A">
          <w:rPr>
            <w:noProof/>
            <w:webHidden/>
          </w:rPr>
          <w:tab/>
        </w:r>
        <w:r w:rsidR="009A7E2A">
          <w:rPr>
            <w:noProof/>
            <w:webHidden/>
          </w:rPr>
          <w:fldChar w:fldCharType="begin"/>
        </w:r>
        <w:r w:rsidR="009A7E2A">
          <w:rPr>
            <w:noProof/>
            <w:webHidden/>
          </w:rPr>
          <w:instrText xml:space="preserve"> PAGEREF _Toc509591247 \h </w:instrText>
        </w:r>
        <w:r w:rsidR="009A7E2A">
          <w:rPr>
            <w:noProof/>
            <w:webHidden/>
          </w:rPr>
        </w:r>
        <w:r w:rsidR="009A7E2A">
          <w:rPr>
            <w:noProof/>
            <w:webHidden/>
          </w:rPr>
          <w:fldChar w:fldCharType="separate"/>
        </w:r>
        <w:r w:rsidR="009A7E2A">
          <w:rPr>
            <w:noProof/>
            <w:webHidden/>
          </w:rPr>
          <w:t>33</w:t>
        </w:r>
        <w:r w:rsidR="009A7E2A">
          <w:rPr>
            <w:noProof/>
            <w:webHidden/>
          </w:rPr>
          <w:fldChar w:fldCharType="end"/>
        </w:r>
      </w:hyperlink>
    </w:p>
    <w:p w14:paraId="7BD31FE4"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48" w:history="1">
        <w:r w:rsidR="009A7E2A" w:rsidRPr="009C533B">
          <w:rPr>
            <w:rStyle w:val="Hiperpovezava"/>
            <w:noProof/>
          </w:rPr>
          <w:t>5.3 UPORABA METOD</w:t>
        </w:r>
        <w:r w:rsidR="009A7E2A">
          <w:rPr>
            <w:noProof/>
            <w:webHidden/>
          </w:rPr>
          <w:tab/>
        </w:r>
        <w:r w:rsidR="009A7E2A">
          <w:rPr>
            <w:noProof/>
            <w:webHidden/>
          </w:rPr>
          <w:fldChar w:fldCharType="begin"/>
        </w:r>
        <w:r w:rsidR="009A7E2A">
          <w:rPr>
            <w:noProof/>
            <w:webHidden/>
          </w:rPr>
          <w:instrText xml:space="preserve"> PAGEREF _Toc509591248 \h </w:instrText>
        </w:r>
        <w:r w:rsidR="009A7E2A">
          <w:rPr>
            <w:noProof/>
            <w:webHidden/>
          </w:rPr>
        </w:r>
        <w:r w:rsidR="009A7E2A">
          <w:rPr>
            <w:noProof/>
            <w:webHidden/>
          </w:rPr>
          <w:fldChar w:fldCharType="separate"/>
        </w:r>
        <w:r w:rsidR="009A7E2A">
          <w:rPr>
            <w:noProof/>
            <w:webHidden/>
          </w:rPr>
          <w:t>34</w:t>
        </w:r>
        <w:r w:rsidR="009A7E2A">
          <w:rPr>
            <w:noProof/>
            <w:webHidden/>
          </w:rPr>
          <w:fldChar w:fldCharType="end"/>
        </w:r>
      </w:hyperlink>
    </w:p>
    <w:p w14:paraId="6D7B663C"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49" w:history="1">
        <w:r w:rsidR="009A7E2A" w:rsidRPr="009C533B">
          <w:rPr>
            <w:rStyle w:val="Hiperpovezava"/>
            <w:noProof/>
          </w:rPr>
          <w:t>5.4 OPTIMIZACIJA PROCESA</w:t>
        </w:r>
        <w:r w:rsidR="009A7E2A">
          <w:rPr>
            <w:noProof/>
            <w:webHidden/>
          </w:rPr>
          <w:tab/>
        </w:r>
        <w:r w:rsidR="009A7E2A">
          <w:rPr>
            <w:noProof/>
            <w:webHidden/>
          </w:rPr>
          <w:fldChar w:fldCharType="begin"/>
        </w:r>
        <w:r w:rsidR="009A7E2A">
          <w:rPr>
            <w:noProof/>
            <w:webHidden/>
          </w:rPr>
          <w:instrText xml:space="preserve"> PAGEREF _Toc509591249 \h </w:instrText>
        </w:r>
        <w:r w:rsidR="009A7E2A">
          <w:rPr>
            <w:noProof/>
            <w:webHidden/>
          </w:rPr>
        </w:r>
        <w:r w:rsidR="009A7E2A">
          <w:rPr>
            <w:noProof/>
            <w:webHidden/>
          </w:rPr>
          <w:fldChar w:fldCharType="separate"/>
        </w:r>
        <w:r w:rsidR="009A7E2A">
          <w:rPr>
            <w:noProof/>
            <w:webHidden/>
          </w:rPr>
          <w:t>35</w:t>
        </w:r>
        <w:r w:rsidR="009A7E2A">
          <w:rPr>
            <w:noProof/>
            <w:webHidden/>
          </w:rPr>
          <w:fldChar w:fldCharType="end"/>
        </w:r>
      </w:hyperlink>
    </w:p>
    <w:p w14:paraId="320E081B" w14:textId="77777777" w:rsidR="009A7E2A" w:rsidRDefault="0090431B">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591250" w:history="1">
        <w:r w:rsidR="009A7E2A" w:rsidRPr="009C533B">
          <w:rPr>
            <w:rStyle w:val="Hiperpovezava"/>
            <w:noProof/>
          </w:rPr>
          <w:t>6 PREDLOG MODELA ZA RAZVOJ VIDEO IGER</w:t>
        </w:r>
        <w:r w:rsidR="009A7E2A">
          <w:rPr>
            <w:noProof/>
            <w:webHidden/>
          </w:rPr>
          <w:tab/>
        </w:r>
        <w:r w:rsidR="009A7E2A">
          <w:rPr>
            <w:noProof/>
            <w:webHidden/>
          </w:rPr>
          <w:fldChar w:fldCharType="begin"/>
        </w:r>
        <w:r w:rsidR="009A7E2A">
          <w:rPr>
            <w:noProof/>
            <w:webHidden/>
          </w:rPr>
          <w:instrText xml:space="preserve"> PAGEREF _Toc509591250 \h </w:instrText>
        </w:r>
        <w:r w:rsidR="009A7E2A">
          <w:rPr>
            <w:noProof/>
            <w:webHidden/>
          </w:rPr>
        </w:r>
        <w:r w:rsidR="009A7E2A">
          <w:rPr>
            <w:noProof/>
            <w:webHidden/>
          </w:rPr>
          <w:fldChar w:fldCharType="separate"/>
        </w:r>
        <w:r w:rsidR="009A7E2A">
          <w:rPr>
            <w:noProof/>
            <w:webHidden/>
          </w:rPr>
          <w:t>36</w:t>
        </w:r>
        <w:r w:rsidR="009A7E2A">
          <w:rPr>
            <w:noProof/>
            <w:webHidden/>
          </w:rPr>
          <w:fldChar w:fldCharType="end"/>
        </w:r>
      </w:hyperlink>
    </w:p>
    <w:p w14:paraId="5F59B478"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51" w:history="1">
        <w:r w:rsidR="009A7E2A" w:rsidRPr="009C533B">
          <w:rPr>
            <w:rStyle w:val="Hiperpovezava"/>
            <w:noProof/>
          </w:rPr>
          <w:t>6.1 DEFINIRANJE DOMENE IN DISCIPLIN</w:t>
        </w:r>
        <w:r w:rsidR="009A7E2A">
          <w:rPr>
            <w:noProof/>
            <w:webHidden/>
          </w:rPr>
          <w:tab/>
        </w:r>
        <w:r w:rsidR="009A7E2A">
          <w:rPr>
            <w:noProof/>
            <w:webHidden/>
          </w:rPr>
          <w:fldChar w:fldCharType="begin"/>
        </w:r>
        <w:r w:rsidR="009A7E2A">
          <w:rPr>
            <w:noProof/>
            <w:webHidden/>
          </w:rPr>
          <w:instrText xml:space="preserve"> PAGEREF _Toc509591251 \h </w:instrText>
        </w:r>
        <w:r w:rsidR="009A7E2A">
          <w:rPr>
            <w:noProof/>
            <w:webHidden/>
          </w:rPr>
        </w:r>
        <w:r w:rsidR="009A7E2A">
          <w:rPr>
            <w:noProof/>
            <w:webHidden/>
          </w:rPr>
          <w:fldChar w:fldCharType="separate"/>
        </w:r>
        <w:r w:rsidR="009A7E2A">
          <w:rPr>
            <w:noProof/>
            <w:webHidden/>
          </w:rPr>
          <w:t>36</w:t>
        </w:r>
        <w:r w:rsidR="009A7E2A">
          <w:rPr>
            <w:noProof/>
            <w:webHidden/>
          </w:rPr>
          <w:fldChar w:fldCharType="end"/>
        </w:r>
      </w:hyperlink>
    </w:p>
    <w:p w14:paraId="0F6D566F"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52" w:history="1">
        <w:r w:rsidR="009A7E2A" w:rsidRPr="009C533B">
          <w:rPr>
            <w:rStyle w:val="Hiperpovezava"/>
            <w:noProof/>
          </w:rPr>
          <w:t>6.2 IZGRADNJA DOMENSKEGA MODELA</w:t>
        </w:r>
        <w:r w:rsidR="009A7E2A">
          <w:rPr>
            <w:noProof/>
            <w:webHidden/>
          </w:rPr>
          <w:tab/>
        </w:r>
        <w:r w:rsidR="009A7E2A">
          <w:rPr>
            <w:noProof/>
            <w:webHidden/>
          </w:rPr>
          <w:fldChar w:fldCharType="begin"/>
        </w:r>
        <w:r w:rsidR="009A7E2A">
          <w:rPr>
            <w:noProof/>
            <w:webHidden/>
          </w:rPr>
          <w:instrText xml:space="preserve"> PAGEREF _Toc509591252 \h </w:instrText>
        </w:r>
        <w:r w:rsidR="009A7E2A">
          <w:rPr>
            <w:noProof/>
            <w:webHidden/>
          </w:rPr>
        </w:r>
        <w:r w:rsidR="009A7E2A">
          <w:rPr>
            <w:noProof/>
            <w:webHidden/>
          </w:rPr>
          <w:fldChar w:fldCharType="separate"/>
        </w:r>
        <w:r w:rsidR="009A7E2A">
          <w:rPr>
            <w:noProof/>
            <w:webHidden/>
          </w:rPr>
          <w:t>36</w:t>
        </w:r>
        <w:r w:rsidR="009A7E2A">
          <w:rPr>
            <w:noProof/>
            <w:webHidden/>
          </w:rPr>
          <w:fldChar w:fldCharType="end"/>
        </w:r>
      </w:hyperlink>
    </w:p>
    <w:p w14:paraId="709996F2"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53" w:history="1">
        <w:r w:rsidR="009A7E2A" w:rsidRPr="009C533B">
          <w:rPr>
            <w:rStyle w:val="Hiperpovezava"/>
            <w:noProof/>
          </w:rPr>
          <w:t>6.3 IZBIRA NOTACIJ</w:t>
        </w:r>
        <w:r w:rsidR="009A7E2A">
          <w:rPr>
            <w:noProof/>
            <w:webHidden/>
          </w:rPr>
          <w:tab/>
        </w:r>
        <w:r w:rsidR="009A7E2A">
          <w:rPr>
            <w:noProof/>
            <w:webHidden/>
          </w:rPr>
          <w:fldChar w:fldCharType="begin"/>
        </w:r>
        <w:r w:rsidR="009A7E2A">
          <w:rPr>
            <w:noProof/>
            <w:webHidden/>
          </w:rPr>
          <w:instrText xml:space="preserve"> PAGEREF _Toc509591253 \h </w:instrText>
        </w:r>
        <w:r w:rsidR="009A7E2A">
          <w:rPr>
            <w:noProof/>
            <w:webHidden/>
          </w:rPr>
        </w:r>
        <w:r w:rsidR="009A7E2A">
          <w:rPr>
            <w:noProof/>
            <w:webHidden/>
          </w:rPr>
          <w:fldChar w:fldCharType="separate"/>
        </w:r>
        <w:r w:rsidR="009A7E2A">
          <w:rPr>
            <w:noProof/>
            <w:webHidden/>
          </w:rPr>
          <w:t>38</w:t>
        </w:r>
        <w:r w:rsidR="009A7E2A">
          <w:rPr>
            <w:noProof/>
            <w:webHidden/>
          </w:rPr>
          <w:fldChar w:fldCharType="end"/>
        </w:r>
      </w:hyperlink>
    </w:p>
    <w:p w14:paraId="4F40ABB6"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54" w:history="1">
        <w:r w:rsidR="009A7E2A" w:rsidRPr="009C533B">
          <w:rPr>
            <w:rStyle w:val="Hiperpovezava"/>
            <w:noProof/>
          </w:rPr>
          <w:t>6.4 IZGRADNJA ARTEFAKTNEGA MODELA</w:t>
        </w:r>
        <w:r w:rsidR="009A7E2A">
          <w:rPr>
            <w:noProof/>
            <w:webHidden/>
          </w:rPr>
          <w:tab/>
        </w:r>
        <w:r w:rsidR="009A7E2A">
          <w:rPr>
            <w:noProof/>
            <w:webHidden/>
          </w:rPr>
          <w:fldChar w:fldCharType="begin"/>
        </w:r>
        <w:r w:rsidR="009A7E2A">
          <w:rPr>
            <w:noProof/>
            <w:webHidden/>
          </w:rPr>
          <w:instrText xml:space="preserve"> PAGEREF _Toc509591254 \h </w:instrText>
        </w:r>
        <w:r w:rsidR="009A7E2A">
          <w:rPr>
            <w:noProof/>
            <w:webHidden/>
          </w:rPr>
        </w:r>
        <w:r w:rsidR="009A7E2A">
          <w:rPr>
            <w:noProof/>
            <w:webHidden/>
          </w:rPr>
          <w:fldChar w:fldCharType="separate"/>
        </w:r>
        <w:r w:rsidR="009A7E2A">
          <w:rPr>
            <w:noProof/>
            <w:webHidden/>
          </w:rPr>
          <w:t>38</w:t>
        </w:r>
        <w:r w:rsidR="009A7E2A">
          <w:rPr>
            <w:noProof/>
            <w:webHidden/>
          </w:rPr>
          <w:fldChar w:fldCharType="end"/>
        </w:r>
      </w:hyperlink>
    </w:p>
    <w:p w14:paraId="7F08513C"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55" w:history="1">
        <w:r w:rsidR="009A7E2A" w:rsidRPr="009C533B">
          <w:rPr>
            <w:rStyle w:val="Hiperpovezava"/>
            <w:noProof/>
          </w:rPr>
          <w:t>6.5 DEFINIRANJE PROCESNEGA MODELA</w:t>
        </w:r>
        <w:r w:rsidR="009A7E2A">
          <w:rPr>
            <w:noProof/>
            <w:webHidden/>
          </w:rPr>
          <w:tab/>
        </w:r>
        <w:r w:rsidR="009A7E2A">
          <w:rPr>
            <w:noProof/>
            <w:webHidden/>
          </w:rPr>
          <w:fldChar w:fldCharType="begin"/>
        </w:r>
        <w:r w:rsidR="009A7E2A">
          <w:rPr>
            <w:noProof/>
            <w:webHidden/>
          </w:rPr>
          <w:instrText xml:space="preserve"> PAGEREF _Toc509591255 \h </w:instrText>
        </w:r>
        <w:r w:rsidR="009A7E2A">
          <w:rPr>
            <w:noProof/>
            <w:webHidden/>
          </w:rPr>
        </w:r>
        <w:r w:rsidR="009A7E2A">
          <w:rPr>
            <w:noProof/>
            <w:webHidden/>
          </w:rPr>
          <w:fldChar w:fldCharType="separate"/>
        </w:r>
        <w:r w:rsidR="009A7E2A">
          <w:rPr>
            <w:noProof/>
            <w:webHidden/>
          </w:rPr>
          <w:t>41</w:t>
        </w:r>
        <w:r w:rsidR="009A7E2A">
          <w:rPr>
            <w:noProof/>
            <w:webHidden/>
          </w:rPr>
          <w:fldChar w:fldCharType="end"/>
        </w:r>
      </w:hyperlink>
    </w:p>
    <w:p w14:paraId="7D216F1E"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56" w:history="1">
        <w:r w:rsidR="009A7E2A" w:rsidRPr="009C533B">
          <w:rPr>
            <w:rStyle w:val="Hiperpovezava"/>
            <w:noProof/>
          </w:rPr>
          <w:t>6.6 IZBIRA ORODIJ</w:t>
        </w:r>
        <w:r w:rsidR="009A7E2A">
          <w:rPr>
            <w:noProof/>
            <w:webHidden/>
          </w:rPr>
          <w:tab/>
        </w:r>
        <w:r w:rsidR="009A7E2A">
          <w:rPr>
            <w:noProof/>
            <w:webHidden/>
          </w:rPr>
          <w:fldChar w:fldCharType="begin"/>
        </w:r>
        <w:r w:rsidR="009A7E2A">
          <w:rPr>
            <w:noProof/>
            <w:webHidden/>
          </w:rPr>
          <w:instrText xml:space="preserve"> PAGEREF _Toc509591256 \h </w:instrText>
        </w:r>
        <w:r w:rsidR="009A7E2A">
          <w:rPr>
            <w:noProof/>
            <w:webHidden/>
          </w:rPr>
        </w:r>
        <w:r w:rsidR="009A7E2A">
          <w:rPr>
            <w:noProof/>
            <w:webHidden/>
          </w:rPr>
          <w:fldChar w:fldCharType="separate"/>
        </w:r>
        <w:r w:rsidR="009A7E2A">
          <w:rPr>
            <w:noProof/>
            <w:webHidden/>
          </w:rPr>
          <w:t>45</w:t>
        </w:r>
        <w:r w:rsidR="009A7E2A">
          <w:rPr>
            <w:noProof/>
            <w:webHidden/>
          </w:rPr>
          <w:fldChar w:fldCharType="end"/>
        </w:r>
      </w:hyperlink>
    </w:p>
    <w:p w14:paraId="06B0C9B6"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57" w:history="1">
        <w:r w:rsidR="009A7E2A" w:rsidRPr="009C533B">
          <w:rPr>
            <w:rStyle w:val="Hiperpovezava"/>
            <w:noProof/>
          </w:rPr>
          <w:t>6.7. OPTIMIZACIJA PROCESA</w:t>
        </w:r>
        <w:r w:rsidR="009A7E2A">
          <w:rPr>
            <w:noProof/>
            <w:webHidden/>
          </w:rPr>
          <w:tab/>
        </w:r>
        <w:r w:rsidR="009A7E2A">
          <w:rPr>
            <w:noProof/>
            <w:webHidden/>
          </w:rPr>
          <w:fldChar w:fldCharType="begin"/>
        </w:r>
        <w:r w:rsidR="009A7E2A">
          <w:rPr>
            <w:noProof/>
            <w:webHidden/>
          </w:rPr>
          <w:instrText xml:space="preserve"> PAGEREF _Toc509591257 \h </w:instrText>
        </w:r>
        <w:r w:rsidR="009A7E2A">
          <w:rPr>
            <w:noProof/>
            <w:webHidden/>
          </w:rPr>
        </w:r>
        <w:r w:rsidR="009A7E2A">
          <w:rPr>
            <w:noProof/>
            <w:webHidden/>
          </w:rPr>
          <w:fldChar w:fldCharType="separate"/>
        </w:r>
        <w:r w:rsidR="009A7E2A">
          <w:rPr>
            <w:noProof/>
            <w:webHidden/>
          </w:rPr>
          <w:t>48</w:t>
        </w:r>
        <w:r w:rsidR="009A7E2A">
          <w:rPr>
            <w:noProof/>
            <w:webHidden/>
          </w:rPr>
          <w:fldChar w:fldCharType="end"/>
        </w:r>
      </w:hyperlink>
    </w:p>
    <w:p w14:paraId="47370FAD" w14:textId="77777777" w:rsidR="009A7E2A" w:rsidRDefault="0090431B">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591258" w:history="1">
        <w:r w:rsidR="009A7E2A" w:rsidRPr="009C533B">
          <w:rPr>
            <w:rStyle w:val="Hiperpovezava"/>
            <w:noProof/>
          </w:rPr>
          <w:t>7. ZAKLJUČEK</w:t>
        </w:r>
        <w:r w:rsidR="009A7E2A">
          <w:rPr>
            <w:noProof/>
            <w:webHidden/>
          </w:rPr>
          <w:tab/>
        </w:r>
        <w:r w:rsidR="009A7E2A">
          <w:rPr>
            <w:noProof/>
            <w:webHidden/>
          </w:rPr>
          <w:fldChar w:fldCharType="begin"/>
        </w:r>
        <w:r w:rsidR="009A7E2A">
          <w:rPr>
            <w:noProof/>
            <w:webHidden/>
          </w:rPr>
          <w:instrText xml:space="preserve"> PAGEREF _Toc509591258 \h </w:instrText>
        </w:r>
        <w:r w:rsidR="009A7E2A">
          <w:rPr>
            <w:noProof/>
            <w:webHidden/>
          </w:rPr>
        </w:r>
        <w:r w:rsidR="009A7E2A">
          <w:rPr>
            <w:noProof/>
            <w:webHidden/>
          </w:rPr>
          <w:fldChar w:fldCharType="separate"/>
        </w:r>
        <w:r w:rsidR="009A7E2A">
          <w:rPr>
            <w:noProof/>
            <w:webHidden/>
          </w:rPr>
          <w:t>49</w:t>
        </w:r>
        <w:r w:rsidR="009A7E2A">
          <w:rPr>
            <w:noProof/>
            <w:webHidden/>
          </w:rPr>
          <w:fldChar w:fldCharType="end"/>
        </w:r>
      </w:hyperlink>
    </w:p>
    <w:p w14:paraId="26614168" w14:textId="77777777" w:rsidR="009A7E2A" w:rsidRDefault="0090431B">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591259" w:history="1">
        <w:r w:rsidR="009A7E2A" w:rsidRPr="009C533B">
          <w:rPr>
            <w:rStyle w:val="Hiperpovezava"/>
            <w:noProof/>
          </w:rPr>
          <w:t>8 VIRI</w:t>
        </w:r>
        <w:r w:rsidR="009A7E2A">
          <w:rPr>
            <w:noProof/>
            <w:webHidden/>
          </w:rPr>
          <w:tab/>
        </w:r>
        <w:r w:rsidR="009A7E2A">
          <w:rPr>
            <w:noProof/>
            <w:webHidden/>
          </w:rPr>
          <w:fldChar w:fldCharType="begin"/>
        </w:r>
        <w:r w:rsidR="009A7E2A">
          <w:rPr>
            <w:noProof/>
            <w:webHidden/>
          </w:rPr>
          <w:instrText xml:space="preserve"> PAGEREF _Toc509591259 \h </w:instrText>
        </w:r>
        <w:r w:rsidR="009A7E2A">
          <w:rPr>
            <w:noProof/>
            <w:webHidden/>
          </w:rPr>
        </w:r>
        <w:r w:rsidR="009A7E2A">
          <w:rPr>
            <w:noProof/>
            <w:webHidden/>
          </w:rPr>
          <w:fldChar w:fldCharType="separate"/>
        </w:r>
        <w:r w:rsidR="009A7E2A">
          <w:rPr>
            <w:noProof/>
            <w:webHidden/>
          </w:rPr>
          <w:t>51</w:t>
        </w:r>
        <w:r w:rsidR="009A7E2A">
          <w:rPr>
            <w:noProof/>
            <w:webHidden/>
          </w:rPr>
          <w:fldChar w:fldCharType="end"/>
        </w:r>
      </w:hyperlink>
    </w:p>
    <w:p w14:paraId="7C16F949" w14:textId="77777777" w:rsidR="009A7E2A" w:rsidRDefault="0090431B">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591260" w:history="1">
        <w:r w:rsidR="009A7E2A" w:rsidRPr="009C533B">
          <w:rPr>
            <w:rStyle w:val="Hiperpovezava"/>
            <w:noProof/>
            <w:lang w:eastAsia="sl-SI"/>
          </w:rPr>
          <w:t>PRILOGE</w:t>
        </w:r>
        <w:r w:rsidR="009A7E2A">
          <w:rPr>
            <w:noProof/>
            <w:webHidden/>
          </w:rPr>
          <w:tab/>
        </w:r>
        <w:r w:rsidR="009A7E2A">
          <w:rPr>
            <w:noProof/>
            <w:webHidden/>
          </w:rPr>
          <w:fldChar w:fldCharType="begin"/>
        </w:r>
        <w:r w:rsidR="009A7E2A">
          <w:rPr>
            <w:noProof/>
            <w:webHidden/>
          </w:rPr>
          <w:instrText xml:space="preserve"> PAGEREF _Toc509591260 \h </w:instrText>
        </w:r>
        <w:r w:rsidR="009A7E2A">
          <w:rPr>
            <w:noProof/>
            <w:webHidden/>
          </w:rPr>
        </w:r>
        <w:r w:rsidR="009A7E2A">
          <w:rPr>
            <w:noProof/>
            <w:webHidden/>
          </w:rPr>
          <w:fldChar w:fldCharType="separate"/>
        </w:r>
        <w:r w:rsidR="009A7E2A">
          <w:rPr>
            <w:noProof/>
            <w:webHidden/>
          </w:rPr>
          <w:t>57</w:t>
        </w:r>
        <w:r w:rsidR="009A7E2A">
          <w:rPr>
            <w:noProof/>
            <w:webHidden/>
          </w:rPr>
          <w:fldChar w:fldCharType="end"/>
        </w:r>
      </w:hyperlink>
    </w:p>
    <w:p w14:paraId="186662CD"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1" w:history="1">
        <w:r w:rsidR="009A7E2A" w:rsidRPr="009C533B">
          <w:rPr>
            <w:rStyle w:val="Hiperpovezava"/>
            <w:noProof/>
            <w:lang w:eastAsia="sl-SI"/>
          </w:rPr>
          <w:t>PRILOGA A: ŠTEVILO TIPOV CITATOV NA LETO IZDAJE RAZISKAVE</w:t>
        </w:r>
        <w:r w:rsidR="009A7E2A">
          <w:rPr>
            <w:noProof/>
            <w:webHidden/>
          </w:rPr>
          <w:tab/>
        </w:r>
        <w:r w:rsidR="009A7E2A">
          <w:rPr>
            <w:noProof/>
            <w:webHidden/>
          </w:rPr>
          <w:fldChar w:fldCharType="begin"/>
        </w:r>
        <w:r w:rsidR="009A7E2A">
          <w:rPr>
            <w:noProof/>
            <w:webHidden/>
          </w:rPr>
          <w:instrText xml:space="preserve"> PAGEREF _Toc509591261 \h </w:instrText>
        </w:r>
        <w:r w:rsidR="009A7E2A">
          <w:rPr>
            <w:noProof/>
            <w:webHidden/>
          </w:rPr>
        </w:r>
        <w:r w:rsidR="009A7E2A">
          <w:rPr>
            <w:noProof/>
            <w:webHidden/>
          </w:rPr>
          <w:fldChar w:fldCharType="separate"/>
        </w:r>
        <w:r w:rsidR="009A7E2A">
          <w:rPr>
            <w:noProof/>
            <w:webHidden/>
          </w:rPr>
          <w:t>57</w:t>
        </w:r>
        <w:r w:rsidR="009A7E2A">
          <w:rPr>
            <w:noProof/>
            <w:webHidden/>
          </w:rPr>
          <w:fldChar w:fldCharType="end"/>
        </w:r>
      </w:hyperlink>
    </w:p>
    <w:p w14:paraId="2AE920ED"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2" w:history="1">
        <w:r w:rsidR="009A7E2A" w:rsidRPr="009C533B">
          <w:rPr>
            <w:rStyle w:val="Hiperpovezava"/>
            <w:noProof/>
            <w:lang w:eastAsia="sl-SI"/>
          </w:rPr>
          <w:t>PRILOGA B: ŽIVLJENJSKI CIKEL METODOLOGIJE ZA RESNE IGRE GAMED</w:t>
        </w:r>
        <w:r w:rsidR="009A7E2A">
          <w:rPr>
            <w:noProof/>
            <w:webHidden/>
          </w:rPr>
          <w:tab/>
        </w:r>
        <w:r w:rsidR="009A7E2A">
          <w:rPr>
            <w:noProof/>
            <w:webHidden/>
          </w:rPr>
          <w:fldChar w:fldCharType="begin"/>
        </w:r>
        <w:r w:rsidR="009A7E2A">
          <w:rPr>
            <w:noProof/>
            <w:webHidden/>
          </w:rPr>
          <w:instrText xml:space="preserve"> PAGEREF _Toc509591262 \h </w:instrText>
        </w:r>
        <w:r w:rsidR="009A7E2A">
          <w:rPr>
            <w:noProof/>
            <w:webHidden/>
          </w:rPr>
        </w:r>
        <w:r w:rsidR="009A7E2A">
          <w:rPr>
            <w:noProof/>
            <w:webHidden/>
          </w:rPr>
          <w:fldChar w:fldCharType="separate"/>
        </w:r>
        <w:r w:rsidR="009A7E2A">
          <w:rPr>
            <w:noProof/>
            <w:webHidden/>
          </w:rPr>
          <w:t>58</w:t>
        </w:r>
        <w:r w:rsidR="009A7E2A">
          <w:rPr>
            <w:noProof/>
            <w:webHidden/>
          </w:rPr>
          <w:fldChar w:fldCharType="end"/>
        </w:r>
      </w:hyperlink>
    </w:p>
    <w:p w14:paraId="4CA0DE64"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3" w:history="1">
        <w:r w:rsidR="009A7E2A" w:rsidRPr="009C533B">
          <w:rPr>
            <w:rStyle w:val="Hiperpovezava"/>
            <w:noProof/>
          </w:rPr>
          <w:t>PRILOGA C: SPIRALNI MODEL ZA PODPORO OBLIKOVANJU IGRE</w:t>
        </w:r>
        <w:r w:rsidR="009A7E2A">
          <w:rPr>
            <w:noProof/>
            <w:webHidden/>
          </w:rPr>
          <w:tab/>
        </w:r>
        <w:r w:rsidR="009A7E2A">
          <w:rPr>
            <w:noProof/>
            <w:webHidden/>
          </w:rPr>
          <w:fldChar w:fldCharType="begin"/>
        </w:r>
        <w:r w:rsidR="009A7E2A">
          <w:rPr>
            <w:noProof/>
            <w:webHidden/>
          </w:rPr>
          <w:instrText xml:space="preserve"> PAGEREF _Toc509591263 \h </w:instrText>
        </w:r>
        <w:r w:rsidR="009A7E2A">
          <w:rPr>
            <w:noProof/>
            <w:webHidden/>
          </w:rPr>
        </w:r>
        <w:r w:rsidR="009A7E2A">
          <w:rPr>
            <w:noProof/>
            <w:webHidden/>
          </w:rPr>
          <w:fldChar w:fldCharType="separate"/>
        </w:r>
        <w:r w:rsidR="009A7E2A">
          <w:rPr>
            <w:noProof/>
            <w:webHidden/>
          </w:rPr>
          <w:t>59</w:t>
        </w:r>
        <w:r w:rsidR="009A7E2A">
          <w:rPr>
            <w:noProof/>
            <w:webHidden/>
          </w:rPr>
          <w:fldChar w:fldCharType="end"/>
        </w:r>
      </w:hyperlink>
    </w:p>
    <w:p w14:paraId="5280884E"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4" w:history="1">
        <w:r w:rsidR="009A7E2A" w:rsidRPr="009C533B">
          <w:rPr>
            <w:rStyle w:val="Hiperpovezava"/>
            <w:noProof/>
          </w:rPr>
          <w:t>PRILOGA D: PREDLAGANI ŽIVLJENJSKI CIKEL RAZVOJA ZA VIDEO IGRE</w:t>
        </w:r>
        <w:r w:rsidR="009A7E2A">
          <w:rPr>
            <w:noProof/>
            <w:webHidden/>
          </w:rPr>
          <w:tab/>
        </w:r>
        <w:r w:rsidR="009A7E2A">
          <w:rPr>
            <w:noProof/>
            <w:webHidden/>
          </w:rPr>
          <w:fldChar w:fldCharType="begin"/>
        </w:r>
        <w:r w:rsidR="009A7E2A">
          <w:rPr>
            <w:noProof/>
            <w:webHidden/>
          </w:rPr>
          <w:instrText xml:space="preserve"> PAGEREF _Toc509591264 \h </w:instrText>
        </w:r>
        <w:r w:rsidR="009A7E2A">
          <w:rPr>
            <w:noProof/>
            <w:webHidden/>
          </w:rPr>
        </w:r>
        <w:r w:rsidR="009A7E2A">
          <w:rPr>
            <w:noProof/>
            <w:webHidden/>
          </w:rPr>
          <w:fldChar w:fldCharType="separate"/>
        </w:r>
        <w:r w:rsidR="009A7E2A">
          <w:rPr>
            <w:noProof/>
            <w:webHidden/>
          </w:rPr>
          <w:t>60</w:t>
        </w:r>
        <w:r w:rsidR="009A7E2A">
          <w:rPr>
            <w:noProof/>
            <w:webHidden/>
          </w:rPr>
          <w:fldChar w:fldCharType="end"/>
        </w:r>
      </w:hyperlink>
    </w:p>
    <w:p w14:paraId="27F9FA58"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5" w:history="1">
        <w:r w:rsidR="009A7E2A" w:rsidRPr="009C533B">
          <w:rPr>
            <w:rStyle w:val="Hiperpovezava"/>
            <w:noProof/>
          </w:rPr>
          <w:t>PRILOGA E: PRIKAZ ARTEFAKTOV RAZVOJA VIDEO IGER PO AVTORJIH</w:t>
        </w:r>
        <w:r w:rsidR="009A7E2A">
          <w:rPr>
            <w:noProof/>
            <w:webHidden/>
          </w:rPr>
          <w:tab/>
        </w:r>
        <w:r w:rsidR="009A7E2A">
          <w:rPr>
            <w:noProof/>
            <w:webHidden/>
          </w:rPr>
          <w:fldChar w:fldCharType="begin"/>
        </w:r>
        <w:r w:rsidR="009A7E2A">
          <w:rPr>
            <w:noProof/>
            <w:webHidden/>
          </w:rPr>
          <w:instrText xml:space="preserve"> PAGEREF _Toc509591265 \h </w:instrText>
        </w:r>
        <w:r w:rsidR="009A7E2A">
          <w:rPr>
            <w:noProof/>
            <w:webHidden/>
          </w:rPr>
        </w:r>
        <w:r w:rsidR="009A7E2A">
          <w:rPr>
            <w:noProof/>
            <w:webHidden/>
          </w:rPr>
          <w:fldChar w:fldCharType="separate"/>
        </w:r>
        <w:r w:rsidR="009A7E2A">
          <w:rPr>
            <w:noProof/>
            <w:webHidden/>
          </w:rPr>
          <w:t>61</w:t>
        </w:r>
        <w:r w:rsidR="009A7E2A">
          <w:rPr>
            <w:noProof/>
            <w:webHidden/>
          </w:rPr>
          <w:fldChar w:fldCharType="end"/>
        </w:r>
      </w:hyperlink>
    </w:p>
    <w:p w14:paraId="3C05CBEC"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6" w:history="1">
        <w:r w:rsidR="009A7E2A" w:rsidRPr="009C533B">
          <w:rPr>
            <w:rStyle w:val="Hiperpovezava"/>
            <w:noProof/>
          </w:rPr>
          <w:t>PRILOGA F: PRIKAZ FAZ RAZVOJA PO AVTORJIH</w:t>
        </w:r>
        <w:r w:rsidR="009A7E2A">
          <w:rPr>
            <w:noProof/>
            <w:webHidden/>
          </w:rPr>
          <w:tab/>
        </w:r>
        <w:r w:rsidR="009A7E2A">
          <w:rPr>
            <w:noProof/>
            <w:webHidden/>
          </w:rPr>
          <w:fldChar w:fldCharType="begin"/>
        </w:r>
        <w:r w:rsidR="009A7E2A">
          <w:rPr>
            <w:noProof/>
            <w:webHidden/>
          </w:rPr>
          <w:instrText xml:space="preserve"> PAGEREF _Toc509591266 \h </w:instrText>
        </w:r>
        <w:r w:rsidR="009A7E2A">
          <w:rPr>
            <w:noProof/>
            <w:webHidden/>
          </w:rPr>
        </w:r>
        <w:r w:rsidR="009A7E2A">
          <w:rPr>
            <w:noProof/>
            <w:webHidden/>
          </w:rPr>
          <w:fldChar w:fldCharType="separate"/>
        </w:r>
        <w:r w:rsidR="009A7E2A">
          <w:rPr>
            <w:noProof/>
            <w:webHidden/>
          </w:rPr>
          <w:t>62</w:t>
        </w:r>
        <w:r w:rsidR="009A7E2A">
          <w:rPr>
            <w:noProof/>
            <w:webHidden/>
          </w:rPr>
          <w:fldChar w:fldCharType="end"/>
        </w:r>
      </w:hyperlink>
    </w:p>
    <w:p w14:paraId="456D014A"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7" w:history="1">
        <w:r w:rsidR="009A7E2A" w:rsidRPr="009C533B">
          <w:rPr>
            <w:rStyle w:val="Hiperpovezava"/>
            <w:noProof/>
          </w:rPr>
          <w:t>PRILOGA G: PRIMERJAVA TEMELJINIH KONCEPTOV METOD INŽENIRINGA PROGRAMSKE OPREME</w:t>
        </w:r>
        <w:r w:rsidR="009A7E2A">
          <w:rPr>
            <w:noProof/>
            <w:webHidden/>
          </w:rPr>
          <w:tab/>
        </w:r>
        <w:r w:rsidR="009A7E2A">
          <w:rPr>
            <w:noProof/>
            <w:webHidden/>
          </w:rPr>
          <w:fldChar w:fldCharType="begin"/>
        </w:r>
        <w:r w:rsidR="009A7E2A">
          <w:rPr>
            <w:noProof/>
            <w:webHidden/>
          </w:rPr>
          <w:instrText xml:space="preserve"> PAGEREF _Toc509591267 \h </w:instrText>
        </w:r>
        <w:r w:rsidR="009A7E2A">
          <w:rPr>
            <w:noProof/>
            <w:webHidden/>
          </w:rPr>
        </w:r>
        <w:r w:rsidR="009A7E2A">
          <w:rPr>
            <w:noProof/>
            <w:webHidden/>
          </w:rPr>
          <w:fldChar w:fldCharType="separate"/>
        </w:r>
        <w:r w:rsidR="009A7E2A">
          <w:rPr>
            <w:noProof/>
            <w:webHidden/>
          </w:rPr>
          <w:t>63</w:t>
        </w:r>
        <w:r w:rsidR="009A7E2A">
          <w:rPr>
            <w:noProof/>
            <w:webHidden/>
          </w:rPr>
          <w:fldChar w:fldCharType="end"/>
        </w:r>
      </w:hyperlink>
    </w:p>
    <w:p w14:paraId="01D74496"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8" w:history="1">
        <w:r w:rsidR="009A7E2A" w:rsidRPr="009C533B">
          <w:rPr>
            <w:rStyle w:val="Hiperpovezava"/>
            <w:noProof/>
          </w:rPr>
          <w:t>PRILOGA H: OSNUTEK DOKUMENTA OBLIKOVANJA IGRE GDD PO BATES (2004)</w:t>
        </w:r>
        <w:r w:rsidR="009A7E2A">
          <w:rPr>
            <w:noProof/>
            <w:webHidden/>
          </w:rPr>
          <w:tab/>
        </w:r>
        <w:r w:rsidR="009A7E2A">
          <w:rPr>
            <w:noProof/>
            <w:webHidden/>
          </w:rPr>
          <w:fldChar w:fldCharType="begin"/>
        </w:r>
        <w:r w:rsidR="009A7E2A">
          <w:rPr>
            <w:noProof/>
            <w:webHidden/>
          </w:rPr>
          <w:instrText xml:space="preserve"> PAGEREF _Toc509591268 \h </w:instrText>
        </w:r>
        <w:r w:rsidR="009A7E2A">
          <w:rPr>
            <w:noProof/>
            <w:webHidden/>
          </w:rPr>
        </w:r>
        <w:r w:rsidR="009A7E2A">
          <w:rPr>
            <w:noProof/>
            <w:webHidden/>
          </w:rPr>
          <w:fldChar w:fldCharType="separate"/>
        </w:r>
        <w:r w:rsidR="009A7E2A">
          <w:rPr>
            <w:noProof/>
            <w:webHidden/>
          </w:rPr>
          <w:t>64</w:t>
        </w:r>
        <w:r w:rsidR="009A7E2A">
          <w:rPr>
            <w:noProof/>
            <w:webHidden/>
          </w:rPr>
          <w:fldChar w:fldCharType="end"/>
        </w:r>
      </w:hyperlink>
    </w:p>
    <w:p w14:paraId="3A6ED3A8"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9" w:history="1">
        <w:r w:rsidR="009A7E2A" w:rsidRPr="009C533B">
          <w:rPr>
            <w:rStyle w:val="Hiperpovezava"/>
            <w:noProof/>
          </w:rPr>
          <w:t>PRILOGA I: PRAKSE RAZLIČNIH AGILNIH PROCESNIH MODELOV</w:t>
        </w:r>
        <w:r w:rsidR="009A7E2A">
          <w:rPr>
            <w:noProof/>
            <w:webHidden/>
          </w:rPr>
          <w:tab/>
        </w:r>
        <w:r w:rsidR="009A7E2A">
          <w:rPr>
            <w:noProof/>
            <w:webHidden/>
          </w:rPr>
          <w:fldChar w:fldCharType="begin"/>
        </w:r>
        <w:r w:rsidR="009A7E2A">
          <w:rPr>
            <w:noProof/>
            <w:webHidden/>
          </w:rPr>
          <w:instrText xml:space="preserve"> PAGEREF _Toc509591269 \h </w:instrText>
        </w:r>
        <w:r w:rsidR="009A7E2A">
          <w:rPr>
            <w:noProof/>
            <w:webHidden/>
          </w:rPr>
        </w:r>
        <w:r w:rsidR="009A7E2A">
          <w:rPr>
            <w:noProof/>
            <w:webHidden/>
          </w:rPr>
          <w:fldChar w:fldCharType="separate"/>
        </w:r>
        <w:r w:rsidR="009A7E2A">
          <w:rPr>
            <w:noProof/>
            <w:webHidden/>
          </w:rPr>
          <w:t>75</w:t>
        </w:r>
        <w:r w:rsidR="009A7E2A">
          <w:rPr>
            <w:noProof/>
            <w:webHidden/>
          </w:rPr>
          <w:fldChar w:fldCharType="end"/>
        </w:r>
      </w:hyperlink>
    </w:p>
    <w:p w14:paraId="48BAB178"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70" w:history="1">
        <w:r w:rsidR="009A7E2A" w:rsidRPr="009C533B">
          <w:rPr>
            <w:rStyle w:val="Hiperpovezava"/>
            <w:noProof/>
          </w:rPr>
          <w:t>PRILOGA J: KRITERIJI ZA IZBIRO ORODIJ UPRAVLJANJA PROJEKTOV</w:t>
        </w:r>
        <w:r w:rsidR="009A7E2A">
          <w:rPr>
            <w:noProof/>
            <w:webHidden/>
          </w:rPr>
          <w:tab/>
        </w:r>
        <w:r w:rsidR="009A7E2A">
          <w:rPr>
            <w:noProof/>
            <w:webHidden/>
          </w:rPr>
          <w:fldChar w:fldCharType="begin"/>
        </w:r>
        <w:r w:rsidR="009A7E2A">
          <w:rPr>
            <w:noProof/>
            <w:webHidden/>
          </w:rPr>
          <w:instrText xml:space="preserve"> PAGEREF _Toc509591270 \h </w:instrText>
        </w:r>
        <w:r w:rsidR="009A7E2A">
          <w:rPr>
            <w:noProof/>
            <w:webHidden/>
          </w:rPr>
        </w:r>
        <w:r w:rsidR="009A7E2A">
          <w:rPr>
            <w:noProof/>
            <w:webHidden/>
          </w:rPr>
          <w:fldChar w:fldCharType="separate"/>
        </w:r>
        <w:r w:rsidR="009A7E2A">
          <w:rPr>
            <w:noProof/>
            <w:webHidden/>
          </w:rPr>
          <w:t>76</w:t>
        </w:r>
        <w:r w:rsidR="009A7E2A">
          <w:rPr>
            <w:noProof/>
            <w:webHidden/>
          </w:rPr>
          <w:fldChar w:fldCharType="end"/>
        </w:r>
      </w:hyperlink>
    </w:p>
    <w:p w14:paraId="3D37267B"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71" w:history="1">
        <w:r w:rsidR="009A7E2A" w:rsidRPr="009C533B">
          <w:rPr>
            <w:rStyle w:val="Hiperpovezava"/>
            <w:noProof/>
          </w:rPr>
          <w:t>PRILOGA K: IDENTIFICIRANIH 5 DIMENZIJ Z 18 FAKTORJI VPLIVA NA DELOVANJE IGRE IN RAZVOJNI PROCES</w:t>
        </w:r>
        <w:r w:rsidR="009A7E2A">
          <w:rPr>
            <w:noProof/>
            <w:webHidden/>
          </w:rPr>
          <w:tab/>
        </w:r>
        <w:r w:rsidR="009A7E2A">
          <w:rPr>
            <w:noProof/>
            <w:webHidden/>
          </w:rPr>
          <w:fldChar w:fldCharType="begin"/>
        </w:r>
        <w:r w:rsidR="009A7E2A">
          <w:rPr>
            <w:noProof/>
            <w:webHidden/>
          </w:rPr>
          <w:instrText xml:space="preserve"> PAGEREF _Toc509591271 \h </w:instrText>
        </w:r>
        <w:r w:rsidR="009A7E2A">
          <w:rPr>
            <w:noProof/>
            <w:webHidden/>
          </w:rPr>
        </w:r>
        <w:r w:rsidR="009A7E2A">
          <w:rPr>
            <w:noProof/>
            <w:webHidden/>
          </w:rPr>
          <w:fldChar w:fldCharType="separate"/>
        </w:r>
        <w:r w:rsidR="009A7E2A">
          <w:rPr>
            <w:noProof/>
            <w:webHidden/>
          </w:rPr>
          <w:t>77</w:t>
        </w:r>
        <w:r w:rsidR="009A7E2A">
          <w:rPr>
            <w:noProof/>
            <w:webHidden/>
          </w:rPr>
          <w:fldChar w:fldCharType="end"/>
        </w:r>
      </w:hyperlink>
    </w:p>
    <w:p w14:paraId="07CC0704"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72" w:history="1">
        <w:r w:rsidR="009A7E2A" w:rsidRPr="009C533B">
          <w:rPr>
            <w:rStyle w:val="Hiperpovezava"/>
            <w:noProof/>
          </w:rPr>
          <w:t>PRILOGA L: OCENE PRAGA ZA DOSEGANJE POSAMEZNE STOPNJE ZRELOSTI</w:t>
        </w:r>
        <w:r w:rsidR="009A7E2A">
          <w:rPr>
            <w:noProof/>
            <w:webHidden/>
          </w:rPr>
          <w:tab/>
        </w:r>
        <w:r w:rsidR="009A7E2A">
          <w:rPr>
            <w:noProof/>
            <w:webHidden/>
          </w:rPr>
          <w:fldChar w:fldCharType="begin"/>
        </w:r>
        <w:r w:rsidR="009A7E2A">
          <w:rPr>
            <w:noProof/>
            <w:webHidden/>
          </w:rPr>
          <w:instrText xml:space="preserve"> PAGEREF _Toc509591272 \h </w:instrText>
        </w:r>
        <w:r w:rsidR="009A7E2A">
          <w:rPr>
            <w:noProof/>
            <w:webHidden/>
          </w:rPr>
        </w:r>
        <w:r w:rsidR="009A7E2A">
          <w:rPr>
            <w:noProof/>
            <w:webHidden/>
          </w:rPr>
          <w:fldChar w:fldCharType="separate"/>
        </w:r>
        <w:r w:rsidR="009A7E2A">
          <w:rPr>
            <w:noProof/>
            <w:webHidden/>
          </w:rPr>
          <w:t>78</w:t>
        </w:r>
        <w:r w:rsidR="009A7E2A">
          <w:rPr>
            <w:noProof/>
            <w:webHidden/>
          </w:rPr>
          <w:fldChar w:fldCharType="end"/>
        </w:r>
      </w:hyperlink>
    </w:p>
    <w:p w14:paraId="3935DF1F"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73" w:history="1">
        <w:r w:rsidR="009A7E2A" w:rsidRPr="009C533B">
          <w:rPr>
            <w:rStyle w:val="Hiperpovezava"/>
            <w:noProof/>
          </w:rPr>
          <w:t>PRILOGA M: VPRAŠALNIK ZA OCENITEV OPTIMIZIRANE ZRELOSTI ZA DGMM</w:t>
        </w:r>
        <w:r w:rsidR="009A7E2A">
          <w:rPr>
            <w:noProof/>
            <w:webHidden/>
          </w:rPr>
          <w:tab/>
        </w:r>
        <w:r w:rsidR="009A7E2A">
          <w:rPr>
            <w:noProof/>
            <w:webHidden/>
          </w:rPr>
          <w:fldChar w:fldCharType="begin"/>
        </w:r>
        <w:r w:rsidR="009A7E2A">
          <w:rPr>
            <w:noProof/>
            <w:webHidden/>
          </w:rPr>
          <w:instrText xml:space="preserve"> PAGEREF _Toc509591273 \h </w:instrText>
        </w:r>
        <w:r w:rsidR="009A7E2A">
          <w:rPr>
            <w:noProof/>
            <w:webHidden/>
          </w:rPr>
        </w:r>
        <w:r w:rsidR="009A7E2A">
          <w:rPr>
            <w:noProof/>
            <w:webHidden/>
          </w:rPr>
          <w:fldChar w:fldCharType="separate"/>
        </w:r>
        <w:r w:rsidR="009A7E2A">
          <w:rPr>
            <w:noProof/>
            <w:webHidden/>
          </w:rPr>
          <w:t>79</w:t>
        </w:r>
        <w:r w:rsidR="009A7E2A">
          <w:rPr>
            <w:noProof/>
            <w:webHidden/>
          </w:rPr>
          <w:fldChar w:fldCharType="end"/>
        </w:r>
      </w:hyperlink>
    </w:p>
    <w:p w14:paraId="62BD8AB7"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74" w:history="1">
        <w:r w:rsidR="009A7E2A" w:rsidRPr="009C533B">
          <w:rPr>
            <w:rStyle w:val="Hiperpovezava"/>
            <w:noProof/>
          </w:rPr>
          <w:t>PRILOGA N: ODGOVORI NA IZJAVE V PRILOGA L ZA DOLOČITEV OCENE ZRELOSTI ZA OPTIMIZIRAN PROCESNI MODEL PO ZRELOSNEMU MODELU DGMM</w:t>
        </w:r>
        <w:r w:rsidR="009A7E2A">
          <w:rPr>
            <w:noProof/>
            <w:webHidden/>
          </w:rPr>
          <w:tab/>
        </w:r>
        <w:r w:rsidR="009A7E2A">
          <w:rPr>
            <w:noProof/>
            <w:webHidden/>
          </w:rPr>
          <w:fldChar w:fldCharType="begin"/>
        </w:r>
        <w:r w:rsidR="009A7E2A">
          <w:rPr>
            <w:noProof/>
            <w:webHidden/>
          </w:rPr>
          <w:instrText xml:space="preserve"> PAGEREF _Toc509591274 \h </w:instrText>
        </w:r>
        <w:r w:rsidR="009A7E2A">
          <w:rPr>
            <w:noProof/>
            <w:webHidden/>
          </w:rPr>
        </w:r>
        <w:r w:rsidR="009A7E2A">
          <w:rPr>
            <w:noProof/>
            <w:webHidden/>
          </w:rPr>
          <w:fldChar w:fldCharType="separate"/>
        </w:r>
        <w:r w:rsidR="009A7E2A">
          <w:rPr>
            <w:noProof/>
            <w:webHidden/>
          </w:rPr>
          <w:t>82</w:t>
        </w:r>
        <w:r w:rsidR="009A7E2A">
          <w:rPr>
            <w:noProof/>
            <w:webHidden/>
          </w:rPr>
          <w:fldChar w:fldCharType="end"/>
        </w:r>
      </w:hyperlink>
    </w:p>
    <w:p w14:paraId="07E3575B" w14:textId="336148BD" w:rsidR="00504101" w:rsidRDefault="005A3BD8" w:rsidP="00337E0A">
      <w:pPr>
        <w:rPr>
          <w:rFonts w:ascii="Times New Roman" w:hAnsi="Times New Roman" w:cs="Times New Roman"/>
          <w:sz w:val="24"/>
          <w:szCs w:val="24"/>
        </w:rPr>
      </w:pPr>
      <w:r>
        <w:rPr>
          <w:rFonts w:ascii="Times New Roman" w:hAnsi="Times New Roman" w:cs="Times New Roman"/>
          <w:sz w:val="24"/>
          <w:szCs w:val="24"/>
        </w:rPr>
        <w:fldChar w:fldCharType="end"/>
      </w:r>
    </w:p>
    <w:p w14:paraId="10267584" w14:textId="5A0FE73B" w:rsidR="00E315E5" w:rsidRDefault="00E315E5">
      <w:pPr>
        <w:rPr>
          <w:rFonts w:ascii="Times New Roman" w:hAnsi="Times New Roman" w:cs="Times New Roman"/>
          <w:sz w:val="24"/>
          <w:szCs w:val="24"/>
        </w:rPr>
      </w:pPr>
      <w:r>
        <w:rPr>
          <w:rFonts w:ascii="Times New Roman" w:hAnsi="Times New Roman" w:cs="Times New Roman"/>
          <w:sz w:val="24"/>
          <w:szCs w:val="24"/>
        </w:rPr>
        <w:lastRenderedPageBreak/>
        <w:t>KAZALO TABEL</w:t>
      </w:r>
    </w:p>
    <w:p w14:paraId="60ABCBBE" w14:textId="77DC98E0"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TABELA 3.1 PODROBNO OPISANA NAČELA AGILNIH MODELOV</w:t>
      </w:r>
    </w:p>
    <w:p w14:paraId="39B41CF4" w14:textId="7BF691BA"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TABELA 4.1 NAJPOGOSTEJŠE TEŽAVE, KI SE POJAVLJAJO V RAZVOJU IGER NA PODLAGI DOKUMENTOV ANALIZ RAZVOJA</w:t>
      </w:r>
    </w:p>
    <w:p w14:paraId="4DC789D1" w14:textId="0C5E6506"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TABELA 6.1 PRIKAZ IZBRANIH NOTACIJ UM</w:t>
      </w:r>
      <w:r>
        <w:rPr>
          <w:rFonts w:ascii="Times New Roman" w:hAnsi="Times New Roman" w:cs="Times New Roman"/>
          <w:sz w:val="24"/>
          <w:szCs w:val="24"/>
        </w:rPr>
        <w:t>L JEZIKA ZA DEFINIRANJE PROCESA</w:t>
      </w:r>
    </w:p>
    <w:p w14:paraId="7AFEF435" w14:textId="77777777" w:rsidR="00E315E5" w:rsidRPr="00E315E5" w:rsidRDefault="00E315E5" w:rsidP="00E315E5">
      <w:pPr>
        <w:rPr>
          <w:rFonts w:ascii="Times New Roman" w:hAnsi="Times New Roman" w:cs="Times New Roman"/>
          <w:sz w:val="24"/>
          <w:szCs w:val="24"/>
        </w:rPr>
      </w:pPr>
    </w:p>
    <w:p w14:paraId="21EB9AEE" w14:textId="1C56584B" w:rsidR="00E315E5" w:rsidRPr="00E315E5" w:rsidRDefault="00E315E5" w:rsidP="00E315E5">
      <w:pPr>
        <w:rPr>
          <w:rFonts w:ascii="Times New Roman" w:hAnsi="Times New Roman" w:cs="Times New Roman"/>
          <w:sz w:val="24"/>
          <w:szCs w:val="24"/>
        </w:rPr>
      </w:pPr>
      <w:r>
        <w:rPr>
          <w:rFonts w:ascii="Times New Roman" w:hAnsi="Times New Roman" w:cs="Times New Roman"/>
          <w:sz w:val="24"/>
          <w:szCs w:val="24"/>
        </w:rPr>
        <w:t>KAZALO SLIK</w:t>
      </w:r>
    </w:p>
    <w:p w14:paraId="66A351BC" w14:textId="6C93D5EB"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5.1 TEMELJNI PROCES META-METODE ZA IZGRADNJO METODE INŽENIRINGA PROGRAMSKE OPREME</w:t>
      </w:r>
    </w:p>
    <w:p w14:paraId="228378C2" w14:textId="02ACA2C8"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5.2 IZBOLJŠAN TEMELJNI PROCES META-METODE Z UPORABO AGILNEGA MODELIRANJA</w:t>
      </w:r>
    </w:p>
    <w:p w14:paraId="28BC6DB0" w14:textId="39F7BB42"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6.1 PREDLAGANI MODEL NA PODLAGI FAZ IN ARTEFAKTOV V PRAKSI</w:t>
      </w:r>
    </w:p>
    <w:p w14:paraId="5FC8D027" w14:textId="41A00D7E"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6.2 DOMENSKI MODEL NA PODLAGI RAZVOJNIH FAZ</w:t>
      </w:r>
    </w:p>
    <w:p w14:paraId="35E6527E" w14:textId="0FA53154"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6.3 MODEL ARTEFAKTOV PRI RAZVOJU VIDEO IGER</w:t>
      </w:r>
      <w:r w:rsidR="00F82645">
        <w:rPr>
          <w:rFonts w:ascii="Times New Roman" w:hAnsi="Times New Roman" w:cs="Times New Roman"/>
          <w:sz w:val="24"/>
          <w:szCs w:val="24"/>
        </w:rPr>
        <w:t>,</w:t>
      </w:r>
      <w:r w:rsidRPr="00E315E5">
        <w:rPr>
          <w:rFonts w:ascii="Times New Roman" w:hAnsi="Times New Roman" w:cs="Times New Roman"/>
          <w:sz w:val="24"/>
          <w:szCs w:val="24"/>
        </w:rPr>
        <w:t xml:space="preserve"> ZGRAJEN NA PODLAGI PREGLEDA LITERATUR IN PRAKS</w:t>
      </w:r>
    </w:p>
    <w:p w14:paraId="5FF77BF2" w14:textId="64C6D47C"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6.4 PROCESNI MODEL ZA VIDEO IGRE</w:t>
      </w:r>
      <w:r w:rsidR="00F82645">
        <w:rPr>
          <w:rFonts w:ascii="Times New Roman" w:hAnsi="Times New Roman" w:cs="Times New Roman"/>
          <w:sz w:val="24"/>
          <w:szCs w:val="24"/>
        </w:rPr>
        <w:t>,</w:t>
      </w:r>
      <w:r w:rsidRPr="00E315E5">
        <w:rPr>
          <w:rFonts w:ascii="Times New Roman" w:hAnsi="Times New Roman" w:cs="Times New Roman"/>
          <w:sz w:val="24"/>
          <w:szCs w:val="24"/>
        </w:rPr>
        <w:t xml:space="preserve"> ZGRAJEN NA PODLAGI ZDRUŽEVANJA PROCESNEGA IN ARTEFAKTNEGA MODELA</w:t>
      </w:r>
    </w:p>
    <w:p w14:paraId="3649916A" w14:textId="1C790240" w:rsidR="00D5545D" w:rsidRPr="00204950" w:rsidRDefault="00D5545D" w:rsidP="00067A46">
      <w:pPr>
        <w:spacing w:line="360" w:lineRule="auto"/>
        <w:rPr>
          <w:rFonts w:ascii="Times New Roman" w:hAnsi="Times New Roman" w:cs="Times New Roman"/>
          <w:sz w:val="24"/>
          <w:szCs w:val="24"/>
        </w:rPr>
      </w:pPr>
      <w:r w:rsidRPr="00204950">
        <w:rPr>
          <w:rFonts w:ascii="Times New Roman" w:hAnsi="Times New Roman" w:cs="Times New Roman"/>
          <w:sz w:val="24"/>
          <w:szCs w:val="24"/>
        </w:rPr>
        <w:br w:type="page"/>
      </w:r>
    </w:p>
    <w:p w14:paraId="3F5C5BDC" w14:textId="77777777" w:rsidR="00D814E4" w:rsidRPr="00337E0A" w:rsidRDefault="00D814E4" w:rsidP="00337E0A">
      <w:pPr>
        <w:pStyle w:val="naslov"/>
        <w:outlineLvl w:val="0"/>
      </w:pPr>
      <w:bookmarkStart w:id="2" w:name="_Toc509585346"/>
      <w:bookmarkStart w:id="3" w:name="_Toc509588419"/>
      <w:bookmarkStart w:id="4" w:name="_Toc509591228"/>
      <w:r w:rsidRPr="00337E0A">
        <w:lastRenderedPageBreak/>
        <w:t>1 UVOD</w:t>
      </w:r>
      <w:bookmarkEnd w:id="2"/>
      <w:bookmarkEnd w:id="3"/>
      <w:bookmarkEnd w:id="4"/>
    </w:p>
    <w:p w14:paraId="553CE448" w14:textId="253B9A05" w:rsidR="00131DB5" w:rsidRPr="00204950" w:rsidRDefault="008371D4"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Računalniška tehnologija je danes prisotna v domala vs</w:t>
      </w:r>
      <w:r w:rsidR="00676F67" w:rsidRPr="00204950">
        <w:rPr>
          <w:rFonts w:ascii="Times New Roman" w:hAnsi="Times New Roman" w:cs="Times New Roman"/>
          <w:sz w:val="24"/>
          <w:szCs w:val="24"/>
        </w:rPr>
        <w:t>eh sferah družbenega življ</w:t>
      </w:r>
      <w:r w:rsidR="00D73051" w:rsidRPr="00204950">
        <w:rPr>
          <w:rFonts w:ascii="Times New Roman" w:hAnsi="Times New Roman" w:cs="Times New Roman"/>
          <w:sz w:val="24"/>
          <w:szCs w:val="24"/>
        </w:rPr>
        <w:t>enja.</w:t>
      </w:r>
      <w:r w:rsidR="001F01A7" w:rsidRPr="00204950">
        <w:rPr>
          <w:rFonts w:ascii="Times New Roman" w:hAnsi="Times New Roman" w:cs="Times New Roman"/>
          <w:sz w:val="24"/>
          <w:szCs w:val="24"/>
        </w:rPr>
        <w:t xml:space="preserve"> </w:t>
      </w:r>
      <w:r w:rsidR="004760E5" w:rsidRPr="00204950">
        <w:rPr>
          <w:rFonts w:ascii="Times New Roman" w:hAnsi="Times New Roman" w:cs="Times New Roman"/>
          <w:sz w:val="24"/>
          <w:szCs w:val="24"/>
        </w:rPr>
        <w:t>Eskalacija tehnološkega razvoja je v zadnjih letih privedla do tega, da se je</w:t>
      </w:r>
      <w:r w:rsidR="00772D01" w:rsidRPr="00204950">
        <w:rPr>
          <w:rFonts w:ascii="Times New Roman" w:hAnsi="Times New Roman" w:cs="Times New Roman"/>
          <w:sz w:val="24"/>
          <w:szCs w:val="24"/>
        </w:rPr>
        <w:t xml:space="preserve"> računalniška</w:t>
      </w:r>
      <w:r w:rsidR="004760E5" w:rsidRPr="00204950">
        <w:rPr>
          <w:rFonts w:ascii="Times New Roman" w:hAnsi="Times New Roman" w:cs="Times New Roman"/>
          <w:sz w:val="24"/>
          <w:szCs w:val="24"/>
        </w:rPr>
        <w:t xml:space="preserve"> tehnologija</w:t>
      </w:r>
      <w:r w:rsidR="00772D01" w:rsidRPr="00204950">
        <w:rPr>
          <w:rFonts w:ascii="Times New Roman" w:hAnsi="Times New Roman" w:cs="Times New Roman"/>
          <w:sz w:val="24"/>
          <w:szCs w:val="24"/>
        </w:rPr>
        <w:t xml:space="preserve"> iz laboratorijev preselila v naše domove in </w:t>
      </w:r>
      <w:r w:rsidR="00F82645">
        <w:rPr>
          <w:rFonts w:ascii="Times New Roman" w:hAnsi="Times New Roman" w:cs="Times New Roman"/>
          <w:sz w:val="24"/>
          <w:szCs w:val="24"/>
        </w:rPr>
        <w:t xml:space="preserve">se </w:t>
      </w:r>
      <w:r w:rsidR="004760E5" w:rsidRPr="00204950">
        <w:rPr>
          <w:rFonts w:ascii="Times New Roman" w:hAnsi="Times New Roman" w:cs="Times New Roman"/>
          <w:sz w:val="24"/>
          <w:szCs w:val="24"/>
        </w:rPr>
        <w:t>znašla v sleherni sredini našega socialn</w:t>
      </w:r>
      <w:r w:rsidR="00772D01" w:rsidRPr="00204950">
        <w:rPr>
          <w:rFonts w:ascii="Times New Roman" w:hAnsi="Times New Roman" w:cs="Times New Roman"/>
          <w:sz w:val="24"/>
          <w:szCs w:val="24"/>
        </w:rPr>
        <w:t>ega življenja</w:t>
      </w:r>
      <w:r w:rsidR="006A1D19" w:rsidRPr="00204950">
        <w:rPr>
          <w:rFonts w:ascii="Times New Roman" w:hAnsi="Times New Roman" w:cs="Times New Roman"/>
          <w:sz w:val="24"/>
          <w:szCs w:val="24"/>
        </w:rPr>
        <w:t xml:space="preserve">. </w:t>
      </w:r>
      <w:r w:rsidR="00203658" w:rsidRPr="00204950">
        <w:rPr>
          <w:rFonts w:ascii="Times New Roman" w:hAnsi="Times New Roman" w:cs="Times New Roman"/>
          <w:sz w:val="24"/>
          <w:szCs w:val="24"/>
        </w:rPr>
        <w:t>Hedonično dimenzijo</w:t>
      </w:r>
      <w:r w:rsidR="00EC00A3" w:rsidRPr="00204950">
        <w:rPr>
          <w:rFonts w:ascii="Times New Roman" w:hAnsi="Times New Roman" w:cs="Times New Roman"/>
          <w:sz w:val="24"/>
          <w:szCs w:val="24"/>
        </w:rPr>
        <w:t xml:space="preserve"> uporabnosti</w:t>
      </w:r>
      <w:r w:rsidR="006F6921" w:rsidRPr="00204950">
        <w:rPr>
          <w:rFonts w:ascii="Times New Roman" w:hAnsi="Times New Roman" w:cs="Times New Roman"/>
          <w:sz w:val="24"/>
          <w:szCs w:val="24"/>
        </w:rPr>
        <w:t xml:space="preserve"> računalniške </w:t>
      </w:r>
      <w:r w:rsidR="00EE144C" w:rsidRPr="00204950">
        <w:rPr>
          <w:rFonts w:ascii="Times New Roman" w:hAnsi="Times New Roman" w:cs="Times New Roman"/>
          <w:sz w:val="24"/>
          <w:szCs w:val="24"/>
        </w:rPr>
        <w:t xml:space="preserve">tehnologije </w:t>
      </w:r>
      <w:r w:rsidR="00203658" w:rsidRPr="00204950">
        <w:rPr>
          <w:rFonts w:ascii="Times New Roman" w:hAnsi="Times New Roman" w:cs="Times New Roman"/>
          <w:sz w:val="24"/>
          <w:szCs w:val="24"/>
        </w:rPr>
        <w:t>v prvi</w:t>
      </w:r>
      <w:r w:rsidR="00F97DDA" w:rsidRPr="00204950">
        <w:rPr>
          <w:rFonts w:ascii="Times New Roman" w:hAnsi="Times New Roman" w:cs="Times New Roman"/>
          <w:sz w:val="24"/>
          <w:szCs w:val="24"/>
        </w:rPr>
        <w:t xml:space="preserve"> </w:t>
      </w:r>
      <w:r w:rsidR="00EE144C" w:rsidRPr="00204950">
        <w:rPr>
          <w:rFonts w:ascii="Times New Roman" w:hAnsi="Times New Roman" w:cs="Times New Roman"/>
          <w:sz w:val="24"/>
          <w:szCs w:val="24"/>
        </w:rPr>
        <w:t>vrsti predstavljajo</w:t>
      </w:r>
      <w:r w:rsidR="0081198B" w:rsidRPr="00204950">
        <w:rPr>
          <w:rFonts w:ascii="Times New Roman" w:hAnsi="Times New Roman" w:cs="Times New Roman"/>
          <w:sz w:val="24"/>
          <w:szCs w:val="24"/>
        </w:rPr>
        <w:t xml:space="preserve"> </w:t>
      </w:r>
      <w:r w:rsidR="00E5343D" w:rsidRPr="00204950">
        <w:rPr>
          <w:rFonts w:ascii="Times New Roman" w:hAnsi="Times New Roman" w:cs="Times New Roman"/>
          <w:sz w:val="24"/>
          <w:szCs w:val="24"/>
        </w:rPr>
        <w:t>video igre.</w:t>
      </w:r>
      <w:r w:rsidR="00F059F7" w:rsidRPr="00204950">
        <w:rPr>
          <w:rFonts w:ascii="Times New Roman" w:hAnsi="Times New Roman" w:cs="Times New Roman"/>
          <w:sz w:val="24"/>
          <w:szCs w:val="24"/>
        </w:rPr>
        <w:t xml:space="preserve"> Igrajo se z namenom </w:t>
      </w:r>
      <w:r w:rsidR="00BB56BD" w:rsidRPr="00204950">
        <w:rPr>
          <w:rFonts w:ascii="Times New Roman" w:hAnsi="Times New Roman" w:cs="Times New Roman"/>
          <w:sz w:val="24"/>
          <w:szCs w:val="24"/>
        </w:rPr>
        <w:t>doživljanja</w:t>
      </w:r>
      <w:r w:rsidR="00F059F7" w:rsidRPr="00204950">
        <w:rPr>
          <w:rFonts w:ascii="Times New Roman" w:hAnsi="Times New Roman" w:cs="Times New Roman"/>
          <w:sz w:val="24"/>
          <w:szCs w:val="24"/>
        </w:rPr>
        <w:t xml:space="preserve"> novih izkušenj, pridobivanja občutka dosežka,</w:t>
      </w:r>
      <w:r w:rsidR="004A0496" w:rsidRPr="00204950">
        <w:rPr>
          <w:rFonts w:ascii="Times New Roman" w:hAnsi="Times New Roman" w:cs="Times New Roman"/>
          <w:sz w:val="24"/>
          <w:szCs w:val="24"/>
        </w:rPr>
        <w:t xml:space="preserve"> za interakcijo s prijatelji, </w:t>
      </w:r>
      <w:r w:rsidR="00F059F7" w:rsidRPr="00204950">
        <w:rPr>
          <w:rFonts w:ascii="Times New Roman" w:hAnsi="Times New Roman" w:cs="Times New Roman"/>
          <w:sz w:val="24"/>
          <w:szCs w:val="24"/>
        </w:rPr>
        <w:t>družino in za preživljanje prostega časa</w:t>
      </w:r>
      <w:r w:rsidR="00F646BC" w:rsidRPr="00204950">
        <w:rPr>
          <w:rFonts w:ascii="Times New Roman" w:hAnsi="Times New Roman" w:cs="Times New Roman"/>
          <w:sz w:val="24"/>
          <w:szCs w:val="24"/>
        </w:rPr>
        <w:t xml:space="preserve"> </w:t>
      </w:r>
      <w:r w:rsidR="00F646BC" w:rsidRPr="00204950">
        <w:rPr>
          <w:rFonts w:ascii="Times New Roman" w:hAnsi="Times New Roman" w:cs="Times New Roman"/>
          <w:sz w:val="24"/>
          <w:szCs w:val="24"/>
        </w:rPr>
        <w:fldChar w:fldCharType="begin"/>
      </w:r>
      <w:r w:rsidR="00F646BC" w:rsidRPr="00204950">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204950">
        <w:rPr>
          <w:rFonts w:ascii="Times New Roman" w:hAnsi="Times New Roman" w:cs="Times New Roman"/>
          <w:sz w:val="24"/>
          <w:szCs w:val="24"/>
        </w:rPr>
        <w:fldChar w:fldCharType="separate"/>
      </w:r>
      <w:r w:rsidR="00F646BC" w:rsidRPr="00204950">
        <w:rPr>
          <w:rFonts w:ascii="Times New Roman" w:hAnsi="Times New Roman" w:cs="Times New Roman"/>
          <w:sz w:val="24"/>
        </w:rPr>
        <w:t>(Fullerton</w:t>
      </w:r>
      <w:r w:rsidR="00EC2122">
        <w:rPr>
          <w:rFonts w:ascii="Times New Roman" w:hAnsi="Times New Roman" w:cs="Times New Roman"/>
          <w:sz w:val="24"/>
        </w:rPr>
        <w:t>,</w:t>
      </w:r>
      <w:r w:rsidR="00F646BC" w:rsidRPr="00204950">
        <w:rPr>
          <w:rFonts w:ascii="Times New Roman" w:hAnsi="Times New Roman" w:cs="Times New Roman"/>
          <w:sz w:val="24"/>
        </w:rPr>
        <w:t xml:space="preserve"> 2014, 1)</w:t>
      </w:r>
      <w:r w:rsidR="00F646BC" w:rsidRPr="00204950">
        <w:rPr>
          <w:rFonts w:ascii="Times New Roman" w:hAnsi="Times New Roman" w:cs="Times New Roman"/>
          <w:sz w:val="24"/>
          <w:szCs w:val="24"/>
        </w:rPr>
        <w:fldChar w:fldCharType="end"/>
      </w:r>
      <w:r w:rsidR="00160751" w:rsidRPr="00204950">
        <w:rPr>
          <w:rFonts w:ascii="Times New Roman" w:hAnsi="Times New Roman" w:cs="Times New Roman"/>
          <w:sz w:val="24"/>
          <w:szCs w:val="24"/>
        </w:rPr>
        <w:t>.</w:t>
      </w:r>
      <w:r w:rsidR="006906CC" w:rsidRPr="00204950">
        <w:rPr>
          <w:rFonts w:ascii="Times New Roman" w:hAnsi="Times New Roman" w:cs="Times New Roman"/>
          <w:sz w:val="24"/>
          <w:szCs w:val="24"/>
        </w:rPr>
        <w:t xml:space="preserve"> </w:t>
      </w:r>
      <w:r w:rsidR="00013D32" w:rsidRPr="00204950">
        <w:rPr>
          <w:rFonts w:ascii="Times New Roman" w:hAnsi="Times New Roman" w:cs="Times New Roman"/>
          <w:sz w:val="24"/>
          <w:szCs w:val="24"/>
        </w:rPr>
        <w:t>Video i</w:t>
      </w:r>
      <w:r w:rsidR="00A06DEB" w:rsidRPr="00204950">
        <w:rPr>
          <w:rFonts w:ascii="Times New Roman" w:hAnsi="Times New Roman" w:cs="Times New Roman"/>
          <w:sz w:val="24"/>
          <w:szCs w:val="24"/>
        </w:rPr>
        <w:t>gre s</w:t>
      </w:r>
      <w:r w:rsidR="004A0496" w:rsidRPr="00204950">
        <w:rPr>
          <w:rFonts w:ascii="Times New Roman" w:hAnsi="Times New Roman" w:cs="Times New Roman"/>
          <w:sz w:val="24"/>
          <w:szCs w:val="24"/>
        </w:rPr>
        <w:t>o vsestranski informacijski sistemi</w:t>
      </w:r>
      <w:r w:rsidR="00C97528" w:rsidRPr="00204950">
        <w:rPr>
          <w:rFonts w:ascii="Times New Roman" w:hAnsi="Times New Roman" w:cs="Times New Roman"/>
          <w:sz w:val="24"/>
          <w:szCs w:val="24"/>
        </w:rPr>
        <w:t xml:space="preserve"> (</w:t>
      </w:r>
      <w:r w:rsidR="009968D7">
        <w:rPr>
          <w:rFonts w:ascii="Times New Roman" w:hAnsi="Times New Roman" w:cs="Times New Roman"/>
          <w:sz w:val="24"/>
          <w:szCs w:val="24"/>
        </w:rPr>
        <w:t>Hamari in Keronen, 2017, 136</w:t>
      </w:r>
      <w:r w:rsidR="00C97528" w:rsidRPr="00204950">
        <w:rPr>
          <w:rFonts w:ascii="Times New Roman" w:hAnsi="Times New Roman" w:cs="Times New Roman"/>
          <w:sz w:val="24"/>
          <w:szCs w:val="24"/>
        </w:rPr>
        <w:t>)</w:t>
      </w:r>
      <w:r w:rsidR="004F4DEC" w:rsidRPr="00204950">
        <w:rPr>
          <w:rFonts w:ascii="Times New Roman" w:hAnsi="Times New Roman" w:cs="Times New Roman"/>
          <w:sz w:val="24"/>
          <w:szCs w:val="24"/>
        </w:rPr>
        <w:t>, ki poleg zabave služijo tudi kot orodja</w:t>
      </w:r>
      <w:r w:rsidR="005D0B56" w:rsidRPr="00204950">
        <w:rPr>
          <w:rFonts w:ascii="Times New Roman" w:hAnsi="Times New Roman" w:cs="Times New Roman"/>
          <w:sz w:val="24"/>
          <w:szCs w:val="24"/>
        </w:rPr>
        <w:t xml:space="preserve"> za informiranje, </w:t>
      </w:r>
      <w:r w:rsidR="004F4DEC" w:rsidRPr="00204950">
        <w:rPr>
          <w:rFonts w:ascii="Times New Roman" w:hAnsi="Times New Roman" w:cs="Times New Roman"/>
          <w:sz w:val="24"/>
          <w:szCs w:val="24"/>
        </w:rPr>
        <w:t>oskrbo zdravja</w:t>
      </w:r>
      <w:r w:rsidR="00E22542" w:rsidRPr="00204950">
        <w:rPr>
          <w:rFonts w:ascii="Times New Roman" w:hAnsi="Times New Roman" w:cs="Times New Roman"/>
          <w:sz w:val="24"/>
          <w:szCs w:val="24"/>
        </w:rPr>
        <w:t xml:space="preserve">, </w:t>
      </w:r>
      <w:r w:rsidR="004F4DEC" w:rsidRPr="00204950">
        <w:rPr>
          <w:rFonts w:ascii="Times New Roman" w:hAnsi="Times New Roman" w:cs="Times New Roman"/>
          <w:sz w:val="24"/>
          <w:szCs w:val="24"/>
        </w:rPr>
        <w:t>medicine</w:t>
      </w:r>
      <w:r w:rsidR="005D0B56" w:rsidRPr="00204950">
        <w:rPr>
          <w:rFonts w:ascii="Times New Roman" w:hAnsi="Times New Roman" w:cs="Times New Roman"/>
          <w:sz w:val="24"/>
          <w:szCs w:val="24"/>
        </w:rPr>
        <w:t xml:space="preserve">, </w:t>
      </w:r>
      <w:r w:rsidR="004F4DEC" w:rsidRPr="00204950">
        <w:rPr>
          <w:rFonts w:ascii="Times New Roman" w:hAnsi="Times New Roman" w:cs="Times New Roman"/>
          <w:sz w:val="24"/>
          <w:szCs w:val="24"/>
        </w:rPr>
        <w:t xml:space="preserve">usposabljanja, </w:t>
      </w:r>
      <w:r w:rsidR="005D7316" w:rsidRPr="00204950">
        <w:rPr>
          <w:rFonts w:ascii="Times New Roman" w:hAnsi="Times New Roman" w:cs="Times New Roman"/>
          <w:sz w:val="24"/>
          <w:szCs w:val="24"/>
        </w:rPr>
        <w:t xml:space="preserve">in učenja. </w:t>
      </w:r>
    </w:p>
    <w:p w14:paraId="1C0E8470" w14:textId="57C4FF33" w:rsidR="00C008CF" w:rsidRPr="00204950" w:rsidRDefault="004F4DEC"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Ig</w:t>
      </w:r>
      <w:r w:rsidR="005D0B56" w:rsidRPr="00204950">
        <w:rPr>
          <w:rFonts w:ascii="Times New Roman" w:hAnsi="Times New Roman" w:cs="Times New Roman"/>
          <w:sz w:val="24"/>
          <w:szCs w:val="24"/>
        </w:rPr>
        <w:t>re</w:t>
      </w:r>
      <w:r w:rsidR="0046769D" w:rsidRPr="00204950">
        <w:rPr>
          <w:rFonts w:ascii="Times New Roman" w:hAnsi="Times New Roman" w:cs="Times New Roman"/>
          <w:sz w:val="24"/>
          <w:szCs w:val="24"/>
        </w:rPr>
        <w:t xml:space="preserve"> kot učni pripomočki</w:t>
      </w:r>
      <w:r w:rsidR="00E832F3" w:rsidRPr="00D468C8">
        <w:rPr>
          <w:rStyle w:val="Sprotnaopomba-sklic"/>
        </w:rPr>
        <w:footnoteReference w:id="1"/>
      </w:r>
      <w:r w:rsidR="005D0B56" w:rsidRPr="00204950">
        <w:rPr>
          <w:rFonts w:ascii="Times New Roman" w:hAnsi="Times New Roman" w:cs="Times New Roman"/>
          <w:sz w:val="24"/>
          <w:szCs w:val="24"/>
        </w:rPr>
        <w:t xml:space="preserve"> pozitivno vplivajo </w:t>
      </w:r>
      <w:r w:rsidRPr="00204950">
        <w:rPr>
          <w:rFonts w:ascii="Times New Roman" w:hAnsi="Times New Roman" w:cs="Times New Roman"/>
          <w:sz w:val="24"/>
          <w:szCs w:val="24"/>
        </w:rPr>
        <w:t>na analitične, prost</w:t>
      </w:r>
      <w:r w:rsidR="000A1283">
        <w:rPr>
          <w:rFonts w:ascii="Times New Roman" w:hAnsi="Times New Roman" w:cs="Times New Roman"/>
          <w:sz w:val="24"/>
          <w:szCs w:val="24"/>
        </w:rPr>
        <w:t>orske</w:t>
      </w:r>
      <w:r w:rsidR="005D0B56" w:rsidRPr="00204950">
        <w:rPr>
          <w:rFonts w:ascii="Times New Roman" w:hAnsi="Times New Roman" w:cs="Times New Roman"/>
          <w:sz w:val="24"/>
          <w:szCs w:val="24"/>
        </w:rPr>
        <w:t xml:space="preserve">, </w:t>
      </w:r>
      <w:r w:rsidRPr="00204950">
        <w:rPr>
          <w:rFonts w:ascii="Times New Roman" w:hAnsi="Times New Roman" w:cs="Times New Roman"/>
          <w:sz w:val="24"/>
          <w:szCs w:val="24"/>
        </w:rPr>
        <w:t>psihomotorične sposobnosti, kratkoročni in dolgoročni spomin, vizual</w:t>
      </w:r>
      <w:r w:rsidR="005D0B56" w:rsidRPr="00204950">
        <w:rPr>
          <w:rFonts w:ascii="Times New Roman" w:hAnsi="Times New Roman" w:cs="Times New Roman"/>
          <w:sz w:val="24"/>
          <w:szCs w:val="24"/>
        </w:rPr>
        <w:t xml:space="preserve">no pozornost, identifikacijo, </w:t>
      </w:r>
      <w:r w:rsidRPr="00204950">
        <w:rPr>
          <w:rFonts w:ascii="Times New Roman" w:hAnsi="Times New Roman" w:cs="Times New Roman"/>
          <w:sz w:val="24"/>
          <w:szCs w:val="24"/>
        </w:rPr>
        <w:t xml:space="preserve">reševanje problemov in socialne spretnosti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(Madani, Pierce, in Mirchi</w:t>
      </w:r>
      <w:r w:rsidR="00CF755D">
        <w:rPr>
          <w:rFonts w:ascii="Times New Roman" w:hAnsi="Times New Roman" w:cs="Times New Roman"/>
          <w:sz w:val="24"/>
        </w:rPr>
        <w:t>,</w:t>
      </w:r>
      <w:r w:rsidRPr="00204950">
        <w:rPr>
          <w:rFonts w:ascii="Times New Roman" w:hAnsi="Times New Roman" w:cs="Times New Roman"/>
          <w:sz w:val="24"/>
        </w:rPr>
        <w:t xml:space="preserve"> 2017, 4)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211207" w:rsidRPr="00204950">
        <w:rPr>
          <w:rFonts w:ascii="Times New Roman" w:hAnsi="Times New Roman" w:cs="Times New Roman"/>
          <w:sz w:val="24"/>
          <w:szCs w:val="24"/>
        </w:rPr>
        <w:t xml:space="preserve"> </w:t>
      </w:r>
      <w:r w:rsidR="005D0B56" w:rsidRPr="00204950">
        <w:rPr>
          <w:rFonts w:ascii="Times New Roman" w:hAnsi="Times New Roman" w:cs="Times New Roman"/>
          <w:sz w:val="24"/>
          <w:szCs w:val="24"/>
        </w:rPr>
        <w:t>Igre imajo velik potencial pri podpori učenja konceptualnega razumevanja</w:t>
      </w:r>
      <w:r w:rsidR="001F3FB3" w:rsidRPr="00204950">
        <w:rPr>
          <w:rFonts w:ascii="Times New Roman" w:hAnsi="Times New Roman" w:cs="Times New Roman"/>
          <w:sz w:val="24"/>
          <w:szCs w:val="24"/>
        </w:rPr>
        <w:t>, procesov, praks</w:t>
      </w:r>
      <w:r w:rsidR="005D0B56" w:rsidRPr="00204950">
        <w:rPr>
          <w:rFonts w:ascii="Times New Roman" w:hAnsi="Times New Roman" w:cs="Times New Roman"/>
          <w:sz w:val="24"/>
          <w:szCs w:val="24"/>
        </w:rPr>
        <w:t>, epistemol</w:t>
      </w:r>
      <w:r w:rsidR="00A60948" w:rsidRPr="00204950">
        <w:rPr>
          <w:rFonts w:ascii="Times New Roman" w:hAnsi="Times New Roman" w:cs="Times New Roman"/>
          <w:sz w:val="24"/>
          <w:szCs w:val="24"/>
        </w:rPr>
        <w:t xml:space="preserve">ogije in nenazadnje obnašanje </w:t>
      </w:r>
      <w:r w:rsidR="005D0B56" w:rsidRPr="00204950">
        <w:rPr>
          <w:rFonts w:ascii="Times New Roman" w:hAnsi="Times New Roman" w:cs="Times New Roman"/>
          <w:sz w:val="24"/>
          <w:szCs w:val="24"/>
        </w:rPr>
        <w:fldChar w:fldCharType="begin"/>
      </w:r>
      <w:r w:rsidR="005D0B56" w:rsidRPr="00204950">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204950">
        <w:rPr>
          <w:rFonts w:ascii="Times New Roman" w:hAnsi="Times New Roman" w:cs="Times New Roman"/>
          <w:sz w:val="24"/>
          <w:szCs w:val="24"/>
        </w:rPr>
        <w:fldChar w:fldCharType="separate"/>
      </w:r>
      <w:r w:rsidR="005D0B56" w:rsidRPr="00204950">
        <w:rPr>
          <w:rFonts w:ascii="Times New Roman" w:hAnsi="Times New Roman" w:cs="Times New Roman"/>
          <w:sz w:val="24"/>
        </w:rPr>
        <w:t>(Clark, Tanner-Smith, in Killingsworth</w:t>
      </w:r>
      <w:r w:rsidR="00CF755D">
        <w:rPr>
          <w:rFonts w:ascii="Times New Roman" w:hAnsi="Times New Roman" w:cs="Times New Roman"/>
          <w:sz w:val="24"/>
        </w:rPr>
        <w:t>,</w:t>
      </w:r>
      <w:r w:rsidR="005D0B56" w:rsidRPr="00204950">
        <w:rPr>
          <w:rFonts w:ascii="Times New Roman" w:hAnsi="Times New Roman" w:cs="Times New Roman"/>
          <w:sz w:val="24"/>
        </w:rPr>
        <w:t xml:space="preserve"> 2016, 79)</w:t>
      </w:r>
      <w:r w:rsidR="005D0B56" w:rsidRPr="00204950">
        <w:rPr>
          <w:rFonts w:ascii="Times New Roman" w:hAnsi="Times New Roman" w:cs="Times New Roman"/>
          <w:sz w:val="24"/>
          <w:szCs w:val="24"/>
        </w:rPr>
        <w:fldChar w:fldCharType="end"/>
      </w:r>
      <w:r w:rsidR="009E05E8" w:rsidRPr="00204950">
        <w:rPr>
          <w:rFonts w:ascii="Times New Roman" w:hAnsi="Times New Roman" w:cs="Times New Roman"/>
          <w:sz w:val="24"/>
          <w:szCs w:val="24"/>
        </w:rPr>
        <w:t>.</w:t>
      </w:r>
    </w:p>
    <w:p w14:paraId="194C41ED" w14:textId="17A5BF85" w:rsidR="00EF7B7C" w:rsidRDefault="001F50DD"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Igre so se izkazale </w:t>
      </w:r>
      <w:r w:rsidR="002E6336" w:rsidRPr="00204950">
        <w:rPr>
          <w:rFonts w:ascii="Times New Roman" w:hAnsi="Times New Roman" w:cs="Times New Roman"/>
          <w:sz w:val="24"/>
          <w:szCs w:val="24"/>
        </w:rPr>
        <w:t>kot avtentična orodja</w:t>
      </w:r>
      <w:r w:rsidR="00EF4D14" w:rsidRPr="00204950">
        <w:rPr>
          <w:rFonts w:ascii="Times New Roman" w:hAnsi="Times New Roman" w:cs="Times New Roman"/>
          <w:sz w:val="24"/>
          <w:szCs w:val="24"/>
        </w:rPr>
        <w:t xml:space="preserve"> za</w:t>
      </w:r>
      <w:r w:rsidR="002E6336" w:rsidRPr="00204950">
        <w:rPr>
          <w:rFonts w:ascii="Times New Roman" w:hAnsi="Times New Roman" w:cs="Times New Roman"/>
          <w:sz w:val="24"/>
          <w:szCs w:val="24"/>
        </w:rPr>
        <w:t xml:space="preserve"> oh</w:t>
      </w:r>
      <w:r w:rsidR="00EF4D14" w:rsidRPr="00204950">
        <w:rPr>
          <w:rFonts w:ascii="Times New Roman" w:hAnsi="Times New Roman" w:cs="Times New Roman"/>
          <w:sz w:val="24"/>
          <w:szCs w:val="24"/>
        </w:rPr>
        <w:t>ranjanje</w:t>
      </w:r>
      <w:r w:rsidR="00F611A2" w:rsidRPr="00204950">
        <w:rPr>
          <w:rFonts w:ascii="Times New Roman" w:hAnsi="Times New Roman" w:cs="Times New Roman"/>
          <w:sz w:val="24"/>
          <w:szCs w:val="24"/>
        </w:rPr>
        <w:t xml:space="preserve"> in sp</w:t>
      </w:r>
      <w:r w:rsidR="00EF4D14" w:rsidRPr="00204950">
        <w:rPr>
          <w:rFonts w:ascii="Times New Roman" w:hAnsi="Times New Roman" w:cs="Times New Roman"/>
          <w:sz w:val="24"/>
          <w:szCs w:val="24"/>
        </w:rPr>
        <w:t>odbujanje</w:t>
      </w:r>
      <w:r w:rsidR="001F12B3" w:rsidRPr="00204950">
        <w:rPr>
          <w:rFonts w:ascii="Times New Roman" w:hAnsi="Times New Roman" w:cs="Times New Roman"/>
          <w:sz w:val="24"/>
          <w:szCs w:val="24"/>
        </w:rPr>
        <w:t xml:space="preserve"> zdravja.</w:t>
      </w:r>
      <w:r w:rsidR="00F95161" w:rsidRPr="00204950">
        <w:rPr>
          <w:rFonts w:ascii="Times New Roman" w:hAnsi="Times New Roman" w:cs="Times New Roman"/>
          <w:sz w:val="24"/>
          <w:szCs w:val="24"/>
        </w:rPr>
        <w:t xml:space="preserve"> Spodbujajo lahko kognitivne in </w:t>
      </w:r>
      <w:r w:rsidR="00113E7E" w:rsidRPr="00204950">
        <w:rPr>
          <w:rFonts w:ascii="Times New Roman" w:hAnsi="Times New Roman" w:cs="Times New Roman"/>
          <w:sz w:val="24"/>
          <w:szCs w:val="24"/>
        </w:rPr>
        <w:t xml:space="preserve">praktične spretnosti profesionalcev. Igra </w:t>
      </w:r>
      <w:r w:rsidR="00113E7E" w:rsidRPr="00204950">
        <w:rPr>
          <w:rFonts w:ascii="Times New Roman" w:hAnsi="Times New Roman" w:cs="Times New Roman"/>
          <w:i/>
          <w:sz w:val="24"/>
          <w:szCs w:val="24"/>
        </w:rPr>
        <w:t>911 Paramedic</w:t>
      </w:r>
      <w:r w:rsidR="00113E7E" w:rsidRPr="00204950">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204950">
        <w:rPr>
          <w:rFonts w:ascii="Times New Roman" w:hAnsi="Times New Roman" w:cs="Times New Roman"/>
          <w:sz w:val="24"/>
          <w:szCs w:val="24"/>
        </w:rPr>
        <w:t xml:space="preserve"> </w:t>
      </w:r>
      <w:r w:rsidR="005429CE" w:rsidRPr="00204950">
        <w:rPr>
          <w:rFonts w:ascii="Times New Roman" w:hAnsi="Times New Roman" w:cs="Times New Roman"/>
          <w:sz w:val="24"/>
          <w:szCs w:val="24"/>
        </w:rPr>
        <w:fldChar w:fldCharType="begin"/>
      </w:r>
      <w:r w:rsidR="005429CE" w:rsidRPr="00204950">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204950">
        <w:rPr>
          <w:rFonts w:ascii="Times New Roman" w:hAnsi="Times New Roman" w:cs="Times New Roman"/>
          <w:sz w:val="24"/>
          <w:szCs w:val="24"/>
        </w:rPr>
        <w:fldChar w:fldCharType="separate"/>
      </w:r>
      <w:r w:rsidR="005429CE" w:rsidRPr="00204950">
        <w:rPr>
          <w:rFonts w:ascii="Times New Roman" w:hAnsi="Times New Roman" w:cs="Times New Roman"/>
          <w:sz w:val="24"/>
        </w:rPr>
        <w:t>(Gareth Schott in Darrin Hodgetts</w:t>
      </w:r>
      <w:r w:rsidR="00CF755D">
        <w:rPr>
          <w:rFonts w:ascii="Times New Roman" w:hAnsi="Times New Roman" w:cs="Times New Roman"/>
          <w:sz w:val="24"/>
        </w:rPr>
        <w:t>,</w:t>
      </w:r>
      <w:r w:rsidR="005429CE" w:rsidRPr="00204950">
        <w:rPr>
          <w:rFonts w:ascii="Times New Roman" w:hAnsi="Times New Roman" w:cs="Times New Roman"/>
          <w:sz w:val="24"/>
        </w:rPr>
        <w:t xml:space="preserve"> 2006, 311)</w:t>
      </w:r>
      <w:r w:rsidR="005429CE" w:rsidRPr="00204950">
        <w:rPr>
          <w:rFonts w:ascii="Times New Roman" w:hAnsi="Times New Roman" w:cs="Times New Roman"/>
          <w:sz w:val="24"/>
          <w:szCs w:val="24"/>
        </w:rPr>
        <w:fldChar w:fldCharType="end"/>
      </w:r>
      <w:r w:rsidR="00113E7E" w:rsidRPr="00204950">
        <w:rPr>
          <w:rFonts w:ascii="Times New Roman" w:hAnsi="Times New Roman" w:cs="Times New Roman"/>
          <w:sz w:val="24"/>
          <w:szCs w:val="24"/>
        </w:rPr>
        <w:t>.</w:t>
      </w:r>
      <w:r w:rsidR="00914283" w:rsidRPr="00204950">
        <w:rPr>
          <w:rFonts w:ascii="Times New Roman" w:hAnsi="Times New Roman" w:cs="Times New Roman"/>
          <w:sz w:val="24"/>
          <w:szCs w:val="24"/>
        </w:rPr>
        <w:t xml:space="preserve"> </w:t>
      </w:r>
      <w:r w:rsidR="00130529" w:rsidRPr="00204950">
        <w:rPr>
          <w:rFonts w:ascii="Times New Roman" w:hAnsi="Times New Roman" w:cs="Times New Roman"/>
          <w:sz w:val="24"/>
          <w:szCs w:val="24"/>
        </w:rPr>
        <w:t>Spodbujajo se simulacije z VR</w:t>
      </w:r>
      <w:r w:rsidR="00914283" w:rsidRPr="00D468C8">
        <w:rPr>
          <w:rStyle w:val="Sprotnaopomba-sklic"/>
        </w:rPr>
        <w:footnoteReference w:id="2"/>
      </w:r>
      <w:r w:rsidR="00417272" w:rsidRPr="00204950">
        <w:rPr>
          <w:rFonts w:ascii="Times New Roman" w:hAnsi="Times New Roman" w:cs="Times New Roman"/>
          <w:sz w:val="24"/>
          <w:szCs w:val="24"/>
        </w:rPr>
        <w:t xml:space="preserve"> pripomočki</w:t>
      </w:r>
      <w:r w:rsidR="00130529" w:rsidRPr="00204950">
        <w:rPr>
          <w:rFonts w:ascii="Times New Roman" w:hAnsi="Times New Roman" w:cs="Times New Roman"/>
          <w:sz w:val="24"/>
          <w:szCs w:val="24"/>
        </w:rPr>
        <w:t xml:space="preserve"> z namenom praktičnega izobraževanja neizkušenih kirurgov</w:t>
      </w:r>
      <w:r w:rsidR="008636FE" w:rsidRPr="00204950">
        <w:rPr>
          <w:rFonts w:ascii="Times New Roman" w:hAnsi="Times New Roman" w:cs="Times New Roman"/>
          <w:sz w:val="24"/>
          <w:szCs w:val="24"/>
        </w:rPr>
        <w:t xml:space="preserve"> pri katerih</w:t>
      </w:r>
      <w:r w:rsidR="000C4808" w:rsidRPr="00204950">
        <w:rPr>
          <w:rFonts w:ascii="Times New Roman" w:hAnsi="Times New Roman" w:cs="Times New Roman"/>
          <w:sz w:val="24"/>
          <w:szCs w:val="24"/>
        </w:rPr>
        <w:t xml:space="preserve"> </w:t>
      </w:r>
      <w:r w:rsidR="00A52D2D" w:rsidRPr="00204950">
        <w:rPr>
          <w:rFonts w:ascii="Times New Roman" w:hAnsi="Times New Roman" w:cs="Times New Roman"/>
          <w:sz w:val="24"/>
          <w:szCs w:val="24"/>
        </w:rPr>
        <w:t xml:space="preserve">je </w:t>
      </w:r>
      <w:r w:rsidR="00C86F02" w:rsidRPr="00204950">
        <w:rPr>
          <w:rFonts w:ascii="Times New Roman" w:hAnsi="Times New Roman" w:cs="Times New Roman"/>
          <w:sz w:val="24"/>
          <w:szCs w:val="24"/>
        </w:rPr>
        <w:t>ogrožanje</w:t>
      </w:r>
      <w:r w:rsidR="00A52D2D" w:rsidRPr="00204950">
        <w:rPr>
          <w:rFonts w:ascii="Times New Roman" w:hAnsi="Times New Roman" w:cs="Times New Roman"/>
          <w:sz w:val="24"/>
          <w:szCs w:val="24"/>
        </w:rPr>
        <w:t xml:space="preserve"> zdravja pacientov</w:t>
      </w:r>
      <w:r w:rsidR="00EF7A79" w:rsidRPr="00204950">
        <w:rPr>
          <w:rFonts w:ascii="Times New Roman" w:hAnsi="Times New Roman" w:cs="Times New Roman"/>
          <w:sz w:val="24"/>
          <w:szCs w:val="24"/>
        </w:rPr>
        <w:t xml:space="preserve"> med procesom</w:t>
      </w:r>
      <w:r w:rsidR="00A52D2D" w:rsidRPr="00204950">
        <w:rPr>
          <w:rFonts w:ascii="Times New Roman" w:hAnsi="Times New Roman" w:cs="Times New Roman"/>
          <w:sz w:val="24"/>
          <w:szCs w:val="24"/>
        </w:rPr>
        <w:t xml:space="preserve"> izključeno</w:t>
      </w:r>
      <w:r w:rsidR="00417272" w:rsidRPr="00204950">
        <w:rPr>
          <w:rFonts w:ascii="Times New Roman" w:hAnsi="Times New Roman" w:cs="Times New Roman"/>
          <w:sz w:val="24"/>
          <w:szCs w:val="24"/>
        </w:rPr>
        <w:t xml:space="preserve"> </w:t>
      </w:r>
      <w:r w:rsidR="00B87569" w:rsidRPr="00204950">
        <w:rPr>
          <w:rFonts w:ascii="Times New Roman" w:hAnsi="Times New Roman" w:cs="Times New Roman"/>
          <w:sz w:val="24"/>
          <w:szCs w:val="24"/>
        </w:rPr>
        <w:fldChar w:fldCharType="begin"/>
      </w:r>
      <w:r w:rsidR="00B87569" w:rsidRPr="00204950">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204950">
        <w:rPr>
          <w:rFonts w:ascii="Times New Roman" w:hAnsi="Times New Roman" w:cs="Times New Roman"/>
          <w:sz w:val="24"/>
          <w:szCs w:val="24"/>
        </w:rPr>
        <w:fldChar w:fldCharType="separate"/>
      </w:r>
      <w:r w:rsidR="00B87569" w:rsidRPr="00204950">
        <w:rPr>
          <w:rFonts w:ascii="Times New Roman" w:hAnsi="Times New Roman" w:cs="Times New Roman"/>
          <w:sz w:val="24"/>
        </w:rPr>
        <w:t>(Ma in Zheng</w:t>
      </w:r>
      <w:r w:rsidR="00CF755D">
        <w:rPr>
          <w:rFonts w:ascii="Times New Roman" w:hAnsi="Times New Roman" w:cs="Times New Roman"/>
          <w:sz w:val="24"/>
        </w:rPr>
        <w:t>,</w:t>
      </w:r>
      <w:r w:rsidR="00B87569" w:rsidRPr="00204950">
        <w:rPr>
          <w:rFonts w:ascii="Times New Roman" w:hAnsi="Times New Roman" w:cs="Times New Roman"/>
          <w:sz w:val="24"/>
        </w:rPr>
        <w:t xml:space="preserve"> 2011, 171)</w:t>
      </w:r>
      <w:r w:rsidR="00B87569" w:rsidRPr="00204950">
        <w:rPr>
          <w:rFonts w:ascii="Times New Roman" w:hAnsi="Times New Roman" w:cs="Times New Roman"/>
          <w:sz w:val="24"/>
          <w:szCs w:val="24"/>
        </w:rPr>
        <w:fldChar w:fldCharType="end"/>
      </w:r>
      <w:r w:rsidR="00B87569" w:rsidRPr="00204950">
        <w:rPr>
          <w:rFonts w:ascii="Times New Roman" w:hAnsi="Times New Roman" w:cs="Times New Roman"/>
          <w:sz w:val="24"/>
          <w:szCs w:val="24"/>
        </w:rPr>
        <w:t>.</w:t>
      </w:r>
      <w:r w:rsidR="00BC63EF" w:rsidRPr="00204950">
        <w:rPr>
          <w:rFonts w:ascii="Times New Roman" w:hAnsi="Times New Roman" w:cs="Times New Roman"/>
          <w:sz w:val="24"/>
          <w:szCs w:val="24"/>
        </w:rPr>
        <w:t xml:space="preserve"> Obstajajo tehtni dokazi, da</w:t>
      </w:r>
      <w:r w:rsidR="008F1364" w:rsidRPr="00204950">
        <w:rPr>
          <w:rFonts w:ascii="Times New Roman" w:hAnsi="Times New Roman" w:cs="Times New Roman"/>
          <w:sz w:val="24"/>
          <w:szCs w:val="24"/>
        </w:rPr>
        <w:t xml:space="preserve"> lahko igre posredujejo vplive, ki uporabnika za določena zdravstvena sta</w:t>
      </w:r>
      <w:r w:rsidR="0038294D" w:rsidRPr="00204950">
        <w:rPr>
          <w:rFonts w:ascii="Times New Roman" w:hAnsi="Times New Roman" w:cs="Times New Roman"/>
          <w:sz w:val="24"/>
          <w:szCs w:val="24"/>
        </w:rPr>
        <w:t xml:space="preserve">nja naredijo bolj učinkovitega </w:t>
      </w:r>
      <w:r w:rsidR="0038294D" w:rsidRPr="00204950">
        <w:rPr>
          <w:rFonts w:ascii="Times New Roman" w:hAnsi="Times New Roman" w:cs="Times New Roman"/>
          <w:sz w:val="24"/>
          <w:szCs w:val="24"/>
        </w:rPr>
        <w:fldChar w:fldCharType="begin"/>
      </w:r>
      <w:r w:rsidR="0038294D" w:rsidRPr="00204950">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204950">
        <w:rPr>
          <w:rFonts w:ascii="Times New Roman" w:hAnsi="Times New Roman" w:cs="Times New Roman"/>
          <w:sz w:val="24"/>
          <w:szCs w:val="24"/>
        </w:rPr>
        <w:fldChar w:fldCharType="separate"/>
      </w:r>
      <w:r w:rsidR="0038294D" w:rsidRPr="00204950">
        <w:rPr>
          <w:rFonts w:ascii="Times New Roman" w:hAnsi="Times New Roman" w:cs="Times New Roman"/>
          <w:sz w:val="24"/>
        </w:rPr>
        <w:t>(Ma in Zheng</w:t>
      </w:r>
      <w:r w:rsidR="00CF755D">
        <w:rPr>
          <w:rFonts w:ascii="Times New Roman" w:hAnsi="Times New Roman" w:cs="Times New Roman"/>
          <w:sz w:val="24"/>
        </w:rPr>
        <w:t>,</w:t>
      </w:r>
      <w:r w:rsidR="0038294D" w:rsidRPr="00204950">
        <w:rPr>
          <w:rFonts w:ascii="Times New Roman" w:hAnsi="Times New Roman" w:cs="Times New Roman"/>
          <w:sz w:val="24"/>
        </w:rPr>
        <w:t xml:space="preserve"> 2011, 311)</w:t>
      </w:r>
      <w:r w:rsidR="0038294D" w:rsidRPr="00204950">
        <w:rPr>
          <w:rFonts w:ascii="Times New Roman" w:hAnsi="Times New Roman" w:cs="Times New Roman"/>
          <w:sz w:val="24"/>
          <w:szCs w:val="24"/>
        </w:rPr>
        <w:fldChar w:fldCharType="end"/>
      </w:r>
      <w:r w:rsidR="0038294D" w:rsidRPr="00204950">
        <w:rPr>
          <w:rFonts w:ascii="Times New Roman" w:hAnsi="Times New Roman" w:cs="Times New Roman"/>
          <w:sz w:val="24"/>
          <w:szCs w:val="24"/>
        </w:rPr>
        <w:t xml:space="preserve">. </w:t>
      </w:r>
      <w:r w:rsidR="009A5F57" w:rsidRPr="00204950">
        <w:rPr>
          <w:rFonts w:ascii="Times New Roman" w:hAnsi="Times New Roman" w:cs="Times New Roman"/>
          <w:sz w:val="24"/>
          <w:szCs w:val="24"/>
        </w:rPr>
        <w:t xml:space="preserve">Igralni pripomočki kot so </w:t>
      </w:r>
      <w:r w:rsidR="009A5F57" w:rsidRPr="00204950">
        <w:rPr>
          <w:rFonts w:ascii="Times New Roman" w:hAnsi="Times New Roman" w:cs="Times New Roman"/>
          <w:i/>
          <w:sz w:val="24"/>
          <w:szCs w:val="24"/>
        </w:rPr>
        <w:t>Dance Dance Revolution, Sony Eyetoy</w:t>
      </w:r>
      <w:r w:rsidR="005165B9">
        <w:rPr>
          <w:rFonts w:ascii="Times New Roman" w:hAnsi="Times New Roman" w:cs="Times New Roman"/>
          <w:i/>
          <w:sz w:val="24"/>
          <w:szCs w:val="24"/>
        </w:rPr>
        <w:t xml:space="preserve"> in</w:t>
      </w:r>
      <w:r w:rsidR="009A5F57" w:rsidRPr="00204950">
        <w:rPr>
          <w:rFonts w:ascii="Times New Roman" w:hAnsi="Times New Roman" w:cs="Times New Roman"/>
          <w:i/>
          <w:sz w:val="24"/>
          <w:szCs w:val="24"/>
        </w:rPr>
        <w:t xml:space="preserve"> Nintendo Wii</w:t>
      </w:r>
      <w:r w:rsidR="009A5F57" w:rsidRPr="00204950">
        <w:rPr>
          <w:rFonts w:ascii="Times New Roman" w:hAnsi="Times New Roman" w:cs="Times New Roman"/>
          <w:sz w:val="24"/>
          <w:szCs w:val="24"/>
        </w:rPr>
        <w:t xml:space="preserve"> spodbujajo zdravje s ponujanjem </w:t>
      </w:r>
      <w:r w:rsidR="00A51120" w:rsidRPr="00204950">
        <w:rPr>
          <w:rFonts w:ascii="Times New Roman" w:hAnsi="Times New Roman" w:cs="Times New Roman"/>
          <w:sz w:val="24"/>
          <w:szCs w:val="24"/>
        </w:rPr>
        <w:t>alternativnih pristopov fizičnih</w:t>
      </w:r>
      <w:r w:rsidR="009A5F57" w:rsidRPr="00204950">
        <w:rPr>
          <w:rFonts w:ascii="Times New Roman" w:hAnsi="Times New Roman" w:cs="Times New Roman"/>
          <w:sz w:val="24"/>
          <w:szCs w:val="24"/>
        </w:rPr>
        <w:t xml:space="preserve"> aktivnosti</w:t>
      </w:r>
      <w:r w:rsidR="00AA1F15" w:rsidRPr="00204950">
        <w:rPr>
          <w:rFonts w:ascii="Times New Roman" w:hAnsi="Times New Roman" w:cs="Times New Roman"/>
          <w:sz w:val="24"/>
          <w:szCs w:val="24"/>
        </w:rPr>
        <w:t>.</w:t>
      </w:r>
      <w:r w:rsidR="00457823" w:rsidRPr="00204950">
        <w:rPr>
          <w:rFonts w:ascii="Times New Roman" w:hAnsi="Times New Roman" w:cs="Times New Roman"/>
          <w:sz w:val="24"/>
          <w:szCs w:val="24"/>
        </w:rPr>
        <w:t xml:space="preserve"> </w:t>
      </w:r>
      <w:r w:rsidR="00C34B52" w:rsidRPr="00204950">
        <w:rPr>
          <w:rFonts w:ascii="Times New Roman" w:hAnsi="Times New Roman" w:cs="Times New Roman"/>
          <w:sz w:val="24"/>
          <w:szCs w:val="24"/>
        </w:rPr>
        <w:t xml:space="preserve">Igra </w:t>
      </w:r>
      <w:r w:rsidR="00C34B52" w:rsidRPr="00204950">
        <w:rPr>
          <w:rFonts w:ascii="Times New Roman" w:hAnsi="Times New Roman" w:cs="Times New Roman"/>
          <w:i/>
          <w:sz w:val="24"/>
          <w:szCs w:val="24"/>
        </w:rPr>
        <w:t xml:space="preserve">Rex Ronan </w:t>
      </w:r>
      <w:r w:rsidR="00C34B52" w:rsidRPr="00204950">
        <w:rPr>
          <w:rFonts w:ascii="Times New Roman" w:hAnsi="Times New Roman" w:cs="Times New Roman"/>
          <w:sz w:val="24"/>
          <w:szCs w:val="24"/>
        </w:rPr>
        <w:t xml:space="preserve">spodbuja zdrav življenjski slog </w:t>
      </w:r>
      <w:r w:rsidR="00CF5B3B" w:rsidRPr="00204950">
        <w:rPr>
          <w:rFonts w:ascii="Times New Roman" w:hAnsi="Times New Roman" w:cs="Times New Roman"/>
          <w:sz w:val="24"/>
          <w:szCs w:val="24"/>
        </w:rPr>
        <w:t>s spodb</w:t>
      </w:r>
      <w:r w:rsidR="00605EB1" w:rsidRPr="00204950">
        <w:rPr>
          <w:rFonts w:ascii="Times New Roman" w:hAnsi="Times New Roman" w:cs="Times New Roman"/>
          <w:sz w:val="24"/>
          <w:szCs w:val="24"/>
        </w:rPr>
        <w:t>ujanjem protikadilskih nagnjenj</w:t>
      </w:r>
      <w:r w:rsidR="00457823" w:rsidRPr="00204950">
        <w:rPr>
          <w:rFonts w:ascii="Times New Roman" w:hAnsi="Times New Roman" w:cs="Times New Roman"/>
          <w:sz w:val="24"/>
          <w:szCs w:val="24"/>
        </w:rPr>
        <w:t xml:space="preserve"> </w:t>
      </w:r>
      <w:r w:rsidR="00457823" w:rsidRPr="00204950">
        <w:rPr>
          <w:rFonts w:ascii="Times New Roman" w:hAnsi="Times New Roman" w:cs="Times New Roman"/>
          <w:sz w:val="24"/>
          <w:szCs w:val="24"/>
        </w:rPr>
        <w:fldChar w:fldCharType="begin"/>
      </w:r>
      <w:r w:rsidR="00457823" w:rsidRPr="00204950">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204950">
        <w:rPr>
          <w:rFonts w:ascii="Times New Roman" w:hAnsi="Times New Roman" w:cs="Times New Roman"/>
          <w:sz w:val="24"/>
          <w:szCs w:val="24"/>
        </w:rPr>
        <w:fldChar w:fldCharType="separate"/>
      </w:r>
      <w:r w:rsidR="00457823" w:rsidRPr="00204950">
        <w:rPr>
          <w:rFonts w:ascii="Times New Roman" w:hAnsi="Times New Roman" w:cs="Times New Roman"/>
          <w:sz w:val="24"/>
        </w:rPr>
        <w:t>(Gareth Schott in Darrin Hodgetts</w:t>
      </w:r>
      <w:r w:rsidR="00CF755D">
        <w:rPr>
          <w:rFonts w:ascii="Times New Roman" w:hAnsi="Times New Roman" w:cs="Times New Roman"/>
          <w:sz w:val="24"/>
        </w:rPr>
        <w:t>,</w:t>
      </w:r>
      <w:r w:rsidR="00457823" w:rsidRPr="00204950">
        <w:rPr>
          <w:rFonts w:ascii="Times New Roman" w:hAnsi="Times New Roman" w:cs="Times New Roman"/>
          <w:sz w:val="24"/>
        </w:rPr>
        <w:t xml:space="preserve"> 2006, 311)</w:t>
      </w:r>
      <w:r w:rsidR="00457823" w:rsidRPr="00204950">
        <w:rPr>
          <w:rFonts w:ascii="Times New Roman" w:hAnsi="Times New Roman" w:cs="Times New Roman"/>
          <w:sz w:val="24"/>
          <w:szCs w:val="24"/>
        </w:rPr>
        <w:fldChar w:fldCharType="end"/>
      </w:r>
      <w:r w:rsidR="00401CB1" w:rsidRPr="00204950">
        <w:rPr>
          <w:rFonts w:ascii="Times New Roman" w:hAnsi="Times New Roman" w:cs="Times New Roman"/>
          <w:sz w:val="24"/>
          <w:szCs w:val="24"/>
        </w:rPr>
        <w:t xml:space="preserve">. </w:t>
      </w:r>
      <w:r w:rsidR="00605EB1" w:rsidRPr="00204950">
        <w:rPr>
          <w:rFonts w:ascii="Times New Roman" w:hAnsi="Times New Roman" w:cs="Times New Roman"/>
          <w:sz w:val="24"/>
          <w:szCs w:val="24"/>
        </w:rPr>
        <w:fldChar w:fldCharType="begin"/>
      </w:r>
      <w:r w:rsidR="00605EB1" w:rsidRPr="00204950">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204950">
        <w:rPr>
          <w:rFonts w:ascii="Times New Roman" w:hAnsi="Times New Roman" w:cs="Times New Roman"/>
          <w:sz w:val="24"/>
          <w:szCs w:val="24"/>
        </w:rPr>
        <w:fldChar w:fldCharType="separate"/>
      </w:r>
      <w:r w:rsidR="00605EB1" w:rsidRPr="00204950">
        <w:rPr>
          <w:rFonts w:ascii="Times New Roman" w:hAnsi="Times New Roman" w:cs="Times New Roman"/>
          <w:sz w:val="24"/>
        </w:rPr>
        <w:t>Ulbin (2017)</w:t>
      </w:r>
      <w:r w:rsidR="00605EB1" w:rsidRPr="00204950">
        <w:rPr>
          <w:rFonts w:ascii="Times New Roman" w:hAnsi="Times New Roman" w:cs="Times New Roman"/>
          <w:sz w:val="24"/>
          <w:szCs w:val="24"/>
        </w:rPr>
        <w:fldChar w:fldCharType="end"/>
      </w:r>
      <w:r w:rsidR="00605EB1" w:rsidRPr="00204950">
        <w:rPr>
          <w:rFonts w:ascii="Times New Roman" w:hAnsi="Times New Roman" w:cs="Times New Roman"/>
          <w:sz w:val="24"/>
          <w:szCs w:val="24"/>
        </w:rPr>
        <w:t xml:space="preserve"> predstavi nevsiljiv način spremembe življenjskega sloga</w:t>
      </w:r>
      <w:r w:rsidR="008B6911" w:rsidRPr="00204950">
        <w:rPr>
          <w:rFonts w:ascii="Times New Roman" w:hAnsi="Times New Roman" w:cs="Times New Roman"/>
          <w:sz w:val="24"/>
          <w:szCs w:val="24"/>
        </w:rPr>
        <w:t xml:space="preserve"> z izdelavo igre, ki bi pomagala otrokom s prekomerno telesno težo</w:t>
      </w:r>
      <w:r w:rsidR="00B742F9" w:rsidRPr="00204950">
        <w:rPr>
          <w:rFonts w:ascii="Times New Roman" w:hAnsi="Times New Roman" w:cs="Times New Roman"/>
          <w:sz w:val="24"/>
          <w:szCs w:val="24"/>
        </w:rPr>
        <w:t>.</w:t>
      </w:r>
      <w:r w:rsidR="006A373D" w:rsidRPr="00204950">
        <w:rPr>
          <w:rFonts w:ascii="Times New Roman" w:hAnsi="Times New Roman" w:cs="Times New Roman"/>
          <w:sz w:val="24"/>
          <w:szCs w:val="24"/>
        </w:rPr>
        <w:t xml:space="preserve"> </w:t>
      </w:r>
      <w:r w:rsidR="0025625A" w:rsidRPr="00204950">
        <w:rPr>
          <w:rFonts w:ascii="Times New Roman" w:hAnsi="Times New Roman" w:cs="Times New Roman"/>
          <w:sz w:val="24"/>
          <w:szCs w:val="24"/>
        </w:rPr>
        <w:t>Številne raziskave nakazujejo</w:t>
      </w:r>
      <w:r w:rsidR="00F611A2" w:rsidRPr="00204950">
        <w:rPr>
          <w:rFonts w:ascii="Times New Roman" w:hAnsi="Times New Roman" w:cs="Times New Roman"/>
          <w:sz w:val="24"/>
          <w:szCs w:val="24"/>
        </w:rPr>
        <w:t xml:space="preserve"> tudi na</w:t>
      </w:r>
      <w:r w:rsidR="0025625A" w:rsidRPr="00204950">
        <w:rPr>
          <w:rFonts w:ascii="Times New Roman" w:hAnsi="Times New Roman" w:cs="Times New Roman"/>
          <w:sz w:val="24"/>
          <w:szCs w:val="24"/>
        </w:rPr>
        <w:t xml:space="preserve"> terapevtske potenciale</w:t>
      </w:r>
      <w:r w:rsidR="00EF7B7C">
        <w:rPr>
          <w:rFonts w:ascii="Times New Roman" w:hAnsi="Times New Roman" w:cs="Times New Roman"/>
          <w:sz w:val="24"/>
          <w:szCs w:val="24"/>
        </w:rPr>
        <w:t xml:space="preserve"> </w:t>
      </w:r>
      <w:r w:rsidR="00EF7B7C" w:rsidRPr="00204950">
        <w:rPr>
          <w:rFonts w:ascii="Times New Roman" w:hAnsi="Times New Roman" w:cs="Times New Roman"/>
          <w:sz w:val="24"/>
          <w:szCs w:val="24"/>
        </w:rPr>
        <w:fldChar w:fldCharType="begin"/>
      </w:r>
      <w:r w:rsidR="00EF7B7C" w:rsidRPr="00204950">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EF7B7C" w:rsidRPr="00204950">
        <w:rPr>
          <w:rFonts w:ascii="Times New Roman" w:hAnsi="Times New Roman" w:cs="Times New Roman"/>
          <w:sz w:val="24"/>
          <w:szCs w:val="24"/>
        </w:rPr>
        <w:fldChar w:fldCharType="separate"/>
      </w:r>
      <w:r w:rsidR="00EF7B7C" w:rsidRPr="00204950">
        <w:rPr>
          <w:rFonts w:ascii="Times New Roman" w:hAnsi="Times New Roman" w:cs="Times New Roman"/>
          <w:sz w:val="24"/>
        </w:rPr>
        <w:t>(Salmon in dr</w:t>
      </w:r>
      <w:r w:rsidR="00EF7B7C">
        <w:rPr>
          <w:rFonts w:ascii="Times New Roman" w:hAnsi="Times New Roman" w:cs="Times New Roman"/>
          <w:sz w:val="24"/>
        </w:rPr>
        <w:t>ugi,</w:t>
      </w:r>
      <w:r w:rsidR="00EF7B7C" w:rsidRPr="00204950">
        <w:rPr>
          <w:rFonts w:ascii="Times New Roman" w:hAnsi="Times New Roman" w:cs="Times New Roman"/>
          <w:sz w:val="24"/>
        </w:rPr>
        <w:t xml:space="preserve"> 2017, 45)</w:t>
      </w:r>
      <w:r w:rsidR="00EF7B7C" w:rsidRPr="00204950">
        <w:rPr>
          <w:rFonts w:ascii="Times New Roman" w:hAnsi="Times New Roman" w:cs="Times New Roman"/>
          <w:sz w:val="24"/>
          <w:szCs w:val="24"/>
        </w:rPr>
        <w:fldChar w:fldCharType="end"/>
      </w:r>
      <w:r w:rsidR="0025625A" w:rsidRPr="00204950">
        <w:rPr>
          <w:rFonts w:ascii="Times New Roman" w:hAnsi="Times New Roman" w:cs="Times New Roman"/>
          <w:sz w:val="24"/>
          <w:szCs w:val="24"/>
        </w:rPr>
        <w:t xml:space="preserve">. </w:t>
      </w:r>
    </w:p>
    <w:p w14:paraId="73FB6DD6" w14:textId="4CB11B32" w:rsidR="0025625A" w:rsidRPr="00204950" w:rsidRDefault="0025625A"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Igre pozitivno vplivajo na kognitivne dejavnosti, mobilnost, rehabilitacijo bolnikov, ki trpijo</w:t>
      </w:r>
      <w:r w:rsidR="006806AD" w:rsidRPr="00204950">
        <w:rPr>
          <w:rFonts w:ascii="Times New Roman" w:hAnsi="Times New Roman" w:cs="Times New Roman"/>
          <w:sz w:val="24"/>
          <w:szCs w:val="24"/>
        </w:rPr>
        <w:t xml:space="preserve"> za</w:t>
      </w:r>
      <w:r w:rsidRPr="00204950">
        <w:rPr>
          <w:rFonts w:ascii="Times New Roman" w:hAnsi="Times New Roman" w:cs="Times New Roman"/>
          <w:sz w:val="24"/>
          <w:szCs w:val="24"/>
        </w:rPr>
        <w:t xml:space="preserve"> izgubo ali oslabit</w:t>
      </w:r>
      <w:r w:rsidR="005165B9">
        <w:rPr>
          <w:rFonts w:ascii="Times New Roman" w:hAnsi="Times New Roman" w:cs="Times New Roman"/>
          <w:sz w:val="24"/>
          <w:szCs w:val="24"/>
        </w:rPr>
        <w:t>vijo</w:t>
      </w:r>
      <w:r w:rsidRPr="00204950">
        <w:rPr>
          <w:rFonts w:ascii="Times New Roman" w:hAnsi="Times New Roman" w:cs="Times New Roman"/>
          <w:sz w:val="24"/>
          <w:szCs w:val="24"/>
        </w:rPr>
        <w:t xml:space="preserve"> </w:t>
      </w:r>
      <w:r w:rsidR="00AE4966" w:rsidRPr="00204950">
        <w:rPr>
          <w:rFonts w:ascii="Times New Roman" w:hAnsi="Times New Roman" w:cs="Times New Roman"/>
          <w:sz w:val="24"/>
          <w:szCs w:val="24"/>
        </w:rPr>
        <w:t xml:space="preserve">motoričnih </w:t>
      </w:r>
      <w:r w:rsidRPr="00204950">
        <w:rPr>
          <w:rFonts w:ascii="Times New Roman" w:hAnsi="Times New Roman" w:cs="Times New Roman"/>
          <w:sz w:val="24"/>
          <w:szCs w:val="24"/>
        </w:rPr>
        <w:t xml:space="preserve">funkcij (kap, parkinsonizem)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(Salmon in dr</w:t>
      </w:r>
      <w:r w:rsidR="00CF755D">
        <w:rPr>
          <w:rFonts w:ascii="Times New Roman" w:hAnsi="Times New Roman" w:cs="Times New Roman"/>
          <w:sz w:val="24"/>
        </w:rPr>
        <w:t>ugi,</w:t>
      </w:r>
      <w:r w:rsidRPr="00204950">
        <w:rPr>
          <w:rFonts w:ascii="Times New Roman" w:hAnsi="Times New Roman" w:cs="Times New Roman"/>
          <w:sz w:val="24"/>
        </w:rPr>
        <w:t xml:space="preserve"> 2017, 45)</w:t>
      </w:r>
      <w:r w:rsidRPr="00204950">
        <w:rPr>
          <w:rFonts w:ascii="Times New Roman" w:hAnsi="Times New Roman" w:cs="Times New Roman"/>
          <w:sz w:val="24"/>
          <w:szCs w:val="24"/>
        </w:rPr>
        <w:fldChar w:fldCharType="end"/>
      </w:r>
      <w:r w:rsidR="00305AA1"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Dokaz </w:t>
      </w:r>
      <w:r w:rsidR="002D3FC7" w:rsidRPr="00204950">
        <w:rPr>
          <w:rFonts w:ascii="Times New Roman" w:hAnsi="Times New Roman" w:cs="Times New Roman"/>
          <w:sz w:val="24"/>
          <w:szCs w:val="24"/>
        </w:rPr>
        <w:t>sta rešitvi</w:t>
      </w:r>
      <w:r w:rsidRPr="00204950">
        <w:rPr>
          <w:rFonts w:ascii="Times New Roman" w:hAnsi="Times New Roman" w:cs="Times New Roman"/>
          <w:sz w:val="24"/>
          <w:szCs w:val="24"/>
        </w:rPr>
        <w:t xml:space="preserve"> BREATHING+, ki je nastal na pobudo podjetja Zdrav dih</w:t>
      </w:r>
      <w:r w:rsidR="005165B9">
        <w:rPr>
          <w:rFonts w:ascii="Times New Roman" w:hAnsi="Times New Roman" w:cs="Times New Roman"/>
          <w:sz w:val="24"/>
          <w:szCs w:val="24"/>
        </w:rPr>
        <w:t>,</w:t>
      </w:r>
      <w:r w:rsidRPr="00204950">
        <w:rPr>
          <w:rFonts w:ascii="Times New Roman" w:hAnsi="Times New Roman" w:cs="Times New Roman"/>
          <w:sz w:val="24"/>
          <w:szCs w:val="24"/>
        </w:rPr>
        <w:t xml:space="preserve"> in Bimeo, slovenskega podjetja Kinestica.</w:t>
      </w:r>
      <w:r w:rsidR="00BA4651" w:rsidRPr="00204950">
        <w:rPr>
          <w:rFonts w:ascii="Times New Roman" w:hAnsi="Times New Roman" w:cs="Times New Roman"/>
          <w:sz w:val="24"/>
          <w:szCs w:val="24"/>
        </w:rPr>
        <w:t xml:space="preserve"> Obe rešitvi temeljita na rehabilitaciji zdravja s pomočjo igranja iger </w:t>
      </w:r>
      <w:r w:rsidR="00BA4651" w:rsidRPr="00204950">
        <w:rPr>
          <w:rFonts w:ascii="Times New Roman" w:hAnsi="Times New Roman" w:cs="Times New Roman"/>
          <w:sz w:val="24"/>
          <w:szCs w:val="24"/>
        </w:rPr>
        <w:fldChar w:fldCharType="begin"/>
      </w:r>
      <w:r w:rsidR="00BA4651" w:rsidRPr="00204950">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204950">
        <w:rPr>
          <w:rFonts w:ascii="Times New Roman" w:hAnsi="Times New Roman" w:cs="Times New Roman"/>
          <w:sz w:val="24"/>
          <w:szCs w:val="24"/>
        </w:rPr>
        <w:fldChar w:fldCharType="separate"/>
      </w:r>
      <w:r w:rsidR="001401F2" w:rsidRPr="00204950">
        <w:rPr>
          <w:rFonts w:ascii="Times New Roman" w:hAnsi="Times New Roman" w:cs="Times New Roman"/>
          <w:sz w:val="24"/>
          <w:szCs w:val="24"/>
        </w:rPr>
        <w:t>(</w:t>
      </w:r>
      <w:r w:rsidR="00CF755D">
        <w:rPr>
          <w:rFonts w:ascii="Times New Roman" w:hAnsi="Times New Roman" w:cs="Times New Roman"/>
          <w:sz w:val="24"/>
          <w:szCs w:val="24"/>
        </w:rPr>
        <w:t>''</w:t>
      </w:r>
      <w:r w:rsidR="001401F2" w:rsidRPr="00204950">
        <w:rPr>
          <w:rFonts w:ascii="Times New Roman" w:hAnsi="Times New Roman" w:cs="Times New Roman"/>
          <w:sz w:val="24"/>
          <w:szCs w:val="24"/>
        </w:rPr>
        <w:t>Kinestica</w:t>
      </w:r>
      <w:r w:rsidR="00CF755D">
        <w:rPr>
          <w:rFonts w:ascii="Times New Roman" w:hAnsi="Times New Roman" w:cs="Times New Roman"/>
          <w:sz w:val="24"/>
          <w:szCs w:val="24"/>
        </w:rPr>
        <w:t>'', b.d.;</w:t>
      </w:r>
      <w:r w:rsidR="001401F2" w:rsidRPr="00204950">
        <w:rPr>
          <w:rFonts w:ascii="Times New Roman" w:hAnsi="Times New Roman" w:cs="Times New Roman"/>
          <w:sz w:val="24"/>
          <w:szCs w:val="24"/>
        </w:rPr>
        <w:t xml:space="preserve"> </w:t>
      </w:r>
      <w:r w:rsidR="00CF755D">
        <w:rPr>
          <w:rFonts w:ascii="Times New Roman" w:hAnsi="Times New Roman" w:cs="Times New Roman"/>
          <w:sz w:val="24"/>
          <w:szCs w:val="24"/>
        </w:rPr>
        <w:t>''</w:t>
      </w:r>
      <w:r w:rsidR="001401F2" w:rsidRPr="00204950">
        <w:rPr>
          <w:rFonts w:ascii="Times New Roman" w:hAnsi="Times New Roman" w:cs="Times New Roman"/>
          <w:sz w:val="24"/>
          <w:szCs w:val="24"/>
        </w:rPr>
        <w:t>Breathing Labs</w:t>
      </w:r>
      <w:r w:rsidR="00CF755D">
        <w:rPr>
          <w:rFonts w:ascii="Times New Roman" w:hAnsi="Times New Roman" w:cs="Times New Roman"/>
          <w:sz w:val="24"/>
          <w:szCs w:val="24"/>
        </w:rPr>
        <w:t>''</w:t>
      </w:r>
      <w:r w:rsidR="001401F2" w:rsidRPr="00204950">
        <w:rPr>
          <w:rFonts w:ascii="Times New Roman" w:hAnsi="Times New Roman" w:cs="Times New Roman"/>
          <w:sz w:val="24"/>
          <w:szCs w:val="24"/>
        </w:rPr>
        <w:t>, b.d.</w:t>
      </w:r>
      <w:r w:rsidR="00BA4651" w:rsidRPr="00204950">
        <w:rPr>
          <w:rFonts w:ascii="Times New Roman" w:hAnsi="Times New Roman" w:cs="Times New Roman"/>
          <w:sz w:val="24"/>
          <w:szCs w:val="24"/>
        </w:rPr>
        <w:t>)</w:t>
      </w:r>
      <w:r w:rsidR="00BA4651" w:rsidRPr="00204950">
        <w:rPr>
          <w:rFonts w:ascii="Times New Roman" w:hAnsi="Times New Roman" w:cs="Times New Roman"/>
          <w:sz w:val="24"/>
          <w:szCs w:val="24"/>
        </w:rPr>
        <w:fldChar w:fldCharType="end"/>
      </w:r>
      <w:r w:rsidR="00A54A60" w:rsidRPr="00204950">
        <w:rPr>
          <w:rFonts w:ascii="Times New Roman" w:hAnsi="Times New Roman" w:cs="Times New Roman"/>
          <w:sz w:val="24"/>
          <w:szCs w:val="24"/>
        </w:rPr>
        <w:t>.</w:t>
      </w:r>
    </w:p>
    <w:p w14:paraId="0FB1B0F1" w14:textId="2C2CC206" w:rsidR="00FD36DD" w:rsidRPr="00204950" w:rsidRDefault="00F4481E"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Prihodki industrije iger vztrajno rastejo. Samo v ZDA so </w:t>
      </w:r>
      <w:r w:rsidR="009A1205" w:rsidRPr="00204950">
        <w:rPr>
          <w:rFonts w:ascii="Times New Roman" w:hAnsi="Times New Roman" w:cs="Times New Roman"/>
          <w:sz w:val="24"/>
          <w:szCs w:val="24"/>
        </w:rPr>
        <w:t>leta 2012</w:t>
      </w:r>
      <w:r w:rsidR="00C54A57" w:rsidRPr="00204950">
        <w:rPr>
          <w:rFonts w:ascii="Times New Roman" w:hAnsi="Times New Roman" w:cs="Times New Roman"/>
          <w:sz w:val="24"/>
          <w:szCs w:val="24"/>
        </w:rPr>
        <w:t xml:space="preserve"> dosegli</w:t>
      </w:r>
      <w:r w:rsidR="009A1205" w:rsidRPr="00204950">
        <w:rPr>
          <w:rFonts w:ascii="Times New Roman" w:hAnsi="Times New Roman" w:cs="Times New Roman"/>
          <w:sz w:val="24"/>
          <w:szCs w:val="24"/>
        </w:rPr>
        <w:t xml:space="preserve"> 14,8</w:t>
      </w:r>
      <w:r w:rsidR="003051F5" w:rsidRPr="00204950">
        <w:rPr>
          <w:rFonts w:ascii="Times New Roman" w:hAnsi="Times New Roman" w:cs="Times New Roman"/>
          <w:sz w:val="24"/>
          <w:szCs w:val="24"/>
        </w:rPr>
        <w:t xml:space="preserve"> milijard dolarjev, kar </w:t>
      </w:r>
      <w:r w:rsidR="00917D75" w:rsidRPr="00204950">
        <w:rPr>
          <w:rFonts w:ascii="Times New Roman" w:hAnsi="Times New Roman" w:cs="Times New Roman"/>
          <w:sz w:val="24"/>
          <w:szCs w:val="24"/>
        </w:rPr>
        <w:t>je zasenčilo filmsko industrijo</w:t>
      </w:r>
      <w:r w:rsidR="005349AB" w:rsidRPr="00204950">
        <w:rPr>
          <w:rFonts w:ascii="Times New Roman" w:hAnsi="Times New Roman" w:cs="Times New Roman"/>
          <w:sz w:val="24"/>
          <w:szCs w:val="24"/>
        </w:rPr>
        <w:t xml:space="preserve"> </w:t>
      </w:r>
      <w:r w:rsidR="005349AB" w:rsidRPr="00204950">
        <w:rPr>
          <w:rFonts w:ascii="Times New Roman" w:hAnsi="Times New Roman" w:cs="Times New Roman"/>
          <w:sz w:val="24"/>
          <w:szCs w:val="24"/>
        </w:rPr>
        <w:fldChar w:fldCharType="begin"/>
      </w:r>
      <w:r w:rsidR="005349AB" w:rsidRPr="00204950">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204950">
        <w:rPr>
          <w:rFonts w:ascii="Times New Roman" w:hAnsi="Times New Roman" w:cs="Times New Roman"/>
          <w:sz w:val="24"/>
          <w:szCs w:val="24"/>
        </w:rPr>
        <w:fldChar w:fldCharType="separate"/>
      </w:r>
      <w:r w:rsidR="005349AB" w:rsidRPr="00204950">
        <w:rPr>
          <w:rFonts w:ascii="Times New Roman" w:hAnsi="Times New Roman" w:cs="Times New Roman"/>
          <w:sz w:val="24"/>
        </w:rPr>
        <w:t>(Fullerton</w:t>
      </w:r>
      <w:r w:rsidR="00422964">
        <w:rPr>
          <w:rFonts w:ascii="Times New Roman" w:hAnsi="Times New Roman" w:cs="Times New Roman"/>
          <w:sz w:val="24"/>
        </w:rPr>
        <w:t>,</w:t>
      </w:r>
      <w:r w:rsidR="005349AB" w:rsidRPr="00204950">
        <w:rPr>
          <w:rFonts w:ascii="Times New Roman" w:hAnsi="Times New Roman" w:cs="Times New Roman"/>
          <w:sz w:val="24"/>
        </w:rPr>
        <w:t xml:space="preserve"> 2014, XXV)</w:t>
      </w:r>
      <w:r w:rsidR="005349AB" w:rsidRPr="00204950">
        <w:rPr>
          <w:rFonts w:ascii="Times New Roman" w:hAnsi="Times New Roman" w:cs="Times New Roman"/>
          <w:sz w:val="24"/>
          <w:szCs w:val="24"/>
        </w:rPr>
        <w:fldChar w:fldCharType="end"/>
      </w:r>
      <w:r w:rsidR="00145D67" w:rsidRPr="00204950">
        <w:rPr>
          <w:rFonts w:ascii="Times New Roman" w:hAnsi="Times New Roman" w:cs="Times New Roman"/>
          <w:sz w:val="24"/>
          <w:szCs w:val="24"/>
        </w:rPr>
        <w:t>.</w:t>
      </w:r>
      <w:r w:rsidR="00742DC5" w:rsidRPr="00204950">
        <w:rPr>
          <w:rFonts w:ascii="Times New Roman" w:hAnsi="Times New Roman" w:cs="Times New Roman"/>
          <w:sz w:val="24"/>
          <w:szCs w:val="24"/>
        </w:rPr>
        <w:t xml:space="preserve"> Zadnje poročilo ocenjuje prihodek industrije iger na 30</w:t>
      </w:r>
      <w:r w:rsidR="00F96311" w:rsidRPr="00204950">
        <w:rPr>
          <w:rFonts w:ascii="Times New Roman" w:hAnsi="Times New Roman" w:cs="Times New Roman"/>
          <w:sz w:val="24"/>
          <w:szCs w:val="24"/>
        </w:rPr>
        <w:t>,4 milijarde dolarjev (</w:t>
      </w:r>
      <w:r w:rsidR="00422964">
        <w:rPr>
          <w:rFonts w:ascii="Times New Roman" w:hAnsi="Times New Roman" w:cs="Times New Roman"/>
          <w:sz w:val="24"/>
          <w:szCs w:val="24"/>
        </w:rPr>
        <w:t>''</w:t>
      </w:r>
      <w:r w:rsidR="00F96311" w:rsidRPr="00204950">
        <w:rPr>
          <w:rFonts w:ascii="Times New Roman" w:hAnsi="Times New Roman" w:cs="Times New Roman"/>
          <w:sz w:val="24"/>
          <w:szCs w:val="24"/>
        </w:rPr>
        <w:t>ESA</w:t>
      </w:r>
      <w:r w:rsidR="00422964">
        <w:rPr>
          <w:rFonts w:ascii="Times New Roman" w:hAnsi="Times New Roman" w:cs="Times New Roman"/>
          <w:sz w:val="24"/>
          <w:szCs w:val="24"/>
        </w:rPr>
        <w:t>''</w:t>
      </w:r>
      <w:r w:rsidR="00F96311" w:rsidRPr="00204950">
        <w:rPr>
          <w:rFonts w:ascii="Times New Roman" w:hAnsi="Times New Roman" w:cs="Times New Roman"/>
          <w:sz w:val="24"/>
          <w:szCs w:val="24"/>
        </w:rPr>
        <w:t>, b.</w:t>
      </w:r>
      <w:r w:rsidR="005165B9">
        <w:rPr>
          <w:rFonts w:ascii="Times New Roman" w:hAnsi="Times New Roman" w:cs="Times New Roman"/>
          <w:sz w:val="24"/>
          <w:szCs w:val="24"/>
        </w:rPr>
        <w:t xml:space="preserve"> </w:t>
      </w:r>
      <w:r w:rsidR="00F96311" w:rsidRPr="00204950">
        <w:rPr>
          <w:rFonts w:ascii="Times New Roman" w:hAnsi="Times New Roman" w:cs="Times New Roman"/>
          <w:sz w:val="24"/>
          <w:szCs w:val="24"/>
        </w:rPr>
        <w:t>d.</w:t>
      </w:r>
      <w:r w:rsidR="00742DC5" w:rsidRPr="00204950">
        <w:rPr>
          <w:rFonts w:ascii="Times New Roman" w:hAnsi="Times New Roman" w:cs="Times New Roman"/>
          <w:sz w:val="24"/>
          <w:szCs w:val="24"/>
        </w:rPr>
        <w:t>).</w:t>
      </w:r>
      <w:r w:rsidR="0046590C" w:rsidRPr="00204950">
        <w:rPr>
          <w:rFonts w:ascii="Times New Roman" w:hAnsi="Times New Roman" w:cs="Times New Roman"/>
          <w:sz w:val="24"/>
          <w:szCs w:val="24"/>
        </w:rPr>
        <w:t xml:space="preserve"> </w:t>
      </w:r>
      <w:r w:rsidR="00145D67" w:rsidRPr="00204950">
        <w:rPr>
          <w:rFonts w:ascii="Times New Roman" w:hAnsi="Times New Roman" w:cs="Times New Roman"/>
          <w:sz w:val="24"/>
          <w:szCs w:val="24"/>
        </w:rPr>
        <w:t xml:space="preserve">Na porast vpliva tudi vzpon mobilne tehnologije. </w:t>
      </w:r>
      <w:r w:rsidR="002C0298" w:rsidRPr="00204950">
        <w:rPr>
          <w:rFonts w:ascii="Times New Roman" w:hAnsi="Times New Roman" w:cs="Times New Roman"/>
          <w:sz w:val="24"/>
          <w:szCs w:val="24"/>
        </w:rPr>
        <w:t xml:space="preserve">V letu 2010 je bilo </w:t>
      </w:r>
      <w:r w:rsidR="006B5674" w:rsidRPr="00204950">
        <w:rPr>
          <w:rFonts w:ascii="Times New Roman" w:hAnsi="Times New Roman" w:cs="Times New Roman"/>
          <w:sz w:val="24"/>
          <w:szCs w:val="24"/>
        </w:rPr>
        <w:t>prodanih</w:t>
      </w:r>
      <w:r w:rsidR="002C0298" w:rsidRPr="00204950">
        <w:rPr>
          <w:rFonts w:ascii="Times New Roman" w:hAnsi="Times New Roman" w:cs="Times New Roman"/>
          <w:sz w:val="24"/>
          <w:szCs w:val="24"/>
        </w:rPr>
        <w:t xml:space="preserve"> več</w:t>
      </w:r>
      <w:r w:rsidR="006B5674" w:rsidRPr="00204950">
        <w:rPr>
          <w:rFonts w:ascii="Times New Roman" w:hAnsi="Times New Roman" w:cs="Times New Roman"/>
          <w:sz w:val="24"/>
          <w:szCs w:val="24"/>
        </w:rPr>
        <w:t xml:space="preserve"> </w:t>
      </w:r>
      <w:r w:rsidR="007A1DDD" w:rsidRPr="00204950">
        <w:rPr>
          <w:rFonts w:ascii="Times New Roman" w:hAnsi="Times New Roman" w:cs="Times New Roman"/>
          <w:sz w:val="24"/>
          <w:szCs w:val="24"/>
        </w:rPr>
        <w:t>mobilnih</w:t>
      </w:r>
      <w:r w:rsidR="006B5674" w:rsidRPr="00204950">
        <w:rPr>
          <w:rFonts w:ascii="Times New Roman" w:hAnsi="Times New Roman" w:cs="Times New Roman"/>
          <w:sz w:val="24"/>
          <w:szCs w:val="24"/>
        </w:rPr>
        <w:t xml:space="preserve"> n</w:t>
      </w:r>
      <w:r w:rsidR="00F97B71" w:rsidRPr="00204950">
        <w:rPr>
          <w:rFonts w:ascii="Times New Roman" w:hAnsi="Times New Roman" w:cs="Times New Roman"/>
          <w:sz w:val="24"/>
          <w:szCs w:val="24"/>
        </w:rPr>
        <w:t>aprav kot osebnih računalnikov.</w:t>
      </w:r>
      <w:r w:rsidR="00034A42" w:rsidRPr="00204950">
        <w:rPr>
          <w:rFonts w:ascii="Times New Roman" w:hAnsi="Times New Roman" w:cs="Times New Roman"/>
          <w:sz w:val="24"/>
          <w:szCs w:val="24"/>
        </w:rPr>
        <w:t xml:space="preserve"> V zadnjem četrtletju je bilo</w:t>
      </w:r>
      <w:r w:rsidR="00233604" w:rsidRPr="00204950">
        <w:rPr>
          <w:rFonts w:ascii="Times New Roman" w:hAnsi="Times New Roman" w:cs="Times New Roman"/>
          <w:sz w:val="24"/>
          <w:szCs w:val="24"/>
        </w:rPr>
        <w:t xml:space="preserve"> po svetu</w:t>
      </w:r>
      <w:r w:rsidR="00034A42" w:rsidRPr="00204950">
        <w:rPr>
          <w:rFonts w:ascii="Times New Roman" w:hAnsi="Times New Roman" w:cs="Times New Roman"/>
          <w:sz w:val="24"/>
          <w:szCs w:val="24"/>
        </w:rPr>
        <w:t xml:space="preserve"> </w:t>
      </w:r>
      <w:r w:rsidR="00233604" w:rsidRPr="00204950">
        <w:rPr>
          <w:rFonts w:ascii="Times New Roman" w:hAnsi="Times New Roman" w:cs="Times New Roman"/>
          <w:sz w:val="24"/>
          <w:szCs w:val="24"/>
        </w:rPr>
        <w:t xml:space="preserve">prodanih </w:t>
      </w:r>
      <w:r w:rsidR="00034A42" w:rsidRPr="00204950">
        <w:rPr>
          <w:rFonts w:ascii="Times New Roman" w:hAnsi="Times New Roman" w:cs="Times New Roman"/>
          <w:sz w:val="24"/>
          <w:szCs w:val="24"/>
        </w:rPr>
        <w:t>100</w:t>
      </w:r>
      <w:r w:rsidR="00601667" w:rsidRPr="00204950">
        <w:rPr>
          <w:rFonts w:ascii="Times New Roman" w:hAnsi="Times New Roman" w:cs="Times New Roman"/>
          <w:sz w:val="24"/>
          <w:szCs w:val="24"/>
        </w:rPr>
        <w:t>,</w:t>
      </w:r>
      <w:r w:rsidR="00233604" w:rsidRPr="00204950">
        <w:rPr>
          <w:rFonts w:ascii="Times New Roman" w:hAnsi="Times New Roman" w:cs="Times New Roman"/>
          <w:sz w:val="24"/>
          <w:szCs w:val="24"/>
        </w:rPr>
        <w:t xml:space="preserve">9 milijonov telefonov </w:t>
      </w:r>
      <w:r w:rsidR="004A4D2B" w:rsidRPr="00204950">
        <w:rPr>
          <w:rFonts w:ascii="Times New Roman" w:hAnsi="Times New Roman" w:cs="Times New Roman"/>
          <w:sz w:val="24"/>
          <w:szCs w:val="24"/>
        </w:rPr>
        <w:fldChar w:fldCharType="begin"/>
      </w:r>
      <w:r w:rsidR="004A4D2B" w:rsidRPr="00204950">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204950">
        <w:rPr>
          <w:rFonts w:ascii="Times New Roman" w:hAnsi="Times New Roman" w:cs="Times New Roman"/>
          <w:sz w:val="24"/>
          <w:szCs w:val="24"/>
        </w:rPr>
        <w:fldChar w:fldCharType="separate"/>
      </w:r>
      <w:r w:rsidR="004A4D2B" w:rsidRPr="00204950">
        <w:rPr>
          <w:rFonts w:ascii="Times New Roman" w:hAnsi="Times New Roman" w:cs="Times New Roman"/>
          <w:sz w:val="24"/>
        </w:rPr>
        <w:t>(Rakestraw,</w:t>
      </w:r>
      <w:r w:rsidR="007B1DA5" w:rsidRPr="00204950">
        <w:rPr>
          <w:rFonts w:ascii="Times New Roman" w:hAnsi="Times New Roman" w:cs="Times New Roman"/>
          <w:sz w:val="24"/>
        </w:rPr>
        <w:t xml:space="preserve"> </w:t>
      </w:r>
      <w:r w:rsidR="004A4D2B" w:rsidRPr="00204950">
        <w:rPr>
          <w:rFonts w:ascii="Times New Roman" w:hAnsi="Times New Roman" w:cs="Times New Roman"/>
          <w:sz w:val="24"/>
        </w:rPr>
        <w:t>Eunni, in Kasuganti</w:t>
      </w:r>
      <w:r w:rsidR="00314B0B">
        <w:rPr>
          <w:rFonts w:ascii="Times New Roman" w:hAnsi="Times New Roman" w:cs="Times New Roman"/>
          <w:sz w:val="24"/>
        </w:rPr>
        <w:t>,</w:t>
      </w:r>
      <w:r w:rsidR="004A4D2B" w:rsidRPr="00204950">
        <w:rPr>
          <w:rFonts w:ascii="Times New Roman" w:hAnsi="Times New Roman" w:cs="Times New Roman"/>
          <w:sz w:val="24"/>
        </w:rPr>
        <w:t xml:space="preserve"> 2013</w:t>
      </w:r>
      <w:r w:rsidR="00582EF9" w:rsidRPr="00204950">
        <w:rPr>
          <w:rFonts w:ascii="Times New Roman" w:hAnsi="Times New Roman" w:cs="Times New Roman"/>
          <w:sz w:val="24"/>
        </w:rPr>
        <w:t>, 2</w:t>
      </w:r>
      <w:r w:rsidR="004A4D2B" w:rsidRPr="00204950">
        <w:rPr>
          <w:rFonts w:ascii="Times New Roman" w:hAnsi="Times New Roman" w:cs="Times New Roman"/>
          <w:sz w:val="24"/>
        </w:rPr>
        <w:t>)</w:t>
      </w:r>
      <w:r w:rsidR="004A4D2B" w:rsidRPr="00204950">
        <w:rPr>
          <w:rFonts w:ascii="Times New Roman" w:hAnsi="Times New Roman" w:cs="Times New Roman"/>
          <w:sz w:val="24"/>
          <w:szCs w:val="24"/>
        </w:rPr>
        <w:fldChar w:fldCharType="end"/>
      </w:r>
      <w:r w:rsidR="004A4D2B" w:rsidRPr="00204950">
        <w:rPr>
          <w:rFonts w:ascii="Times New Roman" w:hAnsi="Times New Roman" w:cs="Times New Roman"/>
          <w:sz w:val="24"/>
          <w:szCs w:val="24"/>
        </w:rPr>
        <w:t>. S</w:t>
      </w:r>
      <w:r w:rsidR="00BB7067" w:rsidRPr="00204950">
        <w:rPr>
          <w:rFonts w:ascii="Times New Roman" w:hAnsi="Times New Roman" w:cs="Times New Roman"/>
          <w:sz w:val="24"/>
          <w:szCs w:val="24"/>
        </w:rPr>
        <w:t xml:space="preserve"> porastom prodaje teh naprav </w:t>
      </w:r>
      <w:r w:rsidR="00233604" w:rsidRPr="00204950">
        <w:rPr>
          <w:rFonts w:ascii="Times New Roman" w:hAnsi="Times New Roman" w:cs="Times New Roman"/>
          <w:sz w:val="24"/>
          <w:szCs w:val="24"/>
        </w:rPr>
        <w:t xml:space="preserve">je sunkovito poskočilo </w:t>
      </w:r>
      <w:r w:rsidR="004A4D2B" w:rsidRPr="00204950">
        <w:rPr>
          <w:rFonts w:ascii="Times New Roman" w:hAnsi="Times New Roman" w:cs="Times New Roman"/>
          <w:sz w:val="24"/>
          <w:szCs w:val="24"/>
        </w:rPr>
        <w:t>povpraševa</w:t>
      </w:r>
      <w:r w:rsidR="002A2D08" w:rsidRPr="00204950">
        <w:rPr>
          <w:rFonts w:ascii="Times New Roman" w:hAnsi="Times New Roman" w:cs="Times New Roman"/>
          <w:sz w:val="24"/>
          <w:szCs w:val="24"/>
        </w:rPr>
        <w:t>nje po</w:t>
      </w:r>
      <w:r w:rsidR="00322062" w:rsidRPr="00204950">
        <w:rPr>
          <w:rFonts w:ascii="Times New Roman" w:hAnsi="Times New Roman" w:cs="Times New Roman"/>
          <w:sz w:val="24"/>
          <w:szCs w:val="24"/>
        </w:rPr>
        <w:t xml:space="preserve"> </w:t>
      </w:r>
      <w:r w:rsidR="002A2D08" w:rsidRPr="00204950">
        <w:rPr>
          <w:rFonts w:ascii="Times New Roman" w:hAnsi="Times New Roman" w:cs="Times New Roman"/>
          <w:sz w:val="24"/>
          <w:szCs w:val="24"/>
        </w:rPr>
        <w:t xml:space="preserve">igrah. </w:t>
      </w:r>
      <w:r w:rsidR="004A4D2B" w:rsidRPr="00204950">
        <w:rPr>
          <w:rFonts w:ascii="Times New Roman" w:hAnsi="Times New Roman" w:cs="Times New Roman"/>
          <w:sz w:val="24"/>
          <w:szCs w:val="24"/>
        </w:rPr>
        <w:t>Leta 2011 je</w:t>
      </w:r>
      <w:r w:rsidR="000609FD" w:rsidRPr="00204950">
        <w:rPr>
          <w:rFonts w:ascii="Times New Roman" w:hAnsi="Times New Roman" w:cs="Times New Roman"/>
          <w:sz w:val="24"/>
          <w:szCs w:val="24"/>
        </w:rPr>
        <w:t xml:space="preserve"> bilo vsak teden </w:t>
      </w:r>
      <w:r w:rsidR="004A4D2B" w:rsidRPr="00204950">
        <w:rPr>
          <w:rFonts w:ascii="Times New Roman" w:hAnsi="Times New Roman" w:cs="Times New Roman"/>
          <w:sz w:val="24"/>
          <w:szCs w:val="24"/>
        </w:rPr>
        <w:t>izdanih 15.000 novih aplikacij</w:t>
      </w:r>
      <w:r w:rsidR="00FD258A" w:rsidRPr="00204950">
        <w:rPr>
          <w:rFonts w:ascii="Times New Roman" w:hAnsi="Times New Roman" w:cs="Times New Roman"/>
          <w:sz w:val="24"/>
          <w:szCs w:val="24"/>
        </w:rPr>
        <w:t xml:space="preserve"> (prav tam)</w:t>
      </w:r>
      <w:r w:rsidR="002A2D08" w:rsidRPr="00204950">
        <w:rPr>
          <w:rFonts w:ascii="Times New Roman" w:hAnsi="Times New Roman" w:cs="Times New Roman"/>
          <w:sz w:val="24"/>
          <w:szCs w:val="24"/>
        </w:rPr>
        <w:t xml:space="preserve">. </w:t>
      </w:r>
      <w:r w:rsidR="00FB7DBD" w:rsidRPr="00204950">
        <w:rPr>
          <w:rFonts w:ascii="Times New Roman" w:hAnsi="Times New Roman" w:cs="Times New Roman"/>
          <w:sz w:val="24"/>
          <w:szCs w:val="24"/>
        </w:rPr>
        <w:t>Na podlagi popularnosti mobilnih iger se vlagajo velike vsote v razvoj in promocijo, s čimer se je dras</w:t>
      </w:r>
      <w:r w:rsidR="000D7A46" w:rsidRPr="00204950">
        <w:rPr>
          <w:rFonts w:ascii="Times New Roman" w:hAnsi="Times New Roman" w:cs="Times New Roman"/>
          <w:sz w:val="24"/>
          <w:szCs w:val="24"/>
        </w:rPr>
        <w:t xml:space="preserve">tično dvignila </w:t>
      </w:r>
      <w:r w:rsidR="00385316" w:rsidRPr="00204950">
        <w:rPr>
          <w:rFonts w:ascii="Times New Roman" w:hAnsi="Times New Roman" w:cs="Times New Roman"/>
          <w:sz w:val="24"/>
          <w:szCs w:val="24"/>
        </w:rPr>
        <w:t xml:space="preserve">tudi </w:t>
      </w:r>
      <w:r w:rsidR="000D7A46" w:rsidRPr="00204950">
        <w:rPr>
          <w:rFonts w:ascii="Times New Roman" w:hAnsi="Times New Roman" w:cs="Times New Roman"/>
          <w:sz w:val="24"/>
          <w:szCs w:val="24"/>
        </w:rPr>
        <w:t>konkurenčnost</w:t>
      </w:r>
      <w:r w:rsidR="00A53367" w:rsidRPr="00204950">
        <w:rPr>
          <w:rFonts w:ascii="Times New Roman" w:hAnsi="Times New Roman" w:cs="Times New Roman"/>
          <w:sz w:val="24"/>
          <w:szCs w:val="24"/>
        </w:rPr>
        <w:t xml:space="preserve"> na trgu</w:t>
      </w:r>
      <w:r w:rsidR="000D7A46" w:rsidRPr="00204950">
        <w:rPr>
          <w:rFonts w:ascii="Times New Roman" w:hAnsi="Times New Roman" w:cs="Times New Roman"/>
          <w:sz w:val="24"/>
          <w:szCs w:val="24"/>
        </w:rPr>
        <w:t xml:space="preserve"> </w:t>
      </w:r>
      <w:r w:rsidR="004C4D45" w:rsidRPr="00204950">
        <w:rPr>
          <w:rFonts w:ascii="Times New Roman" w:hAnsi="Times New Roman" w:cs="Times New Roman"/>
          <w:sz w:val="24"/>
          <w:szCs w:val="24"/>
        </w:rPr>
        <w:fldChar w:fldCharType="begin"/>
      </w:r>
      <w:r w:rsidR="004C4D45" w:rsidRPr="00204950">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204950">
        <w:rPr>
          <w:rFonts w:ascii="Times New Roman" w:hAnsi="Times New Roman" w:cs="Times New Roman"/>
          <w:sz w:val="24"/>
          <w:szCs w:val="24"/>
        </w:rPr>
        <w:fldChar w:fldCharType="separate"/>
      </w:r>
      <w:r w:rsidR="004C4D45" w:rsidRPr="00204950">
        <w:rPr>
          <w:rFonts w:ascii="Times New Roman" w:hAnsi="Times New Roman" w:cs="Times New Roman"/>
          <w:sz w:val="24"/>
        </w:rPr>
        <w:t>(Soomro, Ahmad, in Sulaiman</w:t>
      </w:r>
      <w:r w:rsidR="00314B0B">
        <w:rPr>
          <w:rFonts w:ascii="Times New Roman" w:hAnsi="Times New Roman" w:cs="Times New Roman"/>
          <w:sz w:val="24"/>
        </w:rPr>
        <w:t>,</w:t>
      </w:r>
      <w:r w:rsidR="004C4D45" w:rsidRPr="00204950">
        <w:rPr>
          <w:rFonts w:ascii="Times New Roman" w:hAnsi="Times New Roman" w:cs="Times New Roman"/>
          <w:sz w:val="24"/>
        </w:rPr>
        <w:t xml:space="preserve"> 2013, 247)</w:t>
      </w:r>
      <w:r w:rsidR="004C4D45" w:rsidRPr="00204950">
        <w:rPr>
          <w:rFonts w:ascii="Times New Roman" w:hAnsi="Times New Roman" w:cs="Times New Roman"/>
          <w:sz w:val="24"/>
          <w:szCs w:val="24"/>
        </w:rPr>
        <w:fldChar w:fldCharType="end"/>
      </w:r>
      <w:r w:rsidR="00397B85" w:rsidRPr="00204950">
        <w:rPr>
          <w:rFonts w:ascii="Times New Roman" w:hAnsi="Times New Roman" w:cs="Times New Roman"/>
          <w:sz w:val="24"/>
          <w:szCs w:val="24"/>
        </w:rPr>
        <w:t>.</w:t>
      </w:r>
    </w:p>
    <w:p w14:paraId="2EDDCD51" w14:textId="354C02D9" w:rsidR="00674B27" w:rsidRPr="00204950" w:rsidRDefault="00ED1E77"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Industrija iger je nedvomno velika industrija, ki</w:t>
      </w:r>
      <w:r w:rsidR="000360D3" w:rsidRPr="00204950">
        <w:rPr>
          <w:rFonts w:ascii="Times New Roman" w:hAnsi="Times New Roman" w:cs="Times New Roman"/>
          <w:sz w:val="24"/>
          <w:szCs w:val="24"/>
        </w:rPr>
        <w:t xml:space="preserve"> ustvarja </w:t>
      </w:r>
      <w:r w:rsidR="004B0727" w:rsidRPr="00204950">
        <w:rPr>
          <w:rFonts w:ascii="Times New Roman" w:hAnsi="Times New Roman" w:cs="Times New Roman"/>
          <w:sz w:val="24"/>
          <w:szCs w:val="24"/>
        </w:rPr>
        <w:t>visokokvalitetna delovna mesta. Gamasutra navaja</w:t>
      </w:r>
      <w:r w:rsidR="00FD002C" w:rsidRPr="00204950">
        <w:rPr>
          <w:rFonts w:ascii="Times New Roman" w:hAnsi="Times New Roman" w:cs="Times New Roman"/>
          <w:sz w:val="24"/>
          <w:szCs w:val="24"/>
        </w:rPr>
        <w:t xml:space="preserve">, da so razvijalci </w:t>
      </w:r>
      <w:r w:rsidR="004B0727" w:rsidRPr="00204950">
        <w:rPr>
          <w:rFonts w:ascii="Times New Roman" w:hAnsi="Times New Roman" w:cs="Times New Roman"/>
          <w:sz w:val="24"/>
          <w:szCs w:val="24"/>
        </w:rPr>
        <w:t>iger</w:t>
      </w:r>
      <w:r w:rsidR="00EC3C0F" w:rsidRPr="00204950">
        <w:rPr>
          <w:rFonts w:ascii="Times New Roman" w:hAnsi="Times New Roman" w:cs="Times New Roman"/>
          <w:sz w:val="24"/>
          <w:szCs w:val="24"/>
        </w:rPr>
        <w:t xml:space="preserve"> leta</w:t>
      </w:r>
      <w:r w:rsidR="0072242B" w:rsidRPr="00204950">
        <w:rPr>
          <w:rFonts w:ascii="Times New Roman" w:hAnsi="Times New Roman" w:cs="Times New Roman"/>
          <w:sz w:val="24"/>
          <w:szCs w:val="24"/>
        </w:rPr>
        <w:t xml:space="preserve"> 2014</w:t>
      </w:r>
      <w:r w:rsidR="00EC3C0F" w:rsidRPr="00204950">
        <w:rPr>
          <w:rFonts w:ascii="Times New Roman" w:hAnsi="Times New Roman" w:cs="Times New Roman"/>
          <w:sz w:val="24"/>
          <w:szCs w:val="24"/>
        </w:rPr>
        <w:t xml:space="preserve"> samo v</w:t>
      </w:r>
      <w:r w:rsidR="004B0727" w:rsidRPr="00204950">
        <w:rPr>
          <w:rFonts w:ascii="Times New Roman" w:hAnsi="Times New Roman" w:cs="Times New Roman"/>
          <w:sz w:val="24"/>
          <w:szCs w:val="24"/>
        </w:rPr>
        <w:t xml:space="preserve"> Evropi</w:t>
      </w:r>
      <w:r w:rsidR="00FD002C" w:rsidRPr="00204950">
        <w:rPr>
          <w:rFonts w:ascii="Times New Roman" w:hAnsi="Times New Roman" w:cs="Times New Roman"/>
          <w:sz w:val="24"/>
          <w:szCs w:val="24"/>
        </w:rPr>
        <w:t xml:space="preserve"> v povprečju zaslužili</w:t>
      </w:r>
      <w:r w:rsidR="004B0727" w:rsidRPr="00204950">
        <w:rPr>
          <w:rFonts w:ascii="Times New Roman" w:hAnsi="Times New Roman" w:cs="Times New Roman"/>
          <w:sz w:val="24"/>
          <w:szCs w:val="24"/>
        </w:rPr>
        <w:t xml:space="preserve"> več kot 45</w:t>
      </w:r>
      <w:r w:rsidR="004B7959">
        <w:rPr>
          <w:rFonts w:ascii="Times New Roman" w:hAnsi="Times New Roman" w:cs="Times New Roman"/>
          <w:sz w:val="24"/>
          <w:szCs w:val="24"/>
        </w:rPr>
        <w:t>.</w:t>
      </w:r>
      <w:r w:rsidR="004B0727" w:rsidRPr="00204950">
        <w:rPr>
          <w:rFonts w:ascii="Times New Roman" w:hAnsi="Times New Roman" w:cs="Times New Roman"/>
          <w:sz w:val="24"/>
          <w:szCs w:val="24"/>
        </w:rPr>
        <w:t xml:space="preserve">000 </w:t>
      </w:r>
      <w:r w:rsidR="00FD002C" w:rsidRPr="00204950">
        <w:rPr>
          <w:rFonts w:ascii="Times New Roman" w:hAnsi="Times New Roman" w:cs="Times New Roman"/>
          <w:sz w:val="24"/>
          <w:szCs w:val="24"/>
        </w:rPr>
        <w:t>dolarjev</w:t>
      </w:r>
      <w:r w:rsidR="001149C8" w:rsidRPr="00204950">
        <w:rPr>
          <w:rFonts w:ascii="Times New Roman" w:hAnsi="Times New Roman" w:cs="Times New Roman"/>
          <w:sz w:val="24"/>
          <w:szCs w:val="24"/>
        </w:rPr>
        <w:t xml:space="preserve"> </w:t>
      </w:r>
      <w:r w:rsidR="00F9062D" w:rsidRPr="00204950">
        <w:rPr>
          <w:rFonts w:ascii="Times New Roman" w:hAnsi="Times New Roman" w:cs="Times New Roman"/>
          <w:sz w:val="24"/>
          <w:szCs w:val="24"/>
        </w:rPr>
        <w:t>(</w:t>
      </w:r>
      <w:r w:rsidR="00314B0B">
        <w:rPr>
          <w:rFonts w:ascii="Times New Roman" w:hAnsi="Times New Roman" w:cs="Times New Roman"/>
          <w:sz w:val="24"/>
          <w:szCs w:val="24"/>
        </w:rPr>
        <w:t>''</w:t>
      </w:r>
      <w:r w:rsidR="00F9062D" w:rsidRPr="00204950">
        <w:rPr>
          <w:rFonts w:ascii="Times New Roman" w:hAnsi="Times New Roman" w:cs="Times New Roman"/>
          <w:sz w:val="24"/>
          <w:szCs w:val="24"/>
        </w:rPr>
        <w:t>Gamasutra</w:t>
      </w:r>
      <w:r w:rsidR="00314B0B">
        <w:rPr>
          <w:rFonts w:ascii="Times New Roman" w:hAnsi="Times New Roman" w:cs="Times New Roman"/>
          <w:sz w:val="24"/>
          <w:szCs w:val="24"/>
        </w:rPr>
        <w:t>''</w:t>
      </w:r>
      <w:r w:rsidR="00F9062D" w:rsidRPr="00204950">
        <w:rPr>
          <w:rFonts w:ascii="Times New Roman" w:hAnsi="Times New Roman" w:cs="Times New Roman"/>
          <w:sz w:val="24"/>
          <w:szCs w:val="24"/>
        </w:rPr>
        <w:t>, b.</w:t>
      </w:r>
      <w:r w:rsidR="005165B9">
        <w:rPr>
          <w:rFonts w:ascii="Times New Roman" w:hAnsi="Times New Roman" w:cs="Times New Roman"/>
          <w:sz w:val="24"/>
          <w:szCs w:val="24"/>
        </w:rPr>
        <w:t xml:space="preserve"> </w:t>
      </w:r>
      <w:r w:rsidR="00F9062D" w:rsidRPr="00204950">
        <w:rPr>
          <w:rFonts w:ascii="Times New Roman" w:hAnsi="Times New Roman" w:cs="Times New Roman"/>
          <w:sz w:val="24"/>
          <w:szCs w:val="24"/>
        </w:rPr>
        <w:t>d.</w:t>
      </w:r>
      <w:r w:rsidR="003C04A1" w:rsidRPr="00204950">
        <w:rPr>
          <w:rFonts w:ascii="Times New Roman" w:hAnsi="Times New Roman" w:cs="Times New Roman"/>
          <w:sz w:val="24"/>
          <w:szCs w:val="24"/>
        </w:rPr>
        <w:t>)</w:t>
      </w:r>
      <w:r w:rsidR="00FD002C" w:rsidRPr="00204950">
        <w:rPr>
          <w:rFonts w:ascii="Times New Roman" w:hAnsi="Times New Roman" w:cs="Times New Roman"/>
          <w:sz w:val="24"/>
          <w:szCs w:val="24"/>
        </w:rPr>
        <w:t>. Povprečje za EU28, ki ga navaja Eurostat pa je 38</w:t>
      </w:r>
      <w:r w:rsidR="005165B9">
        <w:rPr>
          <w:rFonts w:ascii="Times New Roman" w:hAnsi="Times New Roman" w:cs="Times New Roman"/>
          <w:sz w:val="24"/>
          <w:szCs w:val="24"/>
        </w:rPr>
        <w:t>.</w:t>
      </w:r>
      <w:r w:rsidR="00C14DBF" w:rsidRPr="00204950">
        <w:rPr>
          <w:rFonts w:ascii="Times New Roman" w:hAnsi="Times New Roman" w:cs="Times New Roman"/>
          <w:sz w:val="24"/>
          <w:szCs w:val="24"/>
        </w:rPr>
        <w:t>000 dolarjev (</w:t>
      </w:r>
      <w:r w:rsidR="00314B0B">
        <w:rPr>
          <w:rFonts w:ascii="Times New Roman" w:hAnsi="Times New Roman" w:cs="Times New Roman"/>
          <w:sz w:val="24"/>
          <w:szCs w:val="24"/>
        </w:rPr>
        <w:t>''</w:t>
      </w:r>
      <w:r w:rsidR="00C14DBF" w:rsidRPr="00204950">
        <w:rPr>
          <w:rFonts w:ascii="Times New Roman" w:hAnsi="Times New Roman" w:cs="Times New Roman"/>
          <w:sz w:val="24"/>
          <w:szCs w:val="24"/>
        </w:rPr>
        <w:t>Eurostat</w:t>
      </w:r>
      <w:r w:rsidR="00314B0B">
        <w:rPr>
          <w:rFonts w:ascii="Times New Roman" w:hAnsi="Times New Roman" w:cs="Times New Roman"/>
          <w:sz w:val="24"/>
          <w:szCs w:val="24"/>
        </w:rPr>
        <w:t>''</w:t>
      </w:r>
      <w:r w:rsidR="00C14DBF" w:rsidRPr="00204950">
        <w:rPr>
          <w:rFonts w:ascii="Times New Roman" w:hAnsi="Times New Roman" w:cs="Times New Roman"/>
          <w:sz w:val="24"/>
          <w:szCs w:val="24"/>
        </w:rPr>
        <w:t xml:space="preserve">, 2017). EY za leto 2017 navaja, da </w:t>
      </w:r>
      <w:r w:rsidR="000360D3" w:rsidRPr="00204950">
        <w:rPr>
          <w:rFonts w:ascii="Times New Roman" w:hAnsi="Times New Roman" w:cs="Times New Roman"/>
          <w:sz w:val="24"/>
          <w:szCs w:val="24"/>
        </w:rPr>
        <w:t>je v Evropi zaposlenih 108</w:t>
      </w:r>
      <w:r w:rsidR="005165B9">
        <w:rPr>
          <w:rFonts w:ascii="Times New Roman" w:hAnsi="Times New Roman" w:cs="Times New Roman"/>
          <w:sz w:val="24"/>
          <w:szCs w:val="24"/>
        </w:rPr>
        <w:t>.</w:t>
      </w:r>
      <w:r w:rsidR="000360D3" w:rsidRPr="00204950">
        <w:rPr>
          <w:rFonts w:ascii="Times New Roman" w:hAnsi="Times New Roman" w:cs="Times New Roman"/>
          <w:sz w:val="24"/>
          <w:szCs w:val="24"/>
        </w:rPr>
        <w:t>000 ljudi</w:t>
      </w:r>
      <w:r w:rsidR="002C271C" w:rsidRPr="00204950">
        <w:rPr>
          <w:rFonts w:ascii="Times New Roman" w:hAnsi="Times New Roman" w:cs="Times New Roman"/>
          <w:sz w:val="24"/>
          <w:szCs w:val="24"/>
        </w:rPr>
        <w:t xml:space="preserve"> v industriji iger</w:t>
      </w:r>
      <w:r w:rsidR="000360D3" w:rsidRPr="00204950">
        <w:rPr>
          <w:rFonts w:ascii="Times New Roman" w:hAnsi="Times New Roman" w:cs="Times New Roman"/>
          <w:sz w:val="24"/>
          <w:szCs w:val="24"/>
        </w:rPr>
        <w:t>, ki ustvarijo preko 16 milijard evrov</w:t>
      </w:r>
      <w:r w:rsidR="00F9062D" w:rsidRPr="00204950">
        <w:rPr>
          <w:rFonts w:ascii="Times New Roman" w:hAnsi="Times New Roman" w:cs="Times New Roman"/>
          <w:sz w:val="24"/>
          <w:szCs w:val="24"/>
        </w:rPr>
        <w:t xml:space="preserve"> dobička. (</w:t>
      </w:r>
      <w:r w:rsidR="00AF733D">
        <w:rPr>
          <w:rFonts w:ascii="Times New Roman" w:hAnsi="Times New Roman" w:cs="Times New Roman"/>
          <w:sz w:val="24"/>
          <w:szCs w:val="24"/>
        </w:rPr>
        <w:t>''</w:t>
      </w:r>
      <w:r w:rsidR="00F9062D" w:rsidRPr="00204950">
        <w:rPr>
          <w:rFonts w:ascii="Times New Roman" w:hAnsi="Times New Roman" w:cs="Times New Roman"/>
          <w:sz w:val="24"/>
          <w:szCs w:val="24"/>
        </w:rPr>
        <w:t>EY</w:t>
      </w:r>
      <w:r w:rsidR="00AF733D">
        <w:rPr>
          <w:rFonts w:ascii="Times New Roman" w:hAnsi="Times New Roman" w:cs="Times New Roman"/>
          <w:sz w:val="24"/>
          <w:szCs w:val="24"/>
        </w:rPr>
        <w:t>''</w:t>
      </w:r>
      <w:r w:rsidR="00F9062D" w:rsidRPr="00204950">
        <w:rPr>
          <w:rFonts w:ascii="Times New Roman" w:hAnsi="Times New Roman" w:cs="Times New Roman"/>
          <w:sz w:val="24"/>
          <w:szCs w:val="24"/>
        </w:rPr>
        <w:t>, b.</w:t>
      </w:r>
      <w:r w:rsidR="005165B9">
        <w:rPr>
          <w:rFonts w:ascii="Times New Roman" w:hAnsi="Times New Roman" w:cs="Times New Roman"/>
          <w:sz w:val="24"/>
          <w:szCs w:val="24"/>
        </w:rPr>
        <w:t xml:space="preserve"> </w:t>
      </w:r>
      <w:r w:rsidR="00F9062D" w:rsidRPr="00204950">
        <w:rPr>
          <w:rFonts w:ascii="Times New Roman" w:hAnsi="Times New Roman" w:cs="Times New Roman"/>
          <w:sz w:val="24"/>
          <w:szCs w:val="24"/>
        </w:rPr>
        <w:t>d.</w:t>
      </w:r>
      <w:r w:rsidR="006658F9" w:rsidRPr="00204950">
        <w:rPr>
          <w:rFonts w:ascii="Times New Roman" w:hAnsi="Times New Roman" w:cs="Times New Roman"/>
          <w:sz w:val="24"/>
          <w:szCs w:val="24"/>
        </w:rPr>
        <w:t>).</w:t>
      </w:r>
      <w:r w:rsidR="003F0B80" w:rsidRPr="00204950">
        <w:rPr>
          <w:rFonts w:ascii="Times New Roman" w:hAnsi="Times New Roman" w:cs="Times New Roman"/>
          <w:sz w:val="24"/>
          <w:szCs w:val="24"/>
        </w:rPr>
        <w:t xml:space="preserve"> Tako postane toliko bolj mikavno za vlagatelje kot tudi za razvijalce, da usmerijo svoje moči</w:t>
      </w:r>
      <w:r w:rsidR="007672F2" w:rsidRPr="00204950">
        <w:rPr>
          <w:rFonts w:ascii="Times New Roman" w:hAnsi="Times New Roman" w:cs="Times New Roman"/>
          <w:sz w:val="24"/>
          <w:szCs w:val="24"/>
        </w:rPr>
        <w:t xml:space="preserve"> v razv</w:t>
      </w:r>
      <w:r w:rsidR="00674B27" w:rsidRPr="00204950">
        <w:rPr>
          <w:rFonts w:ascii="Times New Roman" w:hAnsi="Times New Roman" w:cs="Times New Roman"/>
          <w:sz w:val="24"/>
          <w:szCs w:val="24"/>
        </w:rPr>
        <w:t>oj iger.</w:t>
      </w:r>
      <w:r w:rsidR="00637485" w:rsidRPr="00204950">
        <w:rPr>
          <w:rFonts w:ascii="Times New Roman" w:hAnsi="Times New Roman" w:cs="Times New Roman"/>
          <w:sz w:val="24"/>
          <w:szCs w:val="24"/>
        </w:rPr>
        <w:t xml:space="preserve"> Rast je privedla do tega, da je tehnologija postala priročnejša in dostopnejša. Vedno več</w:t>
      </w:r>
      <w:r w:rsidR="006E1BA1" w:rsidRPr="00204950">
        <w:rPr>
          <w:rFonts w:ascii="Times New Roman" w:hAnsi="Times New Roman" w:cs="Times New Roman"/>
          <w:sz w:val="24"/>
          <w:szCs w:val="24"/>
        </w:rPr>
        <w:t xml:space="preserve"> posameznikov </w:t>
      </w:r>
      <w:r w:rsidR="00637485" w:rsidRPr="00204950">
        <w:rPr>
          <w:rFonts w:ascii="Times New Roman" w:hAnsi="Times New Roman" w:cs="Times New Roman"/>
          <w:sz w:val="24"/>
          <w:szCs w:val="24"/>
        </w:rPr>
        <w:t xml:space="preserve">je motiviranih za izdelavo lastnih iger </w:t>
      </w:r>
      <w:r w:rsidR="00637485" w:rsidRPr="00204950">
        <w:rPr>
          <w:rFonts w:ascii="Times New Roman" w:hAnsi="Times New Roman" w:cs="Times New Roman"/>
          <w:sz w:val="24"/>
          <w:szCs w:val="24"/>
        </w:rPr>
        <w:fldChar w:fldCharType="begin"/>
      </w:r>
      <w:r w:rsidR="00637485" w:rsidRPr="00204950">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204950">
        <w:rPr>
          <w:rFonts w:ascii="Times New Roman" w:hAnsi="Times New Roman" w:cs="Times New Roman"/>
          <w:sz w:val="24"/>
          <w:szCs w:val="24"/>
        </w:rPr>
        <w:fldChar w:fldCharType="separate"/>
      </w:r>
      <w:r w:rsidR="00637485" w:rsidRPr="00204950">
        <w:rPr>
          <w:rFonts w:ascii="Times New Roman" w:hAnsi="Times New Roman" w:cs="Times New Roman"/>
          <w:sz w:val="24"/>
        </w:rPr>
        <w:t>(Aleem, Capretz, in Ahmed</w:t>
      </w:r>
      <w:r w:rsidR="00AF733D">
        <w:rPr>
          <w:rFonts w:ascii="Times New Roman" w:hAnsi="Times New Roman" w:cs="Times New Roman"/>
          <w:sz w:val="24"/>
        </w:rPr>
        <w:t>,</w:t>
      </w:r>
      <w:r w:rsidR="00637485" w:rsidRPr="00204950">
        <w:rPr>
          <w:rFonts w:ascii="Times New Roman" w:hAnsi="Times New Roman" w:cs="Times New Roman"/>
          <w:sz w:val="24"/>
        </w:rPr>
        <w:t xml:space="preserve"> 2016, 55)</w:t>
      </w:r>
      <w:r w:rsidR="00637485" w:rsidRPr="00204950">
        <w:rPr>
          <w:rFonts w:ascii="Times New Roman" w:hAnsi="Times New Roman" w:cs="Times New Roman"/>
          <w:sz w:val="24"/>
          <w:szCs w:val="24"/>
        </w:rPr>
        <w:fldChar w:fldCharType="end"/>
      </w:r>
      <w:r w:rsidR="00175171" w:rsidRPr="00204950">
        <w:rPr>
          <w:rFonts w:ascii="Times New Roman" w:hAnsi="Times New Roman" w:cs="Times New Roman"/>
          <w:sz w:val="24"/>
          <w:szCs w:val="24"/>
        </w:rPr>
        <w:t>.</w:t>
      </w:r>
      <w:r w:rsidR="00633755" w:rsidRPr="00204950">
        <w:rPr>
          <w:rFonts w:ascii="Times New Roman" w:hAnsi="Times New Roman" w:cs="Times New Roman"/>
          <w:sz w:val="24"/>
          <w:szCs w:val="24"/>
        </w:rPr>
        <w:t xml:space="preserve"> </w:t>
      </w:r>
      <w:r w:rsidR="00674B27" w:rsidRPr="00204950">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204950">
        <w:rPr>
          <w:rFonts w:ascii="Times New Roman" w:hAnsi="Times New Roman" w:cs="Times New Roman"/>
          <w:sz w:val="24"/>
          <w:szCs w:val="24"/>
        </w:rPr>
        <w:fldChar w:fldCharType="separate"/>
      </w:r>
      <w:r w:rsidR="00674B27" w:rsidRPr="00204950">
        <w:rPr>
          <w:rFonts w:ascii="Times New Roman" w:hAnsi="Times New Roman" w:cs="Times New Roman"/>
          <w:sz w:val="24"/>
          <w:szCs w:val="24"/>
        </w:rPr>
        <w:t>(O’Hagan, Coleman, in O’Connor 2014, 182)</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Na</w:t>
      </w:r>
      <w:r w:rsidR="002978AE" w:rsidRPr="00204950">
        <w:rPr>
          <w:rFonts w:ascii="Times New Roman" w:hAnsi="Times New Roman" w:cs="Times New Roman"/>
          <w:sz w:val="24"/>
          <w:szCs w:val="24"/>
        </w:rPr>
        <w:t xml:space="preserve"> izdajne</w:t>
      </w:r>
      <w:r w:rsidR="00674B27" w:rsidRPr="00204950">
        <w:rPr>
          <w:rFonts w:ascii="Times New Roman" w:hAnsi="Times New Roman" w:cs="Times New Roman"/>
          <w:sz w:val="24"/>
          <w:szCs w:val="24"/>
        </w:rPr>
        <w:t xml:space="preserve"> roke vplivajo tudi slaba organizacija,</w:t>
      </w:r>
      <w:r w:rsidR="001A29C0" w:rsidRPr="00204950">
        <w:rPr>
          <w:rFonts w:ascii="Times New Roman" w:hAnsi="Times New Roman" w:cs="Times New Roman"/>
          <w:sz w:val="24"/>
          <w:szCs w:val="24"/>
        </w:rPr>
        <w:t xml:space="preserve"> upravljanje </w:t>
      </w:r>
      <w:r w:rsidR="001A29C0"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sidRPr="00204950">
        <w:rPr>
          <w:rFonts w:ascii="Times New Roman" w:hAnsi="Times New Roman" w:cs="Times New Roman"/>
          <w:sz w:val="24"/>
          <w:szCs w:val="24"/>
        </w:rPr>
        <w:fldChar w:fldCharType="separate"/>
      </w:r>
      <w:r w:rsidR="001A29C0" w:rsidRPr="00204950">
        <w:rPr>
          <w:rFonts w:ascii="Times New Roman" w:hAnsi="Times New Roman" w:cs="Times New Roman"/>
          <w:sz w:val="24"/>
          <w:szCs w:val="24"/>
        </w:rPr>
        <w:t>(Fábio Petrillo in dr</w:t>
      </w:r>
      <w:r w:rsidR="00AF733D">
        <w:rPr>
          <w:rFonts w:ascii="Times New Roman" w:hAnsi="Times New Roman" w:cs="Times New Roman"/>
          <w:sz w:val="24"/>
          <w:szCs w:val="24"/>
        </w:rPr>
        <w:t>ugi,</w:t>
      </w:r>
      <w:r w:rsidR="001A29C0" w:rsidRPr="00204950">
        <w:rPr>
          <w:rFonts w:ascii="Times New Roman" w:hAnsi="Times New Roman" w:cs="Times New Roman"/>
          <w:sz w:val="24"/>
          <w:szCs w:val="24"/>
        </w:rPr>
        <w:t xml:space="preserve"> 2009, 4)</w:t>
      </w:r>
      <w:r w:rsidR="001A29C0"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204950">
        <w:rPr>
          <w:rFonts w:ascii="Times New Roman" w:hAnsi="Times New Roman" w:cs="Times New Roman"/>
          <w:sz w:val="24"/>
          <w:szCs w:val="24"/>
        </w:rPr>
        <w:fldChar w:fldCharType="begin"/>
      </w:r>
      <w:r w:rsidR="00A869FF" w:rsidRPr="00204950">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204950">
        <w:rPr>
          <w:rFonts w:ascii="Times New Roman" w:hAnsi="Times New Roman" w:cs="Times New Roman"/>
          <w:sz w:val="24"/>
          <w:szCs w:val="24"/>
        </w:rPr>
        <w:fldChar w:fldCharType="separate"/>
      </w:r>
      <w:r w:rsidR="00A869FF" w:rsidRPr="00204950">
        <w:rPr>
          <w:rFonts w:ascii="Times New Roman" w:hAnsi="Times New Roman" w:cs="Times New Roman"/>
          <w:sz w:val="24"/>
        </w:rPr>
        <w:t>(Kanode in Haddad</w:t>
      </w:r>
      <w:r w:rsidR="00AF733D">
        <w:rPr>
          <w:rFonts w:ascii="Times New Roman" w:hAnsi="Times New Roman" w:cs="Times New Roman"/>
          <w:sz w:val="24"/>
        </w:rPr>
        <w:t>,</w:t>
      </w:r>
      <w:r w:rsidR="00A869FF" w:rsidRPr="00204950">
        <w:rPr>
          <w:rFonts w:ascii="Times New Roman" w:hAnsi="Times New Roman" w:cs="Times New Roman"/>
          <w:sz w:val="24"/>
        </w:rPr>
        <w:t xml:space="preserve"> 2009, 556)</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Standish group je ocenil, da je</w:t>
      </w:r>
      <w:r w:rsidR="00005BA4" w:rsidRPr="00204950">
        <w:rPr>
          <w:rFonts w:ascii="Times New Roman" w:hAnsi="Times New Roman" w:cs="Times New Roman"/>
          <w:sz w:val="24"/>
          <w:szCs w:val="24"/>
        </w:rPr>
        <w:t xml:space="preserve"> v povprečju </w:t>
      </w:r>
      <w:r w:rsidR="00674B27" w:rsidRPr="00204950">
        <w:rPr>
          <w:rFonts w:ascii="Times New Roman" w:hAnsi="Times New Roman" w:cs="Times New Roman"/>
          <w:sz w:val="24"/>
          <w:szCs w:val="24"/>
        </w:rPr>
        <w:t>30</w:t>
      </w:r>
      <w:r w:rsidR="000D3C39">
        <w:rPr>
          <w:rFonts w:ascii="Times New Roman" w:hAnsi="Times New Roman" w:cs="Times New Roman"/>
          <w:sz w:val="24"/>
          <w:szCs w:val="24"/>
        </w:rPr>
        <w:t xml:space="preserve"> </w:t>
      </w:r>
      <w:r w:rsidR="00674B27" w:rsidRPr="00204950">
        <w:rPr>
          <w:rFonts w:ascii="Times New Roman" w:hAnsi="Times New Roman" w:cs="Times New Roman"/>
          <w:sz w:val="24"/>
          <w:szCs w:val="24"/>
        </w:rPr>
        <w:t xml:space="preserve">% projektov nedokončanih </w:t>
      </w:r>
      <w:r w:rsidR="00005BA4" w:rsidRPr="00204950">
        <w:rPr>
          <w:rFonts w:ascii="Times New Roman" w:hAnsi="Times New Roman" w:cs="Times New Roman"/>
          <w:sz w:val="24"/>
          <w:szCs w:val="24"/>
        </w:rPr>
        <w:t>in 53</w:t>
      </w:r>
      <w:r w:rsidR="000D3C39">
        <w:rPr>
          <w:rFonts w:ascii="Times New Roman" w:hAnsi="Times New Roman" w:cs="Times New Roman"/>
          <w:sz w:val="24"/>
          <w:szCs w:val="24"/>
        </w:rPr>
        <w:t xml:space="preserve"> </w:t>
      </w:r>
      <w:r w:rsidR="00005BA4" w:rsidRPr="00204950">
        <w:rPr>
          <w:rFonts w:ascii="Times New Roman" w:hAnsi="Times New Roman" w:cs="Times New Roman"/>
          <w:sz w:val="24"/>
          <w:szCs w:val="24"/>
        </w:rPr>
        <w:t>% projektov, ki presežejo</w:t>
      </w:r>
      <w:r w:rsidR="00674B27" w:rsidRPr="00204950">
        <w:rPr>
          <w:rFonts w:ascii="Times New Roman" w:hAnsi="Times New Roman" w:cs="Times New Roman"/>
          <w:sz w:val="24"/>
          <w:szCs w:val="24"/>
        </w:rPr>
        <w:t xml:space="preserve"> časovni termin s 189</w:t>
      </w:r>
      <w:r w:rsidR="000D3C39">
        <w:rPr>
          <w:rFonts w:ascii="Times New Roman" w:hAnsi="Times New Roman" w:cs="Times New Roman"/>
          <w:sz w:val="24"/>
          <w:szCs w:val="24"/>
        </w:rPr>
        <w:t xml:space="preserve"> </w:t>
      </w:r>
      <w:r w:rsidR="00674B27" w:rsidRPr="00204950">
        <w:rPr>
          <w:rFonts w:ascii="Times New Roman" w:hAnsi="Times New Roman" w:cs="Times New Roman"/>
          <w:sz w:val="24"/>
          <w:szCs w:val="24"/>
        </w:rPr>
        <w:t xml:space="preserve">% presežkom sredstev </w:t>
      </w:r>
      <w:r w:rsidR="00674B27"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204950">
        <w:rPr>
          <w:rFonts w:ascii="Times New Roman" w:hAnsi="Times New Roman" w:cs="Times New Roman"/>
          <w:sz w:val="24"/>
          <w:szCs w:val="24"/>
        </w:rPr>
        <w:fldChar w:fldCharType="separate"/>
      </w:r>
      <w:r w:rsidR="00674B27" w:rsidRPr="00204950">
        <w:rPr>
          <w:rFonts w:ascii="Times New Roman" w:hAnsi="Times New Roman" w:cs="Times New Roman"/>
          <w:sz w:val="24"/>
        </w:rPr>
        <w:t>(Petrillo in dr</w:t>
      </w:r>
      <w:r w:rsidR="00AF733D">
        <w:rPr>
          <w:rFonts w:ascii="Times New Roman" w:hAnsi="Times New Roman" w:cs="Times New Roman"/>
          <w:sz w:val="24"/>
        </w:rPr>
        <w:t>ugi,</w:t>
      </w:r>
      <w:r w:rsidR="00674B27" w:rsidRPr="00204950">
        <w:rPr>
          <w:rFonts w:ascii="Times New Roman" w:hAnsi="Times New Roman" w:cs="Times New Roman"/>
          <w:sz w:val="24"/>
        </w:rPr>
        <w:t xml:space="preserve"> 2008, 707)</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w:t>
      </w:r>
      <w:r w:rsidR="00F03B4C" w:rsidRPr="00204950">
        <w:rPr>
          <w:rFonts w:ascii="Times New Roman" w:hAnsi="Times New Roman" w:cs="Times New Roman"/>
          <w:sz w:val="24"/>
          <w:szCs w:val="24"/>
        </w:rPr>
        <w:t xml:space="preserve"> Postalo je izredno pomembno, da se proces izdelave iger izboljša zavoljo konkurenčnosti in finančnih ciljev organizacij (Aleem, Capretz, in Ahmed</w:t>
      </w:r>
      <w:r w:rsidR="00AF733D">
        <w:rPr>
          <w:rFonts w:ascii="Times New Roman" w:hAnsi="Times New Roman" w:cs="Times New Roman"/>
          <w:sz w:val="24"/>
          <w:szCs w:val="24"/>
        </w:rPr>
        <w:t>,</w:t>
      </w:r>
      <w:r w:rsidR="00F03B4C" w:rsidRPr="00204950">
        <w:rPr>
          <w:rFonts w:ascii="Times New Roman" w:hAnsi="Times New Roman" w:cs="Times New Roman"/>
          <w:sz w:val="24"/>
          <w:szCs w:val="24"/>
        </w:rPr>
        <w:t xml:space="preserve"> 2016</w:t>
      </w:r>
      <w:r w:rsidR="001622A9" w:rsidRPr="00204950">
        <w:rPr>
          <w:rFonts w:ascii="Times New Roman" w:hAnsi="Times New Roman" w:cs="Times New Roman"/>
          <w:sz w:val="24"/>
          <w:szCs w:val="24"/>
        </w:rPr>
        <w:t>a, 55</w:t>
      </w:r>
      <w:r w:rsidR="00F03B4C" w:rsidRPr="00204950">
        <w:rPr>
          <w:rFonts w:ascii="Times New Roman" w:hAnsi="Times New Roman" w:cs="Times New Roman"/>
          <w:sz w:val="24"/>
          <w:szCs w:val="24"/>
        </w:rPr>
        <w:t>).</w:t>
      </w:r>
    </w:p>
    <w:p w14:paraId="0E1A6602" w14:textId="77777777" w:rsidR="00D204FE" w:rsidRPr="00204950" w:rsidRDefault="00D204FE" w:rsidP="005A6A3B">
      <w:pPr>
        <w:tabs>
          <w:tab w:val="left" w:pos="4678"/>
        </w:tabs>
        <w:spacing w:line="360" w:lineRule="auto"/>
        <w:contextualSpacing/>
        <w:jc w:val="both"/>
        <w:rPr>
          <w:rFonts w:ascii="Times New Roman" w:hAnsi="Times New Roman" w:cs="Times New Roman"/>
          <w:sz w:val="24"/>
          <w:szCs w:val="24"/>
        </w:rPr>
      </w:pPr>
    </w:p>
    <w:p w14:paraId="75C42568" w14:textId="2A5B948E" w:rsidR="009D688F" w:rsidRDefault="00191F9C"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Kompleksnost iger je eskalirala</w:t>
      </w:r>
      <w:r w:rsidR="00270E59"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(Blow</w:t>
      </w:r>
      <w:r w:rsidR="0022487E">
        <w:rPr>
          <w:rFonts w:ascii="Times New Roman" w:hAnsi="Times New Roman" w:cs="Times New Roman"/>
          <w:sz w:val="24"/>
        </w:rPr>
        <w:t>,</w:t>
      </w:r>
      <w:r w:rsidRPr="00204950">
        <w:rPr>
          <w:rFonts w:ascii="Times New Roman" w:hAnsi="Times New Roman" w:cs="Times New Roman"/>
          <w:sz w:val="24"/>
        </w:rPr>
        <w:t xml:space="preserve"> 2004, 29)</w:t>
      </w:r>
      <w:r w:rsidRPr="00204950">
        <w:rPr>
          <w:rFonts w:ascii="Times New Roman" w:hAnsi="Times New Roman" w:cs="Times New Roman"/>
          <w:sz w:val="24"/>
          <w:szCs w:val="24"/>
        </w:rPr>
        <w:fldChar w:fldCharType="end"/>
      </w:r>
      <w:r w:rsidR="00270E59" w:rsidRPr="00204950">
        <w:rPr>
          <w:rFonts w:ascii="Times New Roman" w:hAnsi="Times New Roman" w:cs="Times New Roman"/>
          <w:sz w:val="24"/>
          <w:szCs w:val="24"/>
        </w:rPr>
        <w:t xml:space="preserve"> in z njo razvojni proces</w:t>
      </w:r>
      <w:r w:rsidR="00E124F0" w:rsidRPr="00204950">
        <w:rPr>
          <w:rFonts w:ascii="Times New Roman" w:hAnsi="Times New Roman" w:cs="Times New Roman"/>
          <w:sz w:val="24"/>
          <w:szCs w:val="24"/>
        </w:rPr>
        <w:t>i</w:t>
      </w:r>
      <w:r w:rsidR="00270E59" w:rsidRPr="00204950">
        <w:rPr>
          <w:rFonts w:ascii="Times New Roman" w:hAnsi="Times New Roman" w:cs="Times New Roman"/>
          <w:sz w:val="24"/>
          <w:szCs w:val="24"/>
        </w:rPr>
        <w:t xml:space="preserve"> </w:t>
      </w:r>
      <w:r w:rsidR="00270E59"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22487E">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182)</w:t>
      </w:r>
      <w:r w:rsidR="00270E59" w:rsidRPr="00204950">
        <w:rPr>
          <w:rFonts w:ascii="Times New Roman" w:hAnsi="Times New Roman" w:cs="Times New Roman"/>
          <w:sz w:val="24"/>
          <w:szCs w:val="24"/>
        </w:rPr>
        <w:fldChar w:fldCharType="end"/>
      </w:r>
      <w:r w:rsidR="00475A8B" w:rsidRPr="00204950">
        <w:rPr>
          <w:rFonts w:ascii="Times New Roman" w:hAnsi="Times New Roman" w:cs="Times New Roman"/>
          <w:sz w:val="24"/>
          <w:szCs w:val="24"/>
        </w:rPr>
        <w:t xml:space="preserve">. </w:t>
      </w:r>
      <w:r w:rsidR="00D55C7C" w:rsidRPr="00204950">
        <w:rPr>
          <w:rFonts w:ascii="Times New Roman" w:hAnsi="Times New Roman" w:cs="Times New Roman"/>
          <w:sz w:val="24"/>
          <w:szCs w:val="24"/>
        </w:rPr>
        <w:t xml:space="preserve">Organizacije zaradi </w:t>
      </w:r>
      <w:r w:rsidR="00513EB3" w:rsidRPr="00204950">
        <w:rPr>
          <w:rFonts w:ascii="Times New Roman" w:hAnsi="Times New Roman" w:cs="Times New Roman"/>
          <w:sz w:val="24"/>
          <w:szCs w:val="24"/>
        </w:rPr>
        <w:t>neprilagojenih</w:t>
      </w:r>
      <w:r w:rsidR="00D55C7C" w:rsidRPr="00204950">
        <w:rPr>
          <w:rFonts w:ascii="Times New Roman" w:hAnsi="Times New Roman" w:cs="Times New Roman"/>
          <w:sz w:val="24"/>
          <w:szCs w:val="24"/>
        </w:rPr>
        <w:t xml:space="preserve"> procesov pogosto razvijejo lastne procese</w:t>
      </w:r>
      <w:r w:rsidR="0098028C" w:rsidRPr="00204950">
        <w:rPr>
          <w:rFonts w:ascii="Times New Roman" w:hAnsi="Times New Roman" w:cs="Times New Roman"/>
          <w:sz w:val="24"/>
          <w:szCs w:val="24"/>
        </w:rPr>
        <w:t xml:space="preserve">, ki pa lahko vsebujejo zastarele tehnike in ne uporabljajo najboljših praks industrije razvoja </w:t>
      </w:r>
      <w:r w:rsidR="00D55C7C" w:rsidRPr="00204950">
        <w:rPr>
          <w:rFonts w:ascii="Times New Roman" w:hAnsi="Times New Roman" w:cs="Times New Roman"/>
          <w:sz w:val="24"/>
          <w:szCs w:val="24"/>
        </w:rPr>
        <w:t>(Sommerville 2010, 28</w:t>
      </w:r>
      <w:r w:rsidR="0098028C" w:rsidRPr="00204950">
        <w:rPr>
          <w:rFonts w:ascii="Times New Roman" w:hAnsi="Times New Roman" w:cs="Times New Roman"/>
          <w:sz w:val="24"/>
          <w:szCs w:val="24"/>
        </w:rPr>
        <w:t>, 30</w:t>
      </w:r>
      <w:r w:rsidR="00D55C7C" w:rsidRPr="00204950">
        <w:rPr>
          <w:rFonts w:ascii="Times New Roman" w:hAnsi="Times New Roman" w:cs="Times New Roman"/>
          <w:sz w:val="24"/>
          <w:szCs w:val="24"/>
        </w:rPr>
        <w:t>).</w:t>
      </w:r>
      <w:r w:rsidR="0098028C" w:rsidRPr="00204950">
        <w:rPr>
          <w:rFonts w:ascii="Times New Roman" w:hAnsi="Times New Roman" w:cs="Times New Roman"/>
          <w:sz w:val="24"/>
          <w:szCs w:val="24"/>
        </w:rPr>
        <w:t xml:space="preserve"> </w:t>
      </w:r>
      <w:r w:rsidR="00EB71DF" w:rsidRPr="00204950">
        <w:rPr>
          <w:rFonts w:ascii="Times New Roman" w:hAnsi="Times New Roman" w:cs="Times New Roman"/>
          <w:sz w:val="24"/>
          <w:szCs w:val="24"/>
        </w:rPr>
        <w:t xml:space="preserve">Moramo poudariti, da ne obstaja en način razvoja iger </w:t>
      </w:r>
      <w:r w:rsidR="00EB71DF" w:rsidRPr="00204950">
        <w:rPr>
          <w:rFonts w:ascii="Times New Roman" w:hAnsi="Times New Roman" w:cs="Times New Roman"/>
          <w:sz w:val="24"/>
          <w:szCs w:val="24"/>
        </w:rPr>
        <w:fldChar w:fldCharType="begin"/>
      </w:r>
      <w:r w:rsidR="00EB71DF" w:rsidRPr="00204950">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204950">
        <w:rPr>
          <w:rFonts w:ascii="Times New Roman" w:hAnsi="Times New Roman" w:cs="Times New Roman"/>
          <w:sz w:val="24"/>
          <w:szCs w:val="24"/>
        </w:rPr>
        <w:fldChar w:fldCharType="separate"/>
      </w:r>
      <w:r w:rsidR="00EB71DF" w:rsidRPr="00204950">
        <w:rPr>
          <w:rFonts w:ascii="Times New Roman" w:hAnsi="Times New Roman" w:cs="Times New Roman"/>
          <w:sz w:val="24"/>
          <w:szCs w:val="24"/>
        </w:rPr>
        <w:t>(Aktaş in Orçun 2016, 249)</w:t>
      </w:r>
      <w:r w:rsidR="00EB71DF" w:rsidRPr="00204950">
        <w:rPr>
          <w:rFonts w:ascii="Times New Roman" w:hAnsi="Times New Roman" w:cs="Times New Roman"/>
          <w:sz w:val="24"/>
          <w:szCs w:val="24"/>
        </w:rPr>
        <w:fldChar w:fldCharType="end"/>
      </w:r>
      <w:r w:rsidR="00EB71DF" w:rsidRPr="00204950">
        <w:rPr>
          <w:rFonts w:ascii="Times New Roman" w:hAnsi="Times New Roman" w:cs="Times New Roman"/>
          <w:sz w:val="24"/>
          <w:szCs w:val="24"/>
        </w:rPr>
        <w:t>.</w:t>
      </w:r>
      <w:r w:rsidR="001A22A0" w:rsidRPr="00204950">
        <w:rPr>
          <w:rFonts w:ascii="Times New Roman" w:hAnsi="Times New Roman" w:cs="Times New Roman"/>
          <w:sz w:val="24"/>
          <w:szCs w:val="24"/>
        </w:rPr>
        <w:t xml:space="preserve"> </w:t>
      </w:r>
      <w:r w:rsidR="008A4ACA" w:rsidRPr="00204950">
        <w:rPr>
          <w:rFonts w:ascii="Times New Roman" w:hAnsi="Times New Roman" w:cs="Times New Roman"/>
          <w:sz w:val="24"/>
          <w:szCs w:val="24"/>
        </w:rPr>
        <w:t>Razlog je, da p</w:t>
      </w:r>
      <w:r w:rsidR="00D80807" w:rsidRPr="00204950">
        <w:rPr>
          <w:rFonts w:ascii="Times New Roman" w:hAnsi="Times New Roman" w:cs="Times New Roman"/>
          <w:sz w:val="24"/>
          <w:szCs w:val="24"/>
        </w:rPr>
        <w:t>roces v</w:t>
      </w:r>
      <w:r w:rsidR="002F7D0B" w:rsidRPr="00204950">
        <w:rPr>
          <w:rFonts w:ascii="Times New Roman" w:hAnsi="Times New Roman" w:cs="Times New Roman"/>
          <w:sz w:val="24"/>
          <w:szCs w:val="24"/>
        </w:rPr>
        <w:t>ideo iger ni podrobno definiran</w:t>
      </w:r>
      <w:r w:rsidR="00D80807" w:rsidRPr="00204950">
        <w:rPr>
          <w:rFonts w:ascii="Times New Roman" w:hAnsi="Times New Roman" w:cs="Times New Roman"/>
          <w:sz w:val="24"/>
          <w:szCs w:val="24"/>
        </w:rPr>
        <w:t xml:space="preserve"> (McAllister in White</w:t>
      </w:r>
      <w:r w:rsidR="0022487E">
        <w:rPr>
          <w:rFonts w:ascii="Times New Roman" w:hAnsi="Times New Roman" w:cs="Times New Roman"/>
          <w:sz w:val="24"/>
          <w:szCs w:val="24"/>
        </w:rPr>
        <w:t>,</w:t>
      </w:r>
      <w:r w:rsidR="00D80807" w:rsidRPr="00204950">
        <w:rPr>
          <w:rFonts w:ascii="Times New Roman" w:hAnsi="Times New Roman" w:cs="Times New Roman"/>
          <w:sz w:val="24"/>
          <w:szCs w:val="24"/>
        </w:rPr>
        <w:t xml:space="preserve"> 2015, 14). </w:t>
      </w:r>
      <w:r w:rsidR="00EB71DF" w:rsidRPr="00204950">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sidRPr="00204950">
        <w:rPr>
          <w:rFonts w:ascii="Times New Roman" w:hAnsi="Times New Roman" w:cs="Times New Roman"/>
          <w:sz w:val="24"/>
          <w:szCs w:val="24"/>
        </w:rPr>
        <w:t xml:space="preserve"> za izgradnjo ig</w:t>
      </w:r>
      <w:r w:rsidR="00484524" w:rsidRPr="00204950">
        <w:rPr>
          <w:rFonts w:ascii="Times New Roman" w:hAnsi="Times New Roman" w:cs="Times New Roman"/>
          <w:sz w:val="24"/>
          <w:szCs w:val="24"/>
        </w:rPr>
        <w:t>e</w:t>
      </w:r>
      <w:r w:rsidR="00EC3C0F" w:rsidRPr="00204950">
        <w:rPr>
          <w:rFonts w:ascii="Times New Roman" w:hAnsi="Times New Roman" w:cs="Times New Roman"/>
          <w:sz w:val="24"/>
          <w:szCs w:val="24"/>
        </w:rPr>
        <w:t>r</w:t>
      </w:r>
      <w:r w:rsidR="00EB71DF" w:rsidRPr="00204950">
        <w:rPr>
          <w:rFonts w:ascii="Times New Roman" w:hAnsi="Times New Roman" w:cs="Times New Roman"/>
          <w:sz w:val="24"/>
          <w:szCs w:val="24"/>
        </w:rPr>
        <w:t xml:space="preserve"> manjše </w:t>
      </w:r>
      <w:r w:rsidR="00EB71DF" w:rsidRPr="00204950">
        <w:rPr>
          <w:rFonts w:ascii="Times New Roman" w:hAnsi="Times New Roman" w:cs="Times New Roman"/>
          <w:sz w:val="24"/>
          <w:szCs w:val="24"/>
        </w:rPr>
        <w:fldChar w:fldCharType="begin"/>
      </w:r>
      <w:r w:rsidR="00EB71DF" w:rsidRPr="00204950">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204950">
        <w:rPr>
          <w:rFonts w:ascii="Times New Roman" w:hAnsi="Times New Roman" w:cs="Times New Roman"/>
          <w:sz w:val="24"/>
          <w:szCs w:val="24"/>
        </w:rPr>
        <w:fldChar w:fldCharType="separate"/>
      </w:r>
      <w:r w:rsidR="00EB71DF" w:rsidRPr="00204950">
        <w:rPr>
          <w:rFonts w:ascii="Times New Roman" w:hAnsi="Times New Roman" w:cs="Times New Roman"/>
          <w:sz w:val="24"/>
          <w:szCs w:val="24"/>
        </w:rPr>
        <w:t>(Aktaş in Orçun</w:t>
      </w:r>
      <w:r w:rsidR="006E3015">
        <w:rPr>
          <w:rFonts w:ascii="Times New Roman" w:hAnsi="Times New Roman" w:cs="Times New Roman"/>
          <w:sz w:val="24"/>
          <w:szCs w:val="24"/>
        </w:rPr>
        <w:t>,</w:t>
      </w:r>
      <w:r w:rsidR="00EB71DF" w:rsidRPr="00204950">
        <w:rPr>
          <w:rFonts w:ascii="Times New Roman" w:hAnsi="Times New Roman" w:cs="Times New Roman"/>
          <w:sz w:val="24"/>
          <w:szCs w:val="24"/>
        </w:rPr>
        <w:t xml:space="preserve"> 2016, 240)</w:t>
      </w:r>
      <w:r w:rsidR="00EB71DF" w:rsidRPr="00204950">
        <w:rPr>
          <w:rFonts w:ascii="Times New Roman" w:hAnsi="Times New Roman" w:cs="Times New Roman"/>
          <w:sz w:val="24"/>
          <w:szCs w:val="24"/>
        </w:rPr>
        <w:fldChar w:fldCharType="end"/>
      </w:r>
      <w:r w:rsidR="00EB71DF" w:rsidRPr="00204950">
        <w:rPr>
          <w:rFonts w:ascii="Times New Roman" w:hAnsi="Times New Roman" w:cs="Times New Roman"/>
          <w:sz w:val="24"/>
          <w:szCs w:val="24"/>
        </w:rPr>
        <w:t>.</w:t>
      </w:r>
      <w:r w:rsidR="002852BE" w:rsidRPr="00204950">
        <w:rPr>
          <w:rFonts w:ascii="Times New Roman" w:hAnsi="Times New Roman" w:cs="Times New Roman"/>
          <w:sz w:val="24"/>
          <w:szCs w:val="24"/>
        </w:rPr>
        <w:t xml:space="preserve"> </w:t>
      </w:r>
      <w:r w:rsidR="00EB71DF" w:rsidRPr="00204950">
        <w:rPr>
          <w:rFonts w:ascii="Times New Roman" w:hAnsi="Times New Roman" w:cs="Times New Roman"/>
          <w:sz w:val="24"/>
          <w:szCs w:val="24"/>
        </w:rPr>
        <w:t>Danes je n</w:t>
      </w:r>
      <w:r w:rsidRPr="00204950">
        <w:rPr>
          <w:rFonts w:ascii="Times New Roman" w:hAnsi="Times New Roman" w:cs="Times New Roman"/>
          <w:sz w:val="24"/>
          <w:szCs w:val="24"/>
        </w:rPr>
        <w:t>apoved razpona projek</w:t>
      </w:r>
      <w:r w:rsidR="000F1C8C" w:rsidRPr="00204950">
        <w:rPr>
          <w:rFonts w:ascii="Times New Roman" w:hAnsi="Times New Roman" w:cs="Times New Roman"/>
          <w:sz w:val="24"/>
          <w:szCs w:val="24"/>
        </w:rPr>
        <w:t xml:space="preserve">ta </w:t>
      </w:r>
      <w:r w:rsidRPr="00204950">
        <w:rPr>
          <w:rFonts w:ascii="Times New Roman" w:hAnsi="Times New Roman" w:cs="Times New Roman"/>
          <w:sz w:val="24"/>
          <w:szCs w:val="24"/>
        </w:rPr>
        <w:t xml:space="preserve">skoraj nemogoča </w:t>
      </w:r>
      <w:r w:rsidRPr="00204950">
        <w:rPr>
          <w:rFonts w:ascii="Times New Roman" w:hAnsi="Times New Roman" w:cs="Times New Roman"/>
          <w:sz w:val="24"/>
          <w:szCs w:val="24"/>
        </w:rPr>
        <w:fldChar w:fldCharType="begin"/>
      </w:r>
      <w:r w:rsidR="00F82848" w:rsidRPr="00204950">
        <w:rPr>
          <w:rFonts w:ascii="Times New Roman" w:hAnsi="Times New Roman" w:cs="Times New Roman"/>
          <w:sz w:val="24"/>
          <w:szCs w:val="24"/>
        </w:rPr>
        <w:instrText xml:space="preserve"> ADDIN ZOTERO_ITEM CSL_CITATION {"citationID":"i0CnNtLs","properties":{"formattedCitation":"(Kanode in Haddad 2009)","plainCitation":"(Kanode in Haddad 2009)","dontUpdate":true},"citationItems":[{"id":87,"uris":["http://zotero.org/users/local/JVXXncel/items/2JMJA7VQ"],"uri":["http://zotero.org/users/local/JVXXncel/items/2JMJA7VQ"],"itemData":{"id":87,"type":"paper-conference","title":"Software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6E3015">
        <w:rPr>
          <w:rFonts w:ascii="Times New Roman" w:hAnsi="Times New Roman" w:cs="Times New Roman"/>
          <w:sz w:val="24"/>
        </w:rPr>
        <w:t>,</w:t>
      </w:r>
      <w:r w:rsidRPr="00204950">
        <w:rPr>
          <w:rFonts w:ascii="Times New Roman" w:hAnsi="Times New Roman" w:cs="Times New Roman"/>
          <w:sz w:val="24"/>
        </w:rPr>
        <w:t xml:space="preserve"> 2009, 555)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nekaterih primerih lahko projekt vključuje tudi do tisoč ljudi in lahko traja več let </w:t>
      </w:r>
      <w:r w:rsidRPr="00204950">
        <w:rPr>
          <w:rFonts w:ascii="Times New Roman" w:hAnsi="Times New Roman" w:cs="Times New Roman"/>
          <w:sz w:val="24"/>
          <w:szCs w:val="24"/>
        </w:rPr>
        <w:fldChar w:fldCharType="begin"/>
      </w:r>
      <w:r w:rsidR="00A869FF" w:rsidRPr="00204950">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204950">
        <w:rPr>
          <w:rFonts w:ascii="Times New Roman" w:hAnsi="Times New Roman" w:cs="Times New Roman"/>
          <w:sz w:val="24"/>
          <w:szCs w:val="24"/>
        </w:rPr>
        <w:fldChar w:fldCharType="separate"/>
      </w:r>
      <w:r w:rsidR="00A869FF" w:rsidRPr="00204950">
        <w:rPr>
          <w:rFonts w:ascii="Times New Roman" w:hAnsi="Times New Roman" w:cs="Times New Roman"/>
          <w:sz w:val="24"/>
        </w:rPr>
        <w:t>(Kanode in Haddad</w:t>
      </w:r>
      <w:r w:rsidR="006E3015">
        <w:rPr>
          <w:rFonts w:ascii="Times New Roman" w:hAnsi="Times New Roman" w:cs="Times New Roman"/>
          <w:sz w:val="24"/>
        </w:rPr>
        <w:t>,</w:t>
      </w:r>
      <w:r w:rsidR="00A869FF" w:rsidRPr="00204950">
        <w:rPr>
          <w:rFonts w:ascii="Times New Roman" w:hAnsi="Times New Roman" w:cs="Times New Roman"/>
          <w:sz w:val="24"/>
        </w:rPr>
        <w:t xml:space="preserve"> 2009)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00D91679" w:rsidRPr="00204950">
        <w:rPr>
          <w:rFonts w:ascii="Times New Roman" w:hAnsi="Times New Roman" w:cs="Times New Roman"/>
          <w:sz w:val="24"/>
          <w:szCs w:val="24"/>
        </w:rPr>
        <w:t>Težavnost se lahko le še stopnjuje</w:t>
      </w:r>
      <w:r w:rsidRPr="00204950">
        <w:rPr>
          <w:rFonts w:ascii="Times New Roman" w:hAnsi="Times New Roman" w:cs="Times New Roman"/>
          <w:sz w:val="24"/>
          <w:szCs w:val="24"/>
        </w:rPr>
        <w:t xml:space="preserve">, če so ekipe geografsko razdeljene </w:t>
      </w:r>
      <w:r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Coleman, in O’Connor</w:t>
      </w:r>
      <w:r w:rsidR="006E3015">
        <w:rPr>
          <w:rFonts w:ascii="Times New Roman" w:hAnsi="Times New Roman" w:cs="Times New Roman"/>
          <w:sz w:val="24"/>
          <w:szCs w:val="24"/>
        </w:rPr>
        <w:t>,</w:t>
      </w:r>
      <w:r w:rsidRPr="00204950">
        <w:rPr>
          <w:rFonts w:ascii="Times New Roman" w:hAnsi="Times New Roman" w:cs="Times New Roman"/>
          <w:sz w:val="24"/>
          <w:szCs w:val="24"/>
        </w:rPr>
        <w:t xml:space="preserve"> 2014, 182)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0A57A9" w:rsidRPr="00204950">
        <w:rPr>
          <w:rFonts w:ascii="Times New Roman" w:hAnsi="Times New Roman" w:cs="Times New Roman"/>
          <w:sz w:val="24"/>
          <w:szCs w:val="24"/>
        </w:rPr>
        <w:t xml:space="preserve"> </w:t>
      </w:r>
      <w:r w:rsidR="00F059F7" w:rsidRPr="00204950">
        <w:rPr>
          <w:rFonts w:ascii="Times New Roman" w:hAnsi="Times New Roman" w:cs="Times New Roman"/>
          <w:sz w:val="24"/>
          <w:szCs w:val="24"/>
        </w:rPr>
        <w:t xml:space="preserve">Igre </w:t>
      </w:r>
      <w:r w:rsidR="004B7959">
        <w:rPr>
          <w:rFonts w:ascii="Times New Roman" w:hAnsi="Times New Roman" w:cs="Times New Roman"/>
          <w:sz w:val="24"/>
          <w:szCs w:val="24"/>
        </w:rPr>
        <w:t>oblikujejo</w:t>
      </w:r>
      <w:r w:rsidR="00F059F7" w:rsidRPr="00204950">
        <w:rPr>
          <w:rFonts w:ascii="Times New Roman" w:hAnsi="Times New Roman" w:cs="Times New Roman"/>
          <w:sz w:val="24"/>
          <w:szCs w:val="24"/>
        </w:rPr>
        <w:t xml:space="preserve"> ekip</w:t>
      </w:r>
      <w:r w:rsidR="004B7959">
        <w:rPr>
          <w:rFonts w:ascii="Times New Roman" w:hAnsi="Times New Roman" w:cs="Times New Roman"/>
          <w:sz w:val="24"/>
          <w:szCs w:val="24"/>
        </w:rPr>
        <w:t>e</w:t>
      </w:r>
      <w:r w:rsidR="00F059F7" w:rsidRPr="00204950">
        <w:rPr>
          <w:rFonts w:ascii="Times New Roman" w:hAnsi="Times New Roman" w:cs="Times New Roman"/>
          <w:sz w:val="24"/>
          <w:szCs w:val="24"/>
        </w:rPr>
        <w:t xml:space="preserve"> izkušenih posameznikov, ki</w:t>
      </w:r>
      <w:r w:rsidR="00DE7DB6" w:rsidRPr="00204950">
        <w:rPr>
          <w:rFonts w:ascii="Times New Roman" w:hAnsi="Times New Roman" w:cs="Times New Roman"/>
          <w:sz w:val="24"/>
          <w:szCs w:val="24"/>
        </w:rPr>
        <w:t xml:space="preserve"> lahko</w:t>
      </w:r>
      <w:r w:rsidR="00F059F7" w:rsidRPr="00204950">
        <w:rPr>
          <w:rFonts w:ascii="Times New Roman" w:hAnsi="Times New Roman" w:cs="Times New Roman"/>
          <w:sz w:val="24"/>
          <w:szCs w:val="24"/>
        </w:rPr>
        <w:t xml:space="preserve"> </w:t>
      </w:r>
      <w:r w:rsidR="001F4A4C" w:rsidRPr="00204950">
        <w:rPr>
          <w:rFonts w:ascii="Times New Roman" w:hAnsi="Times New Roman" w:cs="Times New Roman"/>
          <w:sz w:val="24"/>
          <w:szCs w:val="24"/>
        </w:rPr>
        <w:t>v</w:t>
      </w:r>
      <w:r w:rsidR="009B3AF3" w:rsidRPr="00204950">
        <w:rPr>
          <w:rFonts w:ascii="Times New Roman" w:hAnsi="Times New Roman" w:cs="Times New Roman"/>
          <w:sz w:val="24"/>
          <w:szCs w:val="24"/>
        </w:rPr>
        <w:t>ključuje</w:t>
      </w:r>
      <w:r w:rsidR="001F4A4C" w:rsidRPr="00204950">
        <w:rPr>
          <w:rFonts w:ascii="Times New Roman" w:hAnsi="Times New Roman" w:cs="Times New Roman"/>
          <w:sz w:val="24"/>
          <w:szCs w:val="24"/>
        </w:rPr>
        <w:t>jo</w:t>
      </w:r>
      <w:r w:rsidR="00DE7DB6" w:rsidRPr="00204950">
        <w:rPr>
          <w:rFonts w:ascii="Times New Roman" w:hAnsi="Times New Roman" w:cs="Times New Roman"/>
          <w:sz w:val="24"/>
          <w:szCs w:val="24"/>
        </w:rPr>
        <w:t xml:space="preserve"> </w:t>
      </w:r>
      <w:r w:rsidR="00D04D83" w:rsidRPr="00204950">
        <w:rPr>
          <w:rFonts w:ascii="Times New Roman" w:hAnsi="Times New Roman" w:cs="Times New Roman"/>
          <w:sz w:val="24"/>
          <w:szCs w:val="24"/>
        </w:rPr>
        <w:t xml:space="preserve">več visoko </w:t>
      </w:r>
      <w:r w:rsidR="009B3AF3" w:rsidRPr="00204950">
        <w:rPr>
          <w:rFonts w:ascii="Times New Roman" w:hAnsi="Times New Roman" w:cs="Times New Roman"/>
          <w:sz w:val="24"/>
          <w:szCs w:val="24"/>
        </w:rPr>
        <w:t>usposobljenih str</w:t>
      </w:r>
      <w:r w:rsidR="00E02C9E" w:rsidRPr="00204950">
        <w:rPr>
          <w:rFonts w:ascii="Times New Roman" w:hAnsi="Times New Roman" w:cs="Times New Roman"/>
          <w:sz w:val="24"/>
          <w:szCs w:val="24"/>
        </w:rPr>
        <w:t>okovnjakov z različnih področij, računalništva, umetnosti, medij</w:t>
      </w:r>
      <w:r w:rsidR="00C0665D" w:rsidRPr="00204950">
        <w:rPr>
          <w:rFonts w:ascii="Times New Roman" w:hAnsi="Times New Roman" w:cs="Times New Roman"/>
          <w:sz w:val="24"/>
          <w:szCs w:val="24"/>
        </w:rPr>
        <w:t xml:space="preserve">skega oblikovanja, </w:t>
      </w:r>
      <w:r w:rsidR="007C775D" w:rsidRPr="00204950">
        <w:rPr>
          <w:rFonts w:ascii="Times New Roman" w:hAnsi="Times New Roman" w:cs="Times New Roman"/>
          <w:sz w:val="24"/>
          <w:szCs w:val="24"/>
        </w:rPr>
        <w:t xml:space="preserve">poslovanja </w:t>
      </w:r>
      <w:r w:rsidR="00EC67B3" w:rsidRPr="00204950">
        <w:rPr>
          <w:rFonts w:ascii="Times New Roman" w:hAnsi="Times New Roman" w:cs="Times New Roman"/>
          <w:sz w:val="24"/>
          <w:szCs w:val="24"/>
        </w:rPr>
        <w:t>(prav tam)</w:t>
      </w:r>
      <w:r w:rsidR="00C0665D" w:rsidRPr="00204950">
        <w:rPr>
          <w:rFonts w:ascii="Times New Roman" w:hAnsi="Times New Roman" w:cs="Times New Roman"/>
          <w:sz w:val="24"/>
          <w:szCs w:val="24"/>
        </w:rPr>
        <w:t xml:space="preserve"> in izobraževanja </w:t>
      </w:r>
      <w:r w:rsidR="00C0665D"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204950">
        <w:rPr>
          <w:rFonts w:ascii="Times New Roman" w:hAnsi="Times New Roman" w:cs="Times New Roman"/>
          <w:sz w:val="24"/>
          <w:szCs w:val="24"/>
        </w:rPr>
        <w:fldChar w:fldCharType="separate"/>
      </w:r>
      <w:r w:rsidR="0014172E" w:rsidRPr="00204950">
        <w:rPr>
          <w:rFonts w:ascii="Times New Roman" w:hAnsi="Times New Roman" w:cs="Times New Roman"/>
          <w:sz w:val="24"/>
        </w:rPr>
        <w:t>(Aslan in Balci</w:t>
      </w:r>
      <w:r w:rsidR="006E3015">
        <w:rPr>
          <w:rFonts w:ascii="Times New Roman" w:hAnsi="Times New Roman" w:cs="Times New Roman"/>
          <w:sz w:val="24"/>
        </w:rPr>
        <w:t>,</w:t>
      </w:r>
      <w:r w:rsidR="0014172E" w:rsidRPr="00204950">
        <w:rPr>
          <w:rFonts w:ascii="Times New Roman" w:hAnsi="Times New Roman" w:cs="Times New Roman"/>
          <w:sz w:val="24"/>
        </w:rPr>
        <w:t xml:space="preserve"> 2015</w:t>
      </w:r>
      <w:r w:rsidR="0008640F" w:rsidRPr="00204950">
        <w:rPr>
          <w:rFonts w:ascii="Times New Roman" w:hAnsi="Times New Roman" w:cs="Times New Roman"/>
          <w:sz w:val="24"/>
        </w:rPr>
        <w:t>, 307)</w:t>
      </w:r>
      <w:r w:rsidR="00C0665D" w:rsidRPr="00204950">
        <w:rPr>
          <w:rFonts w:ascii="Times New Roman" w:hAnsi="Times New Roman" w:cs="Times New Roman"/>
          <w:sz w:val="24"/>
          <w:szCs w:val="24"/>
        </w:rPr>
        <w:fldChar w:fldCharType="end"/>
      </w:r>
      <w:r w:rsidR="004036C1" w:rsidRPr="00204950">
        <w:rPr>
          <w:rFonts w:ascii="Times New Roman" w:hAnsi="Times New Roman" w:cs="Times New Roman"/>
          <w:sz w:val="24"/>
          <w:szCs w:val="24"/>
        </w:rPr>
        <w:t xml:space="preserve">. </w:t>
      </w:r>
      <w:r w:rsidR="00241BAD" w:rsidRPr="00204950">
        <w:rPr>
          <w:rFonts w:ascii="Times New Roman" w:hAnsi="Times New Roman" w:cs="Times New Roman"/>
          <w:sz w:val="24"/>
          <w:szCs w:val="24"/>
        </w:rPr>
        <w:t xml:space="preserve">Za načrtovanje in upravljanje </w:t>
      </w:r>
      <w:r w:rsidR="00F639F6" w:rsidRPr="00204950">
        <w:rPr>
          <w:rFonts w:ascii="Times New Roman" w:hAnsi="Times New Roman" w:cs="Times New Roman"/>
          <w:sz w:val="24"/>
          <w:szCs w:val="24"/>
        </w:rPr>
        <w:t>tako</w:t>
      </w:r>
      <w:r w:rsidR="00241BAD" w:rsidRPr="00204950">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204950">
        <w:rPr>
          <w:rFonts w:ascii="Times New Roman" w:hAnsi="Times New Roman" w:cs="Times New Roman"/>
          <w:sz w:val="24"/>
          <w:szCs w:val="24"/>
        </w:rPr>
        <w:fldChar w:fldCharType="separate"/>
      </w:r>
      <w:r w:rsidR="00241BAD" w:rsidRPr="00204950">
        <w:rPr>
          <w:rFonts w:ascii="Times New Roman" w:hAnsi="Times New Roman" w:cs="Times New Roman"/>
          <w:sz w:val="24"/>
        </w:rPr>
        <w:t>(</w:t>
      </w:r>
      <w:r w:rsidR="004848CF">
        <w:rPr>
          <w:rFonts w:ascii="Times New Roman" w:hAnsi="Times New Roman" w:cs="Times New Roman"/>
          <w:sz w:val="24"/>
        </w:rPr>
        <w:t>prav tam</w:t>
      </w:r>
      <w:r w:rsidR="00241BAD" w:rsidRPr="00204950">
        <w:rPr>
          <w:rFonts w:ascii="Times New Roman" w:hAnsi="Times New Roman" w:cs="Times New Roman"/>
          <w:sz w:val="24"/>
        </w:rPr>
        <w:t>)</w:t>
      </w:r>
      <w:r w:rsidR="00241BAD" w:rsidRPr="00204950">
        <w:rPr>
          <w:rFonts w:ascii="Times New Roman" w:hAnsi="Times New Roman" w:cs="Times New Roman"/>
          <w:sz w:val="24"/>
          <w:szCs w:val="24"/>
        </w:rPr>
        <w:fldChar w:fldCharType="end"/>
      </w:r>
      <w:r w:rsidR="002D32AD" w:rsidRPr="00204950">
        <w:rPr>
          <w:rFonts w:ascii="Times New Roman" w:hAnsi="Times New Roman" w:cs="Times New Roman"/>
          <w:sz w:val="24"/>
          <w:szCs w:val="24"/>
        </w:rPr>
        <w:t>.</w:t>
      </w:r>
      <w:r w:rsidR="00F70365" w:rsidRPr="00204950">
        <w:rPr>
          <w:rFonts w:ascii="Times New Roman" w:hAnsi="Times New Roman" w:cs="Times New Roman"/>
          <w:sz w:val="24"/>
          <w:szCs w:val="24"/>
        </w:rPr>
        <w:t xml:space="preserve"> </w:t>
      </w:r>
      <w:r w:rsidR="007B2AF8" w:rsidRPr="00204950">
        <w:rPr>
          <w:rFonts w:ascii="Times New Roman" w:hAnsi="Times New Roman" w:cs="Times New Roman"/>
          <w:sz w:val="24"/>
          <w:szCs w:val="24"/>
        </w:rPr>
        <w:t>Čeprav so bile določene dobre prakse prevzete od tradiciona</w:t>
      </w:r>
      <w:r w:rsidR="00EF6E42" w:rsidRPr="00204950">
        <w:rPr>
          <w:rFonts w:ascii="Times New Roman" w:hAnsi="Times New Roman" w:cs="Times New Roman"/>
          <w:sz w:val="24"/>
          <w:szCs w:val="24"/>
        </w:rPr>
        <w:t>lnega razvoja programske opreme</w:t>
      </w:r>
      <w:r w:rsidR="000D3C39">
        <w:rPr>
          <w:rFonts w:ascii="Times New Roman" w:hAnsi="Times New Roman" w:cs="Times New Roman"/>
          <w:sz w:val="24"/>
          <w:szCs w:val="24"/>
        </w:rPr>
        <w:t>,</w:t>
      </w:r>
      <w:r w:rsidR="00EF6E42" w:rsidRPr="00204950">
        <w:rPr>
          <w:rFonts w:ascii="Times New Roman" w:hAnsi="Times New Roman" w:cs="Times New Roman"/>
          <w:sz w:val="24"/>
          <w:szCs w:val="24"/>
        </w:rPr>
        <w:t xml:space="preserve"> </w:t>
      </w:r>
      <w:r w:rsidR="004C2C08" w:rsidRPr="00204950">
        <w:rPr>
          <w:rFonts w:ascii="Times New Roman" w:hAnsi="Times New Roman" w:cs="Times New Roman"/>
          <w:sz w:val="24"/>
          <w:szCs w:val="24"/>
        </w:rPr>
        <w:t>se te</w:t>
      </w:r>
      <w:r w:rsidR="004F5451" w:rsidRPr="00204950">
        <w:rPr>
          <w:rFonts w:ascii="Times New Roman" w:hAnsi="Times New Roman" w:cs="Times New Roman"/>
          <w:sz w:val="24"/>
          <w:szCs w:val="24"/>
        </w:rPr>
        <w:t xml:space="preserve"> razlikuje</w:t>
      </w:r>
      <w:r w:rsidR="004C2C08" w:rsidRPr="00204950">
        <w:rPr>
          <w:rFonts w:ascii="Times New Roman" w:hAnsi="Times New Roman" w:cs="Times New Roman"/>
          <w:sz w:val="24"/>
          <w:szCs w:val="24"/>
        </w:rPr>
        <w:t>jo</w:t>
      </w:r>
      <w:r w:rsidR="004F5451" w:rsidRPr="00204950">
        <w:rPr>
          <w:rFonts w:ascii="Times New Roman" w:hAnsi="Times New Roman" w:cs="Times New Roman"/>
          <w:sz w:val="24"/>
          <w:szCs w:val="24"/>
        </w:rPr>
        <w:t xml:space="preserve"> od </w:t>
      </w:r>
      <w:r w:rsidR="00567EBA" w:rsidRPr="00204950">
        <w:rPr>
          <w:rFonts w:ascii="Times New Roman" w:hAnsi="Times New Roman" w:cs="Times New Roman"/>
          <w:sz w:val="24"/>
          <w:szCs w:val="24"/>
        </w:rPr>
        <w:t>razvoja iger</w:t>
      </w:r>
      <w:r w:rsidR="0004004C" w:rsidRPr="00204950">
        <w:rPr>
          <w:rFonts w:ascii="Times New Roman" w:hAnsi="Times New Roman" w:cs="Times New Roman"/>
          <w:sz w:val="24"/>
          <w:szCs w:val="24"/>
        </w:rPr>
        <w:t xml:space="preserve"> </w:t>
      </w:r>
      <w:r w:rsidR="0004004C"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6E3015">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182)</w:t>
      </w:r>
      <w:r w:rsidR="0004004C" w:rsidRPr="00204950">
        <w:rPr>
          <w:rFonts w:ascii="Times New Roman" w:hAnsi="Times New Roman" w:cs="Times New Roman"/>
          <w:sz w:val="24"/>
          <w:szCs w:val="24"/>
        </w:rPr>
        <w:fldChar w:fldCharType="end"/>
      </w:r>
      <w:r w:rsidR="0010307E" w:rsidRPr="00204950">
        <w:rPr>
          <w:rFonts w:ascii="Times New Roman" w:hAnsi="Times New Roman" w:cs="Times New Roman"/>
          <w:sz w:val="24"/>
          <w:szCs w:val="24"/>
        </w:rPr>
        <w:t>.</w:t>
      </w:r>
      <w:r w:rsidR="00C34577" w:rsidRPr="00204950">
        <w:rPr>
          <w:rFonts w:ascii="Times New Roman" w:hAnsi="Times New Roman" w:cs="Times New Roman"/>
          <w:sz w:val="24"/>
          <w:szCs w:val="24"/>
        </w:rPr>
        <w:t xml:space="preserve"> </w:t>
      </w:r>
      <w:r w:rsidR="009C4A40" w:rsidRPr="00204950">
        <w:rPr>
          <w:rFonts w:ascii="Times New Roman" w:hAnsi="Times New Roman" w:cs="Times New Roman"/>
          <w:sz w:val="24"/>
          <w:szCs w:val="24"/>
        </w:rPr>
        <w:t>V razvoju iger je močno vključeno ustvarjanje kreativnih vsebin</w:t>
      </w:r>
      <w:r w:rsidR="00AB39AA" w:rsidRPr="00204950">
        <w:rPr>
          <w:rFonts w:ascii="Times New Roman" w:hAnsi="Times New Roman" w:cs="Times New Roman"/>
          <w:sz w:val="24"/>
          <w:szCs w:val="24"/>
        </w:rPr>
        <w:t>, ki definirajo izgled</w:t>
      </w:r>
      <w:r w:rsidR="00B86266" w:rsidRPr="00204950">
        <w:rPr>
          <w:rFonts w:ascii="Times New Roman" w:hAnsi="Times New Roman" w:cs="Times New Roman"/>
          <w:sz w:val="24"/>
          <w:szCs w:val="24"/>
        </w:rPr>
        <w:t xml:space="preserve"> igre</w:t>
      </w:r>
      <w:r w:rsidR="009C4A40" w:rsidRPr="00204950">
        <w:rPr>
          <w:rFonts w:ascii="Times New Roman" w:hAnsi="Times New Roman" w:cs="Times New Roman"/>
          <w:sz w:val="24"/>
          <w:szCs w:val="24"/>
        </w:rPr>
        <w:t xml:space="preserve"> </w:t>
      </w:r>
      <w:r w:rsidR="009C4A40" w:rsidRPr="00204950">
        <w:rPr>
          <w:rFonts w:ascii="Times New Roman" w:hAnsi="Times New Roman" w:cs="Times New Roman"/>
          <w:sz w:val="24"/>
          <w:szCs w:val="24"/>
        </w:rPr>
        <w:fldChar w:fldCharType="begin"/>
      </w:r>
      <w:r w:rsidR="009C4A40" w:rsidRPr="00204950">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204950">
        <w:rPr>
          <w:rFonts w:ascii="Times New Roman" w:hAnsi="Times New Roman" w:cs="Times New Roman"/>
          <w:sz w:val="24"/>
          <w:szCs w:val="24"/>
        </w:rPr>
        <w:fldChar w:fldCharType="separate"/>
      </w:r>
      <w:r w:rsidR="009C4A40" w:rsidRPr="00204950">
        <w:rPr>
          <w:rFonts w:ascii="Times New Roman" w:hAnsi="Times New Roman" w:cs="Times New Roman"/>
          <w:sz w:val="24"/>
          <w:szCs w:val="24"/>
        </w:rPr>
        <w:t>(Aktaş in Orçun</w:t>
      </w:r>
      <w:r w:rsidR="006E3015">
        <w:rPr>
          <w:rFonts w:ascii="Times New Roman" w:hAnsi="Times New Roman" w:cs="Times New Roman"/>
          <w:sz w:val="24"/>
          <w:szCs w:val="24"/>
        </w:rPr>
        <w:t>,</w:t>
      </w:r>
      <w:r w:rsidR="009C4A40" w:rsidRPr="00204950">
        <w:rPr>
          <w:rFonts w:ascii="Times New Roman" w:hAnsi="Times New Roman" w:cs="Times New Roman"/>
          <w:sz w:val="24"/>
          <w:szCs w:val="24"/>
        </w:rPr>
        <w:t xml:space="preserve"> 2016, 249)</w:t>
      </w:r>
      <w:r w:rsidR="009C4A40" w:rsidRPr="00204950">
        <w:rPr>
          <w:rFonts w:ascii="Times New Roman" w:hAnsi="Times New Roman" w:cs="Times New Roman"/>
          <w:sz w:val="24"/>
          <w:szCs w:val="24"/>
        </w:rPr>
        <w:fldChar w:fldCharType="end"/>
      </w:r>
      <w:r w:rsidR="007D6545" w:rsidRPr="00204950">
        <w:rPr>
          <w:rFonts w:ascii="Times New Roman" w:hAnsi="Times New Roman" w:cs="Times New Roman"/>
          <w:sz w:val="24"/>
          <w:szCs w:val="24"/>
        </w:rPr>
        <w:t>.</w:t>
      </w:r>
      <w:r w:rsidR="00585A74" w:rsidRPr="00204950">
        <w:rPr>
          <w:rFonts w:ascii="Times New Roman" w:hAnsi="Times New Roman" w:cs="Times New Roman"/>
          <w:sz w:val="24"/>
          <w:szCs w:val="24"/>
        </w:rPr>
        <w:t xml:space="preserve"> </w:t>
      </w:r>
      <w:r w:rsidR="00A73068" w:rsidRPr="00204950">
        <w:rPr>
          <w:rFonts w:ascii="Times New Roman" w:hAnsi="Times New Roman" w:cs="Times New Roman"/>
          <w:sz w:val="24"/>
          <w:szCs w:val="24"/>
        </w:rPr>
        <w:t>V</w:t>
      </w:r>
      <w:r w:rsidR="004036C1" w:rsidRPr="00204950">
        <w:rPr>
          <w:rFonts w:ascii="Times New Roman" w:hAnsi="Times New Roman" w:cs="Times New Roman"/>
          <w:sz w:val="24"/>
          <w:szCs w:val="24"/>
        </w:rPr>
        <w:t>endar igre</w:t>
      </w:r>
      <w:r w:rsidR="0062426F"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t xml:space="preserve">niso </w:t>
      </w:r>
      <w:r w:rsidR="000940A3" w:rsidRPr="00204950">
        <w:rPr>
          <w:rFonts w:ascii="Times New Roman" w:hAnsi="Times New Roman" w:cs="Times New Roman"/>
          <w:sz w:val="24"/>
          <w:szCs w:val="24"/>
        </w:rPr>
        <w:t>povsem</w:t>
      </w:r>
      <w:r w:rsidR="00332916" w:rsidRPr="00204950">
        <w:rPr>
          <w:rFonts w:ascii="Times New Roman" w:hAnsi="Times New Roman" w:cs="Times New Roman"/>
          <w:sz w:val="24"/>
          <w:szCs w:val="24"/>
        </w:rPr>
        <w:t xml:space="preserve"> le</w:t>
      </w:r>
      <w:r w:rsidR="000940A3" w:rsidRPr="00204950">
        <w:rPr>
          <w:rFonts w:ascii="Times New Roman" w:hAnsi="Times New Roman" w:cs="Times New Roman"/>
          <w:sz w:val="24"/>
          <w:szCs w:val="24"/>
        </w:rPr>
        <w:t xml:space="preserve"> umetnost</w:t>
      </w:r>
      <w:bookmarkStart w:id="5" w:name="_GoBack"/>
      <w:ins w:id="6" w:author="kralj" w:date="2018-04-02T19:01:00Z">
        <w:r w:rsidR="000D3C39">
          <w:rPr>
            <w:rFonts w:ascii="Times New Roman" w:hAnsi="Times New Roman" w:cs="Times New Roman"/>
            <w:sz w:val="24"/>
            <w:szCs w:val="24"/>
          </w:rPr>
          <w:t>,</w:t>
        </w:r>
      </w:ins>
      <w:bookmarkEnd w:id="5"/>
      <w:r w:rsidR="000940A3" w:rsidRPr="00204950">
        <w:rPr>
          <w:rFonts w:ascii="Times New Roman" w:hAnsi="Times New Roman" w:cs="Times New Roman"/>
          <w:sz w:val="24"/>
          <w:szCs w:val="24"/>
        </w:rPr>
        <w:t xml:space="preserve"> kot tudi ne </w:t>
      </w:r>
      <w:r w:rsidR="004036C1" w:rsidRPr="00204950">
        <w:rPr>
          <w:rFonts w:ascii="Times New Roman" w:hAnsi="Times New Roman" w:cs="Times New Roman"/>
          <w:sz w:val="24"/>
          <w:szCs w:val="24"/>
        </w:rPr>
        <w:t>produ</w:t>
      </w:r>
      <w:r w:rsidR="00A65655" w:rsidRPr="00204950">
        <w:rPr>
          <w:rFonts w:ascii="Times New Roman" w:hAnsi="Times New Roman" w:cs="Times New Roman"/>
          <w:sz w:val="24"/>
          <w:szCs w:val="24"/>
        </w:rPr>
        <w:t xml:space="preserve">kt popolnega inženiringa. </w:t>
      </w:r>
      <w:r w:rsidR="004036C1" w:rsidRPr="00204950">
        <w:rPr>
          <w:rFonts w:ascii="Times New Roman" w:hAnsi="Times New Roman" w:cs="Times New Roman"/>
          <w:sz w:val="24"/>
          <w:szCs w:val="24"/>
        </w:rPr>
        <w:t>Razvoj igre je bolj po</w:t>
      </w:r>
      <w:r w:rsidR="00AA41AB" w:rsidRPr="00204950">
        <w:rPr>
          <w:rFonts w:ascii="Times New Roman" w:hAnsi="Times New Roman" w:cs="Times New Roman"/>
          <w:sz w:val="24"/>
          <w:szCs w:val="24"/>
        </w:rPr>
        <w:t>doben</w:t>
      </w:r>
      <w:r w:rsidR="000B4CEF" w:rsidRPr="00204950">
        <w:rPr>
          <w:rFonts w:ascii="Times New Roman" w:hAnsi="Times New Roman" w:cs="Times New Roman"/>
          <w:sz w:val="24"/>
          <w:szCs w:val="24"/>
        </w:rPr>
        <w:t xml:space="preserve"> ustvarjanju izdelka </w:t>
      </w:r>
      <w:r w:rsidR="004036C1" w:rsidRPr="00204950">
        <w:rPr>
          <w:rFonts w:ascii="Times New Roman" w:hAnsi="Times New Roman" w:cs="Times New Roman"/>
          <w:sz w:val="24"/>
          <w:szCs w:val="24"/>
        </w:rPr>
        <w:t>s prepletanjem aspektov</w:t>
      </w:r>
      <w:r w:rsidR="00E531FC"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t xml:space="preserve">umetnosti, </w:t>
      </w:r>
      <w:r w:rsidR="004456DD" w:rsidRPr="00204950">
        <w:rPr>
          <w:rFonts w:ascii="Times New Roman" w:hAnsi="Times New Roman" w:cs="Times New Roman"/>
          <w:sz w:val="24"/>
          <w:szCs w:val="24"/>
        </w:rPr>
        <w:t xml:space="preserve">glasbe, programiranja, igranja in </w:t>
      </w:r>
      <w:r w:rsidR="004036C1" w:rsidRPr="00204950">
        <w:rPr>
          <w:rFonts w:ascii="Times New Roman" w:hAnsi="Times New Roman" w:cs="Times New Roman"/>
          <w:sz w:val="24"/>
          <w:szCs w:val="24"/>
        </w:rPr>
        <w:t>poslovnega upravljanja</w:t>
      </w:r>
      <w:r w:rsidR="00110704"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204950">
        <w:rPr>
          <w:rFonts w:ascii="Times New Roman" w:hAnsi="Times New Roman" w:cs="Times New Roman"/>
          <w:sz w:val="24"/>
          <w:szCs w:val="24"/>
        </w:rPr>
        <w:fldChar w:fldCharType="separate"/>
      </w:r>
      <w:r w:rsidR="00A45A39" w:rsidRPr="00204950">
        <w:rPr>
          <w:rFonts w:ascii="Times New Roman" w:hAnsi="Times New Roman" w:cs="Times New Roman"/>
          <w:sz w:val="24"/>
        </w:rPr>
        <w:t>(Ramadan in Widyani</w:t>
      </w:r>
      <w:r w:rsidR="006C2409">
        <w:rPr>
          <w:rFonts w:ascii="Times New Roman" w:hAnsi="Times New Roman" w:cs="Times New Roman"/>
          <w:sz w:val="24"/>
        </w:rPr>
        <w:t>,</w:t>
      </w:r>
      <w:r w:rsidR="00A45A39" w:rsidRPr="00204950">
        <w:rPr>
          <w:rFonts w:ascii="Times New Roman" w:hAnsi="Times New Roman" w:cs="Times New Roman"/>
          <w:sz w:val="24"/>
        </w:rPr>
        <w:t xml:space="preserve"> 2013</w:t>
      </w:r>
      <w:r w:rsidR="00666544" w:rsidRPr="00204950">
        <w:rPr>
          <w:rFonts w:ascii="Times New Roman" w:hAnsi="Times New Roman" w:cs="Times New Roman"/>
          <w:sz w:val="24"/>
        </w:rPr>
        <w:t>, 95)</w:t>
      </w:r>
      <w:r w:rsidR="004036C1" w:rsidRPr="00204950">
        <w:rPr>
          <w:rFonts w:ascii="Times New Roman" w:hAnsi="Times New Roman" w:cs="Times New Roman"/>
          <w:sz w:val="24"/>
          <w:szCs w:val="24"/>
        </w:rPr>
        <w:fldChar w:fldCharType="end"/>
      </w:r>
      <w:r w:rsidR="004036C1" w:rsidRPr="00204950">
        <w:rPr>
          <w:rFonts w:ascii="Times New Roman" w:hAnsi="Times New Roman" w:cs="Times New Roman"/>
          <w:sz w:val="24"/>
          <w:szCs w:val="24"/>
        </w:rPr>
        <w:t>.</w:t>
      </w:r>
      <w:r w:rsidR="00767D4C" w:rsidRPr="00204950">
        <w:rPr>
          <w:rFonts w:ascii="Times New Roman" w:hAnsi="Times New Roman" w:cs="Times New Roman"/>
          <w:sz w:val="24"/>
          <w:szCs w:val="24"/>
        </w:rPr>
        <w:t xml:space="preserve"> </w:t>
      </w:r>
      <w:r w:rsidR="00567EBA" w:rsidRPr="00204950">
        <w:rPr>
          <w:rFonts w:ascii="Times New Roman" w:hAnsi="Times New Roman" w:cs="Times New Roman"/>
          <w:sz w:val="24"/>
          <w:szCs w:val="24"/>
        </w:rPr>
        <w:t xml:space="preserve">Igre </w:t>
      </w:r>
      <w:r w:rsidR="002304AD" w:rsidRPr="00204950">
        <w:rPr>
          <w:rFonts w:ascii="Times New Roman" w:hAnsi="Times New Roman" w:cs="Times New Roman"/>
          <w:sz w:val="24"/>
          <w:szCs w:val="24"/>
        </w:rPr>
        <w:t>bolj stremijo k proizvajanju uporabniške izkušnje kot uporabnosti.</w:t>
      </w:r>
      <w:r w:rsidR="003D016F" w:rsidRPr="00204950">
        <w:rPr>
          <w:rFonts w:ascii="Times New Roman" w:hAnsi="Times New Roman" w:cs="Times New Roman"/>
          <w:sz w:val="24"/>
          <w:szCs w:val="24"/>
        </w:rPr>
        <w:t xml:space="preserve"> </w:t>
      </w:r>
      <w:r w:rsidR="003D016F"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6C2409">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182)</w:t>
      </w:r>
      <w:r w:rsidR="003D016F" w:rsidRPr="00204950">
        <w:rPr>
          <w:rFonts w:ascii="Times New Roman" w:hAnsi="Times New Roman" w:cs="Times New Roman"/>
          <w:sz w:val="24"/>
          <w:szCs w:val="24"/>
        </w:rPr>
        <w:fldChar w:fldCharType="end"/>
      </w:r>
      <w:r w:rsidR="003D016F" w:rsidRPr="00204950">
        <w:rPr>
          <w:rFonts w:ascii="Times New Roman" w:hAnsi="Times New Roman" w:cs="Times New Roman"/>
          <w:sz w:val="24"/>
          <w:szCs w:val="24"/>
        </w:rPr>
        <w:t xml:space="preserve">. </w:t>
      </w:r>
      <w:r w:rsidR="009C2635" w:rsidRPr="00204950">
        <w:rPr>
          <w:rFonts w:ascii="Times New Roman" w:hAnsi="Times New Roman" w:cs="Times New Roman"/>
          <w:sz w:val="24"/>
          <w:szCs w:val="24"/>
        </w:rPr>
        <w:t>Poudarek</w:t>
      </w:r>
      <w:r w:rsidR="00567EBA" w:rsidRPr="00204950">
        <w:rPr>
          <w:rFonts w:ascii="Times New Roman" w:hAnsi="Times New Roman" w:cs="Times New Roman"/>
          <w:sz w:val="24"/>
          <w:szCs w:val="24"/>
        </w:rPr>
        <w:t xml:space="preserve"> je</w:t>
      </w:r>
      <w:r w:rsidR="009C2635" w:rsidRPr="00204950">
        <w:rPr>
          <w:rFonts w:ascii="Times New Roman" w:hAnsi="Times New Roman" w:cs="Times New Roman"/>
          <w:sz w:val="24"/>
          <w:szCs w:val="24"/>
        </w:rPr>
        <w:t xml:space="preserve"> na evalv</w:t>
      </w:r>
      <w:r w:rsidR="003615BF" w:rsidRPr="00204950">
        <w:rPr>
          <w:rFonts w:ascii="Times New Roman" w:hAnsi="Times New Roman" w:cs="Times New Roman"/>
          <w:sz w:val="24"/>
          <w:szCs w:val="24"/>
        </w:rPr>
        <w:t xml:space="preserve">aciji uporabniške izkušnje </w:t>
      </w:r>
      <w:r w:rsidR="009C2635" w:rsidRPr="00204950">
        <w:rPr>
          <w:rFonts w:ascii="Times New Roman" w:hAnsi="Times New Roman" w:cs="Times New Roman"/>
          <w:sz w:val="24"/>
          <w:szCs w:val="24"/>
        </w:rPr>
        <w:t>in uporab</w:t>
      </w:r>
      <w:ins w:id="7" w:author="kralj" w:date="2018-04-02T19:02:00Z">
        <w:r w:rsidR="000D3C39">
          <w:rPr>
            <w:rFonts w:ascii="Times New Roman" w:hAnsi="Times New Roman" w:cs="Times New Roman"/>
            <w:sz w:val="24"/>
            <w:szCs w:val="24"/>
          </w:rPr>
          <w:t>i</w:t>
        </w:r>
      </w:ins>
      <w:del w:id="8" w:author="kralj" w:date="2018-04-02T19:02:00Z">
        <w:r w:rsidR="00292902" w:rsidRPr="00204950" w:rsidDel="000D3C39">
          <w:rPr>
            <w:rFonts w:ascii="Times New Roman" w:hAnsi="Times New Roman" w:cs="Times New Roman"/>
            <w:sz w:val="24"/>
            <w:szCs w:val="24"/>
          </w:rPr>
          <w:delText>o</w:delText>
        </w:r>
      </w:del>
      <w:r w:rsidR="009C2635" w:rsidRPr="00204950">
        <w:rPr>
          <w:rFonts w:ascii="Times New Roman" w:hAnsi="Times New Roman" w:cs="Times New Roman"/>
          <w:sz w:val="24"/>
          <w:szCs w:val="24"/>
        </w:rPr>
        <w:t xml:space="preserve"> povratnih</w:t>
      </w:r>
      <w:r w:rsidR="00A645C5" w:rsidRPr="00204950">
        <w:rPr>
          <w:rFonts w:ascii="Times New Roman" w:hAnsi="Times New Roman" w:cs="Times New Roman"/>
          <w:sz w:val="24"/>
          <w:szCs w:val="24"/>
        </w:rPr>
        <w:t xml:space="preserve"> informacij</w:t>
      </w:r>
      <w:r w:rsidR="0011772D" w:rsidRPr="00204950">
        <w:rPr>
          <w:rFonts w:ascii="Times New Roman" w:hAnsi="Times New Roman" w:cs="Times New Roman"/>
          <w:sz w:val="24"/>
          <w:szCs w:val="24"/>
        </w:rPr>
        <w:t xml:space="preserve">, </w:t>
      </w:r>
      <w:r w:rsidR="003302E5" w:rsidRPr="00204950">
        <w:rPr>
          <w:rFonts w:ascii="Times New Roman" w:hAnsi="Times New Roman" w:cs="Times New Roman"/>
          <w:sz w:val="24"/>
          <w:szCs w:val="24"/>
        </w:rPr>
        <w:t>ki nato vodi</w:t>
      </w:r>
      <w:r w:rsidR="009C2635" w:rsidRPr="00204950">
        <w:rPr>
          <w:rFonts w:ascii="Times New Roman" w:hAnsi="Times New Roman" w:cs="Times New Roman"/>
          <w:sz w:val="24"/>
          <w:szCs w:val="24"/>
        </w:rPr>
        <w:t>jo</w:t>
      </w:r>
      <w:r w:rsidR="003302E5" w:rsidRPr="00204950">
        <w:rPr>
          <w:rFonts w:ascii="Times New Roman" w:hAnsi="Times New Roman" w:cs="Times New Roman"/>
          <w:sz w:val="24"/>
          <w:szCs w:val="24"/>
        </w:rPr>
        <w:t xml:space="preserve"> tok iteracij </w:t>
      </w:r>
      <w:r w:rsidR="007E15C3" w:rsidRPr="00204950">
        <w:rPr>
          <w:rFonts w:ascii="Times New Roman" w:hAnsi="Times New Roman" w:cs="Times New Roman"/>
          <w:sz w:val="24"/>
          <w:szCs w:val="24"/>
        </w:rPr>
        <w:t>razvoja</w:t>
      </w:r>
      <w:r w:rsidR="003302E5" w:rsidRPr="00204950">
        <w:rPr>
          <w:rFonts w:ascii="Times New Roman" w:hAnsi="Times New Roman" w:cs="Times New Roman"/>
          <w:sz w:val="24"/>
          <w:szCs w:val="24"/>
        </w:rPr>
        <w:t xml:space="preserve"> </w:t>
      </w:r>
      <w:r w:rsidR="003302E5"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6C2409">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183)</w:t>
      </w:r>
      <w:r w:rsidR="003302E5" w:rsidRPr="00204950">
        <w:rPr>
          <w:rFonts w:ascii="Times New Roman" w:hAnsi="Times New Roman" w:cs="Times New Roman"/>
          <w:sz w:val="24"/>
          <w:szCs w:val="24"/>
        </w:rPr>
        <w:fldChar w:fldCharType="end"/>
      </w:r>
      <w:r w:rsidR="0074181A" w:rsidRPr="00204950">
        <w:rPr>
          <w:rFonts w:ascii="Times New Roman" w:hAnsi="Times New Roman" w:cs="Times New Roman"/>
          <w:sz w:val="24"/>
          <w:szCs w:val="24"/>
        </w:rPr>
        <w:t xml:space="preserve">. Pressman zagovarja, da so igre programska oprema, ki ponujajo zabavo </w:t>
      </w:r>
      <w:r w:rsidR="0074181A"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204950">
        <w:rPr>
          <w:rFonts w:ascii="Times New Roman" w:hAnsi="Times New Roman" w:cs="Times New Roman"/>
          <w:sz w:val="24"/>
          <w:szCs w:val="24"/>
        </w:rPr>
        <w:fldChar w:fldCharType="separate"/>
      </w:r>
      <w:r w:rsidR="0074181A" w:rsidRPr="00204950">
        <w:rPr>
          <w:rFonts w:ascii="Times New Roman" w:hAnsi="Times New Roman" w:cs="Times New Roman"/>
          <w:sz w:val="24"/>
        </w:rPr>
        <w:t>(Ramadan in Widyani</w:t>
      </w:r>
      <w:r w:rsidR="006C2409">
        <w:rPr>
          <w:rFonts w:ascii="Times New Roman" w:hAnsi="Times New Roman" w:cs="Times New Roman"/>
          <w:sz w:val="24"/>
        </w:rPr>
        <w:t>,</w:t>
      </w:r>
      <w:r w:rsidR="0074181A" w:rsidRPr="00204950">
        <w:rPr>
          <w:rFonts w:ascii="Times New Roman" w:hAnsi="Times New Roman" w:cs="Times New Roman"/>
          <w:sz w:val="24"/>
        </w:rPr>
        <w:t xml:space="preserve"> 2013, 95)</w:t>
      </w:r>
      <w:r w:rsidR="0074181A" w:rsidRPr="00204950">
        <w:rPr>
          <w:rFonts w:ascii="Times New Roman" w:hAnsi="Times New Roman" w:cs="Times New Roman"/>
          <w:sz w:val="24"/>
          <w:szCs w:val="24"/>
        </w:rPr>
        <w:fldChar w:fldCharType="end"/>
      </w:r>
      <w:r w:rsidR="00FF3234" w:rsidRPr="00204950">
        <w:rPr>
          <w:rFonts w:ascii="Times New Roman" w:hAnsi="Times New Roman" w:cs="Times New Roman"/>
          <w:sz w:val="24"/>
          <w:szCs w:val="24"/>
        </w:rPr>
        <w:t xml:space="preserve">, vendar </w:t>
      </w:r>
      <w:r w:rsidR="00461314" w:rsidRPr="00204950">
        <w:rPr>
          <w:rFonts w:ascii="Times New Roman" w:hAnsi="Times New Roman" w:cs="Times New Roman"/>
          <w:sz w:val="24"/>
          <w:szCs w:val="24"/>
        </w:rPr>
        <w:t>ni metode za določanje subjektivnega elementa zabave, na katero se osredotočajo oblikovalci iger.</w:t>
      </w:r>
      <w:r w:rsidR="00FF3234" w:rsidRPr="00204950">
        <w:rPr>
          <w:rFonts w:ascii="Times New Roman" w:hAnsi="Times New Roman" w:cs="Times New Roman"/>
          <w:sz w:val="24"/>
          <w:szCs w:val="24"/>
        </w:rPr>
        <w:t xml:space="preserve"> Zato je razvoj iger </w:t>
      </w:r>
      <w:del w:id="9" w:author="kralj" w:date="2018-04-02T19:02:00Z">
        <w:r w:rsidR="00FF3234" w:rsidRPr="00204950" w:rsidDel="000D3C39">
          <w:rPr>
            <w:rFonts w:ascii="Times New Roman" w:hAnsi="Times New Roman" w:cs="Times New Roman"/>
            <w:sz w:val="24"/>
            <w:szCs w:val="24"/>
          </w:rPr>
          <w:delText xml:space="preserve">toliko bolj kompleksen </w:delText>
        </w:r>
      </w:del>
      <w:r w:rsidR="00B918D7" w:rsidRPr="00204950">
        <w:rPr>
          <w:rFonts w:ascii="Times New Roman" w:hAnsi="Times New Roman" w:cs="Times New Roman"/>
          <w:sz w:val="24"/>
          <w:szCs w:val="24"/>
        </w:rPr>
        <w:t>v nasprotju s tradicional</w:t>
      </w:r>
      <w:r w:rsidR="00FF3234" w:rsidRPr="00204950">
        <w:rPr>
          <w:rFonts w:ascii="Times New Roman" w:hAnsi="Times New Roman" w:cs="Times New Roman"/>
          <w:sz w:val="24"/>
          <w:szCs w:val="24"/>
        </w:rPr>
        <w:t>n</w:t>
      </w:r>
      <w:r w:rsidR="00B918D7" w:rsidRPr="00204950">
        <w:rPr>
          <w:rFonts w:ascii="Times New Roman" w:hAnsi="Times New Roman" w:cs="Times New Roman"/>
          <w:sz w:val="24"/>
          <w:szCs w:val="24"/>
        </w:rPr>
        <w:t>im</w:t>
      </w:r>
      <w:r w:rsidR="00FF3234" w:rsidRPr="00204950">
        <w:rPr>
          <w:rFonts w:ascii="Times New Roman" w:hAnsi="Times New Roman" w:cs="Times New Roman"/>
          <w:sz w:val="24"/>
          <w:szCs w:val="24"/>
        </w:rPr>
        <w:t xml:space="preserve"> razvoj</w:t>
      </w:r>
      <w:r w:rsidR="00B918D7" w:rsidRPr="00204950">
        <w:rPr>
          <w:rFonts w:ascii="Times New Roman" w:hAnsi="Times New Roman" w:cs="Times New Roman"/>
          <w:sz w:val="24"/>
          <w:szCs w:val="24"/>
        </w:rPr>
        <w:t>em</w:t>
      </w:r>
      <w:r w:rsidR="00FF3234" w:rsidRPr="00204950">
        <w:rPr>
          <w:rFonts w:ascii="Times New Roman" w:hAnsi="Times New Roman" w:cs="Times New Roman"/>
          <w:sz w:val="24"/>
          <w:szCs w:val="24"/>
        </w:rPr>
        <w:t xml:space="preserve"> programske opreme</w:t>
      </w:r>
      <w:ins w:id="10" w:author="kralj" w:date="2018-04-02T19:02:00Z">
        <w:r w:rsidR="000D3C39" w:rsidRPr="000D3C39">
          <w:rPr>
            <w:rFonts w:ascii="Times New Roman" w:hAnsi="Times New Roman" w:cs="Times New Roman"/>
            <w:sz w:val="24"/>
            <w:szCs w:val="24"/>
          </w:rPr>
          <w:t xml:space="preserve"> </w:t>
        </w:r>
        <w:r w:rsidR="000D3C39" w:rsidRPr="00204950">
          <w:rPr>
            <w:rFonts w:ascii="Times New Roman" w:hAnsi="Times New Roman" w:cs="Times New Roman"/>
            <w:sz w:val="24"/>
            <w:szCs w:val="24"/>
          </w:rPr>
          <w:t>toliko bolj kompleksen</w:t>
        </w:r>
      </w:ins>
      <w:r w:rsidR="00FF3234" w:rsidRPr="00204950">
        <w:rPr>
          <w:rFonts w:ascii="Times New Roman" w:hAnsi="Times New Roman" w:cs="Times New Roman"/>
          <w:sz w:val="24"/>
          <w:szCs w:val="24"/>
        </w:rPr>
        <w:t>.</w:t>
      </w:r>
      <w:r w:rsidR="00B918D7" w:rsidRPr="00204950">
        <w:rPr>
          <w:rFonts w:ascii="Times New Roman" w:hAnsi="Times New Roman" w:cs="Times New Roman"/>
          <w:sz w:val="24"/>
          <w:szCs w:val="24"/>
        </w:rPr>
        <w:t xml:space="preserve"> </w:t>
      </w:r>
      <w:r w:rsidR="00461314" w:rsidRPr="00204950">
        <w:rPr>
          <w:rFonts w:ascii="Times New Roman" w:hAnsi="Times New Roman" w:cs="Times New Roman"/>
          <w:sz w:val="24"/>
          <w:szCs w:val="24"/>
        </w:rPr>
        <w:t>Potrebno je razširiti</w:t>
      </w:r>
      <w:r w:rsidR="0034355E" w:rsidRPr="00204950">
        <w:rPr>
          <w:rFonts w:ascii="Times New Roman" w:hAnsi="Times New Roman" w:cs="Times New Roman"/>
          <w:sz w:val="24"/>
          <w:szCs w:val="24"/>
        </w:rPr>
        <w:t xml:space="preserve"> podedovane</w:t>
      </w:r>
      <w:r w:rsidR="00461314" w:rsidRPr="00204950">
        <w:rPr>
          <w:rFonts w:ascii="Times New Roman" w:hAnsi="Times New Roman" w:cs="Times New Roman"/>
          <w:sz w:val="24"/>
          <w:szCs w:val="24"/>
        </w:rPr>
        <w:t xml:space="preserve"> tradicionalne tehnike razvoja</w:t>
      </w:r>
      <w:r w:rsidR="0034355E" w:rsidRPr="00204950">
        <w:rPr>
          <w:rFonts w:ascii="Times New Roman" w:hAnsi="Times New Roman" w:cs="Times New Roman"/>
          <w:sz w:val="24"/>
          <w:szCs w:val="24"/>
        </w:rPr>
        <w:t xml:space="preserve"> programske opreme</w:t>
      </w:r>
      <w:r w:rsidR="00461314" w:rsidRPr="00204950">
        <w:rPr>
          <w:rFonts w:ascii="Times New Roman" w:hAnsi="Times New Roman" w:cs="Times New Roman"/>
          <w:sz w:val="24"/>
          <w:szCs w:val="24"/>
        </w:rPr>
        <w:t>, da bi lahko p</w:t>
      </w:r>
      <w:r w:rsidR="00463CC6" w:rsidRPr="00204950">
        <w:rPr>
          <w:rFonts w:ascii="Times New Roman" w:hAnsi="Times New Roman" w:cs="Times New Roman"/>
          <w:sz w:val="24"/>
          <w:szCs w:val="24"/>
        </w:rPr>
        <w:t xml:space="preserve">odprli kreativni proces razvoja video </w:t>
      </w:r>
      <w:r w:rsidR="001A29C0" w:rsidRPr="00204950">
        <w:rPr>
          <w:rFonts w:ascii="Times New Roman" w:hAnsi="Times New Roman" w:cs="Times New Roman"/>
          <w:sz w:val="24"/>
          <w:szCs w:val="24"/>
        </w:rPr>
        <w:t xml:space="preserve">iger </w:t>
      </w:r>
      <w:r w:rsidR="001A29C0"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sidRPr="00204950">
        <w:rPr>
          <w:rFonts w:ascii="Times New Roman" w:hAnsi="Times New Roman" w:cs="Times New Roman"/>
          <w:sz w:val="24"/>
          <w:szCs w:val="24"/>
        </w:rPr>
        <w:fldChar w:fldCharType="separate"/>
      </w:r>
      <w:r w:rsidR="001A29C0" w:rsidRPr="00204950">
        <w:rPr>
          <w:rFonts w:ascii="Times New Roman" w:hAnsi="Times New Roman" w:cs="Times New Roman"/>
          <w:sz w:val="24"/>
          <w:szCs w:val="24"/>
        </w:rPr>
        <w:t xml:space="preserve">(Fábio Petrillo in </w:t>
      </w:r>
      <w:r w:rsidR="006C2409">
        <w:rPr>
          <w:rFonts w:ascii="Times New Roman" w:hAnsi="Times New Roman" w:cs="Times New Roman"/>
          <w:sz w:val="24"/>
          <w:szCs w:val="24"/>
        </w:rPr>
        <w:t>drugi,</w:t>
      </w:r>
      <w:r w:rsidR="001A29C0" w:rsidRPr="00204950">
        <w:rPr>
          <w:rFonts w:ascii="Times New Roman" w:hAnsi="Times New Roman" w:cs="Times New Roman"/>
          <w:sz w:val="24"/>
          <w:szCs w:val="24"/>
        </w:rPr>
        <w:t xml:space="preserve"> 2009, 19)</w:t>
      </w:r>
      <w:r w:rsidR="001A29C0" w:rsidRPr="00204950">
        <w:rPr>
          <w:rFonts w:ascii="Times New Roman" w:hAnsi="Times New Roman" w:cs="Times New Roman"/>
          <w:sz w:val="24"/>
          <w:szCs w:val="24"/>
        </w:rPr>
        <w:fldChar w:fldCharType="end"/>
      </w:r>
      <w:r w:rsidR="00AC5DA4" w:rsidRPr="00204950">
        <w:rPr>
          <w:rFonts w:ascii="Times New Roman" w:hAnsi="Times New Roman" w:cs="Times New Roman"/>
          <w:sz w:val="24"/>
          <w:szCs w:val="24"/>
        </w:rPr>
        <w:t>.</w:t>
      </w:r>
      <w:r w:rsidR="00B67578" w:rsidRPr="00204950">
        <w:rPr>
          <w:rFonts w:ascii="Times New Roman" w:hAnsi="Times New Roman" w:cs="Times New Roman"/>
          <w:sz w:val="24"/>
          <w:szCs w:val="24"/>
        </w:rPr>
        <w:t xml:space="preserve"> </w:t>
      </w:r>
    </w:p>
    <w:p w14:paraId="0FD1B3AA" w14:textId="77777777" w:rsidR="009D688F" w:rsidRDefault="009D688F" w:rsidP="005A6A3B">
      <w:pPr>
        <w:tabs>
          <w:tab w:val="left" w:pos="4678"/>
        </w:tabs>
        <w:spacing w:line="360" w:lineRule="auto"/>
        <w:contextualSpacing/>
        <w:jc w:val="both"/>
        <w:rPr>
          <w:rFonts w:ascii="Times New Roman" w:hAnsi="Times New Roman" w:cs="Times New Roman"/>
          <w:sz w:val="24"/>
          <w:szCs w:val="24"/>
        </w:rPr>
      </w:pPr>
    </w:p>
    <w:p w14:paraId="25C81C71" w14:textId="00DBEAF7" w:rsidR="00452C61" w:rsidRPr="00204950" w:rsidRDefault="00884FDA"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R</w:t>
      </w:r>
      <w:r w:rsidR="005A4F32" w:rsidRPr="00204950">
        <w:rPr>
          <w:rFonts w:ascii="Times New Roman" w:hAnsi="Times New Roman" w:cs="Times New Roman"/>
          <w:sz w:val="24"/>
          <w:szCs w:val="24"/>
        </w:rPr>
        <w:t>azvoj iger potrebuje specifične usmeritve</w:t>
      </w:r>
      <w:r w:rsidRPr="00204950">
        <w:rPr>
          <w:rFonts w:ascii="Times New Roman" w:hAnsi="Times New Roman" w:cs="Times New Roman"/>
          <w:sz w:val="24"/>
          <w:szCs w:val="24"/>
        </w:rPr>
        <w:t>,</w:t>
      </w:r>
      <w:r w:rsidR="00666544" w:rsidRPr="00204950">
        <w:rPr>
          <w:rFonts w:ascii="Times New Roman" w:hAnsi="Times New Roman" w:cs="Times New Roman"/>
          <w:sz w:val="24"/>
          <w:szCs w:val="24"/>
        </w:rPr>
        <w:t xml:space="preserve"> </w:t>
      </w:r>
      <w:r w:rsidRPr="00204950">
        <w:rPr>
          <w:rFonts w:ascii="Times New Roman" w:hAnsi="Times New Roman" w:cs="Times New Roman"/>
          <w:sz w:val="24"/>
          <w:szCs w:val="24"/>
        </w:rPr>
        <w:t>ki temeljijo na najboljših praksah in</w:t>
      </w:r>
      <w:r w:rsidR="00666544" w:rsidRPr="00204950">
        <w:rPr>
          <w:rFonts w:ascii="Times New Roman" w:hAnsi="Times New Roman" w:cs="Times New Roman"/>
          <w:sz w:val="24"/>
          <w:szCs w:val="24"/>
        </w:rPr>
        <w:t xml:space="preserve"> ocenjevalni model za reševanje izzivov, s katerimi se soočajo</w:t>
      </w:r>
      <w:r w:rsidR="00E00D8E" w:rsidRPr="00204950">
        <w:rPr>
          <w:rFonts w:ascii="Times New Roman" w:hAnsi="Times New Roman" w:cs="Times New Roman"/>
          <w:sz w:val="24"/>
          <w:szCs w:val="24"/>
        </w:rPr>
        <w:t xml:space="preserve"> razvijalci</w:t>
      </w:r>
      <w:r w:rsidR="00666544" w:rsidRPr="00204950">
        <w:rPr>
          <w:rFonts w:ascii="Times New Roman" w:hAnsi="Times New Roman" w:cs="Times New Roman"/>
          <w:sz w:val="24"/>
          <w:szCs w:val="24"/>
        </w:rPr>
        <w:t xml:space="preserve"> pri izvajanju trenutnih procesov </w:t>
      </w:r>
      <w:r w:rsidR="00666544"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204950">
        <w:rPr>
          <w:rFonts w:ascii="Times New Roman" w:hAnsi="Times New Roman" w:cs="Times New Roman"/>
          <w:sz w:val="24"/>
          <w:szCs w:val="24"/>
        </w:rPr>
        <w:fldChar w:fldCharType="separate"/>
      </w:r>
      <w:r w:rsidR="00666544" w:rsidRPr="00204950">
        <w:rPr>
          <w:rFonts w:ascii="Times New Roman" w:hAnsi="Times New Roman" w:cs="Times New Roman"/>
          <w:sz w:val="24"/>
        </w:rPr>
        <w:t xml:space="preserve">(Ramadan in </w:t>
      </w:r>
      <w:r w:rsidR="000E6645" w:rsidRPr="00204950">
        <w:rPr>
          <w:rFonts w:ascii="Times New Roman" w:hAnsi="Times New Roman" w:cs="Times New Roman"/>
          <w:sz w:val="24"/>
        </w:rPr>
        <w:t>Widyani</w:t>
      </w:r>
      <w:r w:rsidR="006C2409">
        <w:rPr>
          <w:rFonts w:ascii="Times New Roman" w:hAnsi="Times New Roman" w:cs="Times New Roman"/>
          <w:sz w:val="24"/>
        </w:rPr>
        <w:t>,</w:t>
      </w:r>
      <w:r w:rsidR="000E6645" w:rsidRPr="00204950">
        <w:rPr>
          <w:rFonts w:ascii="Times New Roman" w:hAnsi="Times New Roman" w:cs="Times New Roman"/>
          <w:sz w:val="24"/>
        </w:rPr>
        <w:t xml:space="preserve"> 2013</w:t>
      </w:r>
      <w:r w:rsidR="00666544" w:rsidRPr="00204950">
        <w:rPr>
          <w:rFonts w:ascii="Times New Roman" w:hAnsi="Times New Roman" w:cs="Times New Roman"/>
          <w:sz w:val="24"/>
        </w:rPr>
        <w:t>, 95; Aleem, Capretz, in Ahmed</w:t>
      </w:r>
      <w:r w:rsidR="006C2409">
        <w:rPr>
          <w:rFonts w:ascii="Times New Roman" w:hAnsi="Times New Roman" w:cs="Times New Roman"/>
          <w:sz w:val="24"/>
        </w:rPr>
        <w:t>,</w:t>
      </w:r>
      <w:r w:rsidR="00666544" w:rsidRPr="00204950">
        <w:rPr>
          <w:rFonts w:ascii="Times New Roman" w:hAnsi="Times New Roman" w:cs="Times New Roman"/>
          <w:sz w:val="24"/>
        </w:rPr>
        <w:t xml:space="preserve"> 2016, 55)</w:t>
      </w:r>
      <w:r w:rsidR="00666544" w:rsidRPr="00204950">
        <w:rPr>
          <w:rFonts w:ascii="Times New Roman" w:hAnsi="Times New Roman" w:cs="Times New Roman"/>
          <w:sz w:val="24"/>
          <w:szCs w:val="24"/>
        </w:rPr>
        <w:fldChar w:fldCharType="end"/>
      </w:r>
      <w:r w:rsidR="00E97640" w:rsidRPr="00204950">
        <w:rPr>
          <w:rFonts w:ascii="Times New Roman" w:hAnsi="Times New Roman" w:cs="Times New Roman"/>
          <w:sz w:val="24"/>
          <w:szCs w:val="24"/>
        </w:rPr>
        <w:t>.</w:t>
      </w:r>
      <w:r w:rsidR="000C4514" w:rsidRPr="00204950">
        <w:rPr>
          <w:rFonts w:ascii="Times New Roman" w:hAnsi="Times New Roman" w:cs="Times New Roman"/>
          <w:sz w:val="24"/>
          <w:szCs w:val="24"/>
        </w:rPr>
        <w:t xml:space="preserve"> </w:t>
      </w:r>
      <w:r w:rsidR="006C105F" w:rsidRPr="00204950">
        <w:rPr>
          <w:rFonts w:ascii="Times New Roman" w:hAnsi="Times New Roman" w:cs="Times New Roman"/>
          <w:sz w:val="24"/>
          <w:szCs w:val="24"/>
        </w:rPr>
        <w:t>V kratki zgodovini discipline</w:t>
      </w:r>
      <w:del w:id="11" w:author="kralj" w:date="2018-04-02T19:31:00Z">
        <w:r w:rsidR="005F4F70" w:rsidRPr="00204950" w:rsidDel="00CE5EB1">
          <w:rPr>
            <w:rFonts w:ascii="Times New Roman" w:hAnsi="Times New Roman" w:cs="Times New Roman"/>
            <w:sz w:val="24"/>
            <w:szCs w:val="24"/>
          </w:rPr>
          <w:delText>,</w:delText>
        </w:r>
      </w:del>
      <w:r w:rsidR="005F4F70" w:rsidRPr="00204950">
        <w:rPr>
          <w:rFonts w:ascii="Times New Roman" w:hAnsi="Times New Roman" w:cs="Times New Roman"/>
          <w:sz w:val="24"/>
          <w:szCs w:val="24"/>
        </w:rPr>
        <w:t xml:space="preserve"> </w:t>
      </w:r>
      <w:r w:rsidR="006C105F" w:rsidRPr="00204950">
        <w:rPr>
          <w:rFonts w:ascii="Times New Roman" w:hAnsi="Times New Roman" w:cs="Times New Roman"/>
          <w:sz w:val="24"/>
          <w:szCs w:val="24"/>
        </w:rPr>
        <w:t>usmeritve</w:t>
      </w:r>
      <w:r w:rsidR="00EF0E92" w:rsidRPr="00204950">
        <w:rPr>
          <w:rFonts w:ascii="Times New Roman" w:hAnsi="Times New Roman" w:cs="Times New Roman"/>
          <w:sz w:val="24"/>
          <w:szCs w:val="24"/>
        </w:rPr>
        <w:t xml:space="preserve"> in praks</w:t>
      </w:r>
      <w:r w:rsidR="006C105F" w:rsidRPr="00204950">
        <w:rPr>
          <w:rFonts w:ascii="Times New Roman" w:hAnsi="Times New Roman" w:cs="Times New Roman"/>
          <w:sz w:val="24"/>
          <w:szCs w:val="24"/>
        </w:rPr>
        <w:t xml:space="preserve">e </w:t>
      </w:r>
      <w:r w:rsidR="003A468E" w:rsidRPr="00204950">
        <w:rPr>
          <w:rFonts w:ascii="Times New Roman" w:hAnsi="Times New Roman" w:cs="Times New Roman"/>
          <w:sz w:val="24"/>
          <w:szCs w:val="24"/>
        </w:rPr>
        <w:t>še niso</w:t>
      </w:r>
      <w:r w:rsidR="0012782A" w:rsidRPr="00204950">
        <w:rPr>
          <w:rFonts w:ascii="Times New Roman" w:hAnsi="Times New Roman" w:cs="Times New Roman"/>
          <w:sz w:val="24"/>
          <w:szCs w:val="24"/>
        </w:rPr>
        <w:t xml:space="preserve"> bile</w:t>
      </w:r>
      <w:r w:rsidR="003A468E" w:rsidRPr="00204950">
        <w:rPr>
          <w:rFonts w:ascii="Times New Roman" w:hAnsi="Times New Roman" w:cs="Times New Roman"/>
          <w:sz w:val="24"/>
          <w:szCs w:val="24"/>
        </w:rPr>
        <w:t xml:space="preserve"> </w:t>
      </w:r>
      <w:r w:rsidR="002A127F" w:rsidRPr="00204950">
        <w:rPr>
          <w:rFonts w:ascii="Times New Roman" w:hAnsi="Times New Roman" w:cs="Times New Roman"/>
          <w:sz w:val="24"/>
          <w:szCs w:val="24"/>
        </w:rPr>
        <w:t>povsem raziskane</w:t>
      </w:r>
      <w:r w:rsidR="0087533A" w:rsidRPr="00204950">
        <w:rPr>
          <w:rFonts w:ascii="Times New Roman" w:hAnsi="Times New Roman" w:cs="Times New Roman"/>
          <w:sz w:val="24"/>
          <w:szCs w:val="24"/>
        </w:rPr>
        <w:t xml:space="preserve"> </w:t>
      </w:r>
      <w:r w:rsidR="0087533A" w:rsidRPr="00204950">
        <w:rPr>
          <w:rFonts w:ascii="Times New Roman" w:hAnsi="Times New Roman" w:cs="Times New Roman"/>
          <w:sz w:val="24"/>
          <w:szCs w:val="24"/>
        </w:rPr>
        <w:fldChar w:fldCharType="begin"/>
      </w:r>
      <w:r w:rsidR="00637485" w:rsidRPr="00204950">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204950">
        <w:rPr>
          <w:rFonts w:ascii="Times New Roman" w:hAnsi="Times New Roman" w:cs="Times New Roman"/>
          <w:sz w:val="24"/>
          <w:szCs w:val="24"/>
        </w:rPr>
        <w:fldChar w:fldCharType="separate"/>
      </w:r>
      <w:r w:rsidR="00174EF5" w:rsidRPr="00204950">
        <w:rPr>
          <w:rFonts w:ascii="Times New Roman" w:hAnsi="Times New Roman" w:cs="Times New Roman"/>
          <w:sz w:val="24"/>
        </w:rPr>
        <w:t>(Aleem, Capretz, in Ahmed</w:t>
      </w:r>
      <w:r w:rsidR="00B319E7">
        <w:rPr>
          <w:rFonts w:ascii="Times New Roman" w:hAnsi="Times New Roman" w:cs="Times New Roman"/>
          <w:sz w:val="24"/>
        </w:rPr>
        <w:t>,</w:t>
      </w:r>
      <w:r w:rsidR="00174EF5" w:rsidRPr="00204950">
        <w:rPr>
          <w:rFonts w:ascii="Times New Roman" w:hAnsi="Times New Roman" w:cs="Times New Roman"/>
          <w:sz w:val="24"/>
        </w:rPr>
        <w:t xml:space="preserve"> 2016</w:t>
      </w:r>
      <w:r w:rsidR="00637485" w:rsidRPr="00204950">
        <w:rPr>
          <w:rFonts w:ascii="Times New Roman" w:hAnsi="Times New Roman" w:cs="Times New Roman"/>
          <w:sz w:val="24"/>
        </w:rPr>
        <w:t>, 27)</w:t>
      </w:r>
      <w:r w:rsidR="0087533A" w:rsidRPr="00204950">
        <w:rPr>
          <w:rFonts w:ascii="Times New Roman" w:hAnsi="Times New Roman" w:cs="Times New Roman"/>
          <w:sz w:val="24"/>
          <w:szCs w:val="24"/>
        </w:rPr>
        <w:fldChar w:fldCharType="end"/>
      </w:r>
      <w:r w:rsidR="00F05259" w:rsidRPr="00204950">
        <w:rPr>
          <w:rFonts w:ascii="Times New Roman" w:hAnsi="Times New Roman" w:cs="Times New Roman"/>
          <w:sz w:val="24"/>
          <w:szCs w:val="24"/>
        </w:rPr>
        <w:t>.</w:t>
      </w:r>
      <w:r w:rsidR="00452C61" w:rsidRPr="00204950">
        <w:rPr>
          <w:rFonts w:ascii="Times New Roman" w:hAnsi="Times New Roman" w:cs="Times New Roman"/>
          <w:sz w:val="24"/>
          <w:szCs w:val="24"/>
        </w:rPr>
        <w:t xml:space="preserve"> </w:t>
      </w:r>
      <w:r w:rsidR="00C40D01" w:rsidRPr="00204950">
        <w:rPr>
          <w:rFonts w:ascii="Times New Roman" w:hAnsi="Times New Roman" w:cs="Times New Roman"/>
          <w:sz w:val="24"/>
          <w:szCs w:val="24"/>
        </w:rPr>
        <w:t>Posledično n</w:t>
      </w:r>
      <w:r w:rsidR="00102D82" w:rsidRPr="00204950">
        <w:rPr>
          <w:rFonts w:ascii="Times New Roman" w:hAnsi="Times New Roman" w:cs="Times New Roman"/>
          <w:sz w:val="24"/>
          <w:szCs w:val="24"/>
        </w:rPr>
        <w:t>i</w:t>
      </w:r>
      <w:r w:rsidR="00B21497" w:rsidRPr="00204950">
        <w:rPr>
          <w:rFonts w:ascii="Times New Roman" w:hAnsi="Times New Roman" w:cs="Times New Roman"/>
          <w:sz w:val="24"/>
          <w:szCs w:val="24"/>
        </w:rPr>
        <w:t xml:space="preserve"> bilo</w:t>
      </w:r>
      <w:r w:rsidR="00102D82" w:rsidRPr="00204950">
        <w:rPr>
          <w:rFonts w:ascii="Times New Roman" w:hAnsi="Times New Roman" w:cs="Times New Roman"/>
          <w:sz w:val="24"/>
          <w:szCs w:val="24"/>
        </w:rPr>
        <w:t xml:space="preserve"> izdelanega procesnega</w:t>
      </w:r>
      <w:r w:rsidR="00452C61" w:rsidRPr="00204950">
        <w:rPr>
          <w:rFonts w:ascii="Times New Roman" w:hAnsi="Times New Roman" w:cs="Times New Roman"/>
          <w:sz w:val="24"/>
          <w:szCs w:val="24"/>
        </w:rPr>
        <w:t xml:space="preserve"> model</w:t>
      </w:r>
      <w:r w:rsidR="00102D82" w:rsidRPr="00204950">
        <w:rPr>
          <w:rFonts w:ascii="Times New Roman" w:hAnsi="Times New Roman" w:cs="Times New Roman"/>
          <w:sz w:val="24"/>
          <w:szCs w:val="24"/>
        </w:rPr>
        <w:t>a</w:t>
      </w:r>
      <w:r w:rsidR="00452C61" w:rsidRPr="00204950">
        <w:rPr>
          <w:rFonts w:ascii="Times New Roman" w:hAnsi="Times New Roman" w:cs="Times New Roman"/>
          <w:sz w:val="24"/>
          <w:szCs w:val="24"/>
        </w:rPr>
        <w:t>, ki bi temeljil na najboljših praksah</w:t>
      </w:r>
      <w:r w:rsidR="000A297D" w:rsidRPr="00204950">
        <w:rPr>
          <w:rFonts w:ascii="Times New Roman" w:hAnsi="Times New Roman" w:cs="Times New Roman"/>
          <w:sz w:val="24"/>
          <w:szCs w:val="24"/>
        </w:rPr>
        <w:t xml:space="preserve"> razvoja iger</w:t>
      </w:r>
      <w:r w:rsidR="00452C61" w:rsidRPr="00204950">
        <w:rPr>
          <w:rFonts w:ascii="Times New Roman" w:hAnsi="Times New Roman" w:cs="Times New Roman"/>
          <w:sz w:val="24"/>
          <w:szCs w:val="24"/>
        </w:rPr>
        <w:t>. Takšen model</w:t>
      </w:r>
      <w:del w:id="12" w:author="kralj" w:date="2018-04-02T19:32:00Z">
        <w:r w:rsidR="00452C61" w:rsidRPr="00204950" w:rsidDel="00CE5EB1">
          <w:rPr>
            <w:rFonts w:ascii="Times New Roman" w:hAnsi="Times New Roman" w:cs="Times New Roman"/>
            <w:sz w:val="24"/>
            <w:szCs w:val="24"/>
          </w:rPr>
          <w:delText>,</w:delText>
        </w:r>
      </w:del>
      <w:r w:rsidR="00452C61" w:rsidRPr="00204950">
        <w:rPr>
          <w:rFonts w:ascii="Times New Roman" w:hAnsi="Times New Roman" w:cs="Times New Roman"/>
          <w:sz w:val="24"/>
          <w:szCs w:val="24"/>
        </w:rPr>
        <w:t xml:space="preserve"> bi</w:t>
      </w:r>
      <w:r w:rsidR="0065181B" w:rsidRPr="00204950">
        <w:rPr>
          <w:rFonts w:ascii="Times New Roman" w:hAnsi="Times New Roman" w:cs="Times New Roman"/>
          <w:sz w:val="24"/>
          <w:szCs w:val="24"/>
        </w:rPr>
        <w:t xml:space="preserve"> lahko</w:t>
      </w:r>
      <w:r w:rsidR="00452C61" w:rsidRPr="00204950">
        <w:rPr>
          <w:rFonts w:ascii="Times New Roman" w:hAnsi="Times New Roman" w:cs="Times New Roman"/>
          <w:sz w:val="24"/>
          <w:szCs w:val="24"/>
        </w:rPr>
        <w:t xml:space="preserve"> zmanjšal čas razvoja</w:t>
      </w:r>
      <w:r w:rsidR="007615EA" w:rsidRPr="00204950">
        <w:rPr>
          <w:rFonts w:ascii="Times New Roman" w:hAnsi="Times New Roman" w:cs="Times New Roman"/>
          <w:sz w:val="24"/>
          <w:szCs w:val="24"/>
        </w:rPr>
        <w:t>, čas vstopa na trg ali</w:t>
      </w:r>
      <w:r w:rsidR="0065181B" w:rsidRPr="00204950">
        <w:rPr>
          <w:rFonts w:ascii="Times New Roman" w:hAnsi="Times New Roman" w:cs="Times New Roman"/>
          <w:sz w:val="24"/>
          <w:szCs w:val="24"/>
        </w:rPr>
        <w:t xml:space="preserve"> celo izboljšal kvaliteto iger</w:t>
      </w:r>
      <w:r w:rsidR="003A41C5" w:rsidRPr="00204950">
        <w:rPr>
          <w:rFonts w:ascii="Times New Roman" w:hAnsi="Times New Roman" w:cs="Times New Roman"/>
          <w:sz w:val="24"/>
          <w:szCs w:val="24"/>
        </w:rPr>
        <w:t xml:space="preserve"> </w:t>
      </w:r>
      <w:r w:rsidR="003A41C5" w:rsidRPr="00204950">
        <w:rPr>
          <w:rFonts w:ascii="Times New Roman" w:hAnsi="Times New Roman" w:cs="Times New Roman"/>
          <w:sz w:val="24"/>
          <w:szCs w:val="24"/>
        </w:rPr>
        <w:fldChar w:fldCharType="begin"/>
      </w:r>
      <w:r w:rsidR="003A41C5" w:rsidRPr="00204950">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204950">
        <w:rPr>
          <w:rFonts w:ascii="Times New Roman" w:hAnsi="Times New Roman" w:cs="Times New Roman"/>
          <w:sz w:val="24"/>
          <w:szCs w:val="24"/>
        </w:rPr>
        <w:fldChar w:fldCharType="separate"/>
      </w:r>
      <w:r w:rsidR="003A41C5" w:rsidRPr="00204950">
        <w:rPr>
          <w:rFonts w:ascii="Times New Roman" w:hAnsi="Times New Roman" w:cs="Times New Roman"/>
          <w:sz w:val="24"/>
          <w:szCs w:val="24"/>
        </w:rPr>
        <w:t>(O’Hagan in O’Connor</w:t>
      </w:r>
      <w:r w:rsidR="00595FF9">
        <w:rPr>
          <w:rFonts w:ascii="Times New Roman" w:hAnsi="Times New Roman" w:cs="Times New Roman"/>
          <w:sz w:val="24"/>
          <w:szCs w:val="24"/>
        </w:rPr>
        <w:t>,</w:t>
      </w:r>
      <w:r w:rsidR="003A41C5" w:rsidRPr="00204950">
        <w:rPr>
          <w:rFonts w:ascii="Times New Roman" w:hAnsi="Times New Roman" w:cs="Times New Roman"/>
          <w:sz w:val="24"/>
          <w:szCs w:val="24"/>
        </w:rPr>
        <w:t xml:space="preserve"> 2015, 15)</w:t>
      </w:r>
      <w:r w:rsidR="003A41C5" w:rsidRPr="00204950">
        <w:rPr>
          <w:rFonts w:ascii="Times New Roman" w:hAnsi="Times New Roman" w:cs="Times New Roman"/>
          <w:sz w:val="24"/>
          <w:szCs w:val="24"/>
        </w:rPr>
        <w:fldChar w:fldCharType="end"/>
      </w:r>
      <w:r w:rsidR="0065181B" w:rsidRPr="00204950">
        <w:rPr>
          <w:rFonts w:ascii="Times New Roman" w:hAnsi="Times New Roman" w:cs="Times New Roman"/>
          <w:sz w:val="24"/>
          <w:szCs w:val="24"/>
        </w:rPr>
        <w:t>.</w:t>
      </w:r>
    </w:p>
    <w:p w14:paraId="08F7D9FF" w14:textId="6F0FB305" w:rsidR="004044E0" w:rsidRPr="00204950" w:rsidRDefault="00154DF9"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Prav tako</w:t>
      </w:r>
      <w:r w:rsidR="00F11D54" w:rsidRPr="00204950">
        <w:rPr>
          <w:rFonts w:ascii="Times New Roman" w:hAnsi="Times New Roman" w:cs="Times New Roman"/>
          <w:sz w:val="24"/>
          <w:szCs w:val="24"/>
        </w:rPr>
        <w:t xml:space="preserve"> do nedavnega</w:t>
      </w:r>
      <w:r w:rsidRPr="00204950">
        <w:rPr>
          <w:rFonts w:ascii="Times New Roman" w:hAnsi="Times New Roman" w:cs="Times New Roman"/>
          <w:sz w:val="24"/>
          <w:szCs w:val="24"/>
        </w:rPr>
        <w:t xml:space="preserve"> še ni bilo zrelostnega modela, ki bi direktno naslovil težave ocenjevanja in izboljšanja procesov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(Aleem, Capretz, in Ahmed</w:t>
      </w:r>
      <w:r w:rsidR="00433989">
        <w:rPr>
          <w:rFonts w:ascii="Times New Roman" w:hAnsi="Times New Roman" w:cs="Times New Roman"/>
          <w:sz w:val="24"/>
        </w:rPr>
        <w:t>,</w:t>
      </w:r>
      <w:r w:rsidRPr="00204950">
        <w:rPr>
          <w:rFonts w:ascii="Times New Roman" w:hAnsi="Times New Roman" w:cs="Times New Roman"/>
          <w:sz w:val="24"/>
        </w:rPr>
        <w:t xml:space="preserve"> 2016, 58)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772AEEE" w14:textId="05184ADE" w:rsidR="00BA7E48" w:rsidRPr="00204950" w:rsidRDefault="00497171" w:rsidP="005A6A3B">
      <w:pPr>
        <w:tabs>
          <w:tab w:val="left" w:pos="4678"/>
        </w:tabs>
        <w:spacing w:line="360" w:lineRule="auto"/>
        <w:contextualSpacing/>
        <w:jc w:val="both"/>
        <w:rPr>
          <w:rFonts w:ascii="Times New Roman" w:hAnsi="Times New Roman" w:cs="Times New Roman"/>
          <w:sz w:val="24"/>
          <w:szCs w:val="24"/>
        </w:rPr>
      </w:pPr>
      <w:commentRangeStart w:id="13"/>
      <w:r w:rsidRPr="00204950">
        <w:rPr>
          <w:rFonts w:ascii="Times New Roman" w:hAnsi="Times New Roman" w:cs="Times New Roman"/>
          <w:sz w:val="24"/>
          <w:szCs w:val="24"/>
        </w:rPr>
        <w:t xml:space="preserve">To je privedlo v motivacijo </w:t>
      </w:r>
      <w:r w:rsidR="00FF3A16" w:rsidRPr="00204950">
        <w:rPr>
          <w:rFonts w:ascii="Times New Roman" w:hAnsi="Times New Roman" w:cs="Times New Roman"/>
          <w:sz w:val="24"/>
          <w:szCs w:val="24"/>
        </w:rPr>
        <w:t xml:space="preserve">identifikacije </w:t>
      </w:r>
      <w:r w:rsidR="00E334D8" w:rsidRPr="00204950">
        <w:rPr>
          <w:rFonts w:ascii="Times New Roman" w:hAnsi="Times New Roman" w:cs="Times New Roman"/>
          <w:sz w:val="24"/>
          <w:szCs w:val="24"/>
        </w:rPr>
        <w:t>usmeritev in praks ter</w:t>
      </w:r>
      <w:r w:rsidR="00266458" w:rsidRPr="00204950">
        <w:rPr>
          <w:rFonts w:ascii="Times New Roman" w:hAnsi="Times New Roman" w:cs="Times New Roman"/>
          <w:sz w:val="24"/>
          <w:szCs w:val="24"/>
        </w:rPr>
        <w:t xml:space="preserve"> predla</w:t>
      </w:r>
      <w:r w:rsidR="008F6A1E" w:rsidRPr="00204950">
        <w:rPr>
          <w:rFonts w:ascii="Times New Roman" w:hAnsi="Times New Roman" w:cs="Times New Roman"/>
          <w:sz w:val="24"/>
          <w:szCs w:val="24"/>
        </w:rPr>
        <w:t>ganje</w:t>
      </w:r>
      <w:r w:rsidR="00E00D8E" w:rsidRPr="00204950">
        <w:rPr>
          <w:rFonts w:ascii="Times New Roman" w:hAnsi="Times New Roman" w:cs="Times New Roman"/>
          <w:sz w:val="24"/>
          <w:szCs w:val="24"/>
        </w:rPr>
        <w:t xml:space="preserve"> procesnega modela </w:t>
      </w:r>
      <w:commentRangeEnd w:id="13"/>
      <w:r w:rsidR="00CE5EB1">
        <w:rPr>
          <w:rStyle w:val="Pripombasklic"/>
        </w:rPr>
        <w:commentReference w:id="13"/>
      </w:r>
      <w:r w:rsidR="00E00D8E" w:rsidRPr="00204950">
        <w:rPr>
          <w:rFonts w:ascii="Times New Roman" w:hAnsi="Times New Roman" w:cs="Times New Roman"/>
          <w:sz w:val="24"/>
          <w:szCs w:val="24"/>
        </w:rPr>
        <w:t>za igr</w:t>
      </w:r>
      <w:r w:rsidR="009040A0" w:rsidRPr="00204950">
        <w:rPr>
          <w:rFonts w:ascii="Times New Roman" w:hAnsi="Times New Roman" w:cs="Times New Roman"/>
          <w:sz w:val="24"/>
          <w:szCs w:val="24"/>
        </w:rPr>
        <w:t>e, ki ga bomo v delu optimizirali s prvim</w:t>
      </w:r>
      <w:r w:rsidR="003731EF" w:rsidRPr="00D468C8">
        <w:rPr>
          <w:rStyle w:val="Sprotnaopomba-sklic"/>
        </w:rPr>
        <w:footnoteReference w:id="3"/>
      </w:r>
      <w:r w:rsidR="009040A0" w:rsidRPr="00204950">
        <w:rPr>
          <w:rFonts w:ascii="Times New Roman" w:hAnsi="Times New Roman" w:cs="Times New Roman"/>
          <w:sz w:val="24"/>
          <w:szCs w:val="24"/>
        </w:rPr>
        <w:t xml:space="preserve"> primernim zrelostnim modelom za igre</w:t>
      </w:r>
      <w:r w:rsidR="006521AC" w:rsidRPr="00D468C8">
        <w:rPr>
          <w:rStyle w:val="Sprotnaopomba-sklic"/>
        </w:rPr>
        <w:footnoteReference w:id="4"/>
      </w:r>
      <w:r w:rsidR="00045E27" w:rsidRPr="00204950">
        <w:rPr>
          <w:rFonts w:ascii="Times New Roman" w:hAnsi="Times New Roman" w:cs="Times New Roman"/>
          <w:sz w:val="24"/>
          <w:szCs w:val="24"/>
        </w:rPr>
        <w:t xml:space="preserve">. </w:t>
      </w:r>
      <w:r w:rsidR="00042BA8" w:rsidRPr="00204950">
        <w:rPr>
          <w:rFonts w:ascii="Times New Roman" w:hAnsi="Times New Roman" w:cs="Times New Roman"/>
          <w:sz w:val="24"/>
          <w:szCs w:val="24"/>
        </w:rPr>
        <w:t>Delo je prikaz sistematičnega pristopa k izgradnji domenskega procesa</w:t>
      </w:r>
      <w:r w:rsidR="006F392D" w:rsidRPr="00204950">
        <w:rPr>
          <w:rFonts w:ascii="Times New Roman" w:hAnsi="Times New Roman" w:cs="Times New Roman"/>
          <w:sz w:val="24"/>
          <w:szCs w:val="24"/>
        </w:rPr>
        <w:t xml:space="preserve">, </w:t>
      </w:r>
      <w:del w:id="15" w:author="kralj" w:date="2018-04-02T19:33:00Z">
        <w:r w:rsidR="006F392D" w:rsidRPr="00204950" w:rsidDel="00CE5EB1">
          <w:rPr>
            <w:rFonts w:ascii="Times New Roman" w:hAnsi="Times New Roman" w:cs="Times New Roman"/>
            <w:sz w:val="24"/>
            <w:szCs w:val="24"/>
          </w:rPr>
          <w:delText>kateri</w:delText>
        </w:r>
        <w:r w:rsidR="00042BA8" w:rsidRPr="00204950" w:rsidDel="00CE5EB1">
          <w:rPr>
            <w:rFonts w:ascii="Times New Roman" w:hAnsi="Times New Roman" w:cs="Times New Roman"/>
            <w:sz w:val="24"/>
            <w:szCs w:val="24"/>
          </w:rPr>
          <w:delText xml:space="preserve"> </w:delText>
        </w:r>
      </w:del>
      <w:ins w:id="16" w:author="kralj" w:date="2018-04-02T19:33:00Z">
        <w:r w:rsidR="00CE5EB1" w:rsidRPr="00204950">
          <w:rPr>
            <w:rFonts w:ascii="Times New Roman" w:hAnsi="Times New Roman" w:cs="Times New Roman"/>
            <w:sz w:val="24"/>
            <w:szCs w:val="24"/>
          </w:rPr>
          <w:t>k</w:t>
        </w:r>
        <w:r w:rsidR="00CE5EB1">
          <w:rPr>
            <w:rFonts w:ascii="Times New Roman" w:hAnsi="Times New Roman" w:cs="Times New Roman"/>
            <w:sz w:val="24"/>
            <w:szCs w:val="24"/>
          </w:rPr>
          <w:t>i</w:t>
        </w:r>
        <w:r w:rsidR="00CE5EB1" w:rsidRPr="00204950">
          <w:rPr>
            <w:rFonts w:ascii="Times New Roman" w:hAnsi="Times New Roman" w:cs="Times New Roman"/>
            <w:sz w:val="24"/>
            <w:szCs w:val="24"/>
          </w:rPr>
          <w:t xml:space="preserve"> </w:t>
        </w:r>
      </w:ins>
      <w:r w:rsidR="00042BA8" w:rsidRPr="00204950">
        <w:rPr>
          <w:rFonts w:ascii="Times New Roman" w:hAnsi="Times New Roman" w:cs="Times New Roman"/>
          <w:sz w:val="24"/>
          <w:szCs w:val="24"/>
        </w:rPr>
        <w:t>kljub sistematizaciji in optimizaciji ohranja prostor za kreativnost.</w:t>
      </w:r>
    </w:p>
    <w:p w14:paraId="75ADA923" w14:textId="77777777" w:rsidR="00BA7E48" w:rsidRPr="00204950" w:rsidRDefault="00BA7E48" w:rsidP="005A6A3B">
      <w:pPr>
        <w:spacing w:line="360" w:lineRule="auto"/>
        <w:rPr>
          <w:rFonts w:ascii="Times New Roman" w:hAnsi="Times New Roman" w:cs="Times New Roman"/>
          <w:sz w:val="24"/>
          <w:szCs w:val="24"/>
        </w:rPr>
      </w:pPr>
      <w:r w:rsidRPr="00204950">
        <w:rPr>
          <w:rFonts w:ascii="Times New Roman" w:hAnsi="Times New Roman" w:cs="Times New Roman"/>
          <w:sz w:val="24"/>
          <w:szCs w:val="24"/>
        </w:rPr>
        <w:br w:type="page"/>
      </w:r>
    </w:p>
    <w:p w14:paraId="593CF371" w14:textId="5347672F" w:rsidR="0060508B" w:rsidRPr="004569DC" w:rsidRDefault="00BA7E48" w:rsidP="00CD3BEB">
      <w:pPr>
        <w:pStyle w:val="naslov"/>
        <w:outlineLvl w:val="0"/>
      </w:pPr>
      <w:bookmarkStart w:id="17" w:name="_Toc509588420"/>
      <w:bookmarkStart w:id="18" w:name="_Toc509591229"/>
      <w:r w:rsidRPr="004569DC">
        <w:lastRenderedPageBreak/>
        <w:t>2 METODOLOGIJA</w:t>
      </w:r>
      <w:bookmarkEnd w:id="17"/>
      <w:bookmarkEnd w:id="18"/>
    </w:p>
    <w:p w14:paraId="1254288B" w14:textId="0E67ACD2"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Metodološki pregled pretekle literature je ključnega pomena vsakega akademskega raziskovanja. Področja kot </w:t>
      </w:r>
      <w:ins w:id="19" w:author="kralj" w:date="2018-04-02T19:35:00Z">
        <w:r w:rsidR="00277408">
          <w:rPr>
            <w:rFonts w:ascii="Times New Roman" w:hAnsi="Times New Roman" w:cs="Times New Roman"/>
            <w:sz w:val="24"/>
            <w:szCs w:val="24"/>
          </w:rPr>
          <w:t xml:space="preserve">je </w:t>
        </w:r>
      </w:ins>
      <w:del w:id="20" w:author="kralj" w:date="2018-04-02T19:35:00Z">
        <w:r w:rsidRPr="00204950" w:rsidDel="00277408">
          <w:rPr>
            <w:rFonts w:ascii="Times New Roman" w:hAnsi="Times New Roman" w:cs="Times New Roman"/>
            <w:sz w:val="24"/>
            <w:szCs w:val="24"/>
          </w:rPr>
          <w:delText xml:space="preserve">so </w:delText>
        </w:r>
      </w:del>
      <w:r w:rsidRPr="00204950">
        <w:rPr>
          <w:rFonts w:ascii="Times New Roman" w:hAnsi="Times New Roman" w:cs="Times New Roman"/>
          <w:sz w:val="24"/>
          <w:szCs w:val="24"/>
        </w:rPr>
        <w:t>inženiring, so zaradi podcenjevanja pomembnosti metode pregleda literature kronično utrpela pomanjkanje raziskovalnih del, kar je otežilo teoretski in konceptualni napredek</w:t>
      </w:r>
      <w:r w:rsidR="006E00C5" w:rsidRPr="00204950">
        <w:rPr>
          <w:rFonts w:ascii="Times New Roman" w:hAnsi="Times New Roman" w:cs="Times New Roman"/>
          <w:sz w:val="24"/>
          <w:szCs w:val="24"/>
        </w:rPr>
        <w:t xml:space="preserve"> </w:t>
      </w:r>
      <w:r w:rsidR="006E00C5" w:rsidRPr="00204950">
        <w:rPr>
          <w:rFonts w:ascii="Times New Roman" w:hAnsi="Times New Roman" w:cs="Times New Roman"/>
          <w:sz w:val="24"/>
          <w:szCs w:val="24"/>
        </w:rPr>
        <w:fldChar w:fldCharType="begin"/>
      </w:r>
      <w:r w:rsidR="006E00C5" w:rsidRPr="00204950">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006E00C5" w:rsidRPr="00204950">
        <w:rPr>
          <w:rFonts w:ascii="Times New Roman" w:hAnsi="Times New Roman" w:cs="Times New Roman"/>
          <w:sz w:val="24"/>
        </w:rPr>
        <w:t>Levy in J. Ellis</w:t>
      </w:r>
      <w:r w:rsidR="00E03CE7">
        <w:rPr>
          <w:rFonts w:ascii="Times New Roman" w:hAnsi="Times New Roman" w:cs="Times New Roman"/>
          <w:sz w:val="24"/>
        </w:rPr>
        <w:t>,</w:t>
      </w:r>
      <w:r w:rsidR="006E00C5" w:rsidRPr="00204950">
        <w:rPr>
          <w:rFonts w:ascii="Times New Roman" w:hAnsi="Times New Roman" w:cs="Times New Roman"/>
          <w:sz w:val="24"/>
        </w:rPr>
        <w:t xml:space="preserve"> 2006, 181)</w:t>
      </w:r>
      <w:r w:rsidR="006E00C5"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Metoda nam omogoča pregled preteklih dognanj, ki služijo kot dobri temelji prihodnjim raziskavam </w:t>
      </w:r>
      <w:r w:rsidR="00FD701E" w:rsidRPr="00204950">
        <w:rPr>
          <w:rFonts w:ascii="Times New Roman" w:hAnsi="Times New Roman" w:cs="Times New Roman"/>
          <w:sz w:val="24"/>
          <w:szCs w:val="24"/>
        </w:rPr>
        <w:t>(</w:t>
      </w:r>
      <w:r w:rsidR="006C09F3" w:rsidRPr="00204950">
        <w:rPr>
          <w:rFonts w:ascii="Times New Roman" w:hAnsi="Times New Roman" w:cs="Times New Roman"/>
          <w:sz w:val="24"/>
          <w:szCs w:val="24"/>
        </w:rPr>
        <w:fldChar w:fldCharType="begin"/>
      </w:r>
      <w:r w:rsidR="00BB2E5A" w:rsidRPr="00204950">
        <w:rPr>
          <w:rFonts w:ascii="Times New Roman" w:hAnsi="Times New Roman" w:cs="Times New Roman"/>
          <w:sz w:val="24"/>
          <w:szCs w:val="24"/>
        </w:rPr>
        <w:instrText xml:space="preserve"> ADDIN ZOTERO_ITEM CSL_CITATION {"citationID":"pPmwjSy0","properties":{"formattedCitation":"(Y.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204950">
        <w:rPr>
          <w:rFonts w:ascii="Times New Roman" w:hAnsi="Times New Roman" w:cs="Times New Roman"/>
          <w:sz w:val="24"/>
          <w:szCs w:val="24"/>
        </w:rPr>
        <w:fldChar w:fldCharType="separate"/>
      </w:r>
      <w:r w:rsidR="006C09F3" w:rsidRPr="00204950">
        <w:rPr>
          <w:rFonts w:ascii="Times New Roman" w:hAnsi="Times New Roman" w:cs="Times New Roman"/>
          <w:sz w:val="24"/>
        </w:rPr>
        <w:t>prav tam)</w:t>
      </w:r>
      <w:r w:rsidR="006C09F3" w:rsidRPr="00204950">
        <w:rPr>
          <w:rFonts w:ascii="Times New Roman" w:hAnsi="Times New Roman" w:cs="Times New Roman"/>
          <w:sz w:val="24"/>
          <w:szCs w:val="24"/>
        </w:rPr>
        <w:fldChar w:fldCharType="end"/>
      </w:r>
      <w:r w:rsidRPr="00204950">
        <w:rPr>
          <w:rFonts w:ascii="Times New Roman" w:hAnsi="Times New Roman" w:cs="Times New Roman"/>
          <w:sz w:val="24"/>
          <w:szCs w:val="24"/>
        </w:rPr>
        <w:t>. Industrija video iger ponuja veliko literature z usmeritvami razvoja video iger</w:t>
      </w:r>
      <w:ins w:id="21" w:author="kralj" w:date="2018-04-02T19:36:00Z">
        <w:r w:rsidR="00277408">
          <w:rPr>
            <w:rFonts w:ascii="Times New Roman" w:hAnsi="Times New Roman" w:cs="Times New Roman"/>
            <w:sz w:val="24"/>
            <w:szCs w:val="24"/>
          </w:rPr>
          <w:t>,</w:t>
        </w:r>
      </w:ins>
      <w:r w:rsidRPr="00204950">
        <w:rPr>
          <w:rFonts w:ascii="Times New Roman" w:hAnsi="Times New Roman" w:cs="Times New Roman"/>
          <w:sz w:val="24"/>
          <w:szCs w:val="24"/>
        </w:rPr>
        <w:t xml:space="preserve"> vendar je na to temo </w:t>
      </w:r>
      <w:ins w:id="22" w:author="kralj" w:date="2018-04-02T19:37:00Z">
        <w:r w:rsidR="00277408" w:rsidRPr="00204950">
          <w:rPr>
            <w:rFonts w:ascii="Times New Roman" w:hAnsi="Times New Roman" w:cs="Times New Roman"/>
            <w:sz w:val="24"/>
            <w:szCs w:val="24"/>
          </w:rPr>
          <w:t xml:space="preserve">akademske </w:t>
        </w:r>
        <w:r w:rsidR="00277408">
          <w:rPr>
            <w:rFonts w:ascii="Times New Roman" w:hAnsi="Times New Roman" w:cs="Times New Roman"/>
            <w:sz w:val="24"/>
            <w:szCs w:val="24"/>
          </w:rPr>
          <w:t xml:space="preserve">le </w:t>
        </w:r>
      </w:ins>
      <w:r w:rsidRPr="00204950">
        <w:rPr>
          <w:rFonts w:ascii="Times New Roman" w:hAnsi="Times New Roman" w:cs="Times New Roman"/>
          <w:sz w:val="24"/>
          <w:szCs w:val="24"/>
        </w:rPr>
        <w:t xml:space="preserve">malo </w:t>
      </w:r>
      <w:del w:id="23" w:author="kralj" w:date="2018-04-02T19:37:00Z">
        <w:r w:rsidRPr="00204950" w:rsidDel="00277408">
          <w:rPr>
            <w:rFonts w:ascii="Times New Roman" w:hAnsi="Times New Roman" w:cs="Times New Roman"/>
            <w:sz w:val="24"/>
            <w:szCs w:val="24"/>
          </w:rPr>
          <w:delText>akademske</w:delText>
        </w:r>
        <w:r w:rsidR="00EF0BDA" w:rsidRPr="00204950" w:rsidDel="00277408">
          <w:rPr>
            <w:rFonts w:ascii="Times New Roman" w:hAnsi="Times New Roman" w:cs="Times New Roman"/>
            <w:sz w:val="24"/>
            <w:szCs w:val="24"/>
          </w:rPr>
          <w:delText xml:space="preserve"> </w:delText>
        </w:r>
      </w:del>
      <w:r w:rsidR="00EF0BDA" w:rsidRPr="00204950">
        <w:rPr>
          <w:rFonts w:ascii="Times New Roman" w:hAnsi="Times New Roman" w:cs="Times New Roman"/>
          <w:sz w:val="24"/>
          <w:szCs w:val="24"/>
        </w:rPr>
        <w:fldChar w:fldCharType="begin"/>
      </w:r>
      <w:r w:rsidR="00EF0BDA" w:rsidRPr="00204950">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204950">
        <w:rPr>
          <w:rFonts w:ascii="Times New Roman" w:hAnsi="Times New Roman" w:cs="Times New Roman"/>
          <w:sz w:val="24"/>
          <w:szCs w:val="24"/>
        </w:rPr>
        <w:fldChar w:fldCharType="separate"/>
      </w:r>
      <w:r w:rsidR="00EF0BDA" w:rsidRPr="00204950">
        <w:rPr>
          <w:rFonts w:ascii="Times New Roman" w:hAnsi="Times New Roman" w:cs="Times New Roman"/>
          <w:sz w:val="24"/>
        </w:rPr>
        <w:t>(Ruonala</w:t>
      </w:r>
      <w:r w:rsidR="002A06F2">
        <w:rPr>
          <w:rFonts w:ascii="Times New Roman" w:hAnsi="Times New Roman" w:cs="Times New Roman"/>
          <w:sz w:val="24"/>
        </w:rPr>
        <w:t>,</w:t>
      </w:r>
      <w:r w:rsidR="00EF0BDA" w:rsidRPr="00204950">
        <w:rPr>
          <w:rFonts w:ascii="Times New Roman" w:hAnsi="Times New Roman" w:cs="Times New Roman"/>
          <w:sz w:val="24"/>
        </w:rPr>
        <w:t xml:space="preserve"> 2016, 1)</w:t>
      </w:r>
      <w:r w:rsidR="00EF0BDA" w:rsidRPr="00204950">
        <w:rPr>
          <w:rFonts w:ascii="Times New Roman" w:hAnsi="Times New Roman" w:cs="Times New Roman"/>
          <w:sz w:val="24"/>
          <w:szCs w:val="24"/>
        </w:rPr>
        <w:fldChar w:fldCharType="end"/>
      </w:r>
      <w:r w:rsidRPr="00204950">
        <w:rPr>
          <w:rFonts w:ascii="Times New Roman" w:hAnsi="Times New Roman" w:cs="Times New Roman"/>
          <w:sz w:val="24"/>
          <w:szCs w:val="24"/>
        </w:rPr>
        <w:t>. Razvoj iger j</w:t>
      </w:r>
      <w:r w:rsidR="00FE483B" w:rsidRPr="00204950">
        <w:rPr>
          <w:rFonts w:ascii="Times New Roman" w:hAnsi="Times New Roman" w:cs="Times New Roman"/>
          <w:sz w:val="24"/>
          <w:szCs w:val="24"/>
        </w:rPr>
        <w:t>e inherentno agilna aktivnost</w:t>
      </w:r>
      <w:r w:rsidR="00EF0BDA" w:rsidRPr="00204950">
        <w:rPr>
          <w:rFonts w:ascii="Times New Roman" w:hAnsi="Times New Roman" w:cs="Times New Roman"/>
          <w:sz w:val="24"/>
          <w:szCs w:val="24"/>
        </w:rPr>
        <w:t xml:space="preserve"> (prav tam)</w:t>
      </w:r>
      <w:r w:rsidR="00FE483B" w:rsidRPr="00204950">
        <w:rPr>
          <w:rFonts w:ascii="Times New Roman" w:hAnsi="Times New Roman" w:cs="Times New Roman"/>
          <w:sz w:val="24"/>
          <w:szCs w:val="24"/>
        </w:rPr>
        <w:t>.</w:t>
      </w:r>
      <w:r w:rsidR="00AE7990" w:rsidRPr="00204950">
        <w:rPr>
          <w:rFonts w:ascii="Times New Roman" w:hAnsi="Times New Roman" w:cs="Times New Roman"/>
          <w:sz w:val="24"/>
          <w:szCs w:val="24"/>
        </w:rPr>
        <w:t xml:space="preserve"> Večina</w:t>
      </w:r>
      <w:r w:rsidR="00570EAB" w:rsidRPr="00204950">
        <w:rPr>
          <w:rFonts w:ascii="Times New Roman" w:hAnsi="Times New Roman" w:cs="Times New Roman"/>
          <w:sz w:val="24"/>
          <w:szCs w:val="24"/>
        </w:rPr>
        <w:t xml:space="preserve"> organizacij</w:t>
      </w:r>
      <w:r w:rsidR="00D14D3E" w:rsidRPr="00204950">
        <w:rPr>
          <w:rFonts w:ascii="Times New Roman" w:hAnsi="Times New Roman" w:cs="Times New Roman"/>
          <w:sz w:val="24"/>
          <w:szCs w:val="24"/>
        </w:rPr>
        <w:t xml:space="preserve"> je</w:t>
      </w:r>
      <w:r w:rsidR="00570EAB" w:rsidRPr="00204950">
        <w:rPr>
          <w:rFonts w:ascii="Times New Roman" w:hAnsi="Times New Roman" w:cs="Times New Roman"/>
          <w:sz w:val="24"/>
          <w:szCs w:val="24"/>
        </w:rPr>
        <w:t xml:space="preserve"> </w:t>
      </w:r>
      <w:r w:rsidRPr="00204950">
        <w:rPr>
          <w:rFonts w:ascii="Times New Roman" w:hAnsi="Times New Roman" w:cs="Times New Roman"/>
          <w:sz w:val="24"/>
          <w:szCs w:val="24"/>
        </w:rPr>
        <w:t>podedoval</w:t>
      </w:r>
      <w:ins w:id="24" w:author="kralj" w:date="2018-04-02T19:37:00Z">
        <w:r w:rsidR="00277408">
          <w:rPr>
            <w:rFonts w:ascii="Times New Roman" w:hAnsi="Times New Roman" w:cs="Times New Roman"/>
            <w:sz w:val="24"/>
            <w:szCs w:val="24"/>
          </w:rPr>
          <w:t>a</w:t>
        </w:r>
      </w:ins>
      <w:del w:id="25" w:author="kralj" w:date="2018-04-02T19:37:00Z">
        <w:r w:rsidRPr="00204950" w:rsidDel="00277408">
          <w:rPr>
            <w:rFonts w:ascii="Times New Roman" w:hAnsi="Times New Roman" w:cs="Times New Roman"/>
            <w:sz w:val="24"/>
            <w:szCs w:val="24"/>
          </w:rPr>
          <w:delText>o</w:delText>
        </w:r>
      </w:del>
      <w:r w:rsidRPr="00204950">
        <w:rPr>
          <w:rFonts w:ascii="Times New Roman" w:hAnsi="Times New Roman" w:cs="Times New Roman"/>
          <w:sz w:val="24"/>
          <w:szCs w:val="24"/>
        </w:rPr>
        <w:t xml:space="preserve"> agilne prakse </w:t>
      </w:r>
      <w:r w:rsidRPr="00204950">
        <w:rPr>
          <w:rFonts w:ascii="Times New Roman" w:hAnsi="Times New Roman" w:cs="Times New Roman"/>
          <w:sz w:val="24"/>
          <w:szCs w:val="24"/>
        </w:rPr>
        <w:fldChar w:fldCharType="begin"/>
      </w:r>
      <w:r w:rsidR="00BB2E5A" w:rsidRPr="00204950">
        <w:rPr>
          <w:rFonts w:ascii="Times New Roman" w:hAnsi="Times New Roman" w:cs="Times New Roman"/>
          <w:sz w:val="24"/>
          <w:szCs w:val="24"/>
        </w:rPr>
        <w:instrText xml:space="preserve"> ADDIN ZOTERO_ITEM CSL_CITATION {"citationID":"FZPGvygt","properties":{"formattedCitation":"(Ruonala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204950">
        <w:rPr>
          <w:rFonts w:ascii="Times New Roman" w:hAnsi="Times New Roman" w:cs="Times New Roman"/>
          <w:sz w:val="24"/>
          <w:szCs w:val="24"/>
        </w:rPr>
        <w:fldChar w:fldCharType="separate"/>
      </w:r>
      <w:r w:rsidR="00EF0BDA" w:rsidRPr="00204950">
        <w:rPr>
          <w:rFonts w:ascii="Times New Roman" w:hAnsi="Times New Roman" w:cs="Times New Roman"/>
          <w:sz w:val="24"/>
        </w:rPr>
        <w:t>(prav tam</w:t>
      </w:r>
      <w:r w:rsidR="0008640F" w:rsidRPr="00204950">
        <w:rPr>
          <w:rFonts w:ascii="Times New Roman" w:hAnsi="Times New Roman" w:cs="Times New Roman"/>
          <w:sz w:val="24"/>
        </w:rPr>
        <w:t>)</w:t>
      </w:r>
      <w:r w:rsidRPr="00204950">
        <w:rPr>
          <w:rFonts w:ascii="Times New Roman" w:hAnsi="Times New Roman" w:cs="Times New Roman"/>
          <w:sz w:val="24"/>
          <w:szCs w:val="24"/>
        </w:rPr>
        <w:fldChar w:fldCharType="end"/>
      </w:r>
      <w:ins w:id="26" w:author="kralj" w:date="2018-04-02T19:37:00Z">
        <w:r w:rsidR="00277408">
          <w:rPr>
            <w:rFonts w:ascii="Times New Roman" w:hAnsi="Times New Roman" w:cs="Times New Roman"/>
            <w:sz w:val="24"/>
            <w:szCs w:val="24"/>
          </w:rPr>
          <w:t>,</w:t>
        </w:r>
      </w:ins>
      <w:r w:rsidR="00E0512A" w:rsidRPr="00204950">
        <w:rPr>
          <w:rFonts w:ascii="Times New Roman" w:hAnsi="Times New Roman" w:cs="Times New Roman"/>
          <w:sz w:val="24"/>
          <w:szCs w:val="24"/>
        </w:rPr>
        <w:t xml:space="preserve"> za katere</w:t>
      </w:r>
      <w:del w:id="27" w:author="kralj" w:date="2018-04-02T19:37:00Z">
        <w:r w:rsidR="00E0512A" w:rsidRPr="00204950" w:rsidDel="00277408">
          <w:rPr>
            <w:rFonts w:ascii="Times New Roman" w:hAnsi="Times New Roman" w:cs="Times New Roman"/>
            <w:sz w:val="24"/>
            <w:szCs w:val="24"/>
          </w:rPr>
          <w:delText xml:space="preserve"> postoji</w:delText>
        </w:r>
      </w:del>
      <w:ins w:id="28" w:author="kralj" w:date="2018-04-02T19:37:00Z">
        <w:r w:rsidR="00277408">
          <w:rPr>
            <w:rFonts w:ascii="Times New Roman" w:hAnsi="Times New Roman" w:cs="Times New Roman"/>
            <w:sz w:val="24"/>
            <w:szCs w:val="24"/>
          </w:rPr>
          <w:t>obstaja</w:t>
        </w:r>
      </w:ins>
      <w:r w:rsidR="00E0512A"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veliko literature, </w:t>
      </w:r>
      <w:r w:rsidR="001E75CA" w:rsidRPr="00204950">
        <w:rPr>
          <w:rFonts w:ascii="Times New Roman" w:hAnsi="Times New Roman" w:cs="Times New Roman"/>
          <w:sz w:val="24"/>
          <w:szCs w:val="24"/>
        </w:rPr>
        <w:t xml:space="preserve">vendar ta ni </w:t>
      </w:r>
      <w:r w:rsidRPr="00204950">
        <w:rPr>
          <w:rFonts w:ascii="Times New Roman" w:hAnsi="Times New Roman" w:cs="Times New Roman"/>
          <w:sz w:val="24"/>
          <w:szCs w:val="24"/>
        </w:rPr>
        <w:t xml:space="preserve">usmerjena v razvoj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(Barbosa</w:t>
      </w:r>
      <w:r w:rsidR="002A06F2">
        <w:rPr>
          <w:rFonts w:ascii="Times New Roman" w:hAnsi="Times New Roman" w:cs="Times New Roman"/>
          <w:sz w:val="24"/>
          <w:szCs w:val="24"/>
        </w:rPr>
        <w:t>,</w:t>
      </w:r>
      <w:r w:rsidRPr="00204950">
        <w:rPr>
          <w:rFonts w:ascii="Times New Roman" w:hAnsi="Times New Roman" w:cs="Times New Roman"/>
          <w:sz w:val="24"/>
          <w:szCs w:val="24"/>
        </w:rPr>
        <w:t xml:space="preserve"> 2017, 292)</w:t>
      </w:r>
      <w:r w:rsidRPr="00204950">
        <w:rPr>
          <w:rFonts w:ascii="Times New Roman" w:hAnsi="Times New Roman" w:cs="Times New Roman"/>
          <w:sz w:val="24"/>
          <w:szCs w:val="24"/>
        </w:rPr>
        <w:fldChar w:fldCharType="end"/>
      </w:r>
      <w:r w:rsidR="00A916F0" w:rsidRPr="00204950">
        <w:rPr>
          <w:rFonts w:ascii="Times New Roman" w:hAnsi="Times New Roman" w:cs="Times New Roman"/>
          <w:sz w:val="24"/>
          <w:szCs w:val="24"/>
        </w:rPr>
        <w:t xml:space="preserve">. S pregledom literature želimo </w:t>
      </w:r>
      <w:ins w:id="29" w:author="kralj" w:date="2018-04-02T19:38:00Z">
        <w:r w:rsidR="00277408">
          <w:rPr>
            <w:rFonts w:ascii="Times New Roman" w:hAnsi="Times New Roman" w:cs="Times New Roman"/>
            <w:sz w:val="24"/>
            <w:szCs w:val="24"/>
          </w:rPr>
          <w:t xml:space="preserve">v </w:t>
        </w:r>
      </w:ins>
      <w:ins w:id="30" w:author="kralj" w:date="2018-04-02T19:39:00Z">
        <w:r w:rsidR="00277408">
          <w:rPr>
            <w:rFonts w:ascii="Times New Roman" w:hAnsi="Times New Roman" w:cs="Times New Roman"/>
            <w:sz w:val="24"/>
            <w:szCs w:val="24"/>
          </w:rPr>
          <w:t xml:space="preserve"> </w:t>
        </w:r>
      </w:ins>
      <w:r w:rsidRPr="00204950">
        <w:rPr>
          <w:rFonts w:ascii="Times New Roman" w:hAnsi="Times New Roman" w:cs="Times New Roman"/>
          <w:sz w:val="24"/>
          <w:szCs w:val="24"/>
        </w:rPr>
        <w:t xml:space="preserve">disciplini razvoja video iger </w:t>
      </w:r>
      <w:del w:id="31" w:author="kralj" w:date="2018-04-02T19:38:00Z">
        <w:r w:rsidR="00A916F0" w:rsidRPr="00204950" w:rsidDel="00277408">
          <w:rPr>
            <w:rFonts w:ascii="Times New Roman" w:hAnsi="Times New Roman" w:cs="Times New Roman"/>
            <w:sz w:val="24"/>
            <w:szCs w:val="24"/>
          </w:rPr>
          <w:delText>prispevati</w:delText>
        </w:r>
        <w:r w:rsidR="001C1009" w:rsidRPr="00204950" w:rsidDel="00277408">
          <w:rPr>
            <w:rFonts w:ascii="Times New Roman" w:hAnsi="Times New Roman" w:cs="Times New Roman"/>
            <w:sz w:val="24"/>
            <w:szCs w:val="24"/>
          </w:rPr>
          <w:delText xml:space="preserve"> </w:delText>
        </w:r>
      </w:del>
      <w:ins w:id="32" w:author="kralj" w:date="2018-04-02T19:38:00Z">
        <w:r w:rsidR="00277408">
          <w:rPr>
            <w:rFonts w:ascii="Times New Roman" w:hAnsi="Times New Roman" w:cs="Times New Roman"/>
            <w:sz w:val="24"/>
            <w:szCs w:val="24"/>
          </w:rPr>
          <w:t>postaviti</w:t>
        </w:r>
        <w:r w:rsidR="00277408" w:rsidRPr="00204950">
          <w:rPr>
            <w:rFonts w:ascii="Times New Roman" w:hAnsi="Times New Roman" w:cs="Times New Roman"/>
            <w:sz w:val="24"/>
            <w:szCs w:val="24"/>
          </w:rPr>
          <w:t xml:space="preserve"> </w:t>
        </w:r>
      </w:ins>
      <w:r w:rsidR="00A916F0" w:rsidRPr="00204950">
        <w:rPr>
          <w:rFonts w:ascii="Times New Roman" w:hAnsi="Times New Roman" w:cs="Times New Roman"/>
          <w:sz w:val="24"/>
          <w:szCs w:val="24"/>
        </w:rPr>
        <w:t xml:space="preserve">trdnejše </w:t>
      </w:r>
      <w:r w:rsidRPr="00204950">
        <w:rPr>
          <w:rFonts w:ascii="Times New Roman" w:hAnsi="Times New Roman" w:cs="Times New Roman"/>
          <w:sz w:val="24"/>
          <w:szCs w:val="24"/>
        </w:rPr>
        <w:t xml:space="preserve">temelje nadaljnjim raziskavam na področju raziskovanja razvojnih procesov. </w:t>
      </w:r>
    </w:p>
    <w:p w14:paraId="41A424F4" w14:textId="77777777" w:rsidR="00BA7E48" w:rsidRPr="00204950" w:rsidRDefault="00BA7E48" w:rsidP="005A6A3B">
      <w:pPr>
        <w:spacing w:line="360" w:lineRule="auto"/>
        <w:contextualSpacing/>
        <w:jc w:val="both"/>
        <w:rPr>
          <w:rFonts w:ascii="Times New Roman" w:hAnsi="Times New Roman" w:cs="Times New Roman"/>
          <w:sz w:val="24"/>
          <w:szCs w:val="24"/>
        </w:rPr>
      </w:pPr>
    </w:p>
    <w:p w14:paraId="26DAE410" w14:textId="77777777" w:rsidR="004569DC" w:rsidRDefault="00BA7E48" w:rsidP="00CD3BEB">
      <w:pPr>
        <w:pStyle w:val="podnaslov"/>
        <w:outlineLvl w:val="1"/>
      </w:pPr>
      <w:bookmarkStart w:id="33" w:name="_Toc509588421"/>
      <w:bookmarkStart w:id="34" w:name="_Toc509591230"/>
      <w:r w:rsidRPr="00204950">
        <w:t>2.1 NAMEN RAZISKOVANJA</w:t>
      </w:r>
      <w:bookmarkEnd w:id="33"/>
      <w:bookmarkEnd w:id="34"/>
    </w:p>
    <w:p w14:paraId="643ABDC3" w14:textId="366BF2E9" w:rsidR="00BA7E48" w:rsidRPr="00204950" w:rsidRDefault="00564B7C" w:rsidP="004569DC">
      <w:pPr>
        <w:pStyle w:val="podnaslov"/>
      </w:pPr>
      <w:r w:rsidRPr="00204950">
        <w:t>Namen raziskovanja je postavitev temeljev za sistematično razumevanje procesov in procesnih aktivnosti pri razvoju iger.</w:t>
      </w:r>
      <w:r w:rsidR="00F71A2F" w:rsidRPr="00204950">
        <w:t xml:space="preserve"> </w:t>
      </w:r>
      <w:r w:rsidR="00BA7E48" w:rsidRPr="00204950">
        <w:t>Cilj naloge je sestaviti procesni model, ki bi bil primeren za uporabo in optimizacijo</w:t>
      </w:r>
      <w:r w:rsidR="00B46320" w:rsidRPr="00204950">
        <w:t xml:space="preserve"> s prvim </w:t>
      </w:r>
      <w:r w:rsidR="00BA7E48" w:rsidRPr="00204950">
        <w:t>zrelostnim modelom za igre.</w:t>
      </w:r>
    </w:p>
    <w:p w14:paraId="4D3E174D" w14:textId="3DD571A8"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Na podlagi tega smo formulirali naslednj</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 xml:space="preserve"> raziskovaln</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 xml:space="preserve"> vprašanj</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w:t>
      </w:r>
    </w:p>
    <w:p w14:paraId="58515C60" w14:textId="77777777" w:rsidR="007C6232" w:rsidRPr="00204950" w:rsidRDefault="007C6232" w:rsidP="005A6A3B">
      <w:pPr>
        <w:spacing w:line="360" w:lineRule="auto"/>
        <w:contextualSpacing/>
        <w:jc w:val="both"/>
        <w:rPr>
          <w:rFonts w:ascii="Times New Roman" w:hAnsi="Times New Roman" w:cs="Times New Roman"/>
          <w:sz w:val="24"/>
          <w:szCs w:val="24"/>
        </w:rPr>
      </w:pPr>
    </w:p>
    <w:p w14:paraId="6210C853"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RV1:</w:t>
      </w:r>
      <w:r w:rsidRPr="00204950">
        <w:rPr>
          <w:rFonts w:ascii="Times New Roman" w:hAnsi="Times New Roman" w:cs="Times New Roman"/>
          <w:sz w:val="24"/>
          <w:szCs w:val="24"/>
        </w:rPr>
        <w:t xml:space="preserve"> Katere procesne modele</w:t>
      </w:r>
      <w:del w:id="35" w:author="kralj" w:date="2018-04-02T19:39:00Z">
        <w:r w:rsidRPr="00204950" w:rsidDel="00277408">
          <w:rPr>
            <w:rFonts w:ascii="Times New Roman" w:hAnsi="Times New Roman" w:cs="Times New Roman"/>
            <w:sz w:val="24"/>
            <w:szCs w:val="24"/>
          </w:rPr>
          <w:delText>,</w:delText>
        </w:r>
      </w:del>
      <w:r w:rsidRPr="00204950">
        <w:rPr>
          <w:rFonts w:ascii="Times New Roman" w:hAnsi="Times New Roman" w:cs="Times New Roman"/>
          <w:sz w:val="24"/>
          <w:szCs w:val="24"/>
        </w:rPr>
        <w:t xml:space="preserve"> se uporablja pri razvoju video iger?</w:t>
      </w:r>
    </w:p>
    <w:p w14:paraId="53F8764D" w14:textId="1036B712" w:rsidR="00BA7E48" w:rsidRPr="00204950" w:rsidRDefault="00D25647"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RV2</w:t>
      </w:r>
      <w:r w:rsidR="00BA7E48" w:rsidRPr="00204950">
        <w:rPr>
          <w:rFonts w:ascii="Times New Roman" w:hAnsi="Times New Roman" w:cs="Times New Roman"/>
          <w:b/>
          <w:sz w:val="24"/>
          <w:szCs w:val="24"/>
        </w:rPr>
        <w:t>:</w:t>
      </w:r>
      <w:r w:rsidR="00BA7E48" w:rsidRPr="00204950">
        <w:rPr>
          <w:rFonts w:ascii="Times New Roman" w:hAnsi="Times New Roman" w:cs="Times New Roman"/>
          <w:sz w:val="24"/>
          <w:szCs w:val="24"/>
        </w:rPr>
        <w:t xml:space="preserve"> </w:t>
      </w:r>
      <w:r w:rsidR="005C1784" w:rsidRPr="00204950">
        <w:rPr>
          <w:rFonts w:ascii="Times New Roman" w:hAnsi="Times New Roman" w:cs="Times New Roman"/>
          <w:sz w:val="24"/>
          <w:szCs w:val="24"/>
        </w:rPr>
        <w:t>Kakšen bi na podlagi literature lahko bil procesni model</w:t>
      </w:r>
      <w:r w:rsidR="00BA7E48" w:rsidRPr="00204950">
        <w:rPr>
          <w:rFonts w:ascii="Times New Roman" w:hAnsi="Times New Roman" w:cs="Times New Roman"/>
          <w:sz w:val="24"/>
          <w:szCs w:val="24"/>
        </w:rPr>
        <w:t>, ki bi bil primeren za optimizacijo z zrelostnim modelom za igre?</w:t>
      </w:r>
    </w:p>
    <w:p w14:paraId="7DDF3F69" w14:textId="77777777" w:rsidR="00BA7E48" w:rsidRPr="00204950"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204950" w:rsidRDefault="00BA7E48" w:rsidP="00CD3BEB">
      <w:pPr>
        <w:pStyle w:val="podnaslov"/>
        <w:outlineLvl w:val="1"/>
      </w:pPr>
      <w:bookmarkStart w:id="36" w:name="_Toc509588422"/>
      <w:bookmarkStart w:id="37" w:name="_Toc509591231"/>
      <w:r w:rsidRPr="00204950">
        <w:t>2.2 ZBIRANJE PODATKOV</w:t>
      </w:r>
      <w:bookmarkEnd w:id="36"/>
      <w:bookmarkEnd w:id="37"/>
    </w:p>
    <w:p w14:paraId="5F188CD5" w14:textId="08FBB77C"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Kvaliteta literature vpliva na celostno napredovanje znanja tematike </w:t>
      </w:r>
      <w:r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J. Ellis</w:t>
      </w:r>
      <w:r w:rsidR="00877D63">
        <w:rPr>
          <w:rFonts w:ascii="Times New Roman" w:hAnsi="Times New Roman" w:cs="Times New Roman"/>
          <w:sz w:val="24"/>
        </w:rPr>
        <w:t>,</w:t>
      </w:r>
      <w:r w:rsidR="0008640F" w:rsidRPr="00204950">
        <w:rPr>
          <w:rFonts w:ascii="Times New Roman" w:hAnsi="Times New Roman" w:cs="Times New Roman"/>
          <w:sz w:val="24"/>
        </w:rPr>
        <w:t xml:space="preserve"> 2006, 183)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5F89883A"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Digitalne tehnike</w:t>
      </w:r>
      <w:r w:rsidRPr="00204950">
        <w:rPr>
          <w:rFonts w:ascii="Times New Roman" w:hAnsi="Times New Roman" w:cs="Times New Roman"/>
          <w:sz w:val="24"/>
          <w:szCs w:val="24"/>
        </w:rPr>
        <w:t xml:space="preserve"> vključujejo zbiranje literature iz najbolj stabilnih in priznanih podatkovnih skladišč, knjižnic in izjemoma spletnih strani, </w:t>
      </w:r>
      <w:r w:rsidR="004B191C" w:rsidRPr="00204950">
        <w:rPr>
          <w:rFonts w:ascii="Times New Roman" w:hAnsi="Times New Roman" w:cs="Times New Roman"/>
          <w:sz w:val="24"/>
          <w:szCs w:val="24"/>
        </w:rPr>
        <w:t xml:space="preserve">ki jih urejajo </w:t>
      </w:r>
      <w:r w:rsidRPr="00204950">
        <w:rPr>
          <w:rFonts w:ascii="Times New Roman" w:hAnsi="Times New Roman" w:cs="Times New Roman"/>
          <w:sz w:val="24"/>
          <w:szCs w:val="24"/>
        </w:rPr>
        <w:t>večje organizacije. Za iskanje literature smo izvajali poizvedbe na spletnih straneh in iskalnikih:</w:t>
      </w:r>
    </w:p>
    <w:p w14:paraId="4CD74FDB" w14:textId="44502CE5" w:rsidR="00BA7E48" w:rsidRPr="00204950" w:rsidRDefault="00BA7E48" w:rsidP="0051302C">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google.si,</w:t>
      </w:r>
    </w:p>
    <w:p w14:paraId="7B1F6F8E"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amazon.com,</w:t>
      </w:r>
    </w:p>
    <w:p w14:paraId="0007831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link.springer.com,</w:t>
      </w:r>
    </w:p>
    <w:p w14:paraId="3B3DB1FF"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tandfonline.com,</w:t>
      </w:r>
    </w:p>
    <w:p w14:paraId="48E261E6"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sciencedirect.com,</w:t>
      </w:r>
    </w:p>
    <w:p w14:paraId="2FD28900"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onlinelibrary.wiley.com,</w:t>
      </w:r>
    </w:p>
    <w:p w14:paraId="3ADE93A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uk.sagepub.com,</w:t>
      </w:r>
    </w:p>
    <w:p w14:paraId="07D4230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Web of Knowledge,</w:t>
      </w:r>
    </w:p>
    <w:p w14:paraId="70515CF9"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ACM Digital Library,</w:t>
      </w:r>
    </w:p>
    <w:p w14:paraId="7C689F95"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IEEE Xplore.</w:t>
      </w:r>
    </w:p>
    <w:p w14:paraId="43BAD4EF" w14:textId="01004682"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Večina podatkovnih skladišč ponuja lastne grafične vmesnike s funkcijami omejevanja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w:t>
      </w:r>
      <w:r w:rsidR="00B060A1">
        <w:rPr>
          <w:rFonts w:ascii="Times New Roman" w:hAnsi="Times New Roman" w:cs="Times New Roman"/>
          <w:sz w:val="24"/>
        </w:rPr>
        <w:t>,</w:t>
      </w:r>
      <w:r w:rsidRPr="00204950">
        <w:rPr>
          <w:rFonts w:ascii="Times New Roman" w:hAnsi="Times New Roman" w:cs="Times New Roman"/>
          <w:sz w:val="24"/>
        </w:rPr>
        <w:t xml:space="preserve"> 2012, 77)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ki omogočajo modifikacijo poizvedb. </w:t>
      </w:r>
      <w:del w:id="38" w:author="kralj" w:date="2018-04-02T19:41:00Z">
        <w:r w:rsidRPr="00204950" w:rsidDel="00277408">
          <w:rPr>
            <w:rFonts w:ascii="Times New Roman" w:hAnsi="Times New Roman" w:cs="Times New Roman"/>
            <w:sz w:val="24"/>
            <w:szCs w:val="24"/>
          </w:rPr>
          <w:delText>V kolikor</w:delText>
        </w:r>
      </w:del>
      <w:ins w:id="39" w:author="kralj" w:date="2018-04-02T19:41:00Z">
        <w:r w:rsidR="00277408">
          <w:rPr>
            <w:rFonts w:ascii="Times New Roman" w:hAnsi="Times New Roman" w:cs="Times New Roman"/>
            <w:sz w:val="24"/>
            <w:szCs w:val="24"/>
          </w:rPr>
          <w:t>Če</w:t>
        </w:r>
      </w:ins>
      <w:r w:rsidRPr="00204950">
        <w:rPr>
          <w:rFonts w:ascii="Times New Roman" w:hAnsi="Times New Roman" w:cs="Times New Roman"/>
          <w:sz w:val="24"/>
          <w:szCs w:val="24"/>
        </w:rPr>
        <w:t xml:space="preserve"> je bilo to mogoče</w:t>
      </w:r>
      <w:ins w:id="40" w:author="kralj" w:date="2018-04-02T19:41:00Z">
        <w:r w:rsidR="00277408">
          <w:rPr>
            <w:rFonts w:ascii="Times New Roman" w:hAnsi="Times New Roman" w:cs="Times New Roman"/>
            <w:sz w:val="24"/>
            <w:szCs w:val="24"/>
          </w:rPr>
          <w:t>,</w:t>
        </w:r>
      </w:ins>
      <w:r w:rsidRPr="00204950">
        <w:rPr>
          <w:rFonts w:ascii="Times New Roman" w:hAnsi="Times New Roman" w:cs="Times New Roman"/>
          <w:sz w:val="24"/>
          <w:szCs w:val="24"/>
        </w:rPr>
        <w:t xml:space="preserve"> smo se posluževali teh. </w:t>
      </w:r>
      <w:ins w:id="41" w:author="kralj" w:date="2018-04-02T19:41:00Z">
        <w:r w:rsidR="00277408">
          <w:rPr>
            <w:rFonts w:ascii="Times New Roman" w:hAnsi="Times New Roman" w:cs="Times New Roman"/>
            <w:sz w:val="24"/>
            <w:szCs w:val="24"/>
          </w:rPr>
          <w:t xml:space="preserve">Da bi strnili zadetke, smo bili </w:t>
        </w:r>
      </w:ins>
      <w:del w:id="42" w:author="kralj" w:date="2018-04-02T19:41:00Z">
        <w:r w:rsidRPr="00204950" w:rsidDel="00277408">
          <w:rPr>
            <w:rFonts w:ascii="Times New Roman" w:hAnsi="Times New Roman" w:cs="Times New Roman"/>
            <w:sz w:val="24"/>
            <w:szCs w:val="24"/>
          </w:rPr>
          <w:delText xml:space="preserve">V </w:delText>
        </w:r>
      </w:del>
      <w:ins w:id="43" w:author="kralj" w:date="2018-04-02T19:41:00Z">
        <w:r w:rsidR="00277408">
          <w:rPr>
            <w:rFonts w:ascii="Times New Roman" w:hAnsi="Times New Roman" w:cs="Times New Roman"/>
            <w:sz w:val="24"/>
            <w:szCs w:val="24"/>
          </w:rPr>
          <w:t>v</w:t>
        </w:r>
        <w:r w:rsidR="00277408" w:rsidRPr="00204950">
          <w:rPr>
            <w:rFonts w:ascii="Times New Roman" w:hAnsi="Times New Roman" w:cs="Times New Roman"/>
            <w:sz w:val="24"/>
            <w:szCs w:val="24"/>
          </w:rPr>
          <w:t xml:space="preserve"> </w:t>
        </w:r>
      </w:ins>
      <w:r w:rsidRPr="00204950">
        <w:rPr>
          <w:rFonts w:ascii="Times New Roman" w:hAnsi="Times New Roman" w:cs="Times New Roman"/>
          <w:sz w:val="24"/>
          <w:szCs w:val="24"/>
        </w:rPr>
        <w:t xml:space="preserve">veliko primerih </w:t>
      </w:r>
      <w:del w:id="44" w:author="kralj" w:date="2018-04-02T19:41:00Z">
        <w:r w:rsidRPr="00204950" w:rsidDel="00277408">
          <w:rPr>
            <w:rFonts w:ascii="Times New Roman" w:hAnsi="Times New Roman" w:cs="Times New Roman"/>
            <w:sz w:val="24"/>
            <w:szCs w:val="24"/>
          </w:rPr>
          <w:delText xml:space="preserve">smo z namenom strnitve zadetkov bili </w:delText>
        </w:r>
      </w:del>
      <w:r w:rsidRPr="00204950">
        <w:rPr>
          <w:rFonts w:ascii="Times New Roman" w:hAnsi="Times New Roman" w:cs="Times New Roman"/>
          <w:sz w:val="24"/>
          <w:szCs w:val="24"/>
        </w:rPr>
        <w:t>primorani uporabiti</w:t>
      </w:r>
      <w:r w:rsidR="004F5AE2" w:rsidRPr="00204950">
        <w:rPr>
          <w:rFonts w:ascii="Times New Roman" w:hAnsi="Times New Roman" w:cs="Times New Roman"/>
          <w:sz w:val="24"/>
          <w:szCs w:val="24"/>
        </w:rPr>
        <w:t xml:space="preserve"> naprednejše tehnike iskanja</w:t>
      </w:r>
      <w:r w:rsidR="008D3EDC" w:rsidRPr="00204950">
        <w:rPr>
          <w:rFonts w:ascii="Times New Roman" w:hAnsi="Times New Roman" w:cs="Times New Roman"/>
          <w:sz w:val="24"/>
          <w:szCs w:val="24"/>
        </w:rPr>
        <w:t xml:space="preserve"> s prostim tekstom. </w:t>
      </w:r>
      <w:r w:rsidRPr="00204950">
        <w:rPr>
          <w:rFonts w:ascii="Times New Roman" w:hAnsi="Times New Roman" w:cs="Times New Roman"/>
          <w:sz w:val="24"/>
          <w:szCs w:val="24"/>
        </w:rPr>
        <w:t>Elektronske baze tipično dovoljujejo iskanje s prosim tekstom. Pristop, ki se velikokrat izkaže za pomanjkljivega</w:t>
      </w:r>
      <w:ins w:id="45" w:author="kralj" w:date="2018-04-02T19:42:00Z">
        <w:r w:rsidR="00277408">
          <w:rPr>
            <w:rFonts w:ascii="Times New Roman" w:hAnsi="Times New Roman" w:cs="Times New Roman"/>
            <w:sz w:val="24"/>
            <w:szCs w:val="24"/>
          </w:rPr>
          <w:t>,</w:t>
        </w:r>
      </w:ins>
      <w:r w:rsidRPr="00204950">
        <w:rPr>
          <w:rFonts w:ascii="Times New Roman" w:hAnsi="Times New Roman" w:cs="Times New Roman"/>
          <w:sz w:val="24"/>
          <w:szCs w:val="24"/>
        </w:rPr>
        <w:t xml:space="preserve"> smo podprli z uporabo krajšav (</w:t>
      </w:r>
      <w:del w:id="46" w:author="kralj" w:date="2018-04-02T19:42:00Z">
        <w:r w:rsidRPr="00204950" w:rsidDel="00277408">
          <w:rPr>
            <w:rFonts w:ascii="Times New Roman" w:hAnsi="Times New Roman" w:cs="Times New Roman"/>
            <w:sz w:val="24"/>
            <w:szCs w:val="24"/>
          </w:rPr>
          <w:delText>'</w:delText>
        </w:r>
      </w:del>
      <w:r w:rsidRPr="00204950">
        <w:rPr>
          <w:rFonts w:ascii="Times New Roman" w:hAnsi="Times New Roman" w:cs="Times New Roman"/>
          <w:sz w:val="24"/>
          <w:szCs w:val="24"/>
        </w:rPr>
        <w:t>*</w:t>
      </w:r>
      <w:del w:id="47" w:author="kralj" w:date="2018-04-02T19:42:00Z">
        <w:r w:rsidRPr="00204950" w:rsidDel="00277408">
          <w:rPr>
            <w:rFonts w:ascii="Times New Roman" w:hAnsi="Times New Roman" w:cs="Times New Roman"/>
            <w:sz w:val="24"/>
            <w:szCs w:val="24"/>
          </w:rPr>
          <w:delText>'</w:delText>
        </w:r>
      </w:del>
      <w:r w:rsidRPr="00204950">
        <w:rPr>
          <w:rFonts w:ascii="Times New Roman" w:hAnsi="Times New Roman" w:cs="Times New Roman"/>
          <w:sz w:val="24"/>
          <w:szCs w:val="24"/>
        </w:rPr>
        <w:t>,</w:t>
      </w:r>
      <w:del w:id="48" w:author="kralj" w:date="2018-04-02T19:42:00Z">
        <w:r w:rsidRPr="00204950" w:rsidDel="00277408">
          <w:rPr>
            <w:rFonts w:ascii="Times New Roman" w:hAnsi="Times New Roman" w:cs="Times New Roman"/>
            <w:sz w:val="24"/>
            <w:szCs w:val="24"/>
          </w:rPr>
          <w:delText>'</w:delText>
        </w:r>
      </w:del>
      <w:r w:rsidRPr="00204950">
        <w:rPr>
          <w:rFonts w:ascii="Times New Roman" w:hAnsi="Times New Roman" w:cs="Times New Roman"/>
          <w:sz w:val="24"/>
          <w:szCs w:val="24"/>
        </w:rPr>
        <w:t>$</w:t>
      </w:r>
      <w:del w:id="49" w:author="kralj" w:date="2018-04-02T19:42:00Z">
        <w:r w:rsidRPr="00204950" w:rsidDel="00277408">
          <w:rPr>
            <w:rFonts w:ascii="Times New Roman" w:hAnsi="Times New Roman" w:cs="Times New Roman"/>
            <w:sz w:val="24"/>
            <w:szCs w:val="24"/>
          </w:rPr>
          <w:delText>'</w:delText>
        </w:r>
      </w:del>
      <w:r w:rsidRPr="00204950">
        <w:rPr>
          <w:rFonts w:ascii="Times New Roman" w:hAnsi="Times New Roman" w:cs="Times New Roman"/>
          <w:sz w:val="24"/>
          <w:szCs w:val="24"/>
        </w:rPr>
        <w:t xml:space="preserve">, </w:t>
      </w:r>
      <w:del w:id="50" w:author="kralj" w:date="2018-04-02T19:42:00Z">
        <w:r w:rsidRPr="00204950" w:rsidDel="00277408">
          <w:rPr>
            <w:rFonts w:ascii="Times New Roman" w:hAnsi="Times New Roman" w:cs="Times New Roman"/>
            <w:sz w:val="24"/>
            <w:szCs w:val="24"/>
          </w:rPr>
          <w:delText>'</w:delText>
        </w:r>
      </w:del>
      <w:r w:rsidRPr="00204950">
        <w:rPr>
          <w:rFonts w:ascii="Times New Roman" w:hAnsi="Times New Roman" w:cs="Times New Roman"/>
          <w:sz w:val="24"/>
          <w:szCs w:val="24"/>
        </w:rPr>
        <w:t>%</w:t>
      </w:r>
      <w:del w:id="51" w:author="kralj" w:date="2018-04-02T19:42:00Z">
        <w:r w:rsidRPr="00204950" w:rsidDel="00277408">
          <w:rPr>
            <w:rFonts w:ascii="Times New Roman" w:hAnsi="Times New Roman" w:cs="Times New Roman"/>
            <w:sz w:val="24"/>
            <w:szCs w:val="24"/>
          </w:rPr>
          <w:delText>'</w:delText>
        </w:r>
      </w:del>
      <w:r w:rsidRPr="00204950">
        <w:rPr>
          <w:rFonts w:ascii="Times New Roman" w:hAnsi="Times New Roman" w:cs="Times New Roman"/>
          <w:sz w:val="24"/>
          <w:szCs w:val="24"/>
        </w:rPr>
        <w:t>) in nadomestnih (</w:t>
      </w:r>
      <w:del w:id="52" w:author="kralj" w:date="2018-04-02T19:42:00Z">
        <w:r w:rsidRPr="00204950" w:rsidDel="00277408">
          <w:rPr>
            <w:rFonts w:ascii="Times New Roman" w:hAnsi="Times New Roman" w:cs="Times New Roman"/>
            <w:sz w:val="24"/>
            <w:szCs w:val="24"/>
          </w:rPr>
          <w:delText>'</w:delText>
        </w:r>
      </w:del>
      <w:r w:rsidRPr="00204950">
        <w:rPr>
          <w:rFonts w:ascii="Times New Roman" w:hAnsi="Times New Roman" w:cs="Times New Roman"/>
          <w:sz w:val="24"/>
          <w:szCs w:val="24"/>
        </w:rPr>
        <w:t>?</w:t>
      </w:r>
      <w:del w:id="53" w:author="kralj" w:date="2018-04-02T19:42:00Z">
        <w:r w:rsidRPr="00204950" w:rsidDel="00277408">
          <w:rPr>
            <w:rFonts w:ascii="Times New Roman" w:hAnsi="Times New Roman" w:cs="Times New Roman"/>
            <w:sz w:val="24"/>
            <w:szCs w:val="24"/>
          </w:rPr>
          <w:delText>'</w:delText>
        </w:r>
      </w:del>
      <w:r w:rsidRPr="00204950">
        <w:rPr>
          <w:rFonts w:ascii="Times New Roman" w:hAnsi="Times New Roman" w:cs="Times New Roman"/>
          <w:sz w:val="24"/>
          <w:szCs w:val="24"/>
        </w:rPr>
        <w:t xml:space="preserve">, </w:t>
      </w:r>
      <w:del w:id="54" w:author="kralj" w:date="2018-04-02T19:42:00Z">
        <w:r w:rsidRPr="00204950" w:rsidDel="00277408">
          <w:rPr>
            <w:rFonts w:ascii="Times New Roman" w:hAnsi="Times New Roman" w:cs="Times New Roman"/>
            <w:sz w:val="24"/>
            <w:szCs w:val="24"/>
          </w:rPr>
          <w:delText>'</w:delText>
        </w:r>
      </w:del>
      <w:r w:rsidRPr="00204950">
        <w:rPr>
          <w:rFonts w:ascii="Times New Roman" w:hAnsi="Times New Roman" w:cs="Times New Roman"/>
          <w:sz w:val="24"/>
          <w:szCs w:val="24"/>
        </w:rPr>
        <w:t>!</w:t>
      </w:r>
      <w:del w:id="55" w:author="kralj" w:date="2018-04-02T19:42:00Z">
        <w:r w:rsidRPr="00204950" w:rsidDel="00277408">
          <w:rPr>
            <w:rFonts w:ascii="Times New Roman" w:hAnsi="Times New Roman" w:cs="Times New Roman"/>
            <w:sz w:val="24"/>
            <w:szCs w:val="24"/>
          </w:rPr>
          <w:delText>'</w:delText>
        </w:r>
      </w:del>
      <w:r w:rsidRPr="00204950">
        <w:rPr>
          <w:rFonts w:ascii="Times New Roman" w:hAnsi="Times New Roman" w:cs="Times New Roman"/>
          <w:sz w:val="24"/>
          <w:szCs w:val="24"/>
        </w:rPr>
        <w:t>) simbolov. Poleg iskanja s prostim tekstom smo uporabili iskanje s tezavri</w:t>
      </w:r>
      <w:r w:rsidRPr="00D468C8">
        <w:rPr>
          <w:rStyle w:val="Sprotnaopomba-sklic"/>
        </w:rPr>
        <w:footnoteReference w:id="5"/>
      </w:r>
      <w:r w:rsidRPr="00204950">
        <w:rPr>
          <w:rFonts w:ascii="Times New Roman" w:hAnsi="Times New Roman" w:cs="Times New Roman"/>
          <w:sz w:val="24"/>
          <w:szCs w:val="24"/>
        </w:rPr>
        <w:t>, ki služijo podatkovni</w:t>
      </w:r>
      <w:ins w:id="56" w:author="kralj" w:date="2018-04-02T19:43:00Z">
        <w:r w:rsidR="00277408">
          <w:rPr>
            <w:rFonts w:ascii="Times New Roman" w:hAnsi="Times New Roman" w:cs="Times New Roman"/>
            <w:sz w:val="24"/>
            <w:szCs w:val="24"/>
          </w:rPr>
          <w:t>m</w:t>
        </w:r>
      </w:ins>
      <w:r w:rsidRPr="00204950">
        <w:rPr>
          <w:rFonts w:ascii="Times New Roman" w:hAnsi="Times New Roman" w:cs="Times New Roman"/>
          <w:sz w:val="24"/>
          <w:szCs w:val="24"/>
        </w:rPr>
        <w:t xml:space="preserve"> bazam za naslavljanje predmetov ali opisov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w:t>
      </w:r>
      <w:r w:rsidR="00B060A1">
        <w:rPr>
          <w:rFonts w:ascii="Times New Roman" w:hAnsi="Times New Roman" w:cs="Times New Roman"/>
          <w:sz w:val="24"/>
        </w:rPr>
        <w:t>,</w:t>
      </w:r>
      <w:r w:rsidRPr="00204950">
        <w:rPr>
          <w:rFonts w:ascii="Times New Roman" w:hAnsi="Times New Roman" w:cs="Times New Roman"/>
          <w:sz w:val="24"/>
        </w:rPr>
        <w:t xml:space="preserve"> 2012, 74)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Naprednejše tehnike je vključevala tudi uporaba logičnih operatorjev (AND, OR, NOT):</w:t>
      </w:r>
    </w:p>
    <w:p w14:paraId="7187ADFC"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OR združuje termine z istim konceptom in s tem razširi iskanje,</w:t>
      </w:r>
    </w:p>
    <w:p w14:paraId="7D2AA297"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AND združuje termine z različnimi koncepti in s tem strni iskanje,</w:t>
      </w:r>
    </w:p>
    <w:p w14:paraId="67AC7968"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NOT izključuje nepomembne termine in strni iskanje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 2012, 76)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5EBA830A" w14:textId="53C2F0DD"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Analogne tehnike</w:t>
      </w:r>
      <w:r w:rsidRPr="00204950">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w:t>
      </w:r>
      <w:commentRangeStart w:id="57"/>
      <w:r w:rsidRPr="00204950">
        <w:rPr>
          <w:rFonts w:ascii="Times New Roman" w:hAnsi="Times New Roman" w:cs="Times New Roman"/>
          <w:sz w:val="24"/>
          <w:szCs w:val="24"/>
        </w:rPr>
        <w:t>literatur</w:t>
      </w:r>
      <w:commentRangeEnd w:id="57"/>
      <w:r w:rsidR="00277408">
        <w:rPr>
          <w:rStyle w:val="Pripombasklic"/>
        </w:rPr>
        <w:commentReference w:id="57"/>
      </w:r>
      <w:r w:rsidRPr="00204950">
        <w:rPr>
          <w:rFonts w:ascii="Times New Roman" w:hAnsi="Times New Roman" w:cs="Times New Roman"/>
          <w:sz w:val="24"/>
          <w:szCs w:val="24"/>
        </w:rPr>
        <w:t>. To nam je pomagalo pri spoznavanju vplivnih literatur, avtorjev in spoznanju terminologije tematike.</w:t>
      </w:r>
    </w:p>
    <w:p w14:paraId="344204EE"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Kot vplivne literature smo identificirali dela:</w:t>
      </w:r>
    </w:p>
    <w:p w14:paraId="63C3E052" w14:textId="06F4DE5C" w:rsidR="00BA7E48" w:rsidRPr="00204950" w:rsidRDefault="008C0581"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204950">
        <w:rPr>
          <w:rFonts w:ascii="Times New Roman" w:hAnsi="Times New Roman" w:cs="Times New Roman"/>
          <w:sz w:val="24"/>
        </w:rPr>
        <w:t xml:space="preserve">Ruonala, Henna-Riikka. 2016. </w:t>
      </w:r>
      <w:r w:rsidR="00BA7E48" w:rsidRPr="00204950">
        <w:rPr>
          <w:rFonts w:ascii="Times New Roman" w:hAnsi="Times New Roman" w:cs="Times New Roman"/>
          <w:sz w:val="24"/>
        </w:rPr>
        <w:t>Agile Game Development:</w:t>
      </w:r>
      <w:r w:rsidRPr="00204950">
        <w:rPr>
          <w:rFonts w:ascii="Times New Roman" w:hAnsi="Times New Roman" w:cs="Times New Roman"/>
          <w:sz w:val="24"/>
        </w:rPr>
        <w:t xml:space="preserve"> A Systematic Literature Review</w:t>
      </w:r>
      <w:r w:rsidR="00BA7E48" w:rsidRPr="00204950">
        <w:rPr>
          <w:rFonts w:ascii="Times New Roman" w:hAnsi="Times New Roman" w:cs="Times New Roman"/>
          <w:sz w:val="24"/>
        </w:rPr>
        <w:t>.</w:t>
      </w:r>
    </w:p>
    <w:p w14:paraId="6C819D07" w14:textId="1D546D07" w:rsidR="00BA7E48" w:rsidRPr="00204950"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204950">
        <w:rPr>
          <w:rFonts w:ascii="Times New Roman" w:hAnsi="Times New Roman" w:cs="Times New Roman"/>
          <w:sz w:val="24"/>
        </w:rPr>
        <w:lastRenderedPageBreak/>
        <w:t>Aleem, Saiqa, Luiz Fernando Capretz, in Faheem Ahmed.</w:t>
      </w:r>
      <w:r w:rsidR="008C0581" w:rsidRPr="00204950">
        <w:rPr>
          <w:rFonts w:ascii="Times New Roman" w:hAnsi="Times New Roman" w:cs="Times New Roman"/>
          <w:sz w:val="24"/>
        </w:rPr>
        <w:t xml:space="preserve"> 2016. </w:t>
      </w:r>
      <w:r w:rsidRPr="00204950">
        <w:rPr>
          <w:rFonts w:ascii="Times New Roman" w:hAnsi="Times New Roman" w:cs="Times New Roman"/>
          <w:sz w:val="24"/>
        </w:rPr>
        <w:t>A Dig</w:t>
      </w:r>
      <w:r w:rsidR="008C0581" w:rsidRPr="00204950">
        <w:rPr>
          <w:rFonts w:ascii="Times New Roman" w:hAnsi="Times New Roman" w:cs="Times New Roman"/>
          <w:sz w:val="24"/>
        </w:rPr>
        <w:t>ital Game Maturity Model (DGMM)</w:t>
      </w:r>
      <w:r w:rsidR="003F1798">
        <w:rPr>
          <w:rFonts w:ascii="Times New Roman" w:hAnsi="Times New Roman" w:cs="Times New Roman"/>
          <w:sz w:val="24"/>
        </w:rPr>
        <w:t>.</w:t>
      </w:r>
    </w:p>
    <w:p w14:paraId="4371FD52" w14:textId="76A41C6B"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Prvo delo je sistematič</w:t>
      </w:r>
      <w:ins w:id="58" w:author="kralj" w:date="2018-04-03T18:54:00Z">
        <w:r w:rsidR="00041723">
          <w:rPr>
            <w:rFonts w:ascii="Times New Roman" w:hAnsi="Times New Roman" w:cs="Times New Roman"/>
            <w:sz w:val="24"/>
            <w:szCs w:val="24"/>
          </w:rPr>
          <w:t>en</w:t>
        </w:r>
      </w:ins>
      <w:del w:id="59" w:author="kralj" w:date="2018-04-03T18:54:00Z">
        <w:r w:rsidRPr="00204950" w:rsidDel="00041723">
          <w:rPr>
            <w:rFonts w:ascii="Times New Roman" w:hAnsi="Times New Roman" w:cs="Times New Roman"/>
            <w:sz w:val="24"/>
            <w:szCs w:val="24"/>
          </w:rPr>
          <w:delText>ni</w:delText>
        </w:r>
      </w:del>
      <w:r w:rsidRPr="00204950">
        <w:rPr>
          <w:rFonts w:ascii="Times New Roman" w:hAnsi="Times New Roman" w:cs="Times New Roman"/>
          <w:sz w:val="24"/>
          <w:szCs w:val="24"/>
        </w:rPr>
        <w:t xml:space="preserve"> pregled literature, ki vsebuje analize člankov in njihove povezave. Slednje delo je prvi primer zrelostnega pristopa za igre</w:t>
      </w:r>
      <w:r w:rsidR="008A2191" w:rsidRPr="00204950">
        <w:rPr>
          <w:rFonts w:ascii="Times New Roman" w:hAnsi="Times New Roman" w:cs="Times New Roman"/>
          <w:sz w:val="24"/>
          <w:szCs w:val="24"/>
        </w:rPr>
        <w:t>, ki</w:t>
      </w:r>
      <w:r w:rsidR="00123FFF" w:rsidRPr="00204950">
        <w:rPr>
          <w:rFonts w:ascii="Times New Roman" w:hAnsi="Times New Roman" w:cs="Times New Roman"/>
          <w:sz w:val="24"/>
          <w:szCs w:val="24"/>
        </w:rPr>
        <w:t xml:space="preserve"> </w:t>
      </w:r>
      <w:r w:rsidRPr="00204950">
        <w:rPr>
          <w:rFonts w:ascii="Times New Roman" w:hAnsi="Times New Roman" w:cs="Times New Roman"/>
          <w:sz w:val="24"/>
          <w:szCs w:val="24"/>
        </w:rPr>
        <w:t>smo</w:t>
      </w:r>
      <w:r w:rsidR="008A2191" w:rsidRPr="00204950">
        <w:rPr>
          <w:rFonts w:ascii="Times New Roman" w:hAnsi="Times New Roman" w:cs="Times New Roman"/>
          <w:sz w:val="24"/>
          <w:szCs w:val="24"/>
        </w:rPr>
        <w:t xml:space="preserve"> ga</w:t>
      </w:r>
      <w:r w:rsidRPr="00204950">
        <w:rPr>
          <w:rFonts w:ascii="Times New Roman" w:hAnsi="Times New Roman" w:cs="Times New Roman"/>
          <w:sz w:val="24"/>
          <w:szCs w:val="24"/>
        </w:rPr>
        <w:t xml:space="preserve"> upo</w:t>
      </w:r>
      <w:r w:rsidR="00C93665">
        <w:rPr>
          <w:rFonts w:ascii="Times New Roman" w:hAnsi="Times New Roman" w:cs="Times New Roman"/>
          <w:sz w:val="24"/>
          <w:szCs w:val="24"/>
        </w:rPr>
        <w:t xml:space="preserve">rabili </w:t>
      </w:r>
      <w:r w:rsidRPr="00204950">
        <w:rPr>
          <w:rFonts w:ascii="Times New Roman" w:hAnsi="Times New Roman" w:cs="Times New Roman"/>
          <w:sz w:val="24"/>
          <w:szCs w:val="24"/>
        </w:rPr>
        <w:t>v našem</w:t>
      </w:r>
      <w:del w:id="60" w:author="kralj" w:date="2018-04-03T18:55:00Z">
        <w:r w:rsidRPr="00204950" w:rsidDel="00041723">
          <w:rPr>
            <w:rFonts w:ascii="Times New Roman" w:hAnsi="Times New Roman" w:cs="Times New Roman"/>
            <w:sz w:val="24"/>
            <w:szCs w:val="24"/>
          </w:rPr>
          <w:delText>,</w:delText>
        </w:r>
      </w:del>
      <w:r w:rsidRPr="00204950">
        <w:rPr>
          <w:rFonts w:ascii="Times New Roman" w:hAnsi="Times New Roman" w:cs="Times New Roman"/>
          <w:sz w:val="24"/>
          <w:szCs w:val="24"/>
        </w:rPr>
        <w:t xml:space="preserve"> delu. Iz terminologije smo razbrali gesla, ki so nam pomagala pri kreiranju poizvedb. Gesla</w:t>
      </w:r>
      <w:ins w:id="61" w:author="kralj" w:date="2018-04-03T18:55:00Z">
        <w:r w:rsidR="00041723">
          <w:rPr>
            <w:rFonts w:ascii="Times New Roman" w:hAnsi="Times New Roman" w:cs="Times New Roman"/>
            <w:sz w:val="24"/>
            <w:szCs w:val="24"/>
          </w:rPr>
          <w:t xml:space="preserve"> si</w:t>
        </w:r>
      </w:ins>
      <w:r w:rsidRPr="00204950">
        <w:rPr>
          <w:rFonts w:ascii="Times New Roman" w:hAnsi="Times New Roman" w:cs="Times New Roman"/>
          <w:sz w:val="24"/>
          <w:szCs w:val="24"/>
        </w:rPr>
        <w:t xml:space="preserve"> sledijo po pomembnosti:</w:t>
      </w:r>
    </w:p>
    <w:p w14:paraId="070FFC4C" w14:textId="6832BEFD" w:rsidR="00BA7E48" w:rsidRPr="00204950" w:rsidRDefault="00041723" w:rsidP="005A6A3B">
      <w:pPr>
        <w:pStyle w:val="Odstavekseznama"/>
        <w:numPr>
          <w:ilvl w:val="0"/>
          <w:numId w:val="7"/>
        </w:numPr>
        <w:spacing w:line="360" w:lineRule="auto"/>
        <w:jc w:val="both"/>
        <w:rPr>
          <w:rFonts w:ascii="Times New Roman" w:hAnsi="Times New Roman" w:cs="Times New Roman"/>
          <w:sz w:val="24"/>
          <w:szCs w:val="24"/>
        </w:rPr>
      </w:pPr>
      <w:ins w:id="62" w:author="kralj" w:date="2018-04-03T18:55:00Z">
        <w:r>
          <w:rPr>
            <w:rFonts w:ascii="Times New Roman" w:hAnsi="Times New Roman" w:cs="Times New Roman"/>
            <w:sz w:val="24"/>
            <w:szCs w:val="24"/>
          </w:rPr>
          <w:t>g</w:t>
        </w:r>
      </w:ins>
      <w:del w:id="63" w:author="kralj" w:date="2018-04-03T18:55:00Z">
        <w:r w:rsidR="00BA7E48" w:rsidRPr="00204950" w:rsidDel="00041723">
          <w:rPr>
            <w:rFonts w:ascii="Times New Roman" w:hAnsi="Times New Roman" w:cs="Times New Roman"/>
            <w:sz w:val="24"/>
            <w:szCs w:val="24"/>
          </w:rPr>
          <w:delText>G</w:delText>
        </w:r>
      </w:del>
      <w:r w:rsidR="00BA7E48" w:rsidRPr="00204950">
        <w:rPr>
          <w:rFonts w:ascii="Times New Roman" w:hAnsi="Times New Roman" w:cs="Times New Roman"/>
          <w:sz w:val="24"/>
          <w:szCs w:val="24"/>
        </w:rPr>
        <w:t>ame,</w:t>
      </w:r>
    </w:p>
    <w:p w14:paraId="0B4EAA5B" w14:textId="706B1151" w:rsidR="00BA7E48" w:rsidRPr="00204950" w:rsidRDefault="00041723" w:rsidP="005A6A3B">
      <w:pPr>
        <w:pStyle w:val="Odstavekseznama"/>
        <w:numPr>
          <w:ilvl w:val="0"/>
          <w:numId w:val="7"/>
        </w:numPr>
        <w:spacing w:line="360" w:lineRule="auto"/>
        <w:jc w:val="both"/>
        <w:rPr>
          <w:rFonts w:ascii="Times New Roman" w:hAnsi="Times New Roman" w:cs="Times New Roman"/>
          <w:sz w:val="24"/>
          <w:szCs w:val="24"/>
        </w:rPr>
      </w:pPr>
      <w:ins w:id="64" w:author="kralj" w:date="2018-04-03T18:55:00Z">
        <w:r>
          <w:rPr>
            <w:rFonts w:ascii="Times New Roman" w:hAnsi="Times New Roman" w:cs="Times New Roman"/>
            <w:sz w:val="24"/>
            <w:szCs w:val="24"/>
          </w:rPr>
          <w:t>p</w:t>
        </w:r>
      </w:ins>
      <w:del w:id="65" w:author="kralj" w:date="2018-04-03T18:55:00Z">
        <w:r w:rsidR="00BA7E48" w:rsidRPr="00204950" w:rsidDel="00041723">
          <w:rPr>
            <w:rFonts w:ascii="Times New Roman" w:hAnsi="Times New Roman" w:cs="Times New Roman"/>
            <w:sz w:val="24"/>
            <w:szCs w:val="24"/>
          </w:rPr>
          <w:delText>P</w:delText>
        </w:r>
      </w:del>
      <w:r w:rsidR="00BA7E48" w:rsidRPr="00204950">
        <w:rPr>
          <w:rFonts w:ascii="Times New Roman" w:hAnsi="Times New Roman" w:cs="Times New Roman"/>
          <w:sz w:val="24"/>
          <w:szCs w:val="24"/>
        </w:rPr>
        <w:t>rocess,</w:t>
      </w:r>
    </w:p>
    <w:p w14:paraId="63EA281E"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life-cycle,</w:t>
      </w:r>
    </w:p>
    <w:p w14:paraId="2911F68B"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method,</w:t>
      </w:r>
    </w:p>
    <w:p w14:paraId="312BFEB3"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engineering,</w:t>
      </w:r>
    </w:p>
    <w:p w14:paraId="7FD6E873"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development.</w:t>
      </w:r>
    </w:p>
    <w:p w14:paraId="72A0724B" w14:textId="77777777" w:rsidR="00BA7E48" w:rsidRPr="00204950" w:rsidRDefault="00BA7E48" w:rsidP="005A6A3B">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Iz teh smo sestavljali kombinacije, ki veljajo za indekse. Sledita primera:</w:t>
      </w:r>
    </w:p>
    <w:p w14:paraId="104DA474" w14:textId="77777777" w:rsidR="00BA7E48" w:rsidRPr="00204950" w:rsidRDefault="00BA7E48" w:rsidP="005A6A3B">
      <w:pPr>
        <w:pStyle w:val="Odstavekseznama"/>
        <w:numPr>
          <w:ilvl w:val="0"/>
          <w:numId w:val="8"/>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Game Development Process OR Life-Cycle.</w:t>
      </w:r>
    </w:p>
    <w:p w14:paraId="0DAABDB3" w14:textId="77777777" w:rsidR="00BA7E48" w:rsidRPr="00204950" w:rsidRDefault="00BA7E48" w:rsidP="005A6A3B">
      <w:pPr>
        <w:pStyle w:val="Odstavekseznama"/>
        <w:numPr>
          <w:ilvl w:val="0"/>
          <w:numId w:val="8"/>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Game Process OR Method OR Life-Cycle. </w:t>
      </w:r>
    </w:p>
    <w:p w14:paraId="6A3C4169" w14:textId="77777777" w:rsidR="00BA7E48" w:rsidRPr="00204950" w:rsidRDefault="00BA7E48" w:rsidP="00CD3BEB">
      <w:pPr>
        <w:pStyle w:val="podnaslov"/>
        <w:outlineLvl w:val="1"/>
      </w:pPr>
      <w:bookmarkStart w:id="66" w:name="_Toc509588423"/>
      <w:bookmarkStart w:id="67" w:name="_Toc509591232"/>
      <w:r w:rsidRPr="00204950">
        <w:t>2.3 POTEK DELA</w:t>
      </w:r>
      <w:bookmarkEnd w:id="66"/>
      <w:bookmarkEnd w:id="67"/>
    </w:p>
    <w:p w14:paraId="679DC26C" w14:textId="4F5FA924" w:rsidR="006A6F2A" w:rsidRPr="00204950" w:rsidRDefault="00BA7E48" w:rsidP="006A6F2A">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Uvodoma smo predstavili potencial, ki ga predstavljajo video igre. </w:t>
      </w:r>
      <w:r w:rsidR="0052213B" w:rsidRPr="00204950">
        <w:rPr>
          <w:rFonts w:ascii="Times New Roman" w:hAnsi="Times New Roman" w:cs="Times New Roman"/>
          <w:sz w:val="24"/>
          <w:szCs w:val="24"/>
        </w:rPr>
        <w:t>Iz literature je razvidno, da je bilo na temo razvoja procesov za video igre opravljenih malo raziskav.</w:t>
      </w:r>
      <w:r w:rsidR="009258E3" w:rsidRPr="00204950">
        <w:rPr>
          <w:rFonts w:ascii="Times New Roman" w:hAnsi="Times New Roman" w:cs="Times New Roman"/>
          <w:sz w:val="24"/>
          <w:szCs w:val="24"/>
        </w:rPr>
        <w:t xml:space="preserve"> </w:t>
      </w:r>
      <w:r w:rsidR="008D377B" w:rsidRPr="00204950">
        <w:rPr>
          <w:rFonts w:ascii="Times New Roman" w:hAnsi="Times New Roman" w:cs="Times New Roman"/>
          <w:sz w:val="24"/>
          <w:szCs w:val="24"/>
        </w:rPr>
        <w:t>Ker spada razvoj video iger med razvoj programske opreme</w:t>
      </w:r>
      <w:r w:rsidR="0033266A" w:rsidRPr="00204950">
        <w:rPr>
          <w:rFonts w:ascii="Times New Roman" w:hAnsi="Times New Roman" w:cs="Times New Roman"/>
          <w:sz w:val="24"/>
          <w:szCs w:val="24"/>
        </w:rPr>
        <w:t xml:space="preserve"> </w:t>
      </w:r>
      <w:r w:rsidR="006945C8" w:rsidRPr="00204950">
        <w:rPr>
          <w:rFonts w:ascii="Times New Roman" w:hAnsi="Times New Roman" w:cs="Times New Roman"/>
          <w:sz w:val="24"/>
          <w:szCs w:val="24"/>
        </w:rPr>
        <w:fldChar w:fldCharType="begin"/>
      </w:r>
      <w:r w:rsidR="006945C8" w:rsidRPr="00204950">
        <w:rPr>
          <w:rFonts w:ascii="Times New Roman" w:hAnsi="Times New Roman" w:cs="Times New Roman"/>
          <w:sz w:val="24"/>
          <w:szCs w:val="24"/>
        </w:rPr>
        <w:instrText xml:space="preserve"> ADDIN ZOTERO_ITEM CSL_CITATION {"citationID":"IgGqhons","properties":{"formattedCitation":"(Bates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006945C8" w:rsidRPr="00204950">
        <w:rPr>
          <w:rFonts w:ascii="Times New Roman" w:hAnsi="Times New Roman" w:cs="Times New Roman"/>
          <w:sz w:val="24"/>
          <w:szCs w:val="24"/>
        </w:rPr>
        <w:fldChar w:fldCharType="separate"/>
      </w:r>
      <w:r w:rsidR="006945C8" w:rsidRPr="00204950">
        <w:rPr>
          <w:rFonts w:ascii="Times New Roman" w:hAnsi="Times New Roman" w:cs="Times New Roman"/>
          <w:sz w:val="24"/>
        </w:rPr>
        <w:t>(Bates</w:t>
      </w:r>
      <w:r w:rsidR="00242AEC">
        <w:rPr>
          <w:rFonts w:ascii="Times New Roman" w:hAnsi="Times New Roman" w:cs="Times New Roman"/>
          <w:sz w:val="24"/>
        </w:rPr>
        <w:t>,</w:t>
      </w:r>
      <w:r w:rsidR="006945C8" w:rsidRPr="00204950">
        <w:rPr>
          <w:rFonts w:ascii="Times New Roman" w:hAnsi="Times New Roman" w:cs="Times New Roman"/>
          <w:sz w:val="24"/>
        </w:rPr>
        <w:t xml:space="preserve"> 2004, 217)</w:t>
      </w:r>
      <w:r w:rsidR="006945C8" w:rsidRPr="00204950">
        <w:rPr>
          <w:rFonts w:ascii="Times New Roman" w:hAnsi="Times New Roman" w:cs="Times New Roman"/>
          <w:sz w:val="24"/>
          <w:szCs w:val="24"/>
        </w:rPr>
        <w:fldChar w:fldCharType="end"/>
      </w:r>
      <w:ins w:id="68" w:author="kralj" w:date="2018-04-03T18:57:00Z">
        <w:r w:rsidR="00EF14FC">
          <w:rPr>
            <w:rFonts w:ascii="Times New Roman" w:hAnsi="Times New Roman" w:cs="Times New Roman"/>
            <w:sz w:val="24"/>
            <w:szCs w:val="24"/>
          </w:rPr>
          <w:t>,</w:t>
        </w:r>
      </w:ins>
      <w:r w:rsidR="00EB054D" w:rsidRPr="00204950">
        <w:rPr>
          <w:rFonts w:ascii="Times New Roman" w:hAnsi="Times New Roman" w:cs="Times New Roman"/>
          <w:sz w:val="24"/>
          <w:szCs w:val="24"/>
        </w:rPr>
        <w:t xml:space="preserve"> bomo v tretjem poglavju </w:t>
      </w:r>
      <w:r w:rsidR="00A65A69" w:rsidRPr="00204950">
        <w:rPr>
          <w:rFonts w:ascii="Times New Roman" w:hAnsi="Times New Roman" w:cs="Times New Roman"/>
          <w:sz w:val="24"/>
          <w:szCs w:val="24"/>
        </w:rPr>
        <w:t>poleg predlaganih procesnih modelov za igre predstav</w:t>
      </w:r>
      <w:r w:rsidR="00DE104D" w:rsidRPr="00204950">
        <w:rPr>
          <w:rFonts w:ascii="Times New Roman" w:hAnsi="Times New Roman" w:cs="Times New Roman"/>
          <w:sz w:val="24"/>
          <w:szCs w:val="24"/>
        </w:rPr>
        <w:t xml:space="preserve">ili tudi </w:t>
      </w:r>
      <w:r w:rsidR="008D377B" w:rsidRPr="00204950">
        <w:rPr>
          <w:rFonts w:ascii="Times New Roman" w:hAnsi="Times New Roman" w:cs="Times New Roman"/>
          <w:sz w:val="24"/>
          <w:szCs w:val="24"/>
        </w:rPr>
        <w:t>vse</w:t>
      </w:r>
      <w:r w:rsidR="00A65A69" w:rsidRPr="00204950">
        <w:rPr>
          <w:rFonts w:ascii="Times New Roman" w:hAnsi="Times New Roman" w:cs="Times New Roman"/>
          <w:sz w:val="24"/>
          <w:szCs w:val="24"/>
        </w:rPr>
        <w:t xml:space="preserve"> standardne procesne modele za razvoj programske opreme. </w:t>
      </w:r>
      <w:r w:rsidR="007C765F" w:rsidRPr="00204950">
        <w:rPr>
          <w:rFonts w:ascii="Times New Roman" w:hAnsi="Times New Roman" w:cs="Times New Roman"/>
          <w:sz w:val="24"/>
          <w:szCs w:val="24"/>
        </w:rPr>
        <w:t xml:space="preserve">V </w:t>
      </w:r>
      <w:r w:rsidR="00B4174F" w:rsidRPr="00204950">
        <w:rPr>
          <w:rFonts w:ascii="Times New Roman" w:hAnsi="Times New Roman" w:cs="Times New Roman"/>
          <w:sz w:val="24"/>
          <w:szCs w:val="24"/>
        </w:rPr>
        <w:t>četrtem</w:t>
      </w:r>
      <w:r w:rsidRPr="00204950">
        <w:rPr>
          <w:rFonts w:ascii="Times New Roman" w:hAnsi="Times New Roman" w:cs="Times New Roman"/>
          <w:sz w:val="24"/>
          <w:szCs w:val="24"/>
        </w:rPr>
        <w:t xml:space="preserve"> poglavju</w:t>
      </w:r>
      <w:r w:rsidR="00347845" w:rsidRPr="00204950">
        <w:rPr>
          <w:rFonts w:ascii="Times New Roman" w:hAnsi="Times New Roman" w:cs="Times New Roman"/>
          <w:sz w:val="24"/>
          <w:szCs w:val="24"/>
        </w:rPr>
        <w:t xml:space="preserve"> bomo</w:t>
      </w:r>
      <w:r w:rsidR="0004322D" w:rsidRPr="00204950">
        <w:rPr>
          <w:rFonts w:ascii="Times New Roman" w:hAnsi="Times New Roman" w:cs="Times New Roman"/>
          <w:sz w:val="24"/>
          <w:szCs w:val="24"/>
        </w:rPr>
        <w:t xml:space="preserve"> identificirali </w:t>
      </w:r>
      <w:r w:rsidR="007C765F" w:rsidRPr="00204950">
        <w:rPr>
          <w:rFonts w:ascii="Times New Roman" w:hAnsi="Times New Roman" w:cs="Times New Roman"/>
          <w:sz w:val="24"/>
          <w:szCs w:val="24"/>
        </w:rPr>
        <w:t>procesne modele, ki se uporabljajo v praksi</w:t>
      </w:r>
      <w:ins w:id="69" w:author="kralj" w:date="2018-04-03T18:57:00Z">
        <w:r w:rsidR="00EF14FC">
          <w:rPr>
            <w:rFonts w:ascii="Times New Roman" w:hAnsi="Times New Roman" w:cs="Times New Roman"/>
            <w:sz w:val="24"/>
            <w:szCs w:val="24"/>
          </w:rPr>
          <w:t>,</w:t>
        </w:r>
      </w:ins>
      <w:r w:rsidR="00F453B8" w:rsidRPr="00204950">
        <w:rPr>
          <w:rFonts w:ascii="Times New Roman" w:hAnsi="Times New Roman" w:cs="Times New Roman"/>
          <w:sz w:val="24"/>
          <w:szCs w:val="24"/>
        </w:rPr>
        <w:t xml:space="preserve"> in </w:t>
      </w:r>
      <w:r w:rsidR="00A73503" w:rsidRPr="00204950">
        <w:rPr>
          <w:rFonts w:ascii="Times New Roman" w:hAnsi="Times New Roman" w:cs="Times New Roman"/>
          <w:sz w:val="24"/>
          <w:szCs w:val="24"/>
        </w:rPr>
        <w:t>prikazali n</w:t>
      </w:r>
      <w:r w:rsidR="004B2E40" w:rsidRPr="00204950">
        <w:rPr>
          <w:rFonts w:ascii="Times New Roman" w:hAnsi="Times New Roman" w:cs="Times New Roman"/>
          <w:sz w:val="24"/>
          <w:szCs w:val="24"/>
        </w:rPr>
        <w:t>jihove pomanjklji</w:t>
      </w:r>
      <w:r w:rsidR="00E04446" w:rsidRPr="00204950">
        <w:rPr>
          <w:rFonts w:ascii="Times New Roman" w:hAnsi="Times New Roman" w:cs="Times New Roman"/>
          <w:sz w:val="24"/>
          <w:szCs w:val="24"/>
        </w:rPr>
        <w:t>vosti. Nato bomo v nadaljevanju sestavili predlog ustrezne</w:t>
      </w:r>
      <w:r w:rsidR="00126289" w:rsidRPr="00204950">
        <w:rPr>
          <w:rFonts w:ascii="Times New Roman" w:hAnsi="Times New Roman" w:cs="Times New Roman"/>
          <w:sz w:val="24"/>
          <w:szCs w:val="24"/>
        </w:rPr>
        <w:t xml:space="preserve">jšega procesnega modela za razvoj video iger. </w:t>
      </w:r>
      <w:r w:rsidR="009519AC" w:rsidRPr="00204950">
        <w:rPr>
          <w:rFonts w:ascii="Times New Roman" w:hAnsi="Times New Roman" w:cs="Times New Roman"/>
          <w:sz w:val="24"/>
          <w:szCs w:val="24"/>
        </w:rPr>
        <w:t>Definiranje predloga</w:t>
      </w:r>
      <w:r w:rsidRPr="00204950">
        <w:rPr>
          <w:rFonts w:ascii="Times New Roman" w:hAnsi="Times New Roman" w:cs="Times New Roman"/>
          <w:sz w:val="24"/>
          <w:szCs w:val="24"/>
        </w:rPr>
        <w:t xml:space="preserve"> </w:t>
      </w:r>
      <w:r w:rsidR="006A6F2A" w:rsidRPr="00204950">
        <w:rPr>
          <w:rFonts w:ascii="Times New Roman" w:hAnsi="Times New Roman" w:cs="Times New Roman"/>
          <w:sz w:val="24"/>
          <w:szCs w:val="24"/>
        </w:rPr>
        <w:t>modela bo potekala sistematično:</w:t>
      </w:r>
    </w:p>
    <w:p w14:paraId="0B5D0F35" w14:textId="2A38A76A" w:rsidR="00BA7E48" w:rsidRPr="00204950" w:rsidRDefault="0067308B" w:rsidP="006A6F2A">
      <w:pPr>
        <w:pStyle w:val="Odstavekseznama"/>
        <w:numPr>
          <w:ilvl w:val="0"/>
          <w:numId w:val="42"/>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 xml:space="preserve">og. </w:t>
      </w:r>
      <w:r w:rsidR="00A7272E" w:rsidRPr="00204950">
        <w:rPr>
          <w:rFonts w:ascii="Times New Roman" w:hAnsi="Times New Roman" w:cs="Times New Roman"/>
          <w:sz w:val="24"/>
          <w:szCs w:val="24"/>
        </w:rPr>
        <w:t>5</w:t>
      </w:r>
      <w:r w:rsidR="00BA7E48" w:rsidRPr="00204950">
        <w:rPr>
          <w:rFonts w:ascii="Times New Roman" w:hAnsi="Times New Roman" w:cs="Times New Roman"/>
          <w:sz w:val="24"/>
          <w:szCs w:val="24"/>
        </w:rPr>
        <w:t>: izgradnja metode za definiranje procesnega modela,</w:t>
      </w:r>
    </w:p>
    <w:p w14:paraId="0C1D2213" w14:textId="2644CF34" w:rsidR="00BA7E48" w:rsidRPr="00204950" w:rsidRDefault="0067308B" w:rsidP="005A6A3B">
      <w:pPr>
        <w:pStyle w:val="Odstavekseznama"/>
        <w:numPr>
          <w:ilvl w:val="0"/>
          <w:numId w:val="9"/>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og</w:t>
      </w:r>
      <w:r w:rsidR="002E149D">
        <w:rPr>
          <w:rFonts w:ascii="Times New Roman" w:hAnsi="Times New Roman" w:cs="Times New Roman"/>
          <w:sz w:val="24"/>
          <w:szCs w:val="24"/>
        </w:rPr>
        <w:t>.</w:t>
      </w:r>
      <w:r w:rsidR="00BA7E48" w:rsidRPr="00204950">
        <w:rPr>
          <w:rFonts w:ascii="Times New Roman" w:hAnsi="Times New Roman" w:cs="Times New Roman"/>
          <w:sz w:val="24"/>
          <w:szCs w:val="24"/>
        </w:rPr>
        <w:t xml:space="preserve"> </w:t>
      </w:r>
      <w:r w:rsidR="00A7272E" w:rsidRPr="00204950">
        <w:rPr>
          <w:rFonts w:ascii="Times New Roman" w:hAnsi="Times New Roman" w:cs="Times New Roman"/>
          <w:sz w:val="24"/>
          <w:szCs w:val="24"/>
        </w:rPr>
        <w:t>6</w:t>
      </w:r>
      <w:r w:rsidR="00BA7E48" w:rsidRPr="00204950">
        <w:rPr>
          <w:rFonts w:ascii="Times New Roman" w:hAnsi="Times New Roman" w:cs="Times New Roman"/>
          <w:sz w:val="24"/>
          <w:szCs w:val="24"/>
        </w:rPr>
        <w:t xml:space="preserve">: apliciranje metode in </w:t>
      </w:r>
      <w:r w:rsidR="00FA3813" w:rsidRPr="00204950">
        <w:rPr>
          <w:rFonts w:ascii="Times New Roman" w:hAnsi="Times New Roman" w:cs="Times New Roman"/>
          <w:sz w:val="24"/>
          <w:szCs w:val="24"/>
        </w:rPr>
        <w:t>predlaganje</w:t>
      </w:r>
      <w:r w:rsidR="00BA7E48" w:rsidRPr="00204950">
        <w:rPr>
          <w:rFonts w:ascii="Times New Roman" w:hAnsi="Times New Roman" w:cs="Times New Roman"/>
          <w:sz w:val="24"/>
          <w:szCs w:val="24"/>
        </w:rPr>
        <w:t xml:space="preserve"> procesnega modela</w:t>
      </w:r>
      <w:r w:rsidR="00705A82" w:rsidRPr="00204950">
        <w:rPr>
          <w:rFonts w:ascii="Times New Roman" w:hAnsi="Times New Roman" w:cs="Times New Roman"/>
          <w:sz w:val="24"/>
          <w:szCs w:val="24"/>
        </w:rPr>
        <w:t xml:space="preserve"> na podlagi literature</w:t>
      </w:r>
      <w:r w:rsidR="00BA7E48" w:rsidRPr="00204950">
        <w:rPr>
          <w:rFonts w:ascii="Times New Roman" w:hAnsi="Times New Roman" w:cs="Times New Roman"/>
          <w:sz w:val="24"/>
          <w:szCs w:val="24"/>
        </w:rPr>
        <w:t>,</w:t>
      </w:r>
    </w:p>
    <w:p w14:paraId="54B0E0C2" w14:textId="66AAA1A3" w:rsidR="00BA7E48" w:rsidRPr="00204950" w:rsidRDefault="0067308B" w:rsidP="005A6A3B">
      <w:pPr>
        <w:pStyle w:val="Odstavekseznama"/>
        <w:numPr>
          <w:ilvl w:val="0"/>
          <w:numId w:val="9"/>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 xml:space="preserve">og. </w:t>
      </w:r>
      <w:r w:rsidR="00A7272E" w:rsidRPr="00204950">
        <w:rPr>
          <w:rFonts w:ascii="Times New Roman" w:hAnsi="Times New Roman" w:cs="Times New Roman"/>
          <w:sz w:val="24"/>
          <w:szCs w:val="24"/>
        </w:rPr>
        <w:t>7</w:t>
      </w:r>
      <w:r w:rsidR="00066823" w:rsidRPr="00204950">
        <w:rPr>
          <w:rFonts w:ascii="Times New Roman" w:hAnsi="Times New Roman" w:cs="Times New Roman"/>
          <w:sz w:val="24"/>
          <w:szCs w:val="24"/>
        </w:rPr>
        <w:t>: spoznanje pristopov optimizacije in poskus izvedbe</w:t>
      </w:r>
      <w:r w:rsidR="00BA7E48" w:rsidRPr="00204950">
        <w:rPr>
          <w:rFonts w:ascii="Times New Roman" w:hAnsi="Times New Roman" w:cs="Times New Roman"/>
          <w:sz w:val="24"/>
          <w:szCs w:val="24"/>
        </w:rPr>
        <w:t>.</w:t>
      </w:r>
    </w:p>
    <w:p w14:paraId="336388DE" w14:textId="77777777" w:rsidR="00847F2D" w:rsidRPr="00204950" w:rsidRDefault="00847F2D" w:rsidP="005A6A3B">
      <w:pPr>
        <w:spacing w:line="360" w:lineRule="auto"/>
        <w:jc w:val="both"/>
        <w:rPr>
          <w:rFonts w:ascii="Times New Roman" w:hAnsi="Times New Roman" w:cs="Times New Roman"/>
          <w:sz w:val="24"/>
          <w:szCs w:val="24"/>
        </w:rPr>
      </w:pPr>
    </w:p>
    <w:p w14:paraId="4435C695" w14:textId="77777777" w:rsidR="00242AEC" w:rsidRDefault="00242AEC" w:rsidP="005A6A3B">
      <w:pPr>
        <w:spacing w:line="360" w:lineRule="auto"/>
        <w:jc w:val="both"/>
        <w:rPr>
          <w:rFonts w:ascii="Times New Roman" w:hAnsi="Times New Roman" w:cs="Times New Roman"/>
          <w:sz w:val="24"/>
          <w:szCs w:val="24"/>
        </w:rPr>
      </w:pPr>
    </w:p>
    <w:p w14:paraId="5E100856" w14:textId="77777777" w:rsidR="00242AEC" w:rsidRDefault="00242AEC" w:rsidP="005A6A3B">
      <w:pPr>
        <w:spacing w:line="360" w:lineRule="auto"/>
        <w:jc w:val="both"/>
        <w:rPr>
          <w:rFonts w:ascii="Times New Roman" w:hAnsi="Times New Roman" w:cs="Times New Roman"/>
          <w:sz w:val="24"/>
          <w:szCs w:val="24"/>
        </w:rPr>
      </w:pPr>
    </w:p>
    <w:p w14:paraId="20AB529D" w14:textId="00B2ED17" w:rsidR="00BA7E48" w:rsidRPr="00204950" w:rsidRDefault="00BA7E48" w:rsidP="005A6A3B">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sidRPr="00204950">
        <w:rPr>
          <w:rFonts w:ascii="Times New Roman" w:hAnsi="Times New Roman" w:cs="Times New Roman"/>
          <w:sz w:val="24"/>
          <w:szCs w:val="24"/>
        </w:rPr>
        <w:t>j</w:t>
      </w:r>
      <w:r w:rsidRPr="00204950">
        <w:rPr>
          <w:rFonts w:ascii="Times New Roman" w:hAnsi="Times New Roman" w:cs="Times New Roman"/>
          <w:sz w:val="24"/>
          <w:szCs w:val="24"/>
        </w:rPr>
        <w:t>o uporabili za shranjevanje dokumentacije raziskave.</w:t>
      </w:r>
    </w:p>
    <w:p w14:paraId="678D063B" w14:textId="77777777" w:rsidR="00BA7E48" w:rsidRPr="00204950" w:rsidRDefault="00BA7E48" w:rsidP="00CD3BEB">
      <w:pPr>
        <w:pStyle w:val="podnaslov"/>
        <w:outlineLvl w:val="1"/>
      </w:pPr>
      <w:bookmarkStart w:id="70" w:name="_Toc509588424"/>
      <w:bookmarkStart w:id="71" w:name="_Toc509591233"/>
      <w:r w:rsidRPr="00204950">
        <w:t>2.4 OMEJITVE</w:t>
      </w:r>
      <w:bookmarkEnd w:id="70"/>
      <w:bookmarkEnd w:id="71"/>
    </w:p>
    <w:p w14:paraId="2835044A" w14:textId="19D32DE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Upoštevati moramo, da smo pri iskanju literature v večini uporabljali digitalne tehnike. Ker je raziskovalno področje razvojnih procesov slabo raziskano</w:t>
      </w:r>
      <w:ins w:id="72" w:author="kralj" w:date="2018-04-03T18:58:00Z">
        <w:r w:rsidR="00EF14FC">
          <w:rPr>
            <w:rFonts w:ascii="Times New Roman" w:hAnsi="Times New Roman" w:cs="Times New Roman"/>
            <w:sz w:val="24"/>
            <w:szCs w:val="24"/>
          </w:rPr>
          <w:t>,</w:t>
        </w:r>
      </w:ins>
      <w:r w:rsidRPr="00204950">
        <w:rPr>
          <w:rFonts w:ascii="Times New Roman" w:hAnsi="Times New Roman" w:cs="Times New Roman"/>
          <w:sz w:val="24"/>
          <w:szCs w:val="24"/>
        </w:rPr>
        <w:t xml:space="preserve"> je velika možnost nekonsistentne terminologije ali </w:t>
      </w:r>
      <w:ins w:id="73" w:author="kralj" w:date="2018-04-03T18:58:00Z">
        <w:r w:rsidR="00EF14FC">
          <w:rPr>
            <w:rFonts w:ascii="Times New Roman" w:hAnsi="Times New Roman" w:cs="Times New Roman"/>
            <w:sz w:val="24"/>
            <w:szCs w:val="24"/>
          </w:rPr>
          <w:t xml:space="preserve">njene </w:t>
        </w:r>
      </w:ins>
      <w:r w:rsidRPr="00204950">
        <w:rPr>
          <w:rFonts w:ascii="Times New Roman" w:hAnsi="Times New Roman" w:cs="Times New Roman"/>
          <w:sz w:val="24"/>
          <w:szCs w:val="24"/>
        </w:rPr>
        <w:t>nepravilne rabe. V literaturah se prepletajo trije termini, ki definirajo procese. Čeprav vsak termin posamezno definira drugačen obs</w:t>
      </w:r>
      <w:r w:rsidR="00224ED3">
        <w:rPr>
          <w:rFonts w:ascii="Times New Roman" w:hAnsi="Times New Roman" w:cs="Times New Roman"/>
          <w:sz w:val="24"/>
          <w:szCs w:val="24"/>
        </w:rPr>
        <w:t>eg lastnosti in namenov (pog. 3</w:t>
      </w:r>
      <w:r w:rsidRPr="00204950">
        <w:rPr>
          <w:rFonts w:ascii="Times New Roman" w:hAnsi="Times New Roman" w:cs="Times New Roman"/>
          <w:sz w:val="24"/>
          <w:szCs w:val="24"/>
        </w:rPr>
        <w:t>)</w:t>
      </w:r>
      <w:ins w:id="74" w:author="kralj" w:date="2018-04-03T18:59:00Z">
        <w:r w:rsidR="00EF14FC">
          <w:rPr>
            <w:rFonts w:ascii="Times New Roman" w:hAnsi="Times New Roman" w:cs="Times New Roman"/>
            <w:sz w:val="24"/>
            <w:szCs w:val="24"/>
          </w:rPr>
          <w:t>,</w:t>
        </w:r>
      </w:ins>
      <w:r w:rsidRPr="00204950">
        <w:rPr>
          <w:rFonts w:ascii="Times New Roman" w:hAnsi="Times New Roman" w:cs="Times New Roman"/>
          <w:sz w:val="24"/>
          <w:szCs w:val="24"/>
        </w:rPr>
        <w:t xml:space="preserve"> so jih avtorji enačili. Ti termini si sledijo po pojavnostih: proces (process), življenjski cikel (life-cycle) in metoda (method). Poleg tega smo opazili nekonsistentnost pri poimenovanju procesnih modelov. Navedeno je nekaj ekvivalen</w:t>
      </w:r>
      <w:ins w:id="75" w:author="kralj" w:date="2018-04-03T18:59:00Z">
        <w:r w:rsidR="00EF14FC">
          <w:rPr>
            <w:rFonts w:ascii="Times New Roman" w:hAnsi="Times New Roman" w:cs="Times New Roman"/>
            <w:sz w:val="24"/>
            <w:szCs w:val="24"/>
          </w:rPr>
          <w:t>t</w:t>
        </w:r>
      </w:ins>
      <w:del w:id="76" w:author="kralj" w:date="2018-04-03T18:59:00Z">
        <w:r w:rsidRPr="00204950" w:rsidDel="00EF14FC">
          <w:rPr>
            <w:rFonts w:ascii="Times New Roman" w:hAnsi="Times New Roman" w:cs="Times New Roman"/>
            <w:sz w:val="24"/>
            <w:szCs w:val="24"/>
          </w:rPr>
          <w:delText>č</w:delText>
        </w:r>
      </w:del>
      <w:r w:rsidRPr="00204950">
        <w:rPr>
          <w:rFonts w:ascii="Times New Roman" w:hAnsi="Times New Roman" w:cs="Times New Roman"/>
          <w:sz w:val="24"/>
          <w:szCs w:val="24"/>
        </w:rPr>
        <w:t>nih izrazov procesnih modelov (življenjskih ciklov, metod):</w:t>
      </w:r>
    </w:p>
    <w:p w14:paraId="14F25238" w14:textId="2E1C45C5"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Code and fix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204950">
        <w:rPr>
          <w:rFonts w:ascii="Times New Roman" w:hAnsi="Times New Roman" w:cs="Times New Roman"/>
          <w:sz w:val="24"/>
          <w:szCs w:val="24"/>
        </w:rPr>
        <w:fldChar w:fldCharType="separate"/>
      </w:r>
      <w:r w:rsidR="008F726F" w:rsidRPr="00204950">
        <w:rPr>
          <w:rFonts w:ascii="Times New Roman" w:hAnsi="Times New Roman" w:cs="Times New Roman"/>
          <w:sz w:val="24"/>
        </w:rPr>
        <w:t>(Tsui, Karam, in Bernal</w:t>
      </w:r>
      <w:r w:rsidR="00224ED3">
        <w:rPr>
          <w:rFonts w:ascii="Times New Roman" w:hAnsi="Times New Roman" w:cs="Times New Roman"/>
          <w:sz w:val="24"/>
        </w:rPr>
        <w:t>,</w:t>
      </w:r>
      <w:r w:rsidR="008F726F" w:rsidRPr="00204950">
        <w:rPr>
          <w:rFonts w:ascii="Times New Roman" w:hAnsi="Times New Roman" w:cs="Times New Roman"/>
          <w:sz w:val="24"/>
        </w:rPr>
        <w:t xml:space="preserve"> 2013</w:t>
      </w:r>
      <w:r w:rsidRPr="00204950">
        <w:rPr>
          <w:rFonts w:ascii="Times New Roman" w:hAnsi="Times New Roman" w:cs="Times New Roman"/>
          <w:sz w:val="24"/>
        </w:rPr>
        <w:t>,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b/>
          <w:color w:val="222222"/>
          <w:sz w:val="24"/>
          <w:szCs w:val="21"/>
          <w:shd w:val="clear" w:color="auto" w:fill="FFFFFF"/>
        </w:rPr>
        <w:t>~</w:t>
      </w:r>
      <w:r w:rsidRPr="00204950">
        <w:rPr>
          <w:rFonts w:ascii="Times New Roman" w:hAnsi="Times New Roman" w:cs="Times New Roman"/>
          <w:color w:val="222222"/>
          <w:sz w:val="24"/>
          <w:szCs w:val="21"/>
          <w:shd w:val="clear" w:color="auto" w:fill="FFFFFF"/>
        </w:rPr>
        <w:t xml:space="preserve"> Build and fix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(Sabharwal</w:t>
      </w:r>
      <w:r w:rsidR="00224ED3">
        <w:rPr>
          <w:rFonts w:ascii="Times New Roman" w:hAnsi="Times New Roman" w:cs="Times New Roman"/>
          <w:sz w:val="24"/>
        </w:rPr>
        <w:t>,</w:t>
      </w:r>
      <w:r w:rsidRPr="00204950">
        <w:rPr>
          <w:rFonts w:ascii="Times New Roman" w:hAnsi="Times New Roman" w:cs="Times New Roman"/>
          <w:sz w:val="24"/>
        </w:rPr>
        <w:t xml:space="preserve"> 2009, 8)</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w:t>
      </w:r>
    </w:p>
    <w:p w14:paraId="2F48DED3" w14:textId="0DAD737B"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Stage gate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 2008, 113)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Phased-release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(Lethbridge in Laganiere</w:t>
      </w:r>
      <w:r w:rsidR="00224ED3">
        <w:rPr>
          <w:rFonts w:ascii="Times New Roman" w:hAnsi="Times New Roman" w:cs="Times New Roman"/>
          <w:sz w:val="24"/>
        </w:rPr>
        <w:t>,</w:t>
      </w:r>
      <w:r w:rsidRPr="00204950">
        <w:rPr>
          <w:rFonts w:ascii="Times New Roman" w:hAnsi="Times New Roman" w:cs="Times New Roman"/>
          <w:sz w:val="24"/>
        </w:rPr>
        <w:t xml:space="preserve"> 2005, 430)</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w:t>
      </w:r>
    </w:p>
    <w:p w14:paraId="19990C23" w14:textId="536D80A2"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color w:val="222222"/>
          <w:sz w:val="24"/>
          <w:szCs w:val="21"/>
          <w:shd w:val="clear" w:color="auto" w:fill="FFFFFF"/>
        </w:rPr>
        <w:t xml:space="preserve">Incremental Software Development Life Cycle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(Sabharwal</w:t>
      </w:r>
      <w:r w:rsidR="00224ED3">
        <w:rPr>
          <w:rFonts w:ascii="Times New Roman" w:hAnsi="Times New Roman" w:cs="Times New Roman"/>
          <w:sz w:val="24"/>
        </w:rPr>
        <w:t>,</w:t>
      </w:r>
      <w:r w:rsidRPr="00204950">
        <w:rPr>
          <w:rFonts w:ascii="Times New Roman" w:hAnsi="Times New Roman" w:cs="Times New Roman"/>
          <w:sz w:val="24"/>
        </w:rPr>
        <w:t xml:space="preserve"> 2009, 16)</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Incremental delivery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(Sommerville</w:t>
      </w:r>
      <w:r w:rsidR="00224ED3">
        <w:rPr>
          <w:rFonts w:ascii="Times New Roman" w:hAnsi="Times New Roman" w:cs="Times New Roman"/>
          <w:sz w:val="24"/>
        </w:rPr>
        <w:t>,</w:t>
      </w:r>
      <w:r w:rsidRPr="00204950">
        <w:rPr>
          <w:rFonts w:ascii="Times New Roman" w:hAnsi="Times New Roman" w:cs="Times New Roman"/>
          <w:sz w:val="24"/>
        </w:rPr>
        <w:t xml:space="preserve"> 2010, 47)</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Incremental Process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(Pressman in Maxim</w:t>
      </w:r>
      <w:r w:rsidR="00224ED3">
        <w:rPr>
          <w:rFonts w:ascii="Times New Roman" w:hAnsi="Times New Roman" w:cs="Times New Roman"/>
          <w:sz w:val="24"/>
        </w:rPr>
        <w:t>,</w:t>
      </w:r>
      <w:r w:rsidRPr="00204950">
        <w:rPr>
          <w:rFonts w:ascii="Times New Roman" w:hAnsi="Times New Roman" w:cs="Times New Roman"/>
          <w:sz w:val="24"/>
        </w:rPr>
        <w:t xml:space="preserve"> 2014, 43)</w:t>
      </w:r>
      <w:r w:rsidRPr="00204950">
        <w:rPr>
          <w:rFonts w:ascii="Times New Roman" w:hAnsi="Times New Roman" w:cs="Times New Roman"/>
          <w:color w:val="222222"/>
          <w:sz w:val="24"/>
          <w:szCs w:val="21"/>
          <w:shd w:val="clear" w:color="auto" w:fill="FFFFFF"/>
        </w:rPr>
        <w:fldChar w:fldCharType="end"/>
      </w:r>
      <w:ins w:id="77" w:author="kralj" w:date="2018-04-03T18:59:00Z">
        <w:r w:rsidR="00EF14FC">
          <w:rPr>
            <w:rFonts w:ascii="Times New Roman" w:hAnsi="Times New Roman" w:cs="Times New Roman"/>
            <w:color w:val="222222"/>
            <w:sz w:val="24"/>
            <w:szCs w:val="21"/>
            <w:shd w:val="clear" w:color="auto" w:fill="FFFFFF"/>
          </w:rPr>
          <w:t>.</w:t>
        </w:r>
      </w:ins>
    </w:p>
    <w:p w14:paraId="1F735922" w14:textId="633AE3A3" w:rsidR="00C77DB1"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Nevarnost rezultatov poizvedb predstavljajo tudi ključne besede, </w:t>
      </w:r>
      <w:r w:rsidR="00E04CB9" w:rsidRPr="00204950">
        <w:rPr>
          <w:rFonts w:ascii="Times New Roman" w:hAnsi="Times New Roman" w:cs="Times New Roman"/>
          <w:sz w:val="24"/>
          <w:szCs w:val="24"/>
        </w:rPr>
        <w:t xml:space="preserve">ki s svojim </w:t>
      </w:r>
      <w:r w:rsidRPr="00204950">
        <w:rPr>
          <w:rFonts w:ascii="Times New Roman" w:hAnsi="Times New Roman" w:cs="Times New Roman"/>
          <w:sz w:val="24"/>
          <w:szCs w:val="24"/>
        </w:rPr>
        <w:t>pomen</w:t>
      </w:r>
      <w:r w:rsidR="00E04CB9" w:rsidRPr="00204950">
        <w:rPr>
          <w:rFonts w:ascii="Times New Roman" w:hAnsi="Times New Roman" w:cs="Times New Roman"/>
          <w:sz w:val="24"/>
          <w:szCs w:val="24"/>
        </w:rPr>
        <w:t>om</w:t>
      </w:r>
      <w:r w:rsidRPr="00204950">
        <w:rPr>
          <w:rFonts w:ascii="Times New Roman" w:hAnsi="Times New Roman" w:cs="Times New Roman"/>
          <w:sz w:val="24"/>
          <w:szCs w:val="24"/>
        </w:rPr>
        <w:t xml:space="preserve"> ne opisuje</w:t>
      </w:r>
      <w:r w:rsidR="00E04CB9" w:rsidRPr="00204950">
        <w:rPr>
          <w:rFonts w:ascii="Times New Roman" w:hAnsi="Times New Roman" w:cs="Times New Roman"/>
          <w:sz w:val="24"/>
          <w:szCs w:val="24"/>
        </w:rPr>
        <w:t>jo</w:t>
      </w:r>
      <w:r w:rsidRPr="00204950">
        <w:rPr>
          <w:rFonts w:ascii="Times New Roman" w:hAnsi="Times New Roman" w:cs="Times New Roman"/>
          <w:sz w:val="24"/>
          <w:szCs w:val="24"/>
        </w:rPr>
        <w:t xml:space="preserve"> vsebine literature. Tukaj smo si pomagali s sopomenkami (inženiring, razvoj). Za prevajanje strokovnih izrazov v slovenščino smo uporabljali Računalniški slovarček</w:t>
      </w:r>
      <w:r w:rsidRPr="00D468C8">
        <w:rPr>
          <w:rStyle w:val="Sprotnaopomba-sklic"/>
        </w:rPr>
        <w:footnoteReference w:id="6"/>
      </w:r>
      <w:r w:rsidRPr="00204950">
        <w:rPr>
          <w:rFonts w:ascii="Times New Roman" w:hAnsi="Times New Roman" w:cs="Times New Roman"/>
          <w:sz w:val="24"/>
          <w:szCs w:val="24"/>
        </w:rPr>
        <w:t>. Besed</w:t>
      </w:r>
      <w:ins w:id="78" w:author="kralj" w:date="2018-04-03T19:00:00Z">
        <w:r w:rsidR="00EF14FC">
          <w:rPr>
            <w:rFonts w:ascii="Times New Roman" w:hAnsi="Times New Roman" w:cs="Times New Roman"/>
            <w:sz w:val="24"/>
            <w:szCs w:val="24"/>
          </w:rPr>
          <w:t>e</w:t>
        </w:r>
      </w:ins>
      <w:r w:rsidRPr="00204950">
        <w:rPr>
          <w:rFonts w:ascii="Times New Roman" w:hAnsi="Times New Roman" w:cs="Times New Roman"/>
          <w:sz w:val="24"/>
          <w:szCs w:val="24"/>
        </w:rPr>
        <w:t>, ki jih nismo našli</w:t>
      </w:r>
      <w:ins w:id="79" w:author="kralj" w:date="2018-04-03T19:00:00Z">
        <w:r w:rsidR="00EF14FC">
          <w:rPr>
            <w:rFonts w:ascii="Times New Roman" w:hAnsi="Times New Roman" w:cs="Times New Roman"/>
            <w:sz w:val="24"/>
            <w:szCs w:val="24"/>
          </w:rPr>
          <w:t>.</w:t>
        </w:r>
      </w:ins>
      <w:r w:rsidRPr="00204950">
        <w:rPr>
          <w:rFonts w:ascii="Times New Roman" w:hAnsi="Times New Roman" w:cs="Times New Roman"/>
          <w:sz w:val="24"/>
          <w:szCs w:val="24"/>
        </w:rPr>
        <w:t xml:space="preserve"> smo prevedli sami in </w:t>
      </w:r>
      <w:del w:id="80" w:author="kralj" w:date="2018-04-03T19:00:00Z">
        <w:r w:rsidRPr="00204950" w:rsidDel="00EF14FC">
          <w:rPr>
            <w:rFonts w:ascii="Times New Roman" w:hAnsi="Times New Roman" w:cs="Times New Roman"/>
            <w:sz w:val="24"/>
            <w:szCs w:val="24"/>
          </w:rPr>
          <w:delText xml:space="preserve"> </w:delText>
        </w:r>
      </w:del>
      <w:ins w:id="81" w:author="kralj" w:date="2018-04-03T19:00:00Z">
        <w:r w:rsidR="00EF14FC">
          <w:rPr>
            <w:rFonts w:ascii="Times New Roman" w:hAnsi="Times New Roman" w:cs="Times New Roman"/>
            <w:sz w:val="24"/>
            <w:szCs w:val="24"/>
          </w:rPr>
          <w:t xml:space="preserve">jih </w:t>
        </w:r>
      </w:ins>
      <w:r w:rsidRPr="00204950">
        <w:rPr>
          <w:rFonts w:ascii="Times New Roman" w:hAnsi="Times New Roman" w:cs="Times New Roman"/>
          <w:sz w:val="24"/>
          <w:szCs w:val="24"/>
        </w:rPr>
        <w:t>podprli z opombo v izvorni obliki.</w:t>
      </w:r>
    </w:p>
    <w:p w14:paraId="272F2C98" w14:textId="77777777" w:rsidR="00C77DB1" w:rsidRPr="00204950" w:rsidRDefault="00C77DB1" w:rsidP="005A6A3B">
      <w:pPr>
        <w:spacing w:line="360" w:lineRule="auto"/>
        <w:rPr>
          <w:rFonts w:ascii="Times New Roman" w:hAnsi="Times New Roman" w:cs="Times New Roman"/>
          <w:sz w:val="24"/>
          <w:szCs w:val="24"/>
        </w:rPr>
      </w:pPr>
      <w:r w:rsidRPr="00204950">
        <w:rPr>
          <w:rFonts w:ascii="Times New Roman" w:hAnsi="Times New Roman" w:cs="Times New Roman"/>
          <w:sz w:val="24"/>
          <w:szCs w:val="24"/>
        </w:rPr>
        <w:br w:type="page"/>
      </w:r>
    </w:p>
    <w:p w14:paraId="7FE0AAFA" w14:textId="77777777" w:rsidR="001230C3" w:rsidRPr="00204950" w:rsidRDefault="001230C3" w:rsidP="00CD3BEB">
      <w:pPr>
        <w:pStyle w:val="naslov"/>
        <w:outlineLvl w:val="0"/>
      </w:pPr>
      <w:bookmarkStart w:id="82" w:name="_Toc509588425"/>
      <w:bookmarkStart w:id="83" w:name="_Toc509591234"/>
      <w:r w:rsidRPr="00204950">
        <w:lastRenderedPageBreak/>
        <w:t>3 PROCESNI MODELI</w:t>
      </w:r>
      <w:bookmarkEnd w:id="82"/>
      <w:bookmarkEnd w:id="83"/>
    </w:p>
    <w:p w14:paraId="690C40D0" w14:textId="07F1852B" w:rsidR="001230C3" w:rsidRPr="00204950" w:rsidRDefault="001230C3" w:rsidP="001230C3">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Razv</w:t>
      </w:r>
      <w:r w:rsidR="002A00F0" w:rsidRPr="00204950">
        <w:rPr>
          <w:rFonts w:ascii="Times New Roman" w:hAnsi="Times New Roman" w:cs="Times New Roman"/>
          <w:sz w:val="24"/>
          <w:szCs w:val="24"/>
        </w:rPr>
        <w:t>oji video iger so v prvi vrsti projekti</w:t>
      </w:r>
      <w:r w:rsidR="005B06E2" w:rsidRPr="00204950">
        <w:rPr>
          <w:rFonts w:ascii="Times New Roman" w:hAnsi="Times New Roman" w:cs="Times New Roman"/>
          <w:sz w:val="24"/>
          <w:szCs w:val="24"/>
        </w:rPr>
        <w:t xml:space="preserve"> </w:t>
      </w:r>
      <w:r w:rsidR="002A00F0"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razvoja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{"citationID":"0ODVUoV6","properties":{"formattedCitation":"(Bates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(Bates</w:t>
      </w:r>
      <w:r w:rsidR="009126F8">
        <w:rPr>
          <w:rFonts w:ascii="Times New Roman" w:hAnsi="Times New Roman" w:cs="Times New Roman"/>
          <w:sz w:val="24"/>
        </w:rPr>
        <w:t>,</w:t>
      </w:r>
      <w:r w:rsidRPr="00204950">
        <w:rPr>
          <w:rFonts w:ascii="Times New Roman" w:hAnsi="Times New Roman" w:cs="Times New Roman"/>
          <w:sz w:val="24"/>
        </w:rPr>
        <w:t xml:space="preserve"> 2004, 217)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Zato se za </w:t>
      </w:r>
      <w:ins w:id="84" w:author="kralj" w:date="2018-04-05T20:42:00Z">
        <w:r w:rsidR="006126D0">
          <w:rPr>
            <w:rFonts w:ascii="Times New Roman" w:hAnsi="Times New Roman" w:cs="Times New Roman"/>
            <w:sz w:val="24"/>
            <w:szCs w:val="24"/>
          </w:rPr>
          <w:t xml:space="preserve">njihovo </w:t>
        </w:r>
      </w:ins>
      <w:r w:rsidRPr="00204950">
        <w:rPr>
          <w:rFonts w:ascii="Times New Roman" w:hAnsi="Times New Roman" w:cs="Times New Roman"/>
          <w:sz w:val="24"/>
          <w:szCs w:val="24"/>
        </w:rPr>
        <w:t xml:space="preserve">upravljanje </w:t>
      </w:r>
      <w:del w:id="85" w:author="kralj" w:date="2018-04-05T20:42:00Z">
        <w:r w:rsidRPr="00204950" w:rsidDel="006126D0">
          <w:rPr>
            <w:rFonts w:ascii="Times New Roman" w:hAnsi="Times New Roman" w:cs="Times New Roman"/>
            <w:sz w:val="24"/>
            <w:szCs w:val="24"/>
          </w:rPr>
          <w:delText xml:space="preserve">razvoja </w:delText>
        </w:r>
      </w:del>
      <w:r w:rsidRPr="00204950">
        <w:rPr>
          <w:rFonts w:ascii="Times New Roman" w:hAnsi="Times New Roman" w:cs="Times New Roman"/>
          <w:sz w:val="24"/>
          <w:szCs w:val="24"/>
        </w:rPr>
        <w:t xml:space="preserve">priporočajo tehnike, ki jih definira disciplina programskega inženiringa (prav tam). Programski inženiring je uporaba discipliniranega, merljivega in sistematičnega pristopa v razvoj, zagon in vzdrževanje programske opreme. Temelj programskega inženiringa predstavlja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2014, 15)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Proces je zbirka aktivnosti, del in nalog, ki se izvajajo ob ustvarjanju produkta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2014, 16)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lahko vsebujejo tudi sebi podrejene procese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2010, 28)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Predstavlja primarni pristop, ki projekt organizira v aktivnosti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(Lethbridge in Laganiere</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2005, 428)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Te aktivnosti bivajo v okvirjih ali modelih, ki definirajo njihove povezave s procesom in drugimi aktivnostmi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2014, 31)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Procesi iste narave so razdeljeni v procesne modele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(Rolland</w:t>
      </w:r>
      <w:r w:rsidR="00B14412">
        <w:rPr>
          <w:rFonts w:ascii="Times New Roman" w:hAnsi="Times New Roman" w:cs="Times New Roman"/>
          <w:sz w:val="24"/>
          <w:szCs w:val="24"/>
        </w:rPr>
        <w:t>,</w:t>
      </w:r>
      <w:r w:rsidRPr="00204950">
        <w:rPr>
          <w:rFonts w:ascii="Times New Roman" w:hAnsi="Times New Roman" w:cs="Times New Roman"/>
          <w:sz w:val="24"/>
          <w:szCs w:val="24"/>
        </w:rPr>
        <w:t xml:space="preserve"> 1998, 8)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ki so poenostavljena predstavitev procesa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B14412">
        <w:rPr>
          <w:rFonts w:ascii="Times New Roman" w:hAnsi="Times New Roman" w:cs="Times New Roman"/>
          <w:sz w:val="24"/>
          <w:szCs w:val="24"/>
        </w:rPr>
        <w:t>,</w:t>
      </w:r>
      <w:r w:rsidRPr="00204950">
        <w:rPr>
          <w:rFonts w:ascii="Times New Roman" w:hAnsi="Times New Roman" w:cs="Times New Roman"/>
          <w:sz w:val="24"/>
          <w:szCs w:val="24"/>
        </w:rPr>
        <w:t xml:space="preserve"> 2010, 29)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Zaradi svoje uporabnosti, narave ali drugih lastnosti so procesni modeli razdeljeni v kategorije, ki sledijo.</w:t>
      </w:r>
    </w:p>
    <w:p w14:paraId="161F5F7B" w14:textId="77777777" w:rsidR="001230C3" w:rsidRPr="00204950" w:rsidRDefault="001230C3" w:rsidP="00AA78E4">
      <w:pPr>
        <w:pStyle w:val="podnaslov"/>
        <w:outlineLvl w:val="1"/>
      </w:pPr>
      <w:bookmarkStart w:id="86" w:name="_Toc509588426"/>
      <w:bookmarkStart w:id="87" w:name="_Toc509591235"/>
      <w:r w:rsidRPr="00204950">
        <w:t>3.1 AD HOC PROCESNI MODELI</w:t>
      </w:r>
      <w:bookmarkEnd w:id="86"/>
      <w:bookmarkEnd w:id="87"/>
    </w:p>
    <w:p w14:paraId="4C9EA515" w14:textId="65C9CE71"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Ti modeli so povsem odvisni od znanj in izkušenj razvijalca ali razvojne ekipe. Inštitut programskega inženiringa je tak način razvoja označil za nepredvidljivega. Vsakršna izguba člana razvoja ima negativen učinek na proces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(Muffatto</w:t>
      </w:r>
      <w:r w:rsidR="00206707">
        <w:rPr>
          <w:rFonts w:ascii="Times New Roman" w:hAnsi="Times New Roman" w:cs="Times New Roman"/>
          <w:sz w:val="24"/>
        </w:rPr>
        <w:t>,</w:t>
      </w:r>
      <w:r w:rsidRPr="00204950">
        <w:rPr>
          <w:rFonts w:ascii="Times New Roman" w:hAnsi="Times New Roman" w:cs="Times New Roman"/>
          <w:sz w:val="24"/>
        </w:rPr>
        <w:t xml:space="preserve"> 2006, 73)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Med ad hoc modele spadajo Slam dunk, Big bang in priložnostni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{"citationID":"SBn7zzqd","properties":{"formattedCitation":"(Peters 2008, 109; Jalote in dr. 2004, 2; Lethbridge in Laganiere 2005, 428)","plainCitation":"(Peters 2008, 109; Jalote in dr. 2004, 2; Lethbridge in Laganiere 2005, 428)"},"citationItems":[{"id":257,"uris":["http://zotero.org/users/local/1VrTeLcH/items/7JM9SMEL"],"uri":["http://zotero.org/users/local/1VrTeLcH/items/7JM9SMEL"],"itemData":{"id":257,"type":"book","title":"Getting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206707">
        <w:rPr>
          <w:rFonts w:ascii="Times New Roman" w:hAnsi="Times New Roman" w:cs="Times New Roman"/>
          <w:sz w:val="24"/>
        </w:rPr>
        <w:t>,</w:t>
      </w:r>
      <w:r w:rsidRPr="00204950">
        <w:rPr>
          <w:rFonts w:ascii="Times New Roman" w:hAnsi="Times New Roman" w:cs="Times New Roman"/>
          <w:sz w:val="24"/>
        </w:rPr>
        <w:t xml:space="preserve"> 2008, 109; Jalote in dr</w:t>
      </w:r>
      <w:r w:rsidR="00206707">
        <w:rPr>
          <w:rFonts w:ascii="Times New Roman" w:hAnsi="Times New Roman" w:cs="Times New Roman"/>
          <w:sz w:val="24"/>
        </w:rPr>
        <w:t>ugi,</w:t>
      </w:r>
      <w:r w:rsidRPr="00204950">
        <w:rPr>
          <w:rFonts w:ascii="Times New Roman" w:hAnsi="Times New Roman" w:cs="Times New Roman"/>
          <w:sz w:val="24"/>
        </w:rPr>
        <w:t xml:space="preserve"> 2004, 2; Lethbridge in Laganiere</w:t>
      </w:r>
      <w:r w:rsidR="00206707">
        <w:rPr>
          <w:rFonts w:ascii="Times New Roman" w:hAnsi="Times New Roman" w:cs="Times New Roman"/>
          <w:sz w:val="24"/>
        </w:rPr>
        <w:t>,</w:t>
      </w:r>
      <w:r w:rsidRPr="00204950">
        <w:rPr>
          <w:rFonts w:ascii="Times New Roman" w:hAnsi="Times New Roman" w:cs="Times New Roman"/>
          <w:sz w:val="24"/>
        </w:rPr>
        <w:t xml:space="preserve"> 2005, 428)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Ker se pri slednjem kodiranje smatra za osrednjo aktivnost tega procesa</w:t>
      </w:r>
      <w:ins w:id="88" w:author="kralj" w:date="2018-04-03T19:02:00Z">
        <w:r w:rsidR="00FE2180">
          <w:rPr>
            <w:rFonts w:ascii="Times New Roman" w:hAnsi="Times New Roman" w:cs="Times New Roman"/>
            <w:sz w:val="24"/>
            <w:szCs w:val="24"/>
          </w:rPr>
          <w:t>,</w:t>
        </w:r>
      </w:ins>
      <w:r w:rsidRPr="00204950">
        <w:rPr>
          <w:rFonts w:ascii="Times New Roman" w:hAnsi="Times New Roman" w:cs="Times New Roman"/>
          <w:sz w:val="24"/>
          <w:szCs w:val="24"/>
        </w:rPr>
        <w:t xml:space="preserve"> ga v praksi imenujejo tudi (code-and-fix) kodiraj in popravi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w:t>
      </w:r>
      <w:r w:rsidR="00681F20" w:rsidRPr="00204950">
        <w:rPr>
          <w:rFonts w:ascii="Times New Roman" w:hAnsi="Times New Roman" w:cs="Times New Roman"/>
          <w:sz w:val="24"/>
        </w:rPr>
        <w:t xml:space="preserve"> Bernal</w:t>
      </w:r>
      <w:r w:rsidR="00940A1E">
        <w:rPr>
          <w:rFonts w:ascii="Times New Roman" w:hAnsi="Times New Roman" w:cs="Times New Roman"/>
          <w:sz w:val="24"/>
        </w:rPr>
        <w:t>,</w:t>
      </w:r>
      <w:r w:rsidR="00681F20" w:rsidRPr="00204950">
        <w:rPr>
          <w:rFonts w:ascii="Times New Roman" w:hAnsi="Times New Roman" w:cs="Times New Roman"/>
          <w:sz w:val="24"/>
        </w:rPr>
        <w:t xml:space="preserve"> 2013</w:t>
      </w:r>
      <w:r w:rsidRPr="00204950">
        <w:rPr>
          <w:rFonts w:ascii="Times New Roman" w:hAnsi="Times New Roman" w:cs="Times New Roman"/>
          <w:sz w:val="24"/>
        </w:rPr>
        <w:t>,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ali (build</w:t>
      </w:r>
      <w:ins w:id="89" w:author="kralj" w:date="2018-04-03T19:02:00Z">
        <w:r w:rsidR="00FE2180">
          <w:rPr>
            <w:rFonts w:ascii="Times New Roman" w:hAnsi="Times New Roman" w:cs="Times New Roman"/>
            <w:sz w:val="24"/>
            <w:szCs w:val="24"/>
          </w:rPr>
          <w:t>-</w:t>
        </w:r>
      </w:ins>
      <w:del w:id="90" w:author="kralj" w:date="2018-04-03T19:02:00Z">
        <w:r w:rsidRPr="00204950" w:rsidDel="00FE2180">
          <w:rPr>
            <w:rFonts w:ascii="Times New Roman" w:hAnsi="Times New Roman" w:cs="Times New Roman"/>
            <w:sz w:val="24"/>
            <w:szCs w:val="24"/>
          </w:rPr>
          <w:delText xml:space="preserve"> </w:delText>
        </w:r>
      </w:del>
      <w:r w:rsidRPr="00204950">
        <w:rPr>
          <w:rFonts w:ascii="Times New Roman" w:hAnsi="Times New Roman" w:cs="Times New Roman"/>
          <w:sz w:val="24"/>
          <w:szCs w:val="24"/>
        </w:rPr>
        <w:t>and</w:t>
      </w:r>
      <w:ins w:id="91" w:author="kralj" w:date="2018-04-03T19:02:00Z">
        <w:r w:rsidR="00FE2180">
          <w:rPr>
            <w:rFonts w:ascii="Times New Roman" w:hAnsi="Times New Roman" w:cs="Times New Roman"/>
            <w:sz w:val="24"/>
            <w:szCs w:val="24"/>
          </w:rPr>
          <w:t>-</w:t>
        </w:r>
      </w:ins>
      <w:del w:id="92" w:author="kralj" w:date="2018-04-03T19:02:00Z">
        <w:r w:rsidRPr="00204950" w:rsidDel="00FE2180">
          <w:rPr>
            <w:rFonts w:ascii="Times New Roman" w:hAnsi="Times New Roman" w:cs="Times New Roman"/>
            <w:sz w:val="24"/>
            <w:szCs w:val="24"/>
          </w:rPr>
          <w:delText xml:space="preserve"> </w:delText>
        </w:r>
      </w:del>
      <w:r w:rsidRPr="00204950">
        <w:rPr>
          <w:rFonts w:ascii="Times New Roman" w:hAnsi="Times New Roman" w:cs="Times New Roman"/>
          <w:sz w:val="24"/>
          <w:szCs w:val="24"/>
        </w:rPr>
        <w:t xml:space="preserve">fix) gradi in popravi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w:t>
      </w:r>
      <w:r w:rsidR="00940A1E">
        <w:rPr>
          <w:rFonts w:ascii="Times New Roman" w:hAnsi="Times New Roman" w:cs="Times New Roman"/>
          <w:sz w:val="24"/>
        </w:rPr>
        <w:t>,</w:t>
      </w:r>
      <w:r w:rsidRPr="00204950">
        <w:rPr>
          <w:rFonts w:ascii="Times New Roman" w:hAnsi="Times New Roman" w:cs="Times New Roman"/>
          <w:sz w:val="24"/>
        </w:rPr>
        <w:t xml:space="preserve"> 2009, 8)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6A4152D" w14:textId="10E077D4" w:rsidR="001230C3" w:rsidRPr="00204950" w:rsidRDefault="00CD3BEB" w:rsidP="00AA78E4">
      <w:pPr>
        <w:pStyle w:val="podnaslov"/>
        <w:outlineLvl w:val="1"/>
      </w:pPr>
      <w:r>
        <w:br/>
      </w:r>
      <w:bookmarkStart w:id="93" w:name="_Toc509588427"/>
      <w:bookmarkStart w:id="94" w:name="_Toc509591236"/>
      <w:r w:rsidR="001230C3" w:rsidRPr="00204950">
        <w:t>3.2 SEKVENČNI PROCESNI MODELI</w:t>
      </w:r>
      <w:bookmarkEnd w:id="93"/>
      <w:bookmarkEnd w:id="94"/>
    </w:p>
    <w:p w14:paraId="704FDAAB" w14:textId="77777777" w:rsidR="00D22343"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Procesni modeli iz te družine stremijo k vzpostavitvi strukture in ureditve razvoja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110B28">
        <w:rPr>
          <w:rFonts w:ascii="Times New Roman" w:hAnsi="Times New Roman" w:cs="Times New Roman"/>
          <w:sz w:val="24"/>
        </w:rPr>
        <w:t>,</w:t>
      </w:r>
      <w:r w:rsidRPr="00204950">
        <w:rPr>
          <w:rFonts w:ascii="Times New Roman" w:hAnsi="Times New Roman" w:cs="Times New Roman"/>
          <w:sz w:val="24"/>
        </w:rPr>
        <w:t xml:space="preserve"> 2014, 41)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Aktivnosti in naloge se izvajajo sekvenčno z definiranimi časovnimi mejniki (prav tam). Spadajo tudi med predpisujoče, ker predpisujejo niz procesnih elementov; okvirnih aktivnosti, dejanj programskega inženiringa, nalog, zagotavljanja kvalitete in mehanizme sprememb (prav tam). Vsak model predpisuje določen delovni tok</w:t>
      </w:r>
      <w:r w:rsidRPr="00D468C8">
        <w:rPr>
          <w:rStyle w:val="Sprotnaopomba-sklic"/>
        </w:rPr>
        <w:footnoteReference w:id="7"/>
      </w:r>
      <w:r w:rsidRPr="00204950">
        <w:rPr>
          <w:rFonts w:ascii="Times New Roman" w:hAnsi="Times New Roman" w:cs="Times New Roman"/>
          <w:sz w:val="24"/>
          <w:szCs w:val="24"/>
        </w:rPr>
        <w:t xml:space="preserve"> , ki odraža medsebojno povezanost procesnih elementov (prav tam). </w:t>
      </w:r>
    </w:p>
    <w:p w14:paraId="0D4BCCCE" w14:textId="3E379092"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Med sekvenčne spadajo kaskadni, v-model, fazni in inkrementalni  procesni model</w:t>
      </w:r>
      <w:r w:rsidR="00D22343">
        <w:rPr>
          <w:rFonts w:ascii="Times New Roman" w:hAnsi="Times New Roman" w:cs="Times New Roman"/>
          <w:sz w:val="24"/>
          <w:szCs w:val="24"/>
        </w:rPr>
        <w:t xml:space="preserve"> (Pressman in Maxim, 2014, 42). </w:t>
      </w:r>
      <w:r w:rsidRPr="00204950">
        <w:rPr>
          <w:rFonts w:ascii="Times New Roman" w:hAnsi="Times New Roman" w:cs="Times New Roman"/>
          <w:i/>
          <w:sz w:val="24"/>
          <w:szCs w:val="24"/>
        </w:rPr>
        <w:t>Kaskadni model</w:t>
      </w:r>
      <w:r w:rsidRPr="00204950">
        <w:rPr>
          <w:rFonts w:ascii="Times New Roman" w:hAnsi="Times New Roman" w:cs="Times New Roman"/>
          <w:sz w:val="24"/>
          <w:szCs w:val="24"/>
        </w:rPr>
        <w:t xml:space="preserve"> predstavlja klasični življenjski cikel s sistematičnim pristopom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w:t>
      </w:r>
      <w:r w:rsidR="00A81535">
        <w:rPr>
          <w:rFonts w:ascii="Times New Roman" w:hAnsi="Times New Roman" w:cs="Times New Roman"/>
          <w:sz w:val="24"/>
          <w:szCs w:val="24"/>
        </w:rPr>
        <w:t>prav tam</w:t>
      </w:r>
      <w:r w:rsidRPr="00204950">
        <w:rPr>
          <w:rFonts w:ascii="Times New Roman" w:hAnsi="Times New Roman" w:cs="Times New Roman"/>
          <w:sz w:val="24"/>
          <w:szCs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Model je primer načrtno</w:t>
      </w:r>
      <w:ins w:id="95" w:author="kralj" w:date="2018-04-03T19:03:00Z">
        <w:r w:rsidR="00317E35">
          <w:rPr>
            <w:rFonts w:ascii="Times New Roman" w:hAnsi="Times New Roman" w:cs="Times New Roman"/>
            <w:sz w:val="24"/>
            <w:szCs w:val="24"/>
          </w:rPr>
          <w:t xml:space="preserve"> </w:t>
        </w:r>
      </w:ins>
      <w:del w:id="96" w:author="kralj" w:date="2018-04-03T19:03:00Z">
        <w:r w:rsidRPr="00204950" w:rsidDel="00317E35">
          <w:rPr>
            <w:rFonts w:ascii="Times New Roman" w:hAnsi="Times New Roman" w:cs="Times New Roman"/>
            <w:sz w:val="24"/>
            <w:szCs w:val="24"/>
          </w:rPr>
          <w:delText>-</w:delText>
        </w:r>
      </w:del>
      <w:r w:rsidRPr="00204950">
        <w:rPr>
          <w:rFonts w:ascii="Times New Roman" w:hAnsi="Times New Roman" w:cs="Times New Roman"/>
          <w:sz w:val="24"/>
          <w:szCs w:val="24"/>
        </w:rPr>
        <w:t xml:space="preserve">usmerjenih procesov, ker je v praksi vsako aktivnost potrebno načrtovati.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18711D">
        <w:rPr>
          <w:rFonts w:ascii="Times New Roman" w:hAnsi="Times New Roman" w:cs="Times New Roman"/>
          <w:sz w:val="24"/>
          <w:szCs w:val="24"/>
        </w:rPr>
        <w:t>,</w:t>
      </w:r>
      <w:r w:rsidRPr="00204950">
        <w:rPr>
          <w:rFonts w:ascii="Times New Roman" w:hAnsi="Times New Roman" w:cs="Times New Roman"/>
          <w:sz w:val="24"/>
          <w:szCs w:val="24"/>
        </w:rPr>
        <w:t xml:space="preserve"> 2010, 31)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V-model</w:t>
      </w:r>
      <w:r w:rsidRPr="00204950">
        <w:rPr>
          <w:rFonts w:ascii="Times New Roman" w:hAnsi="Times New Roman" w:cs="Times New Roman"/>
          <w:sz w:val="24"/>
          <w:szCs w:val="24"/>
        </w:rPr>
        <w:t xml:space="preserve"> predstavlja variacijo kaskadnega modela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18711D">
        <w:rPr>
          <w:rFonts w:ascii="Times New Roman" w:hAnsi="Times New Roman" w:cs="Times New Roman"/>
          <w:sz w:val="24"/>
          <w:szCs w:val="24"/>
        </w:rPr>
        <w:t>,</w:t>
      </w:r>
      <w:r w:rsidRPr="00204950">
        <w:rPr>
          <w:rFonts w:ascii="Times New Roman" w:hAnsi="Times New Roman" w:cs="Times New Roman"/>
          <w:sz w:val="24"/>
          <w:szCs w:val="24"/>
        </w:rPr>
        <w:t xml:space="preserve"> 2014, 43)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Imenovan tudi kot variacijski in validacijski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204950">
        <w:rPr>
          <w:rFonts w:ascii="Times New Roman" w:hAnsi="Times New Roman" w:cs="Times New Roman"/>
          <w:sz w:val="24"/>
          <w:szCs w:val="24"/>
        </w:rPr>
        <w:fldChar w:fldCharType="separate"/>
      </w:r>
      <w:r w:rsidR="00BB6BE0" w:rsidRPr="00204950">
        <w:rPr>
          <w:rFonts w:ascii="Times New Roman" w:hAnsi="Times New Roman" w:cs="Times New Roman"/>
          <w:sz w:val="24"/>
          <w:szCs w:val="24"/>
        </w:rPr>
        <w:t>(</w:t>
      </w:r>
      <w:r w:rsidR="0018711D">
        <w:rPr>
          <w:rFonts w:ascii="Times New Roman" w:hAnsi="Times New Roman" w:cs="Times New Roman"/>
          <w:sz w:val="24"/>
          <w:szCs w:val="24"/>
        </w:rPr>
        <w:t>''</w:t>
      </w:r>
      <w:r w:rsidR="00BB6BE0" w:rsidRPr="00204950">
        <w:rPr>
          <w:rFonts w:ascii="Times New Roman" w:hAnsi="Times New Roman" w:cs="Times New Roman"/>
          <w:sz w:val="24"/>
          <w:szCs w:val="24"/>
        </w:rPr>
        <w:t>Tut</w:t>
      </w:r>
      <w:r w:rsidR="00985799" w:rsidRPr="00204950">
        <w:rPr>
          <w:rFonts w:ascii="Times New Roman" w:hAnsi="Times New Roman" w:cs="Times New Roman"/>
          <w:sz w:val="24"/>
          <w:szCs w:val="24"/>
        </w:rPr>
        <w:t>orialspoint</w:t>
      </w:r>
      <w:r w:rsidR="0018711D">
        <w:rPr>
          <w:rFonts w:ascii="Times New Roman" w:hAnsi="Times New Roman" w:cs="Times New Roman"/>
          <w:sz w:val="24"/>
          <w:szCs w:val="24"/>
        </w:rPr>
        <w:t>''</w:t>
      </w:r>
      <w:r w:rsidR="00985799" w:rsidRPr="00204950">
        <w:rPr>
          <w:rFonts w:ascii="Times New Roman" w:hAnsi="Times New Roman" w:cs="Times New Roman"/>
          <w:sz w:val="24"/>
          <w:szCs w:val="24"/>
        </w:rPr>
        <w:t xml:space="preserve">, </w:t>
      </w:r>
      <w:r w:rsidR="00BB6BE0" w:rsidRPr="00204950">
        <w:rPr>
          <w:rFonts w:ascii="Times New Roman" w:hAnsi="Times New Roman" w:cs="Times New Roman"/>
          <w:sz w:val="24"/>
          <w:szCs w:val="24"/>
        </w:rPr>
        <w:t>b.</w:t>
      </w:r>
      <w:ins w:id="97" w:author="kralj" w:date="2018-04-03T19:04:00Z">
        <w:r w:rsidR="00317E35">
          <w:rPr>
            <w:rFonts w:ascii="Times New Roman" w:hAnsi="Times New Roman" w:cs="Times New Roman"/>
            <w:sz w:val="24"/>
            <w:szCs w:val="24"/>
          </w:rPr>
          <w:t xml:space="preserve"> </w:t>
        </w:r>
      </w:ins>
      <w:r w:rsidR="00BB6BE0" w:rsidRPr="00204950">
        <w:rPr>
          <w:rFonts w:ascii="Times New Roman" w:hAnsi="Times New Roman" w:cs="Times New Roman"/>
          <w:sz w:val="24"/>
          <w:szCs w:val="24"/>
        </w:rPr>
        <w:t>d.</w:t>
      </w:r>
      <w:r w:rsidRPr="00204950">
        <w:rPr>
          <w:rFonts w:ascii="Times New Roman" w:hAnsi="Times New Roman" w:cs="Times New Roman"/>
          <w:sz w:val="24"/>
          <w:szCs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noProof/>
          <w:sz w:val="24"/>
          <w:szCs w:val="24"/>
          <w:lang w:eastAsia="sl-SI"/>
        </w:rPr>
        <w:t xml:space="preserve">Verifikacija in validacija (V&amp;V) sta namenjeni </w:t>
      </w:r>
      <w:del w:id="98" w:author="kralj" w:date="2018-04-03T19:04:00Z">
        <w:r w:rsidRPr="00204950" w:rsidDel="00317E35">
          <w:rPr>
            <w:rFonts w:ascii="Times New Roman" w:hAnsi="Times New Roman" w:cs="Times New Roman"/>
            <w:noProof/>
            <w:sz w:val="24"/>
            <w:szCs w:val="24"/>
            <w:lang w:eastAsia="sl-SI"/>
          </w:rPr>
          <w:delText xml:space="preserve">za </w:delText>
        </w:r>
      </w:del>
      <w:r w:rsidRPr="00204950">
        <w:rPr>
          <w:rFonts w:ascii="Times New Roman" w:hAnsi="Times New Roman" w:cs="Times New Roman"/>
          <w:noProof/>
          <w:sz w:val="24"/>
          <w:szCs w:val="24"/>
          <w:lang w:eastAsia="sl-SI"/>
        </w:rPr>
        <w:t>potrdit</w:t>
      </w:r>
      <w:ins w:id="99" w:author="kralj" w:date="2018-04-03T19:04:00Z">
        <w:r w:rsidR="00317E35">
          <w:rPr>
            <w:rFonts w:ascii="Times New Roman" w:hAnsi="Times New Roman" w:cs="Times New Roman"/>
            <w:noProof/>
            <w:sz w:val="24"/>
            <w:szCs w:val="24"/>
            <w:lang w:eastAsia="sl-SI"/>
          </w:rPr>
          <w:t>vi</w:t>
        </w:r>
      </w:ins>
      <w:del w:id="100" w:author="kralj" w:date="2018-04-03T19:04:00Z">
        <w:r w:rsidRPr="00204950" w:rsidDel="00317E35">
          <w:rPr>
            <w:rFonts w:ascii="Times New Roman" w:hAnsi="Times New Roman" w:cs="Times New Roman"/>
            <w:noProof/>
            <w:sz w:val="24"/>
            <w:szCs w:val="24"/>
            <w:lang w:eastAsia="sl-SI"/>
          </w:rPr>
          <w:delText>ev</w:delText>
        </w:r>
      </w:del>
      <w:r w:rsidRPr="00204950">
        <w:rPr>
          <w:rFonts w:ascii="Times New Roman" w:hAnsi="Times New Roman" w:cs="Times New Roman"/>
          <w:noProof/>
          <w:sz w:val="24"/>
          <w:szCs w:val="24"/>
          <w:lang w:eastAsia="sl-SI"/>
        </w:rPr>
        <w:t xml:space="preserve"> ustreznosti programske opreme na podlagi specifikacije in pričakovanj naročnika. </w:t>
      </w:r>
      <w:r w:rsidRPr="00204950">
        <w:rPr>
          <w:rFonts w:ascii="Times New Roman" w:hAnsi="Times New Roman" w:cs="Times New Roman"/>
          <w:noProof/>
          <w:sz w:val="24"/>
          <w:szCs w:val="24"/>
          <w:lang w:eastAsia="sl-SI"/>
        </w:rPr>
        <w:fldChar w:fldCharType="begin"/>
      </w:r>
      <w:r w:rsidRPr="00204950">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204950">
        <w:rPr>
          <w:rFonts w:ascii="Times New Roman" w:hAnsi="Times New Roman" w:cs="Times New Roman"/>
          <w:noProof/>
          <w:sz w:val="24"/>
          <w:szCs w:val="24"/>
          <w:lang w:eastAsia="sl-SI"/>
        </w:rPr>
        <w:fldChar w:fldCharType="separate"/>
      </w:r>
      <w:r w:rsidRPr="00204950">
        <w:rPr>
          <w:rFonts w:ascii="Times New Roman" w:hAnsi="Times New Roman" w:cs="Times New Roman"/>
          <w:sz w:val="24"/>
          <w:szCs w:val="24"/>
        </w:rPr>
        <w:t>(Sommerville</w:t>
      </w:r>
      <w:r w:rsidR="00A74340">
        <w:rPr>
          <w:rFonts w:ascii="Times New Roman" w:hAnsi="Times New Roman" w:cs="Times New Roman"/>
          <w:sz w:val="24"/>
          <w:szCs w:val="24"/>
        </w:rPr>
        <w:t>,</w:t>
      </w:r>
      <w:r w:rsidRPr="00204950">
        <w:rPr>
          <w:rFonts w:ascii="Times New Roman" w:hAnsi="Times New Roman" w:cs="Times New Roman"/>
          <w:sz w:val="24"/>
          <w:szCs w:val="24"/>
        </w:rPr>
        <w:t xml:space="preserve"> 2010, 41)</w:t>
      </w:r>
      <w:r w:rsidRPr="00204950">
        <w:rPr>
          <w:rFonts w:ascii="Times New Roman" w:hAnsi="Times New Roman" w:cs="Times New Roman"/>
          <w:noProof/>
          <w:sz w:val="24"/>
          <w:szCs w:val="24"/>
          <w:lang w:eastAsia="sl-SI"/>
        </w:rPr>
        <w:fldChar w:fldCharType="end"/>
      </w:r>
      <w:r w:rsidRPr="00204950">
        <w:rPr>
          <w:rFonts w:ascii="Times New Roman" w:hAnsi="Times New Roman" w:cs="Times New Roman"/>
          <w:noProof/>
          <w:sz w:val="24"/>
          <w:szCs w:val="24"/>
          <w:lang w:eastAsia="sl-SI"/>
        </w:rPr>
        <w:t>.</w:t>
      </w:r>
      <w:r w:rsidRPr="00204950">
        <w:rPr>
          <w:rFonts w:ascii="Times New Roman" w:hAnsi="Times New Roman" w:cs="Times New Roman"/>
          <w:sz w:val="24"/>
          <w:szCs w:val="24"/>
        </w:rPr>
        <w:t xml:space="preserve"> Ta model prikazuje odnose med aktivnostmi zagotavljanja kvalitete na eni strani in komunikacije na drugi. </w:t>
      </w:r>
      <w:r w:rsidRPr="00204950">
        <w:rPr>
          <w:rFonts w:ascii="Times New Roman" w:hAnsi="Times New Roman" w:cs="Times New Roman"/>
          <w:i/>
          <w:sz w:val="24"/>
          <w:szCs w:val="24"/>
        </w:rPr>
        <w:t>Fazni model</w:t>
      </w:r>
      <w:r w:rsidRPr="00204950">
        <w:rPr>
          <w:rFonts w:ascii="Times New Roman" w:hAnsi="Times New Roman" w:cs="Times New Roman"/>
          <w:sz w:val="24"/>
          <w:szCs w:val="24"/>
        </w:rPr>
        <w:t xml:space="preserve"> (phase-release model) izvira iz proizvodnega sektorja. Ima veliko poimenovanj</w:t>
      </w:r>
      <w:ins w:id="101" w:author="kralj" w:date="2018-04-03T19:04:00Z">
        <w:r w:rsidR="00317E35">
          <w:rPr>
            <w:rFonts w:ascii="Times New Roman" w:hAnsi="Times New Roman" w:cs="Times New Roman"/>
            <w:sz w:val="24"/>
            <w:szCs w:val="24"/>
          </w:rPr>
          <w:t>;</w:t>
        </w:r>
      </w:ins>
      <w:del w:id="102" w:author="kralj" w:date="2018-04-03T19:04:00Z">
        <w:r w:rsidRPr="00204950" w:rsidDel="00317E35">
          <w:rPr>
            <w:rFonts w:ascii="Times New Roman" w:hAnsi="Times New Roman" w:cs="Times New Roman"/>
            <w:sz w:val="24"/>
            <w:szCs w:val="24"/>
          </w:rPr>
          <w:delText>,</w:delText>
        </w:r>
      </w:del>
      <w:r w:rsidRPr="00204950">
        <w:rPr>
          <w:rFonts w:ascii="Times New Roman" w:hAnsi="Times New Roman" w:cs="Times New Roman"/>
          <w:sz w:val="24"/>
          <w:szCs w:val="24"/>
        </w:rPr>
        <w:t xml:space="preserve"> eden izmed njih je tudi stopenjski (stage gate)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A74340">
        <w:rPr>
          <w:rFonts w:ascii="Times New Roman" w:hAnsi="Times New Roman" w:cs="Times New Roman"/>
          <w:sz w:val="24"/>
        </w:rPr>
        <w:t>,</w:t>
      </w:r>
      <w:r w:rsidRPr="00204950">
        <w:rPr>
          <w:rFonts w:ascii="Times New Roman" w:hAnsi="Times New Roman" w:cs="Times New Roman"/>
          <w:sz w:val="24"/>
        </w:rPr>
        <w:t xml:space="preserve"> 2008, 115)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Model izboljša nekaj težav kaskadnega modela in predstavlja koncept inkrementalnega razvoja. Predlaga delitev projekta na posamezne faze po definiranju zahtev in načrtovanju. Vsako fazo se ob končanju sprosti stranki. Tako so lahko nekateri deli sistema vidni prej</w:t>
      </w:r>
      <w:ins w:id="103" w:author="kralj" w:date="2018-04-05T20:42:00Z">
        <w:r w:rsidR="00CE3ECF">
          <w:rPr>
            <w:rFonts w:ascii="Times New Roman" w:hAnsi="Times New Roman" w:cs="Times New Roman"/>
            <w:sz w:val="24"/>
            <w:szCs w:val="24"/>
          </w:rPr>
          <w:t>,</w:t>
        </w:r>
      </w:ins>
      <w:r w:rsidRPr="00204950">
        <w:rPr>
          <w:rFonts w:ascii="Times New Roman" w:hAnsi="Times New Roman" w:cs="Times New Roman"/>
          <w:sz w:val="24"/>
          <w:szCs w:val="24"/>
        </w:rPr>
        <w:t xml:space="preserve"> kot bi bili z uporabo kaskadnega modela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(Lethbridge in Laganiere</w:t>
      </w:r>
      <w:r w:rsidR="00795B39">
        <w:rPr>
          <w:rFonts w:ascii="Times New Roman" w:hAnsi="Times New Roman" w:cs="Times New Roman"/>
          <w:sz w:val="24"/>
        </w:rPr>
        <w:t>,</w:t>
      </w:r>
      <w:r w:rsidRPr="00204950">
        <w:rPr>
          <w:rFonts w:ascii="Times New Roman" w:hAnsi="Times New Roman" w:cs="Times New Roman"/>
          <w:sz w:val="24"/>
        </w:rPr>
        <w:t xml:space="preserve"> 2005, 430)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Inkrementalni model</w:t>
      </w:r>
      <w:r w:rsidRPr="00204950">
        <w:rPr>
          <w:rFonts w:ascii="Times New Roman" w:hAnsi="Times New Roman" w:cs="Times New Roman"/>
          <w:sz w:val="24"/>
          <w:szCs w:val="24"/>
        </w:rPr>
        <w:t xml:space="preserve"> združuje elemente linearnega in paralelnega procesnega toka. V časovnem toku se odvijajo linearne sekvence na različnih stopnjah. Vsaka sekvenca predstavlja del sistema programa v razvoju. Posamezno sekvenco imenuje inkrement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63040B">
        <w:rPr>
          <w:rFonts w:ascii="Times New Roman" w:hAnsi="Times New Roman" w:cs="Times New Roman"/>
          <w:sz w:val="24"/>
        </w:rPr>
        <w:t>,</w:t>
      </w:r>
      <w:r w:rsidRPr="00204950">
        <w:rPr>
          <w:rFonts w:ascii="Times New Roman" w:hAnsi="Times New Roman" w:cs="Times New Roman"/>
          <w:sz w:val="24"/>
        </w:rPr>
        <w:t xml:space="preserve"> 2014, 44)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Sekvenca korakov predstavlja faze procesa. Ta pristop je v osnovi sestavljen iz prepleta specifikacije, razvoja in validacije, ki sestavljajo sosledje različic projekta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63040B">
        <w:rPr>
          <w:rFonts w:ascii="Times New Roman" w:hAnsi="Times New Roman" w:cs="Times New Roman"/>
          <w:sz w:val="24"/>
          <w:szCs w:val="24"/>
        </w:rPr>
        <w:t>,</w:t>
      </w:r>
      <w:r w:rsidRPr="00204950">
        <w:rPr>
          <w:rFonts w:ascii="Times New Roman" w:hAnsi="Times New Roman" w:cs="Times New Roman"/>
          <w:sz w:val="24"/>
          <w:szCs w:val="24"/>
        </w:rPr>
        <w:t xml:space="preserve"> 2010, 30)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0CBAB919" w14:textId="77777777" w:rsidR="001230C3" w:rsidRPr="00204950" w:rsidRDefault="001230C3" w:rsidP="00F511F3">
      <w:pPr>
        <w:pStyle w:val="podnaslov"/>
        <w:outlineLvl w:val="1"/>
      </w:pPr>
      <w:bookmarkStart w:id="104" w:name="_Toc509588428"/>
      <w:bookmarkStart w:id="105" w:name="_Toc509591237"/>
      <w:r w:rsidRPr="00204950">
        <w:t>3.3 EVOLUCIJSKI PROCESNI MODELI</w:t>
      </w:r>
      <w:bookmarkEnd w:id="104"/>
      <w:bookmarkEnd w:id="105"/>
    </w:p>
    <w:p w14:paraId="725BB3D8" w14:textId="6B5416FF"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Kadar imamo produkt, ki se konstantno razvija in spreminja, ko so temeljne zahteve programske opreme dobro poznane, razširitve slednjih pa še v načrtovanju</w:t>
      </w:r>
      <w:ins w:id="106" w:author="kralj" w:date="2018-04-03T19:07:00Z">
        <w:r w:rsidR="00317E35">
          <w:rPr>
            <w:rFonts w:ascii="Times New Roman" w:hAnsi="Times New Roman" w:cs="Times New Roman"/>
            <w:sz w:val="24"/>
            <w:szCs w:val="24"/>
          </w:rPr>
          <w:t>,</w:t>
        </w:r>
      </w:ins>
      <w:r w:rsidRPr="00204950">
        <w:rPr>
          <w:rFonts w:ascii="Times New Roman" w:hAnsi="Times New Roman" w:cs="Times New Roman"/>
          <w:sz w:val="24"/>
          <w:szCs w:val="24"/>
        </w:rPr>
        <w:t xml:space="preserve"> so najprimernejši evolucijski procesni modeli. Ti modeli so ponavljajoči, iterativni. Sem spadajo prototipiranje, spiralni in vzporedni procesni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63040B">
        <w:rPr>
          <w:rFonts w:ascii="Times New Roman" w:hAnsi="Times New Roman" w:cs="Times New Roman"/>
          <w:sz w:val="24"/>
        </w:rPr>
        <w:t>,</w:t>
      </w:r>
      <w:r w:rsidRPr="00204950">
        <w:rPr>
          <w:rFonts w:ascii="Times New Roman" w:hAnsi="Times New Roman" w:cs="Times New Roman"/>
          <w:sz w:val="24"/>
        </w:rPr>
        <w:t xml:space="preserve"> 2014, 45)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31545FCD" w14:textId="6A348531" w:rsidR="0051145F"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Prototipiranje</w:t>
      </w:r>
      <w:r w:rsidRPr="00204950">
        <w:rPr>
          <w:rFonts w:ascii="Times New Roman" w:hAnsi="Times New Roman" w:cs="Times New Roman"/>
          <w:sz w:val="24"/>
          <w:szCs w:val="24"/>
        </w:rPr>
        <w:t xml:space="preserve"> poteka po iteracijah. Načrt in izvedba prve iteracije sta hitra. Investitor po iteraciji prototip pregleda in poda povratno informacijo. Takšen potek omogoča natančnejše definiranje zahtev. Iteracija se zaključi ob rektifikaciji prot</w:t>
      </w:r>
      <w:ins w:id="107" w:author="kralj" w:date="2018-04-03T19:07:00Z">
        <w:r w:rsidR="00317E35">
          <w:rPr>
            <w:rFonts w:ascii="Times New Roman" w:hAnsi="Times New Roman" w:cs="Times New Roman"/>
            <w:sz w:val="24"/>
            <w:szCs w:val="24"/>
          </w:rPr>
          <w:t>o</w:t>
        </w:r>
      </w:ins>
      <w:del w:id="108" w:author="kralj" w:date="2018-04-03T19:07:00Z">
        <w:r w:rsidRPr="00204950" w:rsidDel="00317E35">
          <w:rPr>
            <w:rFonts w:ascii="Times New Roman" w:hAnsi="Times New Roman" w:cs="Times New Roman"/>
            <w:sz w:val="24"/>
            <w:szCs w:val="24"/>
          </w:rPr>
          <w:delText>i</w:delText>
        </w:r>
      </w:del>
      <w:r w:rsidRPr="00204950">
        <w:rPr>
          <w:rFonts w:ascii="Times New Roman" w:hAnsi="Times New Roman" w:cs="Times New Roman"/>
          <w:sz w:val="24"/>
          <w:szCs w:val="24"/>
        </w:rPr>
        <w:t xml:space="preserve">tipa in izpolnitvi želja investitorjev, sočasno pa pripomore k boljšemu razumevanju prihodnjih. </w:t>
      </w:r>
    </w:p>
    <w:p w14:paraId="6E763EE7" w14:textId="77777777" w:rsidR="00B12173"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Navadno ta model služi kot idealen mehanizem za prepoznavo programskih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EF689C">
        <w:rPr>
          <w:rFonts w:ascii="Times New Roman" w:hAnsi="Times New Roman" w:cs="Times New Roman"/>
          <w:sz w:val="24"/>
        </w:rPr>
        <w:t>,</w:t>
      </w:r>
      <w:r w:rsidRPr="00204950">
        <w:rPr>
          <w:rFonts w:ascii="Times New Roman" w:hAnsi="Times New Roman" w:cs="Times New Roman"/>
          <w:sz w:val="24"/>
        </w:rPr>
        <w:t xml:space="preserve"> 2014, 45)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Spiralni model</w:t>
      </w:r>
      <w:r w:rsidRPr="00204950">
        <w:rPr>
          <w:rFonts w:ascii="Times New Roman" w:hAnsi="Times New Roman" w:cs="Times New Roman"/>
          <w:sz w:val="24"/>
          <w:szCs w:val="24"/>
        </w:rPr>
        <w:t xml:space="preserve"> združuje iterativno naravo prototipiranja in kontroliran sistematični pogled kaskadnega modela. </w:t>
      </w:r>
    </w:p>
    <w:p w14:paraId="430F5569" w14:textId="78355B14"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Omogoča hiter razvoj z izdajanjem vse bolj popolne različice programa. Zgodnje izdaje predstavljajo modele ali prototipe</w:t>
      </w:r>
      <w:ins w:id="109" w:author="kralj" w:date="2018-04-03T19:08:00Z">
        <w:r w:rsidR="00317E35">
          <w:rPr>
            <w:rFonts w:ascii="Times New Roman" w:hAnsi="Times New Roman" w:cs="Times New Roman"/>
            <w:sz w:val="24"/>
            <w:szCs w:val="24"/>
          </w:rPr>
          <w:t>,</w:t>
        </w:r>
      </w:ins>
      <w:r w:rsidRPr="00204950">
        <w:rPr>
          <w:rFonts w:ascii="Times New Roman" w:hAnsi="Times New Roman" w:cs="Times New Roman"/>
          <w:sz w:val="24"/>
          <w:szCs w:val="24"/>
        </w:rPr>
        <w:t xml:space="preserve"> kasnejše iteracije pa vedno </w:t>
      </w:r>
      <w:ins w:id="110" w:author="kralj" w:date="2018-04-03T19:08:00Z">
        <w:r w:rsidR="00317E35">
          <w:rPr>
            <w:rFonts w:ascii="Times New Roman" w:hAnsi="Times New Roman" w:cs="Times New Roman"/>
            <w:sz w:val="24"/>
            <w:szCs w:val="24"/>
          </w:rPr>
          <w:t>b</w:t>
        </w:r>
      </w:ins>
      <w:del w:id="111" w:author="kralj" w:date="2018-04-03T19:08:00Z">
        <w:r w:rsidRPr="00204950" w:rsidDel="00317E35">
          <w:rPr>
            <w:rFonts w:ascii="Times New Roman" w:hAnsi="Times New Roman" w:cs="Times New Roman"/>
            <w:sz w:val="24"/>
            <w:szCs w:val="24"/>
          </w:rPr>
          <w:delText>v</w:delText>
        </w:r>
      </w:del>
      <w:r w:rsidRPr="00204950">
        <w:rPr>
          <w:rFonts w:ascii="Times New Roman" w:hAnsi="Times New Roman" w:cs="Times New Roman"/>
          <w:sz w:val="24"/>
          <w:szCs w:val="24"/>
        </w:rPr>
        <w:t xml:space="preserve">olj popolne različice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EF689C">
        <w:rPr>
          <w:rFonts w:ascii="Times New Roman" w:hAnsi="Times New Roman" w:cs="Times New Roman"/>
          <w:sz w:val="24"/>
        </w:rPr>
        <w:t>,</w:t>
      </w:r>
      <w:r w:rsidRPr="00204950">
        <w:rPr>
          <w:rFonts w:ascii="Times New Roman" w:hAnsi="Times New Roman" w:cs="Times New Roman"/>
          <w:sz w:val="24"/>
        </w:rPr>
        <w:t xml:space="preserve"> 2014, 48)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Vzporedni model</w:t>
      </w:r>
      <w:r w:rsidRPr="00204950">
        <w:rPr>
          <w:rFonts w:ascii="Times New Roman" w:hAnsi="Times New Roman" w:cs="Times New Roman"/>
          <w:sz w:val="24"/>
          <w:szCs w:val="24"/>
        </w:rPr>
        <w:t xml:space="preserve"> omogoča uporabo iterativnih in vzporednih elementov v kombinaciji z vsemi spoznanimi modeli v tem poglavju. Vse razvojne aktivnosti se odvijajo vzporedno, vendar je lahko vsaka aktivnost na svoji stopnji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EA2791">
        <w:rPr>
          <w:rFonts w:ascii="Times New Roman" w:hAnsi="Times New Roman" w:cs="Times New Roman"/>
          <w:sz w:val="24"/>
        </w:rPr>
        <w:t>,</w:t>
      </w:r>
      <w:r w:rsidRPr="00204950">
        <w:rPr>
          <w:rFonts w:ascii="Times New Roman" w:hAnsi="Times New Roman" w:cs="Times New Roman"/>
          <w:sz w:val="24"/>
        </w:rPr>
        <w:t xml:space="preserve"> 2014, 50)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t>
      </w:r>
      <w:r w:rsidR="00EA2791">
        <w:rPr>
          <w:rFonts w:ascii="Times New Roman" w:hAnsi="Times New Roman" w:cs="Times New Roman"/>
          <w:sz w:val="24"/>
        </w:rPr>
        <w:t>prav tam</w:t>
      </w:r>
      <w:r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Vsaka aktivnost, dejanje ali opravilo se odvija</w:t>
      </w:r>
      <w:del w:id="112" w:author="kralj" w:date="2018-04-03T19:08:00Z">
        <w:r w:rsidRPr="00204950" w:rsidDel="00317E35">
          <w:rPr>
            <w:rFonts w:ascii="Times New Roman" w:hAnsi="Times New Roman" w:cs="Times New Roman"/>
            <w:sz w:val="24"/>
            <w:szCs w:val="24"/>
          </w:rPr>
          <w:delText>jo</w:delText>
        </w:r>
      </w:del>
      <w:r w:rsidRPr="00204950">
        <w:rPr>
          <w:rFonts w:ascii="Times New Roman" w:hAnsi="Times New Roman" w:cs="Times New Roman"/>
          <w:sz w:val="24"/>
          <w:szCs w:val="24"/>
        </w:rPr>
        <w:t xml:space="preserve"> vzporedno z drugo aktivnostjo, dejanjem in opravilom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414338">
        <w:rPr>
          <w:rFonts w:ascii="Times New Roman" w:hAnsi="Times New Roman" w:cs="Times New Roman"/>
          <w:sz w:val="24"/>
        </w:rPr>
        <w:t>,</w:t>
      </w:r>
      <w:r w:rsidRPr="00204950">
        <w:rPr>
          <w:rFonts w:ascii="Times New Roman" w:hAnsi="Times New Roman" w:cs="Times New Roman"/>
          <w:sz w:val="24"/>
        </w:rPr>
        <w:t xml:space="preserve"> 2014, 51)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3E4C855F" w14:textId="5457D894" w:rsidR="001230C3" w:rsidRPr="00204950" w:rsidRDefault="001230C3" w:rsidP="00F511F3">
      <w:pPr>
        <w:pStyle w:val="podnaslov"/>
        <w:outlineLvl w:val="1"/>
      </w:pPr>
      <w:bookmarkStart w:id="113" w:name="_Toc509588429"/>
      <w:bookmarkStart w:id="114" w:name="_Toc509591238"/>
      <w:r w:rsidRPr="00204950">
        <w:t>3.4 SPECIALIZIRANI PROCESNI MODELI</w:t>
      </w:r>
      <w:bookmarkEnd w:id="113"/>
      <w:bookmarkEnd w:id="114"/>
    </w:p>
    <w:p w14:paraId="18A55A64" w14:textId="7D35AE8F"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Ti modeli povzemajo karakteristike enega ali več tradicionalnih modelov. Lahko jih definiramo tudi kot skupek posamičnih tehnik ali metodologij za doseganje specifičnih ciljev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D56582">
        <w:rPr>
          <w:rFonts w:ascii="Times New Roman" w:hAnsi="Times New Roman" w:cs="Times New Roman"/>
          <w:sz w:val="24"/>
        </w:rPr>
        <w:t>,</w:t>
      </w:r>
      <w:r w:rsidRPr="00204950">
        <w:rPr>
          <w:rFonts w:ascii="Times New Roman" w:hAnsi="Times New Roman" w:cs="Times New Roman"/>
          <w:sz w:val="24"/>
        </w:rPr>
        <w:t xml:space="preserve"> 2014, 52)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Sem spadajo komponentni, formalni, unificiran, sinhronizacijsko in stabilizacijski model </w:t>
      </w:r>
      <w:del w:id="115" w:author="kralj" w:date="2018-04-03T19:09:00Z">
        <w:r w:rsidRPr="00204950" w:rsidDel="00317E35">
          <w:rPr>
            <w:rFonts w:ascii="Times New Roman" w:hAnsi="Times New Roman" w:cs="Times New Roman"/>
            <w:sz w:val="24"/>
            <w:szCs w:val="24"/>
          </w:rPr>
          <w:delText xml:space="preserve">in </w:delText>
        </w:r>
      </w:del>
      <w:ins w:id="116" w:author="kralj" w:date="2018-04-03T19:09:00Z">
        <w:r w:rsidR="00317E35">
          <w:rPr>
            <w:rFonts w:ascii="Times New Roman" w:hAnsi="Times New Roman" w:cs="Times New Roman"/>
            <w:sz w:val="24"/>
            <w:szCs w:val="24"/>
          </w:rPr>
          <w:t>ter</w:t>
        </w:r>
        <w:r w:rsidR="00317E35" w:rsidRPr="00204950">
          <w:rPr>
            <w:rFonts w:ascii="Times New Roman" w:hAnsi="Times New Roman" w:cs="Times New Roman"/>
            <w:sz w:val="24"/>
            <w:szCs w:val="24"/>
          </w:rPr>
          <w:t xml:space="preserve"> </w:t>
        </w:r>
      </w:ins>
      <w:r w:rsidRPr="00204950">
        <w:rPr>
          <w:rFonts w:ascii="Times New Roman" w:hAnsi="Times New Roman" w:cs="Times New Roman"/>
          <w:sz w:val="24"/>
          <w:szCs w:val="24"/>
        </w:rPr>
        <w:t xml:space="preserve">rapidni razvoj. </w:t>
      </w:r>
    </w:p>
    <w:p w14:paraId="637CA08D" w14:textId="35318E03" w:rsidR="00A524F4"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Komponentni model</w:t>
      </w:r>
      <w:r w:rsidRPr="00204950">
        <w:rPr>
          <w:rFonts w:ascii="Times New Roman" w:hAnsi="Times New Roman" w:cs="Times New Roman"/>
          <w:sz w:val="24"/>
          <w:szCs w:val="24"/>
        </w:rPr>
        <w:t xml:space="preserve"> nastavlja proces razvoja programske opreme z že prevedeno programsko opremo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D56582">
        <w:rPr>
          <w:rFonts w:ascii="Times New Roman" w:hAnsi="Times New Roman" w:cs="Times New Roman"/>
          <w:sz w:val="24"/>
        </w:rPr>
        <w:t>,</w:t>
      </w:r>
      <w:r w:rsidRPr="00204950">
        <w:rPr>
          <w:rFonts w:ascii="Times New Roman" w:hAnsi="Times New Roman" w:cs="Times New Roman"/>
          <w:sz w:val="24"/>
        </w:rPr>
        <w:t xml:space="preserve"> 2014, 53)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Komercialne komponente (COTS</w:t>
      </w:r>
      <w:r w:rsidRPr="00D468C8">
        <w:rPr>
          <w:rStyle w:val="Sprotnaopomba-sklic"/>
        </w:rPr>
        <w:footnoteReference w:id="8"/>
      </w:r>
      <w:r w:rsidRPr="00204950">
        <w:rPr>
          <w:rFonts w:ascii="Times New Roman" w:hAnsi="Times New Roman" w:cs="Times New Roman"/>
          <w:sz w:val="24"/>
          <w:szCs w:val="24"/>
        </w:rPr>
        <w:t xml:space="preserve">) zagotavljajo namenske funkcionalnosti z dobro definiranimi vmesniki, ki omogočajo integracijo v programsko opremo v razvoju (prav tam). Po naravi je model evolucijski, </w:t>
      </w:r>
      <w:del w:id="117" w:author="kralj" w:date="2018-04-03T19:10:00Z">
        <w:r w:rsidRPr="00204950" w:rsidDel="00317E35">
          <w:rPr>
            <w:rFonts w:ascii="Times New Roman" w:hAnsi="Times New Roman" w:cs="Times New Roman"/>
            <w:sz w:val="24"/>
            <w:szCs w:val="24"/>
          </w:rPr>
          <w:delText xml:space="preserve">ki </w:delText>
        </w:r>
      </w:del>
      <w:ins w:id="118" w:author="kralj" w:date="2018-04-03T19:10:00Z">
        <w:r w:rsidR="00317E35">
          <w:rPr>
            <w:rFonts w:ascii="Times New Roman" w:hAnsi="Times New Roman" w:cs="Times New Roman"/>
            <w:sz w:val="24"/>
            <w:szCs w:val="24"/>
          </w:rPr>
          <w:t xml:space="preserve">ta pa </w:t>
        </w:r>
      </w:ins>
      <w:r w:rsidRPr="00204950">
        <w:rPr>
          <w:rFonts w:ascii="Times New Roman" w:hAnsi="Times New Roman" w:cs="Times New Roman"/>
          <w:sz w:val="24"/>
          <w:szCs w:val="24"/>
        </w:rPr>
        <w:t xml:space="preserve">zahteva iterativni pristop k razvoju </w:t>
      </w:r>
      <w:r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{"citationID":"tXPiJQIX","properties":{"formattedCitation":"(Pressman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t>
      </w:r>
      <w:r w:rsidR="0045047B">
        <w:rPr>
          <w:rFonts w:ascii="Times New Roman" w:hAnsi="Times New Roman" w:cs="Times New Roman"/>
          <w:sz w:val="24"/>
        </w:rPr>
        <w:t>prav tam</w:t>
      </w:r>
      <w:r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Formalni model</w:t>
      </w:r>
      <w:r w:rsidRPr="00204950">
        <w:rPr>
          <w:rFonts w:ascii="Times New Roman" w:hAnsi="Times New Roman" w:cs="Times New Roman"/>
          <w:sz w:val="24"/>
          <w:szCs w:val="24"/>
        </w:rPr>
        <w:t xml:space="preserve"> zajema zbirko aktivnosti, ki vodijo v formalno, matematično specifikacijo programske opreme. Ta model omogoča specifikacijo, razvoj in verifikacijo sistemov z apliciranjem strogih matematičnih notacij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t>
      </w:r>
      <w:r w:rsidR="004F2957">
        <w:rPr>
          <w:rFonts w:ascii="Times New Roman" w:hAnsi="Times New Roman" w:cs="Times New Roman"/>
          <w:sz w:val="24"/>
        </w:rPr>
        <w:t>prav tam</w:t>
      </w:r>
      <w:r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Primer formalnega razvojnega procesa je model čiste sobe</w:t>
      </w:r>
      <w:r w:rsidRPr="00D468C8">
        <w:rPr>
          <w:rStyle w:val="Sprotnaopomba-sklic"/>
        </w:rPr>
        <w:footnoteReference w:id="9"/>
      </w:r>
      <w:r w:rsidRPr="00204950">
        <w:rPr>
          <w:rFonts w:ascii="Times New Roman" w:hAnsi="Times New Roman" w:cs="Times New Roman"/>
          <w:sz w:val="24"/>
          <w:szCs w:val="24"/>
        </w:rPr>
        <w:t>. Vsak inkrement v razvoju ima formalno specifikacijo</w:t>
      </w:r>
      <w:ins w:id="119" w:author="kralj" w:date="2018-04-03T19:11:00Z">
        <w:r w:rsidR="00317E35">
          <w:rPr>
            <w:rFonts w:ascii="Times New Roman" w:hAnsi="Times New Roman" w:cs="Times New Roman"/>
            <w:sz w:val="24"/>
            <w:szCs w:val="24"/>
          </w:rPr>
          <w:t>,</w:t>
        </w:r>
      </w:ins>
      <w:r w:rsidRPr="00204950">
        <w:rPr>
          <w:rFonts w:ascii="Times New Roman" w:hAnsi="Times New Roman" w:cs="Times New Roman"/>
          <w:sz w:val="24"/>
          <w:szCs w:val="24"/>
        </w:rPr>
        <w:t xml:space="preserve"> na podlagi katere se izvede implementacija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A74E25">
        <w:rPr>
          <w:rFonts w:ascii="Times New Roman" w:hAnsi="Times New Roman" w:cs="Times New Roman"/>
          <w:sz w:val="24"/>
        </w:rPr>
        <w:t>,</w:t>
      </w:r>
      <w:r w:rsidRPr="00204950">
        <w:rPr>
          <w:rFonts w:ascii="Times New Roman" w:hAnsi="Times New Roman" w:cs="Times New Roman"/>
          <w:sz w:val="24"/>
        </w:rPr>
        <w:t xml:space="preserve"> 2010, 32)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Unificiran model</w:t>
      </w:r>
      <w:r w:rsidRPr="00204950">
        <w:rPr>
          <w:rFonts w:ascii="Times New Roman" w:hAnsi="Times New Roman" w:cs="Times New Roman"/>
          <w:sz w:val="24"/>
          <w:szCs w:val="24"/>
        </w:rPr>
        <w:t xml:space="preserve"> je poskus združitve najboljših značilnosti procesnih modelov z umestitvijo njihovih najboljših praks v agilne procese. Je primer modernega procesnega modela, ki je bil izpeljan iz unificiranega jezika modeliranja</w:t>
      </w:r>
      <w:r w:rsidRPr="00D468C8">
        <w:rPr>
          <w:rStyle w:val="Sprotnaopomba-sklic"/>
        </w:rPr>
        <w:footnoteReference w:id="10"/>
      </w:r>
      <w:r w:rsidRPr="00204950">
        <w:rPr>
          <w:rFonts w:ascii="Times New Roman" w:hAnsi="Times New Roman" w:cs="Times New Roman"/>
          <w:sz w:val="24"/>
          <w:szCs w:val="24"/>
        </w:rPr>
        <w:t xml:space="preserve"> in povezanega unificiranega razvojnega procesa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A74E25">
        <w:rPr>
          <w:rFonts w:ascii="Times New Roman" w:hAnsi="Times New Roman" w:cs="Times New Roman"/>
          <w:sz w:val="24"/>
        </w:rPr>
        <w:t>,</w:t>
      </w:r>
      <w:r w:rsidRPr="00204950">
        <w:rPr>
          <w:rFonts w:ascii="Times New Roman" w:hAnsi="Times New Roman" w:cs="Times New Roman"/>
          <w:sz w:val="24"/>
        </w:rPr>
        <w:t xml:space="preserve"> 2010, 50)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Sinhronizacijsko</w:t>
      </w:r>
      <w:ins w:id="120" w:author="kralj" w:date="2018-04-03T19:12:00Z">
        <w:r w:rsidR="00317E35">
          <w:rPr>
            <w:rFonts w:ascii="Times New Roman" w:hAnsi="Times New Roman" w:cs="Times New Roman"/>
            <w:i/>
            <w:sz w:val="24"/>
            <w:szCs w:val="24"/>
          </w:rPr>
          <w:t>-</w:t>
        </w:r>
      </w:ins>
      <w:del w:id="121" w:author="kralj" w:date="2018-04-03T19:12:00Z">
        <w:r w:rsidRPr="00204950" w:rsidDel="00317E35">
          <w:rPr>
            <w:rFonts w:ascii="Times New Roman" w:hAnsi="Times New Roman" w:cs="Times New Roman"/>
            <w:i/>
            <w:sz w:val="24"/>
            <w:szCs w:val="24"/>
          </w:rPr>
          <w:delText xml:space="preserve"> </w:delText>
        </w:r>
      </w:del>
      <w:r w:rsidRPr="00204950">
        <w:rPr>
          <w:rFonts w:ascii="Times New Roman" w:hAnsi="Times New Roman" w:cs="Times New Roman"/>
          <w:i/>
          <w:sz w:val="24"/>
          <w:szCs w:val="24"/>
        </w:rPr>
        <w:t>stabilizacijski model</w:t>
      </w:r>
      <w:r w:rsidRPr="00204950">
        <w:rPr>
          <w:rFonts w:ascii="Times New Roman" w:hAnsi="Times New Roman" w:cs="Times New Roman"/>
          <w:sz w:val="24"/>
          <w:szCs w:val="24"/>
        </w:rPr>
        <w:t xml:space="preserve"> je podoben inkreme</w:t>
      </w:r>
      <w:r w:rsidR="009B7620">
        <w:rPr>
          <w:rFonts w:ascii="Times New Roman" w:hAnsi="Times New Roman" w:cs="Times New Roman"/>
          <w:sz w:val="24"/>
          <w:szCs w:val="24"/>
        </w:rPr>
        <w:t xml:space="preserve">ntalnemu. Začne se z zahtevami. </w:t>
      </w:r>
      <w:r w:rsidRPr="00204950">
        <w:rPr>
          <w:rFonts w:ascii="Times New Roman" w:hAnsi="Times New Roman" w:cs="Times New Roman"/>
          <w:sz w:val="24"/>
          <w:szCs w:val="24"/>
        </w:rPr>
        <w:t>Nato razvojna ekipa izdela specifikacijo, določi prioritete in razdeli razvoj na štiri večje izdaje. Izdaje</w:t>
      </w:r>
      <w:r w:rsidRPr="00D468C8">
        <w:rPr>
          <w:rStyle w:val="Sprotnaopomba-sklic"/>
        </w:rPr>
        <w:footnoteReference w:id="11"/>
      </w:r>
      <w:r w:rsidRPr="00204950">
        <w:rPr>
          <w:rFonts w:ascii="Times New Roman" w:hAnsi="Times New Roman" w:cs="Times New Roman"/>
          <w:sz w:val="24"/>
          <w:szCs w:val="24"/>
        </w:rPr>
        <w:t xml:space="preserve"> so kandidat za javnost (RC) 1 </w:t>
      </w:r>
      <w:r w:rsidRPr="00204950">
        <w:rPr>
          <w:rFonts w:ascii="Times New Roman" w:hAnsi="Times New Roman" w:cs="Times New Roman"/>
          <w:sz w:val="24"/>
          <w:szCs w:val="24"/>
        </w:rPr>
        <w:lastRenderedPageBreak/>
        <w:t xml:space="preserve">do 3 in izdaja v proizvodnjo. Kandidat za javnost je prvi večji izid in predstavlja mejnik v razvojnem ciklu z možnostjo širše modifikacije kode in vsebine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FD3965">
        <w:rPr>
          <w:rFonts w:ascii="Times New Roman" w:hAnsi="Times New Roman" w:cs="Times New Roman"/>
          <w:sz w:val="24"/>
        </w:rPr>
        <w:t>,</w:t>
      </w:r>
      <w:r w:rsidRPr="00204950">
        <w:rPr>
          <w:rFonts w:ascii="Times New Roman" w:hAnsi="Times New Roman" w:cs="Times New Roman"/>
          <w:sz w:val="24"/>
        </w:rPr>
        <w:t xml:space="preserve"> 2008, 120)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1A896FBE" w14:textId="79E5A968"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S časom vsak naslednji izid postane izhodišče, odstotek dovoljenih sprememb v kodi, število novih funkcionalnosti in napake pa se zmanjšujejo. Največji ali celo najmanjši defekti so z izidom RC3 odpravljeni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FD3965">
        <w:rPr>
          <w:rFonts w:ascii="Times New Roman" w:hAnsi="Times New Roman" w:cs="Times New Roman"/>
          <w:sz w:val="24"/>
        </w:rPr>
        <w:t>,</w:t>
      </w:r>
      <w:r w:rsidRPr="00204950">
        <w:rPr>
          <w:rFonts w:ascii="Times New Roman" w:hAnsi="Times New Roman" w:cs="Times New Roman"/>
          <w:sz w:val="24"/>
        </w:rPr>
        <w:t xml:space="preserve"> 2008, 121)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Rapidni razvoj</w:t>
      </w:r>
      <w:r w:rsidRPr="00204950">
        <w:rPr>
          <w:rFonts w:ascii="Times New Roman" w:hAnsi="Times New Roman" w:cs="Times New Roman"/>
          <w:sz w:val="24"/>
          <w:szCs w:val="24"/>
        </w:rPr>
        <w:t xml:space="preserve"> predvideva fragmentacijo programskih zahtev v posamezne module. Ti se nato razvijajo in neodvisno integrirajo v produkt. Najpomembnejši atribut modela je hitrost poteka razvoja od analize zahtev do končnega sistema. Čas izdaje enega modula navadno traja </w:t>
      </w:r>
      <w:ins w:id="122" w:author="kralj" w:date="2018-04-05T20:44:00Z">
        <w:r w:rsidR="00EC3065">
          <w:rPr>
            <w:rFonts w:ascii="Times New Roman" w:hAnsi="Times New Roman" w:cs="Times New Roman"/>
            <w:sz w:val="24"/>
            <w:szCs w:val="24"/>
          </w:rPr>
          <w:t xml:space="preserve">od </w:t>
        </w:r>
      </w:ins>
      <w:r w:rsidRPr="00204950">
        <w:rPr>
          <w:rFonts w:ascii="Times New Roman" w:hAnsi="Times New Roman" w:cs="Times New Roman"/>
          <w:sz w:val="24"/>
          <w:szCs w:val="24"/>
        </w:rPr>
        <w:t xml:space="preserve">60 do 90 dni in ga imenujemo časovni okvir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w:t>
      </w:r>
      <w:r w:rsidR="00FD3965">
        <w:rPr>
          <w:rFonts w:ascii="Times New Roman" w:hAnsi="Times New Roman" w:cs="Times New Roman"/>
          <w:sz w:val="24"/>
        </w:rPr>
        <w:t>,</w:t>
      </w:r>
      <w:r w:rsidRPr="00204950">
        <w:rPr>
          <w:rFonts w:ascii="Times New Roman" w:hAnsi="Times New Roman" w:cs="Times New Roman"/>
          <w:sz w:val="24"/>
        </w:rPr>
        <w:t xml:space="preserve"> 2009, 19)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Modularna fragmentacija omogoča uporabo komponent</w:t>
      </w:r>
      <w:ins w:id="123" w:author="kralj" w:date="2018-04-03T19:13:00Z">
        <w:r w:rsidR="00317E35">
          <w:rPr>
            <w:rFonts w:ascii="Times New Roman" w:hAnsi="Times New Roman" w:cs="Times New Roman"/>
            <w:sz w:val="24"/>
            <w:szCs w:val="24"/>
          </w:rPr>
          <w:t>,</w:t>
        </w:r>
      </w:ins>
      <w:r w:rsidRPr="00204950">
        <w:rPr>
          <w:rFonts w:ascii="Times New Roman" w:hAnsi="Times New Roman" w:cs="Times New Roman"/>
          <w:sz w:val="24"/>
          <w:szCs w:val="24"/>
        </w:rPr>
        <w:t xml:space="preserve"> na podlagi katerih se skrajša časovni okvir razvojnega cikla in stroške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w:t>
      </w:r>
      <w:r w:rsidR="00FD3965">
        <w:rPr>
          <w:rFonts w:ascii="Times New Roman" w:hAnsi="Times New Roman" w:cs="Times New Roman"/>
          <w:sz w:val="24"/>
        </w:rPr>
        <w:t>,</w:t>
      </w:r>
      <w:r w:rsidRPr="00204950">
        <w:rPr>
          <w:rFonts w:ascii="Times New Roman" w:hAnsi="Times New Roman" w:cs="Times New Roman"/>
          <w:sz w:val="24"/>
        </w:rPr>
        <w:t xml:space="preserve"> 2009, 20)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6C25D48" w14:textId="77777777" w:rsidR="001230C3" w:rsidRPr="00204950" w:rsidRDefault="001230C3" w:rsidP="001B2071">
      <w:pPr>
        <w:pStyle w:val="podnaslov"/>
        <w:outlineLvl w:val="1"/>
      </w:pPr>
      <w:bookmarkStart w:id="124" w:name="_Toc509588430"/>
      <w:bookmarkStart w:id="125" w:name="_Toc509591239"/>
      <w:r w:rsidRPr="00204950">
        <w:t>3.5 AGILNI PROCESNI MODELI</w:t>
      </w:r>
      <w:bookmarkEnd w:id="124"/>
      <w:bookmarkEnd w:id="125"/>
    </w:p>
    <w:p w14:paraId="59815A56" w14:textId="6C07B4CC"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w:t>
      </w:r>
      <w:r w:rsidR="003042C7" w:rsidRPr="00204950">
        <w:rPr>
          <w:rFonts w:ascii="Times New Roman" w:hAnsi="Times New Roman" w:cs="Times New Roman"/>
          <w:sz w:val="24"/>
        </w:rPr>
        <w:t xml:space="preserve"> in Bernal</w:t>
      </w:r>
      <w:r w:rsidR="00966D1B">
        <w:rPr>
          <w:rFonts w:ascii="Times New Roman" w:hAnsi="Times New Roman" w:cs="Times New Roman"/>
          <w:sz w:val="24"/>
        </w:rPr>
        <w:t>,</w:t>
      </w:r>
      <w:r w:rsidR="003042C7" w:rsidRPr="00204950">
        <w:rPr>
          <w:rFonts w:ascii="Times New Roman" w:hAnsi="Times New Roman" w:cs="Times New Roman"/>
          <w:sz w:val="24"/>
        </w:rPr>
        <w:t xml:space="preserve"> 2013</w:t>
      </w:r>
      <w:r w:rsidRPr="00204950">
        <w:rPr>
          <w:rFonts w:ascii="Times New Roman" w:hAnsi="Times New Roman" w:cs="Times New Roman"/>
          <w:sz w:val="24"/>
        </w:rPr>
        <w:t>, 84)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Agilni razvoj je pravzaprav nabor najboljših praks</w:t>
      </w:r>
      <w:ins w:id="126" w:author="kralj" w:date="2018-04-03T19:16:00Z">
        <w:r w:rsidR="00161FE2">
          <w:rPr>
            <w:rFonts w:ascii="Times New Roman" w:hAnsi="Times New Roman" w:cs="Times New Roman"/>
            <w:sz w:val="24"/>
            <w:szCs w:val="24"/>
          </w:rPr>
          <w:t>,</w:t>
        </w:r>
      </w:ins>
      <w:r w:rsidRPr="00204950">
        <w:rPr>
          <w:rFonts w:ascii="Times New Roman" w:hAnsi="Times New Roman" w:cs="Times New Roman"/>
          <w:sz w:val="24"/>
          <w:szCs w:val="24"/>
        </w:rPr>
        <w:t xml:space="preserve"> zbranih iz drugih življenjskih ciklov in uspešnih praks kodiranja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966D1B">
        <w:rPr>
          <w:rFonts w:ascii="Times New Roman" w:hAnsi="Times New Roman" w:cs="Times New Roman"/>
          <w:sz w:val="24"/>
        </w:rPr>
        <w:t>,</w:t>
      </w:r>
      <w:r w:rsidRPr="00204950">
        <w:rPr>
          <w:rFonts w:ascii="Times New Roman" w:hAnsi="Times New Roman" w:cs="Times New Roman"/>
          <w:sz w:val="24"/>
        </w:rPr>
        <w:t xml:space="preserve"> 2008, 116)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commentRangeStart w:id="127"/>
      <w:r w:rsidRPr="00204950">
        <w:rPr>
          <w:rFonts w:ascii="Times New Roman" w:hAnsi="Times New Roman" w:cs="Times New Roman"/>
          <w:sz w:val="24"/>
          <w:szCs w:val="24"/>
        </w:rPr>
        <w:t xml:space="preserve">Veliko jih izhaja iz leta izkušenj, ki sta jih prinesla uporaba iterativnih in inkrementalnih procesov. </w:t>
      </w:r>
      <w:commentRangeEnd w:id="127"/>
      <w:r w:rsidR="00161FE2">
        <w:rPr>
          <w:rStyle w:val="Pripombasklic"/>
        </w:rPr>
        <w:commentReference w:id="127"/>
      </w:r>
      <w:r w:rsidRPr="00204950">
        <w:rPr>
          <w:rFonts w:ascii="Times New Roman" w:hAnsi="Times New Roman" w:cs="Times New Roman"/>
          <w:sz w:val="24"/>
          <w:szCs w:val="24"/>
        </w:rPr>
        <w:t>Ne obstaja končna definicija</w:t>
      </w:r>
      <w:ins w:id="128" w:author="kralj" w:date="2018-04-03T19:18:00Z">
        <w:r w:rsidR="00161FE2">
          <w:rPr>
            <w:rFonts w:ascii="Times New Roman" w:hAnsi="Times New Roman" w:cs="Times New Roman"/>
            <w:sz w:val="24"/>
            <w:szCs w:val="24"/>
          </w:rPr>
          <w:t>,</w:t>
        </w:r>
      </w:ins>
      <w:r w:rsidRPr="00204950">
        <w:rPr>
          <w:rFonts w:ascii="Times New Roman" w:hAnsi="Times New Roman" w:cs="Times New Roman"/>
          <w:sz w:val="24"/>
          <w:szCs w:val="24"/>
        </w:rPr>
        <w:t xml:space="preserve"> kaj sestavlja Agilno metodo, vendar obstaja kar nekaj karakteristik, ki so metodam sorodne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 Bernal</w:t>
      </w:r>
      <w:r w:rsidR="00966D1B">
        <w:rPr>
          <w:rFonts w:ascii="Times New Roman" w:hAnsi="Times New Roman" w:cs="Times New Roman"/>
          <w:sz w:val="24"/>
        </w:rPr>
        <w:t>,</w:t>
      </w:r>
      <w:r w:rsidRPr="00204950">
        <w:rPr>
          <w:rFonts w:ascii="Times New Roman" w:hAnsi="Times New Roman" w:cs="Times New Roman"/>
          <w:sz w:val="24"/>
        </w:rPr>
        <w:t xml:space="preserve"> 2013, 84)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Čeprav agilni modeli slonijo na inkrementalnem razvoju in izdaji, predlagajo drugačne procese za doseganje tega. Ne glede na raznolikost v procesih si delijo načela</w:t>
      </w:r>
      <w:ins w:id="129" w:author="kralj" w:date="2018-04-03T19:19:00Z">
        <w:r w:rsidR="00161FE2">
          <w:rPr>
            <w:rFonts w:ascii="Times New Roman" w:hAnsi="Times New Roman" w:cs="Times New Roman"/>
            <w:sz w:val="24"/>
            <w:szCs w:val="24"/>
          </w:rPr>
          <w:t>,</w:t>
        </w:r>
      </w:ins>
      <w:r w:rsidRPr="00204950">
        <w:rPr>
          <w:rFonts w:ascii="Times New Roman" w:hAnsi="Times New Roman" w:cs="Times New Roman"/>
          <w:sz w:val="24"/>
          <w:szCs w:val="24"/>
        </w:rPr>
        <w:t xml:space="preserve"> predstavljena v agilnem manifestu.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0B2DD8">
        <w:rPr>
          <w:rFonts w:ascii="Times New Roman" w:hAnsi="Times New Roman" w:cs="Times New Roman"/>
          <w:sz w:val="24"/>
        </w:rPr>
        <w:t>,</w:t>
      </w:r>
      <w:r w:rsidRPr="00204950">
        <w:rPr>
          <w:rFonts w:ascii="Times New Roman" w:hAnsi="Times New Roman" w:cs="Times New Roman"/>
          <w:sz w:val="24"/>
        </w:rPr>
        <w:t xml:space="preserve"> 2010, 59)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Tabela 3.1 </w:t>
      </w:r>
      <w:del w:id="130" w:author="kralj" w:date="2018-04-03T19:19:00Z">
        <w:r w:rsidRPr="00204950" w:rsidDel="00161FE2">
          <w:rPr>
            <w:rFonts w:ascii="Times New Roman" w:hAnsi="Times New Roman" w:cs="Times New Roman"/>
            <w:sz w:val="24"/>
            <w:szCs w:val="24"/>
          </w:rPr>
          <w:delText xml:space="preserve">spodaj </w:delText>
        </w:r>
      </w:del>
      <w:r w:rsidRPr="00204950">
        <w:rPr>
          <w:rFonts w:ascii="Times New Roman" w:hAnsi="Times New Roman" w:cs="Times New Roman"/>
          <w:sz w:val="24"/>
          <w:szCs w:val="24"/>
        </w:rPr>
        <w:t>jih podrobno opisuje.</w:t>
      </w:r>
    </w:p>
    <w:p w14:paraId="52738483" w14:textId="093D9D9C" w:rsidR="001230C3" w:rsidRPr="00F7745A" w:rsidRDefault="001230C3" w:rsidP="00F7745A">
      <w:pPr>
        <w:spacing w:line="360" w:lineRule="auto"/>
        <w:jc w:val="center"/>
        <w:rPr>
          <w:rFonts w:ascii="Times New Roman" w:hAnsi="Times New Roman" w:cs="Times New Roman"/>
          <w:sz w:val="20"/>
          <w:szCs w:val="18"/>
        </w:rPr>
      </w:pPr>
      <w:r w:rsidRPr="00204950">
        <w:rPr>
          <w:rFonts w:ascii="Times New Roman" w:hAnsi="Times New Roman" w:cs="Times New Roman"/>
          <w:sz w:val="20"/>
          <w:szCs w:val="24"/>
        </w:rPr>
        <w:br/>
      </w:r>
      <w:bookmarkStart w:id="131" w:name="_Toc509589523"/>
      <w:r w:rsidR="00F7745A" w:rsidRPr="00F7745A">
        <w:rPr>
          <w:rFonts w:ascii="Times New Roman" w:hAnsi="Times New Roman" w:cs="Times New Roman"/>
          <w:sz w:val="20"/>
        </w:rPr>
        <w:t>Tabela 3.</w:t>
      </w:r>
      <w:r w:rsidR="00F7745A" w:rsidRPr="00F7745A">
        <w:rPr>
          <w:rFonts w:ascii="Times New Roman" w:hAnsi="Times New Roman" w:cs="Times New Roman"/>
          <w:sz w:val="20"/>
        </w:rPr>
        <w:fldChar w:fldCharType="begin"/>
      </w:r>
      <w:r w:rsidR="00F7745A" w:rsidRPr="00F7745A">
        <w:rPr>
          <w:rFonts w:ascii="Times New Roman" w:hAnsi="Times New Roman" w:cs="Times New Roman"/>
          <w:sz w:val="20"/>
        </w:rPr>
        <w:instrText xml:space="preserve"> SEQ Tabela \* ARABIC </w:instrText>
      </w:r>
      <w:r w:rsidR="00F7745A" w:rsidRPr="00F7745A">
        <w:rPr>
          <w:rFonts w:ascii="Times New Roman" w:hAnsi="Times New Roman" w:cs="Times New Roman"/>
          <w:sz w:val="20"/>
        </w:rPr>
        <w:fldChar w:fldCharType="separate"/>
      </w:r>
      <w:r w:rsidR="000F1815">
        <w:rPr>
          <w:rFonts w:ascii="Times New Roman" w:hAnsi="Times New Roman" w:cs="Times New Roman"/>
          <w:noProof/>
          <w:sz w:val="20"/>
        </w:rPr>
        <w:t>1</w:t>
      </w:r>
      <w:r w:rsidR="00F7745A" w:rsidRPr="00F7745A">
        <w:rPr>
          <w:rFonts w:ascii="Times New Roman" w:hAnsi="Times New Roman" w:cs="Times New Roman"/>
          <w:sz w:val="20"/>
        </w:rPr>
        <w:fldChar w:fldCharType="end"/>
      </w:r>
      <w:r w:rsidR="00F7745A" w:rsidRPr="00F7745A">
        <w:rPr>
          <w:rFonts w:ascii="Times New Roman" w:hAnsi="Times New Roman" w:cs="Times New Roman"/>
          <w:sz w:val="20"/>
        </w:rPr>
        <w:t xml:space="preserve"> podrobno opisana načela agilnih modelov</w:t>
      </w:r>
      <w:r w:rsidRPr="00204950">
        <w:rPr>
          <w:rFonts w:ascii="Times New Roman" w:hAnsi="Times New Roman" w:cs="Times New Roman"/>
          <w:sz w:val="20"/>
          <w:szCs w:val="24"/>
        </w:rPr>
        <w:br/>
      </w:r>
      <w:r w:rsidRPr="00204950">
        <w:rPr>
          <w:rFonts w:ascii="Times New Roman" w:hAnsi="Times New Roman" w:cs="Times New Roman"/>
          <w:noProof/>
          <w:sz w:val="18"/>
          <w:lang w:eastAsia="sl-SI"/>
        </w:rPr>
        <w:drawing>
          <wp:inline distT="0" distB="0" distL="0" distR="0" wp14:anchorId="2F140D60" wp14:editId="05B89D69">
            <wp:extent cx="4107180" cy="2243940"/>
            <wp:effectExtent l="0" t="0" r="7620" b="444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32785" cy="2257929"/>
                    </a:xfrm>
                    <a:prstGeom prst="rect">
                      <a:avLst/>
                    </a:prstGeom>
                  </pic:spPr>
                </pic:pic>
              </a:graphicData>
            </a:graphic>
          </wp:inline>
        </w:drawing>
      </w:r>
      <w:r w:rsidRPr="00204950">
        <w:rPr>
          <w:rFonts w:ascii="Times New Roman" w:hAnsi="Times New Roman" w:cs="Times New Roman"/>
          <w:sz w:val="20"/>
          <w:szCs w:val="24"/>
        </w:rPr>
        <w:br/>
      </w:r>
      <w:r w:rsidR="009744E2" w:rsidRPr="00F7745A">
        <w:rPr>
          <w:rFonts w:ascii="Times New Roman" w:hAnsi="Times New Roman" w:cs="Times New Roman"/>
          <w:sz w:val="20"/>
          <w:szCs w:val="24"/>
        </w:rPr>
        <w:t>V</w:t>
      </w:r>
      <w:r w:rsidRPr="00F7745A">
        <w:rPr>
          <w:rFonts w:ascii="Times New Roman" w:hAnsi="Times New Roman" w:cs="Times New Roman"/>
          <w:sz w:val="20"/>
          <w:szCs w:val="24"/>
        </w:rPr>
        <w:t xml:space="preserve">ir: </w:t>
      </w:r>
      <w:r w:rsidRPr="00F7745A">
        <w:rPr>
          <w:rFonts w:ascii="Times New Roman" w:hAnsi="Times New Roman" w:cs="Times New Roman"/>
          <w:sz w:val="20"/>
          <w:szCs w:val="24"/>
        </w:rPr>
        <w:fldChar w:fldCharType="begin"/>
      </w:r>
      <w:r w:rsidRPr="00F7745A">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F7745A">
        <w:rPr>
          <w:rFonts w:ascii="Times New Roman" w:hAnsi="Times New Roman" w:cs="Times New Roman"/>
          <w:sz w:val="20"/>
          <w:szCs w:val="24"/>
        </w:rPr>
        <w:fldChar w:fldCharType="separate"/>
      </w:r>
      <w:r w:rsidRPr="00F7745A">
        <w:rPr>
          <w:rFonts w:ascii="Times New Roman" w:hAnsi="Times New Roman" w:cs="Times New Roman"/>
          <w:sz w:val="20"/>
        </w:rPr>
        <w:t>(Sommerville</w:t>
      </w:r>
      <w:r w:rsidR="000B2DD8" w:rsidRPr="00F7745A">
        <w:rPr>
          <w:rFonts w:ascii="Times New Roman" w:hAnsi="Times New Roman" w:cs="Times New Roman"/>
          <w:sz w:val="20"/>
        </w:rPr>
        <w:t>,</w:t>
      </w:r>
      <w:r w:rsidRPr="00F7745A">
        <w:rPr>
          <w:rFonts w:ascii="Times New Roman" w:hAnsi="Times New Roman" w:cs="Times New Roman"/>
          <w:sz w:val="20"/>
        </w:rPr>
        <w:t xml:space="preserve"> 2010, 60)</w:t>
      </w:r>
      <w:bookmarkEnd w:id="131"/>
      <w:r w:rsidRPr="00F7745A">
        <w:rPr>
          <w:rFonts w:ascii="Times New Roman" w:hAnsi="Times New Roman" w:cs="Times New Roman"/>
          <w:sz w:val="20"/>
          <w:szCs w:val="24"/>
        </w:rPr>
        <w:fldChar w:fldCharType="end"/>
      </w:r>
    </w:p>
    <w:p w14:paraId="34AF6551" w14:textId="48F49C9A"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Med agilne modele spadajo XP</w:t>
      </w:r>
      <w:r w:rsidRPr="00D468C8">
        <w:rPr>
          <w:rStyle w:val="Sprotnaopomba-sklic"/>
        </w:rPr>
        <w:footnoteReference w:id="12"/>
      </w:r>
      <w:r w:rsidRPr="00204950">
        <w:rPr>
          <w:rFonts w:ascii="Times New Roman" w:hAnsi="Times New Roman" w:cs="Times New Roman"/>
          <w:sz w:val="24"/>
          <w:szCs w:val="24"/>
        </w:rPr>
        <w:t xml:space="preserve">, Scrum, Crystal, Lean, </w:t>
      </w:r>
      <w:del w:id="132" w:author="kralj" w:date="2018-04-03T19:19:00Z">
        <w:r w:rsidRPr="00204950" w:rsidDel="00161FE2">
          <w:rPr>
            <w:rFonts w:ascii="Times New Roman" w:hAnsi="Times New Roman" w:cs="Times New Roman"/>
            <w:sz w:val="24"/>
            <w:szCs w:val="24"/>
          </w:rPr>
          <w:delText>kanban</w:delText>
        </w:r>
      </w:del>
      <w:ins w:id="133" w:author="kralj" w:date="2018-04-03T19:19:00Z">
        <w:r w:rsidR="00161FE2">
          <w:rPr>
            <w:rFonts w:ascii="Times New Roman" w:hAnsi="Times New Roman" w:cs="Times New Roman"/>
            <w:sz w:val="24"/>
            <w:szCs w:val="24"/>
          </w:rPr>
          <w:t>K</w:t>
        </w:r>
        <w:r w:rsidR="00161FE2" w:rsidRPr="00204950">
          <w:rPr>
            <w:rFonts w:ascii="Times New Roman" w:hAnsi="Times New Roman" w:cs="Times New Roman"/>
            <w:sz w:val="24"/>
            <w:szCs w:val="24"/>
          </w:rPr>
          <w:t>anban</w:t>
        </w:r>
      </w:ins>
      <w:r w:rsidRPr="00204950">
        <w:rPr>
          <w:rFonts w:ascii="Times New Roman" w:hAnsi="Times New Roman" w:cs="Times New Roman"/>
          <w:sz w:val="24"/>
          <w:szCs w:val="24"/>
        </w:rPr>
        <w:t>, DSDM</w:t>
      </w:r>
      <w:r w:rsidRPr="00D468C8">
        <w:rPr>
          <w:rStyle w:val="Sprotnaopomba-sklic"/>
        </w:rPr>
        <w:footnoteReference w:id="13"/>
      </w:r>
      <w:r w:rsidRPr="00204950">
        <w:rPr>
          <w:rFonts w:ascii="Times New Roman" w:hAnsi="Times New Roman" w:cs="Times New Roman"/>
          <w:sz w:val="24"/>
          <w:szCs w:val="24"/>
        </w:rPr>
        <w:t>, FDD</w:t>
      </w:r>
      <w:r w:rsidRPr="00D468C8">
        <w:rPr>
          <w:rStyle w:val="Sprotnaopomba-sklic"/>
        </w:rPr>
        <w:footnoteReference w:id="14"/>
      </w:r>
      <w:r w:rsidRPr="00204950">
        <w:rPr>
          <w:rFonts w:ascii="Times New Roman" w:hAnsi="Times New Roman" w:cs="Times New Roman"/>
          <w:sz w:val="24"/>
          <w:szCs w:val="24"/>
        </w:rPr>
        <w:t>, ASD</w:t>
      </w:r>
      <w:r w:rsidRPr="00D468C8">
        <w:rPr>
          <w:rStyle w:val="Sprotnaopomba-sklic"/>
        </w:rPr>
        <w:footnoteReference w:id="15"/>
      </w:r>
      <w:r w:rsidRPr="00204950">
        <w:rPr>
          <w:rFonts w:ascii="Times New Roman" w:hAnsi="Times New Roman" w:cs="Times New Roman"/>
          <w:sz w:val="24"/>
          <w:szCs w:val="24"/>
        </w:rPr>
        <w:t>, TDD</w:t>
      </w:r>
      <w:r w:rsidRPr="00D468C8">
        <w:rPr>
          <w:rStyle w:val="Sprotnaopomba-sklic"/>
        </w:rPr>
        <w:footnoteReference w:id="16"/>
      </w:r>
      <w:r w:rsidRPr="00204950">
        <w:rPr>
          <w:rFonts w:ascii="Times New Roman" w:hAnsi="Times New Roman" w:cs="Times New Roman"/>
          <w:sz w:val="24"/>
          <w:szCs w:val="24"/>
        </w:rPr>
        <w:t>, DAD</w:t>
      </w:r>
      <w:r w:rsidRPr="00D468C8">
        <w:rPr>
          <w:rStyle w:val="Sprotnaopomba-sklic"/>
        </w:rPr>
        <w:footnoteReference w:id="17"/>
      </w:r>
      <w:r w:rsidRPr="00204950">
        <w:rPr>
          <w:rFonts w:ascii="Times New Roman" w:hAnsi="Times New Roman" w:cs="Times New Roman"/>
          <w:sz w:val="24"/>
          <w:szCs w:val="24"/>
        </w:rPr>
        <w:t>, odprtokodni model in Scrumban.</w:t>
      </w:r>
    </w:p>
    <w:p w14:paraId="5AC76900" w14:textId="743A3A59"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Ekstremno programiranje</w:t>
      </w:r>
      <w:del w:id="134" w:author="kralj" w:date="2018-04-03T19:20:00Z">
        <w:r w:rsidRPr="00204950" w:rsidDel="00161FE2">
          <w:rPr>
            <w:rFonts w:ascii="Times New Roman" w:hAnsi="Times New Roman" w:cs="Times New Roman"/>
            <w:sz w:val="24"/>
            <w:szCs w:val="24"/>
          </w:rPr>
          <w:delText>,</w:delText>
        </w:r>
      </w:del>
      <w:r w:rsidRPr="00204950">
        <w:rPr>
          <w:rFonts w:ascii="Times New Roman" w:hAnsi="Times New Roman" w:cs="Times New Roman"/>
          <w:sz w:val="24"/>
          <w:szCs w:val="24"/>
        </w:rPr>
        <w:t xml:space="preserve"> uporablja paradigmo objektno</w:t>
      </w:r>
      <w:ins w:id="135" w:author="kralj" w:date="2018-04-03T19:20:00Z">
        <w:r w:rsidR="00161FE2">
          <w:rPr>
            <w:rFonts w:ascii="Times New Roman" w:hAnsi="Times New Roman" w:cs="Times New Roman"/>
            <w:sz w:val="24"/>
            <w:szCs w:val="24"/>
          </w:rPr>
          <w:t xml:space="preserve"> </w:t>
        </w:r>
      </w:ins>
      <w:del w:id="136" w:author="kralj" w:date="2018-04-03T19:20:00Z">
        <w:r w:rsidRPr="00204950" w:rsidDel="00161FE2">
          <w:rPr>
            <w:rFonts w:ascii="Times New Roman" w:hAnsi="Times New Roman" w:cs="Times New Roman"/>
            <w:sz w:val="24"/>
            <w:szCs w:val="24"/>
          </w:rPr>
          <w:delText>-</w:delText>
        </w:r>
      </w:del>
      <w:r w:rsidRPr="00204950">
        <w:rPr>
          <w:rFonts w:ascii="Times New Roman" w:hAnsi="Times New Roman" w:cs="Times New Roman"/>
          <w:sz w:val="24"/>
          <w:szCs w:val="24"/>
        </w:rPr>
        <w:t xml:space="preserve">orientiranega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246577">
        <w:rPr>
          <w:rFonts w:ascii="Times New Roman" w:hAnsi="Times New Roman" w:cs="Times New Roman"/>
          <w:sz w:val="24"/>
        </w:rPr>
        <w:t>,</w:t>
      </w:r>
      <w:r w:rsidRPr="00204950">
        <w:rPr>
          <w:rFonts w:ascii="Times New Roman" w:hAnsi="Times New Roman" w:cs="Times New Roman"/>
          <w:sz w:val="24"/>
        </w:rPr>
        <w:t xml:space="preserve"> 2014, 72)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Posebnost modela je izdelava zgodb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246577">
        <w:rPr>
          <w:rFonts w:ascii="Times New Roman" w:hAnsi="Times New Roman" w:cs="Times New Roman"/>
          <w:sz w:val="24"/>
        </w:rPr>
        <w:t>,</w:t>
      </w:r>
      <w:r w:rsidRPr="00204950">
        <w:rPr>
          <w:rFonts w:ascii="Times New Roman" w:hAnsi="Times New Roman" w:cs="Times New Roman"/>
          <w:sz w:val="24"/>
        </w:rPr>
        <w:t xml:space="preserve"> 2014, 73)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ali scenarijev na podlagi zbiranja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246577">
        <w:rPr>
          <w:rFonts w:ascii="Times New Roman" w:hAnsi="Times New Roman" w:cs="Times New Roman"/>
          <w:sz w:val="24"/>
        </w:rPr>
        <w:t>,</w:t>
      </w:r>
      <w:r w:rsidRPr="00204950">
        <w:rPr>
          <w:rFonts w:ascii="Times New Roman" w:hAnsi="Times New Roman" w:cs="Times New Roman"/>
          <w:sz w:val="24"/>
        </w:rPr>
        <w:t xml:space="preserve"> 2010, 65)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Te opisujejo potrebne funkcionalnosti in lastnosti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246577">
        <w:rPr>
          <w:rFonts w:ascii="Times New Roman" w:hAnsi="Times New Roman" w:cs="Times New Roman"/>
          <w:sz w:val="24"/>
        </w:rPr>
        <w:t>,</w:t>
      </w:r>
      <w:r w:rsidRPr="00204950">
        <w:rPr>
          <w:rFonts w:ascii="Times New Roman" w:hAnsi="Times New Roman" w:cs="Times New Roman"/>
          <w:sz w:val="24"/>
        </w:rPr>
        <w:t xml:space="preserve"> 2014, 73)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Scrum model</w:t>
      </w:r>
      <w:r w:rsidRPr="00204950">
        <w:rPr>
          <w:rFonts w:ascii="Times New Roman" w:hAnsi="Times New Roman" w:cs="Times New Roman"/>
          <w:sz w:val="24"/>
          <w:szCs w:val="24"/>
        </w:rPr>
        <w:t xml:space="preserve"> je agilna metoda, ki se fokusira na upravljanje inkrementalnega razvoja. Inovativna lastnost modela so sprint cikli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246577">
        <w:rPr>
          <w:rFonts w:ascii="Times New Roman" w:hAnsi="Times New Roman" w:cs="Times New Roman"/>
          <w:sz w:val="24"/>
        </w:rPr>
        <w:t>,</w:t>
      </w:r>
      <w:r w:rsidRPr="00204950">
        <w:rPr>
          <w:rFonts w:ascii="Times New Roman" w:hAnsi="Times New Roman" w:cs="Times New Roman"/>
          <w:sz w:val="24"/>
        </w:rPr>
        <w:t xml:space="preserve"> 2010, 73)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7D2720">
        <w:rPr>
          <w:rFonts w:ascii="Times New Roman" w:hAnsi="Times New Roman" w:cs="Times New Roman"/>
          <w:sz w:val="24"/>
        </w:rPr>
        <w:t>,</w:t>
      </w:r>
      <w:r w:rsidRPr="00204950">
        <w:rPr>
          <w:rFonts w:ascii="Times New Roman" w:hAnsi="Times New Roman" w:cs="Times New Roman"/>
          <w:sz w:val="24"/>
        </w:rPr>
        <w:t xml:space="preserve"> 2010, 73)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Kristalno družino modelov</w:t>
      </w:r>
      <w:r w:rsidRPr="00204950">
        <w:rPr>
          <w:rFonts w:ascii="Times New Roman" w:hAnsi="Times New Roman" w:cs="Times New Roman"/>
          <w:sz w:val="24"/>
          <w:szCs w:val="24"/>
        </w:rPr>
        <w:t xml:space="preserve"> je razvil Alistair Cockburn z namenon prilagoditve metodologij projektom. Primeri modelov so: Crystal Clear, Crystal Orange, Crystal Orange Web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(Cockburn</w:t>
      </w:r>
      <w:r w:rsidR="007D2720">
        <w:rPr>
          <w:rFonts w:ascii="Times New Roman" w:hAnsi="Times New Roman" w:cs="Times New Roman"/>
          <w:sz w:val="24"/>
        </w:rPr>
        <w:t>,</w:t>
      </w:r>
      <w:r w:rsidRPr="00204950">
        <w:rPr>
          <w:rFonts w:ascii="Times New Roman" w:hAnsi="Times New Roman" w:cs="Times New Roman"/>
          <w:sz w:val="24"/>
        </w:rPr>
        <w:t xml:space="preserve"> 2006, 94)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Metodologije so definirane z barvami. Temnejša kot je barva</w:t>
      </w:r>
      <w:ins w:id="137" w:author="kralj" w:date="2018-04-03T19:21:00Z">
        <w:r w:rsidR="00161FE2">
          <w:rPr>
            <w:rFonts w:ascii="Times New Roman" w:hAnsi="Times New Roman" w:cs="Times New Roman"/>
            <w:sz w:val="24"/>
            <w:szCs w:val="24"/>
          </w:rPr>
          <w:t>,</w:t>
        </w:r>
      </w:ins>
      <w:r w:rsidRPr="00204950">
        <w:rPr>
          <w:rFonts w:ascii="Times New Roman" w:hAnsi="Times New Roman" w:cs="Times New Roman"/>
          <w:sz w:val="24"/>
          <w:szCs w:val="24"/>
        </w:rPr>
        <w:t xml:space="preserve"> primernejša je metodologija za zahtevnejše projekte. </w:t>
      </w:r>
      <w:r w:rsidRPr="00204950">
        <w:rPr>
          <w:rFonts w:ascii="Times New Roman" w:hAnsi="Times New Roman" w:cs="Times New Roman"/>
          <w:i/>
          <w:sz w:val="24"/>
          <w:szCs w:val="24"/>
        </w:rPr>
        <w:t>Lean ali vitka</w:t>
      </w:r>
      <w:r w:rsidRPr="00204950">
        <w:rPr>
          <w:rFonts w:ascii="Times New Roman" w:hAnsi="Times New Roman" w:cs="Times New Roman"/>
          <w:sz w:val="24"/>
          <w:szCs w:val="24"/>
        </w:rPr>
        <w:t xml:space="preserve"> metoda je bila ustvarjena za potrebe avtomobilske industrije. Povzema sedem principov; znižanje odpadkov, kvaliteto produkta, ustvarjanje znanja, proizvodnjo v pravem trenutku</w:t>
      </w:r>
      <w:r w:rsidRPr="00D468C8">
        <w:rPr>
          <w:rStyle w:val="Sprotnaopomba-sklic"/>
        </w:rPr>
        <w:footnoteReference w:id="18"/>
      </w:r>
      <w:r w:rsidRPr="00204950">
        <w:rPr>
          <w:rFonts w:ascii="Times New Roman" w:hAnsi="Times New Roman" w:cs="Times New Roman"/>
          <w:sz w:val="24"/>
          <w:szCs w:val="24"/>
        </w:rPr>
        <w:t>, spoštovanje ljudi in konstantno optimizacijo. Medtem</w:t>
      </w:r>
      <w:del w:id="139" w:author="kralj" w:date="2018-04-03T19:21:00Z">
        <w:r w:rsidRPr="00204950" w:rsidDel="00161FE2">
          <w:rPr>
            <w:rFonts w:ascii="Times New Roman" w:hAnsi="Times New Roman" w:cs="Times New Roman"/>
            <w:sz w:val="24"/>
            <w:szCs w:val="24"/>
          </w:rPr>
          <w:delText>,</w:delText>
        </w:r>
      </w:del>
      <w:r w:rsidRPr="00204950">
        <w:rPr>
          <w:rFonts w:ascii="Times New Roman" w:hAnsi="Times New Roman" w:cs="Times New Roman"/>
          <w:sz w:val="24"/>
          <w:szCs w:val="24"/>
        </w:rPr>
        <w:t xml:space="preserve"> ko se ostale agilne metode nagibajo k agilnosti</w:t>
      </w:r>
      <w:ins w:id="140" w:author="kralj" w:date="2018-04-03T19:21:00Z">
        <w:r w:rsidR="00161FE2">
          <w:rPr>
            <w:rFonts w:ascii="Times New Roman" w:hAnsi="Times New Roman" w:cs="Times New Roman"/>
            <w:sz w:val="24"/>
            <w:szCs w:val="24"/>
          </w:rPr>
          <w:t>,</w:t>
        </w:r>
      </w:ins>
      <w:r w:rsidRPr="00204950">
        <w:rPr>
          <w:rFonts w:ascii="Times New Roman" w:hAnsi="Times New Roman" w:cs="Times New Roman"/>
          <w:sz w:val="24"/>
          <w:szCs w:val="24"/>
        </w:rPr>
        <w:t xml:space="preserve"> se ta metoda k efektivnosti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(Janes in Succi</w:t>
      </w:r>
      <w:r w:rsidR="007D2720">
        <w:rPr>
          <w:rFonts w:ascii="Times New Roman" w:hAnsi="Times New Roman" w:cs="Times New Roman"/>
          <w:sz w:val="24"/>
        </w:rPr>
        <w:t>,</w:t>
      </w:r>
      <w:r w:rsidRPr="00204950">
        <w:rPr>
          <w:rFonts w:ascii="Times New Roman" w:hAnsi="Times New Roman" w:cs="Times New Roman"/>
          <w:sz w:val="24"/>
        </w:rPr>
        <w:t xml:space="preserve"> 2014, 144)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Kanban</w:t>
      </w:r>
      <w:r w:rsidRPr="00204950">
        <w:rPr>
          <w:rFonts w:ascii="Times New Roman" w:hAnsi="Times New Roman" w:cs="Times New Roman"/>
          <w:sz w:val="24"/>
          <w:szCs w:val="24"/>
        </w:rPr>
        <w:t xml:space="preserve"> metoda se izvaja z uporabo kanban sistema, ki omejuje delo v teku z uporabo vizualnih signalov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(Anderson in Carmichael</w:t>
      </w:r>
      <w:r w:rsidR="007D2720">
        <w:rPr>
          <w:rFonts w:ascii="Times New Roman" w:hAnsi="Times New Roman" w:cs="Times New Roman"/>
          <w:sz w:val="24"/>
        </w:rPr>
        <w:t>,</w:t>
      </w:r>
      <w:r w:rsidRPr="00204950">
        <w:rPr>
          <w:rFonts w:ascii="Times New Roman" w:hAnsi="Times New Roman" w:cs="Times New Roman"/>
          <w:sz w:val="24"/>
        </w:rPr>
        <w:t xml:space="preserve"> 2016, 1)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Vizualizacija se prične s Kanban tabl</w:t>
      </w:r>
      <w:r w:rsidR="000008DA" w:rsidRPr="00204950">
        <w:rPr>
          <w:rFonts w:ascii="Times New Roman" w:hAnsi="Times New Roman" w:cs="Times New Roman"/>
          <w:sz w:val="24"/>
          <w:szCs w:val="24"/>
        </w:rPr>
        <w:t xml:space="preserve">o, ki mora imeti vidno </w:t>
      </w:r>
      <w:r w:rsidRPr="00204950">
        <w:rPr>
          <w:rFonts w:ascii="Times New Roman" w:hAnsi="Times New Roman" w:cs="Times New Roman"/>
          <w:sz w:val="24"/>
          <w:szCs w:val="24"/>
        </w:rPr>
        <w:t>označene in definirane točke zaveze in jasno opredeljene meje dela v teku. Zaveza je eksplicitni dogovor med naročnikom in razvojem, ki narekuje razvoju delo na tistih postavkah</w:t>
      </w:r>
      <w:ins w:id="141" w:author="kralj" w:date="2018-04-03T19:22:00Z">
        <w:r w:rsidR="00161FE2">
          <w:rPr>
            <w:rFonts w:ascii="Times New Roman" w:hAnsi="Times New Roman" w:cs="Times New Roman"/>
            <w:sz w:val="24"/>
            <w:szCs w:val="24"/>
          </w:rPr>
          <w:t>,</w:t>
        </w:r>
      </w:ins>
      <w:r w:rsidRPr="00204950">
        <w:rPr>
          <w:rFonts w:ascii="Times New Roman" w:hAnsi="Times New Roman" w:cs="Times New Roman"/>
          <w:sz w:val="24"/>
          <w:szCs w:val="24"/>
        </w:rPr>
        <w:t xml:space="preserve"> k</w:t>
      </w:r>
      <w:ins w:id="142" w:author="kralj" w:date="2018-04-03T19:22:00Z">
        <w:r w:rsidR="00161FE2">
          <w:rPr>
            <w:rFonts w:ascii="Times New Roman" w:hAnsi="Times New Roman" w:cs="Times New Roman"/>
            <w:sz w:val="24"/>
            <w:szCs w:val="24"/>
          </w:rPr>
          <w:t xml:space="preserve">i jih </w:t>
        </w:r>
      </w:ins>
      <w:del w:id="143" w:author="kralj" w:date="2018-04-03T19:22:00Z">
        <w:r w:rsidRPr="00204950" w:rsidDel="00161FE2">
          <w:rPr>
            <w:rFonts w:ascii="Times New Roman" w:hAnsi="Times New Roman" w:cs="Times New Roman"/>
            <w:sz w:val="24"/>
            <w:szCs w:val="24"/>
          </w:rPr>
          <w:delText>atere</w:delText>
        </w:r>
      </w:del>
      <w:r w:rsidRPr="00204950">
        <w:rPr>
          <w:rFonts w:ascii="Times New Roman" w:hAnsi="Times New Roman" w:cs="Times New Roman"/>
          <w:sz w:val="24"/>
          <w:szCs w:val="24"/>
        </w:rPr>
        <w:t xml:space="preserve"> </w:t>
      </w:r>
      <w:del w:id="144" w:author="kralj" w:date="2018-04-03T19:22:00Z">
        <w:r w:rsidRPr="00204950" w:rsidDel="00161FE2">
          <w:rPr>
            <w:rFonts w:ascii="Times New Roman" w:hAnsi="Times New Roman" w:cs="Times New Roman"/>
            <w:sz w:val="24"/>
            <w:szCs w:val="24"/>
          </w:rPr>
          <w:delText>želi</w:delText>
        </w:r>
      </w:del>
      <w:r w:rsidRPr="00204950">
        <w:rPr>
          <w:rFonts w:ascii="Times New Roman" w:hAnsi="Times New Roman" w:cs="Times New Roman"/>
          <w:sz w:val="24"/>
          <w:szCs w:val="24"/>
        </w:rPr>
        <w:t xml:space="preserve"> naročnik</w:t>
      </w:r>
      <w:ins w:id="145" w:author="kralj" w:date="2018-04-03T19:22:00Z">
        <w:r w:rsidR="00161FE2">
          <w:rPr>
            <w:rFonts w:ascii="Times New Roman" w:hAnsi="Times New Roman" w:cs="Times New Roman"/>
            <w:sz w:val="24"/>
            <w:szCs w:val="24"/>
          </w:rPr>
          <w:t xml:space="preserve"> želi</w:t>
        </w:r>
      </w:ins>
      <w:r w:rsidRPr="00204950">
        <w:rPr>
          <w:rFonts w:ascii="Times New Roman" w:hAnsi="Times New Roman" w:cs="Times New Roman"/>
          <w:sz w:val="24"/>
          <w:szCs w:val="24"/>
        </w:rPr>
        <w:t>. Zahteve ali postavke se nahajajo v bazenu idej, ki so lahko izbrane ali pa tudi ne. Čas od izbrane postavke do izdaje definira naročnikov dobavni rok. Dobavni rok razvoja pa je čas od izbranih postavk do njihove dostave naročniku. Ta čas definira vse postavke, ki so v danem trenutku obravnavane in ga označuje kot delo v teku</w:t>
      </w:r>
      <w:r w:rsidRPr="00D468C8">
        <w:rPr>
          <w:rStyle w:val="Sprotnaopomba-sklic"/>
        </w:rPr>
        <w:footnoteReference w:id="19"/>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DSDM</w:t>
      </w:r>
      <w:r w:rsidRPr="00204950">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w:t>
      </w:r>
      <w:ins w:id="146" w:author="kralj" w:date="2018-04-03T19:22:00Z">
        <w:r w:rsidR="00161FE2">
          <w:rPr>
            <w:rFonts w:ascii="Times New Roman" w:hAnsi="Times New Roman" w:cs="Times New Roman"/>
            <w:sz w:val="24"/>
            <w:szCs w:val="24"/>
          </w:rPr>
          <w:t xml:space="preserve"> </w:t>
        </w:r>
      </w:ins>
      <w:r w:rsidRPr="00204950">
        <w:rPr>
          <w:rFonts w:ascii="Times New Roman" w:hAnsi="Times New Roman" w:cs="Times New Roman"/>
          <w:sz w:val="24"/>
          <w:szCs w:val="24"/>
        </w:rPr>
        <w:t>% aplikacije v 20</w:t>
      </w:r>
      <w:ins w:id="147" w:author="kralj" w:date="2018-04-03T19:23:00Z">
        <w:r w:rsidR="00161FE2">
          <w:rPr>
            <w:rFonts w:ascii="Times New Roman" w:hAnsi="Times New Roman" w:cs="Times New Roman"/>
            <w:sz w:val="24"/>
            <w:szCs w:val="24"/>
          </w:rPr>
          <w:t xml:space="preserve"> </w:t>
        </w:r>
      </w:ins>
      <w:r w:rsidRPr="00204950">
        <w:rPr>
          <w:rFonts w:ascii="Times New Roman" w:hAnsi="Times New Roman" w:cs="Times New Roman"/>
          <w:sz w:val="24"/>
          <w:szCs w:val="24"/>
        </w:rPr>
        <w:t xml:space="preserve">% časa, ki bi bil potreben za izdajo celotne aplikacije </w:t>
      </w:r>
      <w:r w:rsidRPr="00204950">
        <w:rPr>
          <w:rFonts w:ascii="Times New Roman" w:hAnsi="Times New Roman" w:cs="Times New Roman"/>
          <w:sz w:val="24"/>
          <w:szCs w:val="24"/>
        </w:rPr>
        <w:lastRenderedPageBreak/>
        <w:fldChar w:fldCharType="begin"/>
      </w:r>
      <w:r w:rsidRPr="00204950">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7D2720">
        <w:rPr>
          <w:rFonts w:ascii="Times New Roman" w:hAnsi="Times New Roman" w:cs="Times New Roman"/>
          <w:sz w:val="24"/>
        </w:rPr>
        <w:t>,</w:t>
      </w:r>
      <w:r w:rsidRPr="00204950">
        <w:rPr>
          <w:rFonts w:ascii="Times New Roman" w:hAnsi="Times New Roman" w:cs="Times New Roman"/>
          <w:sz w:val="24"/>
        </w:rPr>
        <w:t xml:space="preserve"> 2014, 80)</w:t>
      </w:r>
      <w:r w:rsidRPr="00204950">
        <w:rPr>
          <w:rFonts w:ascii="Times New Roman" w:hAnsi="Times New Roman" w:cs="Times New Roman"/>
          <w:sz w:val="24"/>
          <w:szCs w:val="24"/>
        </w:rPr>
        <w:fldChar w:fldCharType="end"/>
      </w:r>
      <w:r w:rsidR="00D524C3">
        <w:rPr>
          <w:rFonts w:ascii="Times New Roman" w:hAnsi="Times New Roman" w:cs="Times New Roman"/>
          <w:sz w:val="24"/>
          <w:szCs w:val="24"/>
        </w:rPr>
        <w:t xml:space="preserve">. </w:t>
      </w:r>
      <w:r w:rsidRPr="00204950">
        <w:rPr>
          <w:rFonts w:ascii="Times New Roman" w:hAnsi="Times New Roman" w:cs="Times New Roman"/>
          <w:i/>
          <w:sz w:val="24"/>
          <w:szCs w:val="24"/>
        </w:rPr>
        <w:t>Funkcionalno usmerjen razvoj</w:t>
      </w:r>
      <w:r w:rsidRPr="00204950">
        <w:rPr>
          <w:rFonts w:ascii="Times New Roman" w:hAnsi="Times New Roman" w:cs="Times New Roman"/>
          <w:sz w:val="24"/>
          <w:szCs w:val="24"/>
        </w:rPr>
        <w:t xml:space="preserve"> je zgrajen okoli jedra najboljših praks. Zbrane zahteve naročnika predstavljajo razredi s svojimi metodami (funkcijami), ki skupaj tvorijo funkcionalnosti. Funkcionalnosti se ovrednotijo glede na uporabno vrednost naročnika. Ovrednotene služijo kot vodilo in sledenje napredku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(Palmer in Felsing</w:t>
      </w:r>
      <w:r w:rsidR="00A919FC">
        <w:rPr>
          <w:rFonts w:ascii="Times New Roman" w:hAnsi="Times New Roman" w:cs="Times New Roman"/>
          <w:sz w:val="24"/>
        </w:rPr>
        <w:t>,</w:t>
      </w:r>
      <w:r w:rsidRPr="00204950">
        <w:rPr>
          <w:rFonts w:ascii="Times New Roman" w:hAnsi="Times New Roman" w:cs="Times New Roman"/>
          <w:sz w:val="24"/>
        </w:rPr>
        <w:t xml:space="preserve"> 2002, 39)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Prilagodljiv razvojni model</w:t>
      </w:r>
      <w:r w:rsidRPr="00204950">
        <w:rPr>
          <w:rFonts w:ascii="Times New Roman" w:hAnsi="Times New Roman" w:cs="Times New Roman"/>
          <w:sz w:val="24"/>
          <w:szCs w:val="24"/>
        </w:rPr>
        <w:t xml:space="preserve"> se fokusira na razvoj velikih in kompleksnih sistemov. Metoda spodbuja uporabo inkrementalnih in iterativnih tehnik s konstantnim prototipiranjem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204950">
        <w:rPr>
          <w:rFonts w:ascii="Times New Roman" w:hAnsi="Times New Roman" w:cs="Times New Roman"/>
          <w:sz w:val="24"/>
          <w:szCs w:val="24"/>
        </w:rPr>
        <w:fldChar w:fldCharType="separate"/>
      </w:r>
      <w:r w:rsidR="00A919FC">
        <w:rPr>
          <w:rFonts w:ascii="Times New Roman" w:hAnsi="Times New Roman" w:cs="Times New Roman"/>
          <w:sz w:val="24"/>
        </w:rPr>
        <w:t>(Abrahamsson in drugi,</w:t>
      </w:r>
      <w:r w:rsidRPr="00204950">
        <w:rPr>
          <w:rFonts w:ascii="Times New Roman" w:hAnsi="Times New Roman" w:cs="Times New Roman"/>
          <w:sz w:val="24"/>
        </w:rPr>
        <w:t xml:space="preserve"> 2017, 72)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0"/>
        </w:rPr>
        <w:t>Testno usmerjen razvoj</w:t>
      </w:r>
      <w:r w:rsidRPr="00204950">
        <w:rPr>
          <w:rFonts w:ascii="Times New Roman" w:hAnsi="Times New Roman" w:cs="Times New Roman"/>
          <w:sz w:val="24"/>
          <w:szCs w:val="20"/>
        </w:rPr>
        <w:t xml:space="preserve"> je evolucijski proces</w:t>
      </w:r>
      <w:ins w:id="148" w:author="kralj" w:date="2018-04-03T19:26:00Z">
        <w:r w:rsidR="00ED36BC">
          <w:rPr>
            <w:rFonts w:ascii="Times New Roman" w:hAnsi="Times New Roman" w:cs="Times New Roman"/>
            <w:sz w:val="24"/>
            <w:szCs w:val="20"/>
          </w:rPr>
          <w:t>,</w:t>
        </w:r>
      </w:ins>
      <w:r w:rsidRPr="00204950">
        <w:rPr>
          <w:rFonts w:ascii="Times New Roman" w:hAnsi="Times New Roman" w:cs="Times New Roman"/>
          <w:sz w:val="24"/>
          <w:szCs w:val="20"/>
        </w:rPr>
        <w:t xml:space="preserve"> pri katerem se izdela testni protokol in test pred produkcijsko kodo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(Duka in Hribar</w:t>
      </w:r>
      <w:r w:rsidR="00A919FC">
        <w:rPr>
          <w:rFonts w:ascii="Times New Roman" w:hAnsi="Times New Roman" w:cs="Times New Roman"/>
          <w:sz w:val="24"/>
        </w:rPr>
        <w:t>,</w:t>
      </w:r>
      <w:r w:rsidRPr="00204950">
        <w:rPr>
          <w:rFonts w:ascii="Times New Roman" w:hAnsi="Times New Roman" w:cs="Times New Roman"/>
          <w:sz w:val="24"/>
        </w:rPr>
        <w:t xml:space="preserve"> 2010, 1)</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del w:id="149" w:author="kralj" w:date="2018-04-03T19:27:00Z">
        <w:r w:rsidRPr="00204950" w:rsidDel="00ED36BC">
          <w:rPr>
            <w:rFonts w:ascii="Times New Roman" w:hAnsi="Times New Roman" w:cs="Times New Roman"/>
            <w:sz w:val="24"/>
            <w:szCs w:val="20"/>
          </w:rPr>
          <w:delText>Razlog tega je</w:delText>
        </w:r>
      </w:del>
      <w:ins w:id="150" w:author="kralj" w:date="2018-04-03T19:27:00Z">
        <w:r w:rsidR="00ED36BC">
          <w:rPr>
            <w:rFonts w:ascii="Times New Roman" w:hAnsi="Times New Roman" w:cs="Times New Roman"/>
            <w:sz w:val="24"/>
            <w:szCs w:val="20"/>
          </w:rPr>
          <w:t>To pa zato</w:t>
        </w:r>
      </w:ins>
      <w:r w:rsidRPr="00204950">
        <w:rPr>
          <w:rFonts w:ascii="Times New Roman" w:hAnsi="Times New Roman" w:cs="Times New Roman"/>
          <w:sz w:val="24"/>
          <w:szCs w:val="20"/>
        </w:rPr>
        <w:t xml:space="preserve">, </w:t>
      </w:r>
      <w:del w:id="151" w:author="kralj" w:date="2018-04-03T19:27:00Z">
        <w:r w:rsidRPr="00204950" w:rsidDel="00ED36BC">
          <w:rPr>
            <w:rFonts w:ascii="Times New Roman" w:hAnsi="Times New Roman" w:cs="Times New Roman"/>
            <w:sz w:val="24"/>
            <w:szCs w:val="20"/>
          </w:rPr>
          <w:delText xml:space="preserve">da </w:delText>
        </w:r>
      </w:del>
      <w:ins w:id="152" w:author="kralj" w:date="2018-04-03T19:27:00Z">
        <w:r w:rsidR="00ED36BC">
          <w:rPr>
            <w:rFonts w:ascii="Times New Roman" w:hAnsi="Times New Roman" w:cs="Times New Roman"/>
            <w:sz w:val="24"/>
            <w:szCs w:val="20"/>
          </w:rPr>
          <w:t>ker</w:t>
        </w:r>
        <w:r w:rsidR="00ED36BC" w:rsidRPr="00204950">
          <w:rPr>
            <w:rFonts w:ascii="Times New Roman" w:hAnsi="Times New Roman" w:cs="Times New Roman"/>
            <w:sz w:val="24"/>
            <w:szCs w:val="20"/>
          </w:rPr>
          <w:t xml:space="preserve"> </w:t>
        </w:r>
      </w:ins>
      <w:r w:rsidRPr="00204950">
        <w:rPr>
          <w:rFonts w:ascii="Times New Roman" w:hAnsi="Times New Roman" w:cs="Times New Roman"/>
          <w:sz w:val="24"/>
          <w:szCs w:val="20"/>
        </w:rPr>
        <w:t xml:space="preserve">testni scenariji vodijo načrtovanje, saj ti določajo potrebe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(Duka in Hribar</w:t>
      </w:r>
      <w:r w:rsidR="00A919FC">
        <w:rPr>
          <w:rFonts w:ascii="Times New Roman" w:hAnsi="Times New Roman" w:cs="Times New Roman"/>
          <w:sz w:val="24"/>
        </w:rPr>
        <w:t>,</w:t>
      </w:r>
      <w:r w:rsidRPr="00204950">
        <w:rPr>
          <w:rFonts w:ascii="Times New Roman" w:hAnsi="Times New Roman" w:cs="Times New Roman"/>
          <w:sz w:val="24"/>
        </w:rPr>
        <w:t xml:space="preserve"> 2010, 2)</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Pr="00204950">
        <w:rPr>
          <w:rFonts w:ascii="Times New Roman" w:hAnsi="Times New Roman" w:cs="Times New Roman"/>
          <w:i/>
          <w:sz w:val="24"/>
          <w:szCs w:val="24"/>
        </w:rPr>
        <w:t>Disciplinirana agilna dostava</w:t>
      </w:r>
      <w:r w:rsidRPr="00204950">
        <w:rPr>
          <w:rFonts w:ascii="Times New Roman" w:hAnsi="Times New Roman" w:cs="Times New Roman"/>
          <w:sz w:val="24"/>
          <w:szCs w:val="24"/>
        </w:rPr>
        <w:t xml:space="preserve"> je metoda, katere osrednji del je izbira dostavnih (izdajnih) pristopov na podlagi problematike. DAD pozna štiri različice razvojnega dela procesa. Prva je agilna/bazična različica, ki razširja cikel izgradnje po Scrum metodi. Druga je naprednejša/Lean, ki ima za osnovo Kanban. Tretja je neskončni cikel izdajanja in zadnja </w:t>
      </w:r>
      <w:del w:id="153" w:author="kralj" w:date="2018-04-03T19:28:00Z">
        <w:r w:rsidRPr="00204950" w:rsidDel="00ED36BC">
          <w:rPr>
            <w:rFonts w:ascii="Times New Roman" w:hAnsi="Times New Roman" w:cs="Times New Roman"/>
            <w:sz w:val="24"/>
            <w:szCs w:val="24"/>
          </w:rPr>
          <w:delText xml:space="preserve">četrta </w:delText>
        </w:r>
      </w:del>
      <w:r w:rsidRPr="00204950">
        <w:rPr>
          <w:rFonts w:ascii="Times New Roman" w:hAnsi="Times New Roman" w:cs="Times New Roman"/>
          <w:sz w:val="24"/>
          <w:szCs w:val="24"/>
        </w:rPr>
        <w:t>je raziskovalna, ki ima za osnovo Lean Start-up</w:t>
      </w:r>
      <w:r w:rsidRPr="00D468C8">
        <w:rPr>
          <w:rStyle w:val="Sprotnaopomba-sklic"/>
        </w:rPr>
        <w:footnoteReference w:id="20"/>
      </w:r>
      <w:r w:rsidRPr="00204950">
        <w:rPr>
          <w:rFonts w:ascii="Times New Roman" w:hAnsi="Times New Roman" w:cs="Times New Roman"/>
          <w:sz w:val="24"/>
          <w:szCs w:val="24"/>
        </w:rPr>
        <w:t xml:space="preserve"> pristop. </w:t>
      </w:r>
      <w:r w:rsidRPr="00204950">
        <w:rPr>
          <w:rFonts w:ascii="Times New Roman" w:hAnsi="Times New Roman" w:cs="Times New Roman"/>
          <w:i/>
          <w:sz w:val="24"/>
          <w:szCs w:val="24"/>
        </w:rPr>
        <w:t>Odprtokodni model</w:t>
      </w:r>
      <w:r w:rsidRPr="00204950">
        <w:rPr>
          <w:rFonts w:ascii="Times New Roman" w:hAnsi="Times New Roman" w:cs="Times New Roman"/>
          <w:sz w:val="24"/>
          <w:szCs w:val="24"/>
        </w:rPr>
        <w:t xml:space="preserve"> brezplačno distribuira programsko opremo z izvorno kodo. Model pričakuje, da bodo člani skupnosti zato imeli razlog za izboljšanje programa. Zagotavljanje kakovosti izvaja skupnost sama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(Lethbridge in Laganiere</w:t>
      </w:r>
      <w:r w:rsidR="00A919FC">
        <w:rPr>
          <w:rFonts w:ascii="Times New Roman" w:hAnsi="Times New Roman" w:cs="Times New Roman"/>
          <w:sz w:val="24"/>
        </w:rPr>
        <w:t>,</w:t>
      </w:r>
      <w:r w:rsidRPr="00204950">
        <w:rPr>
          <w:rFonts w:ascii="Times New Roman" w:hAnsi="Times New Roman" w:cs="Times New Roman"/>
          <w:sz w:val="24"/>
        </w:rPr>
        <w:t xml:space="preserve"> 2005, 434)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Različice se izdajajo na podlagi specifikacij</w:t>
      </w:r>
      <w:ins w:id="154" w:author="kralj" w:date="2018-04-03T19:28:00Z">
        <w:r w:rsidR="00ED36BC">
          <w:rPr>
            <w:rFonts w:ascii="Times New Roman" w:hAnsi="Times New Roman" w:cs="Times New Roman"/>
            <w:sz w:val="24"/>
            <w:szCs w:val="24"/>
          </w:rPr>
          <w:t>,</w:t>
        </w:r>
      </w:ins>
      <w:r w:rsidRPr="00204950">
        <w:rPr>
          <w:rFonts w:ascii="Times New Roman" w:hAnsi="Times New Roman" w:cs="Times New Roman"/>
          <w:sz w:val="24"/>
          <w:szCs w:val="24"/>
        </w:rPr>
        <w:t xml:space="preserve"> pridobljenih preko e-pošte, oglasnih desk in drugih neformalnih medijev. Integracije se dogajajo pogosto, preko spleta. Razvijalci imajo skupne vizije, saj opremo potrebujejo in jo razvijajo za lastne potrebe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 Bernal</w:t>
      </w:r>
      <w:r w:rsidR="00A919FC">
        <w:rPr>
          <w:rFonts w:ascii="Times New Roman" w:hAnsi="Times New Roman" w:cs="Times New Roman"/>
          <w:sz w:val="24"/>
        </w:rPr>
        <w:t>,</w:t>
      </w:r>
      <w:r w:rsidRPr="00204950">
        <w:rPr>
          <w:rFonts w:ascii="Times New Roman" w:hAnsi="Times New Roman" w:cs="Times New Roman"/>
          <w:sz w:val="24"/>
        </w:rPr>
        <w:t xml:space="preserve"> 2013, 98)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Scrumban je hibrid Scrum in Kanban agilnih modelov</w:t>
      </w:r>
      <w:ins w:id="155" w:author="kralj" w:date="2018-04-03T19:29:00Z">
        <w:r w:rsidR="00ED36BC">
          <w:rPr>
            <w:rFonts w:ascii="Times New Roman" w:hAnsi="Times New Roman" w:cs="Times New Roman"/>
            <w:sz w:val="24"/>
            <w:szCs w:val="24"/>
          </w:rPr>
          <w:t>,</w:t>
        </w:r>
      </w:ins>
      <w:r w:rsidRPr="00204950">
        <w:rPr>
          <w:rFonts w:ascii="Times New Roman" w:hAnsi="Times New Roman" w:cs="Times New Roman"/>
          <w:sz w:val="24"/>
          <w:szCs w:val="24"/>
        </w:rPr>
        <w:t xml:space="preserve"> namenjen obvladovanju dinamičnih sprememb naročniških zahtev in frekvenčnih težav z izvorno kodo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(Yilmaz in O’Connor</w:t>
      </w:r>
      <w:r w:rsidR="00A919FC">
        <w:rPr>
          <w:rFonts w:ascii="Times New Roman" w:hAnsi="Times New Roman" w:cs="Times New Roman"/>
          <w:sz w:val="24"/>
          <w:szCs w:val="24"/>
        </w:rPr>
        <w:t>,</w:t>
      </w:r>
      <w:r w:rsidRPr="00204950">
        <w:rPr>
          <w:rFonts w:ascii="Times New Roman" w:hAnsi="Times New Roman" w:cs="Times New Roman"/>
          <w:sz w:val="24"/>
          <w:szCs w:val="24"/>
        </w:rPr>
        <w:t xml:space="preserve"> 2016, 238)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Od metode Scrum je povzel tehnike dnevnih sestankov, definiranja zgodb in sam</w:t>
      </w:r>
      <w:del w:id="156" w:author="kralj" w:date="2018-04-03T19:29:00Z">
        <w:r w:rsidRPr="00204950" w:rsidDel="00ED36BC">
          <w:rPr>
            <w:rFonts w:ascii="Times New Roman" w:hAnsi="Times New Roman" w:cs="Times New Roman"/>
            <w:sz w:val="24"/>
            <w:szCs w:val="24"/>
          </w:rPr>
          <w:delText>o</w:delText>
        </w:r>
      </w:del>
      <w:r w:rsidRPr="00204950">
        <w:rPr>
          <w:rFonts w:ascii="Times New Roman" w:hAnsi="Times New Roman" w:cs="Times New Roman"/>
          <w:sz w:val="24"/>
          <w:szCs w:val="24"/>
        </w:rPr>
        <w:t xml:space="preserve"> organizacijski pogled na razpored dela (prav tam). Zaradi boljše organizacije dela, preglednosti napredka in sprememb se za koordinacijski mehanizem uporablja Kanban tehniko WiP (prav tam). Ta omogoča koordinacijo vlečenja dela v nasprotju </w:t>
      </w:r>
      <w:ins w:id="157" w:author="kralj" w:date="2018-04-03T19:29:00Z">
        <w:r w:rsidR="00ED36BC">
          <w:rPr>
            <w:rFonts w:ascii="Times New Roman" w:hAnsi="Times New Roman" w:cs="Times New Roman"/>
            <w:sz w:val="24"/>
            <w:szCs w:val="24"/>
          </w:rPr>
          <w:t>s</w:t>
        </w:r>
      </w:ins>
      <w:del w:id="158" w:author="kralj" w:date="2018-04-03T19:29:00Z">
        <w:r w:rsidRPr="00204950" w:rsidDel="00ED36BC">
          <w:rPr>
            <w:rFonts w:ascii="Times New Roman" w:hAnsi="Times New Roman" w:cs="Times New Roman"/>
            <w:sz w:val="24"/>
            <w:szCs w:val="24"/>
          </w:rPr>
          <w:delText>z</w:delText>
        </w:r>
      </w:del>
      <w:r w:rsidRPr="00204950">
        <w:rPr>
          <w:rFonts w:ascii="Times New Roman" w:hAnsi="Times New Roman" w:cs="Times New Roman"/>
          <w:sz w:val="24"/>
          <w:szCs w:val="24"/>
        </w:rPr>
        <w:t xml:space="preserve"> Scrum, ki prakticira potiskanje dela (prav tam). Zaradi potiskanja dela v praksi velikokrat prihaja do zastojev zaradi večopravilnosti razvoja. Tehnika vlečenja pomeni, da je toliko enot dela v teku</w:t>
      </w:r>
      <w:ins w:id="159" w:author="kralj" w:date="2018-04-03T19:29:00Z">
        <w:r w:rsidR="00ED36BC">
          <w:rPr>
            <w:rFonts w:ascii="Times New Roman" w:hAnsi="Times New Roman" w:cs="Times New Roman"/>
            <w:sz w:val="24"/>
            <w:szCs w:val="24"/>
          </w:rPr>
          <w:t>,</w:t>
        </w:r>
      </w:ins>
      <w:r w:rsidRPr="00204950">
        <w:rPr>
          <w:rFonts w:ascii="Times New Roman" w:hAnsi="Times New Roman" w:cs="Times New Roman"/>
          <w:sz w:val="24"/>
          <w:szCs w:val="24"/>
        </w:rPr>
        <w:t xml:space="preserve"> kolikor jih lahko razvoj zaključi (prav tam). Optimizacija dela v teku je odvisna od prave izbire nalog za doseg</w:t>
      </w:r>
      <w:ins w:id="160" w:author="kralj" w:date="2018-04-03T19:30:00Z">
        <w:r w:rsidR="00ED36BC">
          <w:rPr>
            <w:rFonts w:ascii="Times New Roman" w:hAnsi="Times New Roman" w:cs="Times New Roman"/>
            <w:sz w:val="24"/>
            <w:szCs w:val="24"/>
          </w:rPr>
          <w:t>anje</w:t>
        </w:r>
      </w:ins>
      <w:del w:id="161" w:author="kralj" w:date="2018-04-03T19:30:00Z">
        <w:r w:rsidRPr="00204950" w:rsidDel="00ED36BC">
          <w:rPr>
            <w:rFonts w:ascii="Times New Roman" w:hAnsi="Times New Roman" w:cs="Times New Roman"/>
            <w:sz w:val="24"/>
            <w:szCs w:val="24"/>
          </w:rPr>
          <w:delText>o</w:delText>
        </w:r>
      </w:del>
      <w:r w:rsidRPr="00204950">
        <w:rPr>
          <w:rFonts w:ascii="Times New Roman" w:hAnsi="Times New Roman" w:cs="Times New Roman"/>
          <w:sz w:val="24"/>
          <w:szCs w:val="24"/>
        </w:rPr>
        <w:t xml:space="preserve"> optimalne pretočnosti. WiP pomaga razvijalcem omejiti večopravilnost</w:t>
      </w:r>
      <w:ins w:id="162" w:author="kralj" w:date="2018-04-03T19:30:00Z">
        <w:r w:rsidR="00ED36BC">
          <w:rPr>
            <w:rFonts w:ascii="Times New Roman" w:hAnsi="Times New Roman" w:cs="Times New Roman"/>
            <w:sz w:val="24"/>
            <w:szCs w:val="24"/>
          </w:rPr>
          <w:t>, da bi povečal</w:t>
        </w:r>
      </w:ins>
      <w:del w:id="163" w:author="kralj" w:date="2018-04-03T19:30:00Z">
        <w:r w:rsidRPr="00204950" w:rsidDel="00ED36BC">
          <w:rPr>
            <w:rFonts w:ascii="Times New Roman" w:hAnsi="Times New Roman" w:cs="Times New Roman"/>
            <w:sz w:val="24"/>
            <w:szCs w:val="24"/>
          </w:rPr>
          <w:delText xml:space="preserve"> z namenom povečanja </w:delText>
        </w:r>
      </w:del>
      <w:r w:rsidRPr="00204950">
        <w:rPr>
          <w:rFonts w:ascii="Times New Roman" w:hAnsi="Times New Roman" w:cs="Times New Roman"/>
          <w:sz w:val="24"/>
          <w:szCs w:val="24"/>
        </w:rPr>
        <w:t>produktivnost</w:t>
      </w:r>
      <w:del w:id="164" w:author="kralj" w:date="2018-04-03T19:30:00Z">
        <w:r w:rsidRPr="00204950" w:rsidDel="00ED36BC">
          <w:rPr>
            <w:rFonts w:ascii="Times New Roman" w:hAnsi="Times New Roman" w:cs="Times New Roman"/>
            <w:sz w:val="24"/>
            <w:szCs w:val="24"/>
          </w:rPr>
          <w:delText>i</w:delText>
        </w:r>
      </w:del>
      <w:r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{"citationID":"Sz7Qco3c","properties":{"formattedCitation":"{\\rtf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(Yilmaz in O’Connor</w:t>
      </w:r>
      <w:r w:rsidR="004A20B8">
        <w:rPr>
          <w:rFonts w:ascii="Times New Roman" w:hAnsi="Times New Roman" w:cs="Times New Roman"/>
          <w:sz w:val="24"/>
          <w:szCs w:val="24"/>
        </w:rPr>
        <w:t>,</w:t>
      </w:r>
      <w:r w:rsidRPr="00204950">
        <w:rPr>
          <w:rFonts w:ascii="Times New Roman" w:hAnsi="Times New Roman" w:cs="Times New Roman"/>
          <w:sz w:val="24"/>
          <w:szCs w:val="24"/>
        </w:rPr>
        <w:t xml:space="preserve"> 2016, 238)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6E260DFB" w14:textId="2696355C" w:rsidR="00552AF0" w:rsidRPr="00204950" w:rsidRDefault="00552AF0" w:rsidP="001B2071">
      <w:pPr>
        <w:pStyle w:val="podnaslov"/>
        <w:outlineLvl w:val="1"/>
      </w:pPr>
      <w:bookmarkStart w:id="165" w:name="_Toc509588431"/>
      <w:bookmarkStart w:id="166" w:name="_Toc509591240"/>
      <w:r w:rsidRPr="00204950">
        <w:lastRenderedPageBreak/>
        <w:t>3.6 PROCESNI MODELI ZA IGRE</w:t>
      </w:r>
      <w:bookmarkEnd w:id="165"/>
      <w:bookmarkEnd w:id="166"/>
    </w:p>
    <w:p w14:paraId="51B2AF85" w14:textId="7F0F2B81" w:rsidR="00004CF7" w:rsidRPr="00204950" w:rsidRDefault="00004CF7"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Procesni modeli za igre so predlogi modelov, ki poskušajo </w:t>
      </w:r>
      <w:r w:rsidR="004957D4" w:rsidRPr="00204950">
        <w:rPr>
          <w:rFonts w:ascii="Times New Roman" w:hAnsi="Times New Roman" w:cs="Times New Roman"/>
          <w:sz w:val="24"/>
          <w:szCs w:val="24"/>
        </w:rPr>
        <w:t xml:space="preserve">zapolniti </w:t>
      </w:r>
      <w:r w:rsidRPr="00204950">
        <w:rPr>
          <w:rFonts w:ascii="Times New Roman" w:hAnsi="Times New Roman" w:cs="Times New Roman"/>
          <w:sz w:val="24"/>
          <w:szCs w:val="24"/>
        </w:rPr>
        <w:t>vrzeli potreb razvoja video iger, ki ostanejo z apliciranjem</w:t>
      </w:r>
      <w:r w:rsidR="00BC3C9E" w:rsidRPr="00204950">
        <w:rPr>
          <w:rFonts w:ascii="Times New Roman" w:hAnsi="Times New Roman" w:cs="Times New Roman"/>
          <w:sz w:val="24"/>
          <w:szCs w:val="24"/>
        </w:rPr>
        <w:t xml:space="preserve"> standardnih procesnih modelov.</w:t>
      </w:r>
    </w:p>
    <w:p w14:paraId="466F9150" w14:textId="7E7583CF"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Babu in Maruthi (2013) podrobneje definirata faze življenjskega cikla </w:t>
      </w:r>
      <w:del w:id="167" w:author="kralj" w:date="2018-04-03T19:31:00Z">
        <w:r w:rsidRPr="00204950" w:rsidDel="002712EA">
          <w:rPr>
            <w:rFonts w:ascii="Times New Roman" w:hAnsi="Times New Roman" w:cs="Times New Roman"/>
            <w:sz w:val="24"/>
            <w:szCs w:val="24"/>
          </w:rPr>
          <w:delText xml:space="preserve">za </w:delText>
        </w:r>
      </w:del>
      <w:r w:rsidRPr="00204950">
        <w:rPr>
          <w:rFonts w:ascii="Times New Roman" w:hAnsi="Times New Roman" w:cs="Times New Roman"/>
          <w:sz w:val="24"/>
          <w:szCs w:val="24"/>
        </w:rPr>
        <w:t xml:space="preserve">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w:t>
      </w:r>
      <w:r w:rsidR="0062735D">
        <w:rPr>
          <w:rFonts w:ascii="Times New Roman" w:hAnsi="Times New Roman" w:cs="Times New Roman"/>
          <w:sz w:val="24"/>
        </w:rPr>
        <w:t>,</w:t>
      </w:r>
      <w:r w:rsidRPr="00204950">
        <w:rPr>
          <w:rFonts w:ascii="Times New Roman" w:hAnsi="Times New Roman" w:cs="Times New Roman"/>
          <w:sz w:val="24"/>
        </w:rPr>
        <w:t xml:space="preserve"> 2013, 1491)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 definicijo življenjskega cikla podata razširjen vpogled v faze razvoja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w:t>
      </w:r>
      <w:r w:rsidR="0062735D">
        <w:rPr>
          <w:rFonts w:ascii="Times New Roman" w:hAnsi="Times New Roman" w:cs="Times New Roman"/>
          <w:sz w:val="24"/>
        </w:rPr>
        <w:t>,</w:t>
      </w:r>
      <w:r w:rsidRPr="00204950">
        <w:rPr>
          <w:rFonts w:ascii="Times New Roman" w:hAnsi="Times New Roman" w:cs="Times New Roman"/>
          <w:sz w:val="24"/>
        </w:rPr>
        <w:t xml:space="preserve"> 2013, 1502)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7AD626A9" w14:textId="0939020A"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Ramadan in Widyani (2013) na podlagi ključnih aktivnosti različnih organizacij in raziskovalcev predlagata GDLC</w:t>
      </w:r>
      <w:r w:rsidRPr="00D468C8">
        <w:rPr>
          <w:rStyle w:val="Sprotnaopomba-sklic"/>
        </w:rPr>
        <w:footnoteReference w:id="21"/>
      </w:r>
      <w:r w:rsidRPr="00204950">
        <w:rPr>
          <w:rFonts w:ascii="Times New Roman" w:hAnsi="Times New Roman" w:cs="Times New Roman"/>
          <w:sz w:val="24"/>
          <w:szCs w:val="24"/>
        </w:rPr>
        <w:t>. Pristop predlaga faze: iniciacijo, pred</w:t>
      </w:r>
      <w:del w:id="168" w:author="kralj" w:date="2018-04-03T19:31:00Z">
        <w:r w:rsidRPr="00204950" w:rsidDel="002712EA">
          <w:rPr>
            <w:rFonts w:ascii="Times New Roman" w:hAnsi="Times New Roman" w:cs="Times New Roman"/>
            <w:sz w:val="24"/>
            <w:szCs w:val="24"/>
          </w:rPr>
          <w:delText xml:space="preserve"> </w:delText>
        </w:r>
      </w:del>
      <w:r w:rsidRPr="00204950">
        <w:rPr>
          <w:rFonts w:ascii="Times New Roman" w:hAnsi="Times New Roman" w:cs="Times New Roman"/>
          <w:sz w:val="24"/>
          <w:szCs w:val="24"/>
        </w:rPr>
        <w:t>produkcijo, produkcijo, testiranje, bet</w:t>
      </w:r>
      <w:ins w:id="169" w:author="kralj" w:date="2018-04-03T19:32:00Z">
        <w:r w:rsidR="002712EA">
          <w:rPr>
            <w:rFonts w:ascii="Times New Roman" w:hAnsi="Times New Roman" w:cs="Times New Roman"/>
            <w:sz w:val="24"/>
            <w:szCs w:val="24"/>
          </w:rPr>
          <w:t>o</w:t>
        </w:r>
      </w:ins>
      <w:del w:id="170" w:author="kralj" w:date="2018-04-03T19:32:00Z">
        <w:r w:rsidRPr="00204950" w:rsidDel="002712EA">
          <w:rPr>
            <w:rFonts w:ascii="Times New Roman" w:hAnsi="Times New Roman" w:cs="Times New Roman"/>
            <w:sz w:val="24"/>
            <w:szCs w:val="24"/>
          </w:rPr>
          <w:delText>a</w:delText>
        </w:r>
      </w:del>
      <w:r w:rsidRPr="00204950">
        <w:rPr>
          <w:rFonts w:ascii="Times New Roman" w:hAnsi="Times New Roman" w:cs="Times New Roman"/>
          <w:sz w:val="24"/>
          <w:szCs w:val="24"/>
        </w:rPr>
        <w:t xml:space="preserve"> in izdajo. Iniciacija služi za stvaritev koncepta igre in enostaven opis specifikacije. Pred</w:t>
      </w:r>
      <w:del w:id="171" w:author="kralj" w:date="2018-04-03T19:32:00Z">
        <w:r w:rsidRPr="00204950" w:rsidDel="002712EA">
          <w:rPr>
            <w:rFonts w:ascii="Times New Roman" w:hAnsi="Times New Roman" w:cs="Times New Roman"/>
            <w:sz w:val="24"/>
            <w:szCs w:val="24"/>
          </w:rPr>
          <w:delText xml:space="preserve"> </w:delText>
        </w:r>
      </w:del>
      <w:r w:rsidRPr="00204950">
        <w:rPr>
          <w:rFonts w:ascii="Times New Roman" w:hAnsi="Times New Roman" w:cs="Times New Roman"/>
          <w:sz w:val="24"/>
          <w:szCs w:val="24"/>
        </w:rPr>
        <w:t>produkcija zajema revidiranje oblikovanja in izdelav</w:t>
      </w:r>
      <w:ins w:id="172" w:author="kralj" w:date="2018-04-03T19:32:00Z">
        <w:r w:rsidR="002712EA">
          <w:rPr>
            <w:rFonts w:ascii="Times New Roman" w:hAnsi="Times New Roman" w:cs="Times New Roman"/>
            <w:sz w:val="24"/>
            <w:szCs w:val="24"/>
          </w:rPr>
          <w:t>o</w:t>
        </w:r>
      </w:ins>
      <w:del w:id="173" w:author="kralj" w:date="2018-04-03T19:32:00Z">
        <w:r w:rsidRPr="00204950" w:rsidDel="002712EA">
          <w:rPr>
            <w:rFonts w:ascii="Times New Roman" w:hAnsi="Times New Roman" w:cs="Times New Roman"/>
            <w:sz w:val="24"/>
            <w:szCs w:val="24"/>
          </w:rPr>
          <w:delText>a</w:delText>
        </w:r>
      </w:del>
      <w:r w:rsidRPr="00204950">
        <w:rPr>
          <w:rFonts w:ascii="Times New Roman" w:hAnsi="Times New Roman" w:cs="Times New Roman"/>
          <w:sz w:val="24"/>
          <w:szCs w:val="24"/>
        </w:rPr>
        <w:t xml:space="preserve"> prototipa. Po tej fazi je končan GDD</w:t>
      </w:r>
      <w:r w:rsidRPr="00D468C8">
        <w:rPr>
          <w:rStyle w:val="Sprotnaopomba-sklic"/>
        </w:rPr>
        <w:footnoteReference w:id="22"/>
      </w:r>
      <w:ins w:id="174" w:author="kralj" w:date="2018-04-03T19:32:00Z">
        <w:r w:rsidR="002712EA">
          <w:rPr>
            <w:rFonts w:ascii="Times New Roman" w:hAnsi="Times New Roman" w:cs="Times New Roman"/>
            <w:sz w:val="24"/>
            <w:szCs w:val="24"/>
          </w:rPr>
          <w:t>,</w:t>
        </w:r>
      </w:ins>
      <w:r w:rsidRPr="00204950">
        <w:rPr>
          <w:rFonts w:ascii="Times New Roman" w:hAnsi="Times New Roman" w:cs="Times New Roman"/>
          <w:sz w:val="24"/>
          <w:szCs w:val="24"/>
        </w:rPr>
        <w:t xml:space="preserve"> na podlagi katerega je izdelan prototip. V prvi iteraciji produkcije služi prototip za temelje in strukturo</w:t>
      </w:r>
      <w:ins w:id="175" w:author="kralj" w:date="2018-04-03T19:32:00Z">
        <w:r w:rsidR="002712EA">
          <w:rPr>
            <w:rFonts w:ascii="Times New Roman" w:hAnsi="Times New Roman" w:cs="Times New Roman"/>
            <w:sz w:val="24"/>
            <w:szCs w:val="24"/>
          </w:rPr>
          <w:t>,</w:t>
        </w:r>
      </w:ins>
      <w:r w:rsidRPr="00204950">
        <w:rPr>
          <w:rFonts w:ascii="Times New Roman" w:hAnsi="Times New Roman" w:cs="Times New Roman"/>
          <w:sz w:val="24"/>
          <w:szCs w:val="24"/>
        </w:rPr>
        <w:t xml:space="preserve"> v nadaljnjih pa se ga izboljšuje. Produkcija se konča z izdelanim prototipom, ki predstavlja celoto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04950">
        <w:rPr>
          <w:rFonts w:ascii="Times New Roman" w:hAnsi="Times New Roman" w:cs="Times New Roman"/>
          <w:sz w:val="24"/>
          <w:szCs w:val="24"/>
        </w:rPr>
        <w:fldChar w:fldCharType="separate"/>
      </w:r>
      <w:r w:rsidR="006B7CFA" w:rsidRPr="00204950">
        <w:rPr>
          <w:rFonts w:ascii="Times New Roman" w:hAnsi="Times New Roman" w:cs="Times New Roman"/>
          <w:sz w:val="24"/>
        </w:rPr>
        <w:t>(Ramadan in Widyani</w:t>
      </w:r>
      <w:r w:rsidR="000E44F5">
        <w:rPr>
          <w:rFonts w:ascii="Times New Roman" w:hAnsi="Times New Roman" w:cs="Times New Roman"/>
          <w:sz w:val="24"/>
        </w:rPr>
        <w:t>,</w:t>
      </w:r>
      <w:r w:rsidR="006B7CFA" w:rsidRPr="00204950">
        <w:rPr>
          <w:rFonts w:ascii="Times New Roman" w:hAnsi="Times New Roman" w:cs="Times New Roman"/>
          <w:sz w:val="24"/>
        </w:rPr>
        <w:t xml:space="preserve"> 2013</w:t>
      </w:r>
      <w:r w:rsidRPr="00204950">
        <w:rPr>
          <w:rFonts w:ascii="Times New Roman" w:hAnsi="Times New Roman" w:cs="Times New Roman"/>
          <w:sz w:val="24"/>
        </w:rPr>
        <w:t>, 98)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Sledi testiranje, </w:t>
      </w:r>
      <w:del w:id="176" w:author="kralj" w:date="2018-04-03T19:33:00Z">
        <w:r w:rsidRPr="00204950" w:rsidDel="002712EA">
          <w:rPr>
            <w:rFonts w:ascii="Times New Roman" w:hAnsi="Times New Roman" w:cs="Times New Roman"/>
            <w:sz w:val="24"/>
            <w:szCs w:val="24"/>
          </w:rPr>
          <w:delText xml:space="preserve">ki </w:delText>
        </w:r>
      </w:del>
      <w:ins w:id="177" w:author="kralj" w:date="2018-04-03T19:33:00Z">
        <w:r w:rsidR="002712EA">
          <w:rPr>
            <w:rFonts w:ascii="Times New Roman" w:hAnsi="Times New Roman" w:cs="Times New Roman"/>
            <w:sz w:val="24"/>
            <w:szCs w:val="24"/>
          </w:rPr>
          <w:t>po katerem se</w:t>
        </w:r>
        <w:r w:rsidR="002712EA" w:rsidRPr="00204950">
          <w:rPr>
            <w:rFonts w:ascii="Times New Roman" w:hAnsi="Times New Roman" w:cs="Times New Roman"/>
            <w:sz w:val="24"/>
            <w:szCs w:val="24"/>
          </w:rPr>
          <w:t xml:space="preserve"> </w:t>
        </w:r>
      </w:ins>
      <w:r w:rsidRPr="00204950">
        <w:rPr>
          <w:rFonts w:ascii="Times New Roman" w:hAnsi="Times New Roman" w:cs="Times New Roman"/>
          <w:sz w:val="24"/>
          <w:szCs w:val="24"/>
        </w:rPr>
        <w:t>izda poročilo defektov in seznam izboljšav. Rezultat testiranja odloča</w:t>
      </w:r>
      <w:ins w:id="178" w:author="kralj" w:date="2018-04-03T19:33:00Z">
        <w:r w:rsidR="002712EA">
          <w:rPr>
            <w:rFonts w:ascii="Times New Roman" w:hAnsi="Times New Roman" w:cs="Times New Roman"/>
            <w:sz w:val="24"/>
            <w:szCs w:val="24"/>
          </w:rPr>
          <w:t>,</w:t>
        </w:r>
      </w:ins>
      <w:r w:rsidRPr="00204950">
        <w:rPr>
          <w:rFonts w:ascii="Times New Roman" w:hAnsi="Times New Roman" w:cs="Times New Roman"/>
          <w:sz w:val="24"/>
          <w:szCs w:val="24"/>
        </w:rPr>
        <w:t xml:space="preserve"> ali se razvoj nadaljuje v beta fazo. Slednja predstavlja identifikacijo defektov in povratnih informacij uporabnikov. Iz bet</w:t>
      </w:r>
      <w:ins w:id="179" w:author="kralj" w:date="2018-04-03T19:33:00Z">
        <w:r w:rsidR="002712EA">
          <w:rPr>
            <w:rFonts w:ascii="Times New Roman" w:hAnsi="Times New Roman" w:cs="Times New Roman"/>
            <w:sz w:val="24"/>
            <w:szCs w:val="24"/>
          </w:rPr>
          <w:t>e</w:t>
        </w:r>
      </w:ins>
      <w:del w:id="180" w:author="kralj" w:date="2018-04-03T19:33:00Z">
        <w:r w:rsidRPr="00204950" w:rsidDel="002712EA">
          <w:rPr>
            <w:rFonts w:ascii="Times New Roman" w:hAnsi="Times New Roman" w:cs="Times New Roman"/>
            <w:sz w:val="24"/>
            <w:szCs w:val="24"/>
          </w:rPr>
          <w:delText>a</w:delText>
        </w:r>
      </w:del>
      <w:r w:rsidRPr="00204950">
        <w:rPr>
          <w:rFonts w:ascii="Times New Roman" w:hAnsi="Times New Roman" w:cs="Times New Roman"/>
          <w:sz w:val="24"/>
          <w:szCs w:val="24"/>
        </w:rPr>
        <w:t xml:space="preserve"> lahko ponovno sledi faza produkcije z namenom izboljšanja igre ali faza izdaje</w:t>
      </w:r>
      <w:ins w:id="181" w:author="kralj" w:date="2018-04-03T19:33:00Z">
        <w:r w:rsidR="002712EA">
          <w:rPr>
            <w:rFonts w:ascii="Times New Roman" w:hAnsi="Times New Roman" w:cs="Times New Roman"/>
            <w:sz w:val="24"/>
            <w:szCs w:val="24"/>
          </w:rPr>
          <w:t>, če</w:t>
        </w:r>
      </w:ins>
      <w:del w:id="182" w:author="kralj" w:date="2018-04-03T19:33:00Z">
        <w:r w:rsidRPr="00204950" w:rsidDel="002712EA">
          <w:rPr>
            <w:rFonts w:ascii="Times New Roman" w:hAnsi="Times New Roman" w:cs="Times New Roman"/>
            <w:sz w:val="24"/>
            <w:szCs w:val="24"/>
          </w:rPr>
          <w:delText xml:space="preserve"> v kolikor</w:delText>
        </w:r>
      </w:del>
      <w:r w:rsidRPr="00204950">
        <w:rPr>
          <w:rFonts w:ascii="Times New Roman" w:hAnsi="Times New Roman" w:cs="Times New Roman"/>
          <w:sz w:val="24"/>
          <w:szCs w:val="24"/>
        </w:rPr>
        <w:t xml:space="preserve"> je rezultat beta testiranja zadovoljiv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204950">
        <w:rPr>
          <w:rFonts w:ascii="Times New Roman" w:hAnsi="Times New Roman" w:cs="Times New Roman"/>
          <w:sz w:val="24"/>
          <w:szCs w:val="24"/>
        </w:rPr>
        <w:fldChar w:fldCharType="separate"/>
      </w:r>
      <w:r w:rsidR="006B7CFA" w:rsidRPr="00204950">
        <w:rPr>
          <w:rFonts w:ascii="Times New Roman" w:hAnsi="Times New Roman" w:cs="Times New Roman"/>
          <w:sz w:val="24"/>
        </w:rPr>
        <w:t>(Ramadan in Widyani</w:t>
      </w:r>
      <w:r w:rsidR="000E44F5">
        <w:rPr>
          <w:rFonts w:ascii="Times New Roman" w:hAnsi="Times New Roman" w:cs="Times New Roman"/>
          <w:sz w:val="24"/>
        </w:rPr>
        <w:t>,</w:t>
      </w:r>
      <w:r w:rsidR="006B7CFA" w:rsidRPr="00204950">
        <w:rPr>
          <w:rFonts w:ascii="Times New Roman" w:hAnsi="Times New Roman" w:cs="Times New Roman"/>
          <w:sz w:val="24"/>
        </w:rPr>
        <w:t xml:space="preserve"> 2013</w:t>
      </w:r>
      <w:r w:rsidRPr="00204950">
        <w:rPr>
          <w:rFonts w:ascii="Times New Roman" w:hAnsi="Times New Roman" w:cs="Times New Roman"/>
          <w:sz w:val="24"/>
        </w:rPr>
        <w:t>, 99)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0C7194E7" w14:textId="325ED722"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Aslan in Balci (2015) predstavita metodologijo za kompleksni razvoj iger GAMED</w:t>
      </w:r>
      <w:r w:rsidRPr="00D468C8">
        <w:rPr>
          <w:rStyle w:val="Sprotnaopomba-sklic"/>
        </w:rPr>
        <w:footnoteReference w:id="23"/>
      </w:r>
      <w:r w:rsidRPr="00204950">
        <w:rPr>
          <w:rFonts w:ascii="Times New Roman" w:hAnsi="Times New Roman" w:cs="Times New Roman"/>
          <w:sz w:val="24"/>
          <w:szCs w:val="24"/>
        </w:rPr>
        <w:t>. PRILOGA B prikazuje življenjski cikel DEG</w:t>
      </w:r>
      <w:r w:rsidRPr="00D468C8">
        <w:rPr>
          <w:rStyle w:val="Sprotnaopomba-sklic"/>
        </w:rPr>
        <w:footnoteReference w:id="24"/>
      </w:r>
      <w:r w:rsidRPr="00204950">
        <w:rPr>
          <w:rFonts w:ascii="Times New Roman" w:hAnsi="Times New Roman" w:cs="Times New Roman"/>
          <w:sz w:val="24"/>
          <w:szCs w:val="24"/>
        </w:rPr>
        <w:t>, ki je osnova metodologije. DEG cikel je sestavljen iz štirih faz: oblikovanja igre, oblikovanja programske opreme, implementacije (izdaj</w:t>
      </w:r>
      <w:ins w:id="183" w:author="kralj" w:date="2018-04-03T19:34:00Z">
        <w:r w:rsidR="002712EA">
          <w:rPr>
            <w:rFonts w:ascii="Times New Roman" w:hAnsi="Times New Roman" w:cs="Times New Roman"/>
            <w:sz w:val="24"/>
            <w:szCs w:val="24"/>
          </w:rPr>
          <w:t>e</w:t>
        </w:r>
      </w:ins>
      <w:del w:id="184" w:author="kralj" w:date="2018-04-03T19:34:00Z">
        <w:r w:rsidRPr="00204950" w:rsidDel="002712EA">
          <w:rPr>
            <w:rFonts w:ascii="Times New Roman" w:hAnsi="Times New Roman" w:cs="Times New Roman"/>
            <w:sz w:val="24"/>
            <w:szCs w:val="24"/>
          </w:rPr>
          <w:delText>a</w:delText>
        </w:r>
      </w:del>
      <w:r w:rsidRPr="00204950">
        <w:rPr>
          <w:rFonts w:ascii="Times New Roman" w:hAnsi="Times New Roman" w:cs="Times New Roman"/>
          <w:sz w:val="24"/>
          <w:szCs w:val="24"/>
        </w:rPr>
        <w:t xml:space="preserve">) in učenja na podlagi iger (povratne informacije)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(Aslan in Balci</w:t>
      </w:r>
      <w:r w:rsidR="000E44F5">
        <w:rPr>
          <w:rFonts w:ascii="Times New Roman" w:hAnsi="Times New Roman" w:cs="Times New Roman"/>
          <w:sz w:val="24"/>
        </w:rPr>
        <w:t>,</w:t>
      </w:r>
      <w:r w:rsidRPr="00204950">
        <w:rPr>
          <w:rFonts w:ascii="Times New Roman" w:hAnsi="Times New Roman" w:cs="Times New Roman"/>
          <w:sz w:val="24"/>
        </w:rPr>
        <w:t xml:space="preserve"> 2015, 309)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Metodo označujeta za iterativno, saj pričakuje povratne tranzicije. </w:t>
      </w:r>
      <w:del w:id="185" w:author="kralj" w:date="2018-04-03T19:34:00Z">
        <w:r w:rsidRPr="00204950" w:rsidDel="002712EA">
          <w:rPr>
            <w:rFonts w:ascii="Times New Roman" w:hAnsi="Times New Roman" w:cs="Times New Roman"/>
            <w:sz w:val="24"/>
            <w:szCs w:val="24"/>
          </w:rPr>
          <w:delText xml:space="preserve">V kolikor </w:delText>
        </w:r>
      </w:del>
      <w:ins w:id="186" w:author="kralj" w:date="2018-04-03T19:34:00Z">
        <w:r w:rsidR="002712EA">
          <w:rPr>
            <w:rFonts w:ascii="Times New Roman" w:hAnsi="Times New Roman" w:cs="Times New Roman"/>
            <w:sz w:val="24"/>
            <w:szCs w:val="24"/>
          </w:rPr>
          <w:t xml:space="preserve">Če </w:t>
        </w:r>
      </w:ins>
      <w:r w:rsidRPr="00204950">
        <w:rPr>
          <w:rFonts w:ascii="Times New Roman" w:hAnsi="Times New Roman" w:cs="Times New Roman"/>
          <w:sz w:val="24"/>
          <w:szCs w:val="24"/>
        </w:rPr>
        <w:t>se pojavi potreba</w:t>
      </w:r>
      <w:ins w:id="187" w:author="kralj" w:date="2018-04-03T19:35:00Z">
        <w:r w:rsidR="002712EA">
          <w:rPr>
            <w:rFonts w:ascii="Times New Roman" w:hAnsi="Times New Roman" w:cs="Times New Roman"/>
            <w:sz w:val="24"/>
            <w:szCs w:val="24"/>
          </w:rPr>
          <w:t>,</w:t>
        </w:r>
      </w:ins>
      <w:r w:rsidRPr="00204950">
        <w:rPr>
          <w:rFonts w:ascii="Times New Roman" w:hAnsi="Times New Roman" w:cs="Times New Roman"/>
          <w:sz w:val="24"/>
          <w:szCs w:val="24"/>
        </w:rPr>
        <w:t xml:space="preserve"> se postavimo en korak nazaj in ponovimo delo. Tipično se pomikamo naprej in nazaj med procesi</w:t>
      </w:r>
      <w:ins w:id="188" w:author="kralj" w:date="2018-04-03T19:35:00Z">
        <w:r w:rsidR="002712EA">
          <w:rPr>
            <w:rFonts w:ascii="Times New Roman" w:hAnsi="Times New Roman" w:cs="Times New Roman"/>
            <w:sz w:val="24"/>
            <w:szCs w:val="24"/>
          </w:rPr>
          <w:t>,</w:t>
        </w:r>
      </w:ins>
      <w:r w:rsidRPr="00204950">
        <w:rPr>
          <w:rFonts w:ascii="Times New Roman" w:hAnsi="Times New Roman" w:cs="Times New Roman"/>
          <w:sz w:val="24"/>
          <w:szCs w:val="24"/>
        </w:rPr>
        <w:t xml:space="preserve"> dokler ne dosežemo zadovoljive kvalitete delovnih produktov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(Aslan in Balci</w:t>
      </w:r>
      <w:r w:rsidR="000E44F5">
        <w:rPr>
          <w:rFonts w:ascii="Times New Roman" w:hAnsi="Times New Roman" w:cs="Times New Roman"/>
          <w:sz w:val="24"/>
        </w:rPr>
        <w:t>,</w:t>
      </w:r>
      <w:r w:rsidRPr="00204950">
        <w:rPr>
          <w:rFonts w:ascii="Times New Roman" w:hAnsi="Times New Roman" w:cs="Times New Roman"/>
          <w:sz w:val="24"/>
        </w:rPr>
        <w:t xml:space="preserve"> 2015, 310)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 podporni proces metodologija uporablja spiralni model, ki ga aplicira v fazo oblikovanja igre (PRILOGA C). Oblikovanje poteka po spiralnem vzorcu</w:t>
      </w:r>
      <w:ins w:id="189" w:author="kralj" w:date="2018-04-03T19:36:00Z">
        <w:r w:rsidR="002712EA">
          <w:rPr>
            <w:rFonts w:ascii="Times New Roman" w:hAnsi="Times New Roman" w:cs="Times New Roman"/>
            <w:sz w:val="24"/>
            <w:szCs w:val="24"/>
          </w:rPr>
          <w:t>,</w:t>
        </w:r>
      </w:ins>
      <w:r w:rsidRPr="00204950">
        <w:rPr>
          <w:rFonts w:ascii="Times New Roman" w:hAnsi="Times New Roman" w:cs="Times New Roman"/>
          <w:sz w:val="24"/>
          <w:szCs w:val="24"/>
        </w:rPr>
        <w:t xml:space="preserve"> pri čemer vsaka iteracija pomeni izpopolnjen dokument specifikacije ideje. Iteracija vsebuje aktivnosti: </w:t>
      </w:r>
      <w:r w:rsidRPr="00204950">
        <w:rPr>
          <w:rFonts w:ascii="Times New Roman" w:hAnsi="Times New Roman" w:cs="Times New Roman"/>
          <w:sz w:val="24"/>
          <w:szCs w:val="24"/>
        </w:rPr>
        <w:lastRenderedPageBreak/>
        <w:t>prototipiranja, testiranja igranja, evalvacij</w:t>
      </w:r>
      <w:del w:id="190" w:author="kralj" w:date="2018-04-03T19:36:00Z">
        <w:r w:rsidRPr="00204950" w:rsidDel="002712EA">
          <w:rPr>
            <w:rFonts w:ascii="Times New Roman" w:hAnsi="Times New Roman" w:cs="Times New Roman"/>
            <w:sz w:val="24"/>
            <w:szCs w:val="24"/>
          </w:rPr>
          <w:delText>a</w:delText>
        </w:r>
      </w:del>
      <w:r w:rsidRPr="00204950">
        <w:rPr>
          <w:rFonts w:ascii="Times New Roman" w:hAnsi="Times New Roman" w:cs="Times New Roman"/>
          <w:sz w:val="24"/>
          <w:szCs w:val="24"/>
        </w:rPr>
        <w:t>e in analize tveganj. Vzorec se nadaljuje</w:t>
      </w:r>
      <w:ins w:id="191" w:author="kralj" w:date="2018-04-03T19:36:00Z">
        <w:r w:rsidR="002712EA">
          <w:rPr>
            <w:rFonts w:ascii="Times New Roman" w:hAnsi="Times New Roman" w:cs="Times New Roman"/>
            <w:sz w:val="24"/>
            <w:szCs w:val="24"/>
          </w:rPr>
          <w:t>,</w:t>
        </w:r>
      </w:ins>
      <w:r w:rsidRPr="00204950">
        <w:rPr>
          <w:rFonts w:ascii="Times New Roman" w:hAnsi="Times New Roman" w:cs="Times New Roman"/>
          <w:sz w:val="24"/>
          <w:szCs w:val="24"/>
        </w:rPr>
        <w:t xml:space="preserve"> dokler kvaliteta oblikovanja ni potrjena v aktivnosti evalvacije. Končni dokument te aktivnosti predstavlja specifikacija oblikovanja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04950">
        <w:rPr>
          <w:rFonts w:ascii="Times New Roman" w:hAnsi="Times New Roman" w:cs="Times New Roman"/>
          <w:sz w:val="24"/>
          <w:szCs w:val="24"/>
        </w:rPr>
        <w:fldChar w:fldCharType="separate"/>
      </w:r>
      <w:r w:rsidR="00D864F0" w:rsidRPr="00204950">
        <w:rPr>
          <w:rFonts w:ascii="Times New Roman" w:hAnsi="Times New Roman" w:cs="Times New Roman"/>
          <w:sz w:val="24"/>
        </w:rPr>
        <w:t>(Aslan in Balci</w:t>
      </w:r>
      <w:r w:rsidR="00753956">
        <w:rPr>
          <w:rFonts w:ascii="Times New Roman" w:hAnsi="Times New Roman" w:cs="Times New Roman"/>
          <w:sz w:val="24"/>
        </w:rPr>
        <w:t>,</w:t>
      </w:r>
      <w:r w:rsidR="00D864F0" w:rsidRPr="00204950">
        <w:rPr>
          <w:rFonts w:ascii="Times New Roman" w:hAnsi="Times New Roman" w:cs="Times New Roman"/>
          <w:sz w:val="24"/>
        </w:rPr>
        <w:t xml:space="preserve"> 2015</w:t>
      </w:r>
      <w:r w:rsidRPr="00204950">
        <w:rPr>
          <w:rFonts w:ascii="Times New Roman" w:hAnsi="Times New Roman" w:cs="Times New Roman"/>
          <w:sz w:val="24"/>
        </w:rPr>
        <w:t>, 313)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(Aslan in Balci</w:t>
      </w:r>
      <w:r w:rsidR="00753956">
        <w:rPr>
          <w:rFonts w:ascii="Times New Roman" w:hAnsi="Times New Roman" w:cs="Times New Roman"/>
          <w:sz w:val="24"/>
          <w:szCs w:val="24"/>
        </w:rPr>
        <w:t>,</w:t>
      </w:r>
      <w:r w:rsidRPr="00204950">
        <w:rPr>
          <w:rFonts w:ascii="Times New Roman" w:hAnsi="Times New Roman" w:cs="Times New Roman"/>
          <w:sz w:val="24"/>
          <w:szCs w:val="24"/>
        </w:rPr>
        <w:t xml:space="preserve"> 2015, 315–316)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Na podlagi tega dokumenta se v fazi implementacije izvede aktivnost programiranja</w:t>
      </w:r>
      <w:ins w:id="192" w:author="kralj" w:date="2018-04-03T19:37:00Z">
        <w:r w:rsidR="002712EA">
          <w:rPr>
            <w:rFonts w:ascii="Times New Roman" w:hAnsi="Times New Roman" w:cs="Times New Roman"/>
            <w:sz w:val="24"/>
            <w:szCs w:val="24"/>
          </w:rPr>
          <w:t>,</w:t>
        </w:r>
      </w:ins>
      <w:r w:rsidRPr="00204950">
        <w:rPr>
          <w:rFonts w:ascii="Times New Roman" w:hAnsi="Times New Roman" w:cs="Times New Roman"/>
          <w:sz w:val="24"/>
          <w:szCs w:val="24"/>
        </w:rPr>
        <w:t xml:space="preserve"> v kateri se zgradi DEG ali njene komponente. Metoda GAMED predvideva vzdrževanje, ki se izvaja na podlagi povratnih informacij</w:t>
      </w:r>
      <w:del w:id="193" w:author="kralj" w:date="2018-04-03T19:37:00Z">
        <w:r w:rsidRPr="00204950" w:rsidDel="002712EA">
          <w:rPr>
            <w:rFonts w:ascii="Times New Roman" w:hAnsi="Times New Roman" w:cs="Times New Roman"/>
            <w:sz w:val="24"/>
            <w:szCs w:val="24"/>
          </w:rPr>
          <w:delText>ah</w:delText>
        </w:r>
      </w:del>
      <w:r w:rsidRPr="00204950">
        <w:rPr>
          <w:rFonts w:ascii="Times New Roman" w:hAnsi="Times New Roman" w:cs="Times New Roman"/>
          <w:sz w:val="24"/>
          <w:szCs w:val="24"/>
        </w:rPr>
        <w:t xml:space="preserve">. Po potrebi posodobitve se ponovno izvede celoten življenjski cikel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204950">
        <w:rPr>
          <w:rFonts w:ascii="Times New Roman" w:hAnsi="Times New Roman" w:cs="Times New Roman"/>
          <w:sz w:val="24"/>
          <w:szCs w:val="24"/>
        </w:rPr>
        <w:fldChar w:fldCharType="separate"/>
      </w:r>
      <w:r w:rsidR="00D864F0" w:rsidRPr="00204950">
        <w:rPr>
          <w:rFonts w:ascii="Times New Roman" w:hAnsi="Times New Roman" w:cs="Times New Roman"/>
          <w:sz w:val="24"/>
        </w:rPr>
        <w:t>(Aslan in Balci</w:t>
      </w:r>
      <w:r w:rsidR="00753956">
        <w:rPr>
          <w:rFonts w:ascii="Times New Roman" w:hAnsi="Times New Roman" w:cs="Times New Roman"/>
          <w:sz w:val="24"/>
        </w:rPr>
        <w:t>,</w:t>
      </w:r>
      <w:r w:rsidR="00D864F0" w:rsidRPr="00204950">
        <w:rPr>
          <w:rFonts w:ascii="Times New Roman" w:hAnsi="Times New Roman" w:cs="Times New Roman"/>
          <w:sz w:val="24"/>
        </w:rPr>
        <w:t xml:space="preserve"> 2015</w:t>
      </w:r>
      <w:r w:rsidRPr="00204950">
        <w:rPr>
          <w:rFonts w:ascii="Times New Roman" w:hAnsi="Times New Roman" w:cs="Times New Roman"/>
          <w:sz w:val="24"/>
        </w:rPr>
        <w:t>, 317)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10194EF5" w14:textId="3225A270"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Barbosa (2017) predstavi Game-Scrum, ki je hibrid Scrum in XP procesnih modelov (PRILOGA D). Scrum skrbi za upravljanje projekta</w:t>
      </w:r>
      <w:ins w:id="194" w:author="kralj" w:date="2018-04-03T19:37:00Z">
        <w:r w:rsidR="008F140F">
          <w:rPr>
            <w:rFonts w:ascii="Times New Roman" w:hAnsi="Times New Roman" w:cs="Times New Roman"/>
            <w:sz w:val="24"/>
            <w:szCs w:val="24"/>
          </w:rPr>
          <w:t>,</w:t>
        </w:r>
      </w:ins>
      <w:r w:rsidRPr="00204950">
        <w:rPr>
          <w:rFonts w:ascii="Times New Roman" w:hAnsi="Times New Roman" w:cs="Times New Roman"/>
          <w:sz w:val="24"/>
          <w:szCs w:val="24"/>
        </w:rPr>
        <w:t xml:space="preserve"> medtem</w:t>
      </w:r>
      <w:del w:id="195" w:author="kralj" w:date="2018-04-03T19:37:00Z">
        <w:r w:rsidRPr="00204950" w:rsidDel="008F140F">
          <w:rPr>
            <w:rFonts w:ascii="Times New Roman" w:hAnsi="Times New Roman" w:cs="Times New Roman"/>
            <w:sz w:val="24"/>
            <w:szCs w:val="24"/>
          </w:rPr>
          <w:delText>,</w:delText>
        </w:r>
      </w:del>
      <w:r w:rsidRPr="00204950">
        <w:rPr>
          <w:rFonts w:ascii="Times New Roman" w:hAnsi="Times New Roman" w:cs="Times New Roman"/>
          <w:sz w:val="24"/>
          <w:szCs w:val="24"/>
        </w:rPr>
        <w:t xml:space="preserve"> ko XP zagotavlja inženiring. Procesni hibrid je primeren za razvojne ekipe z malo ali nič izkušnjami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w:t>
      </w:r>
      <w:r w:rsidR="00753956">
        <w:rPr>
          <w:rFonts w:ascii="Times New Roman" w:hAnsi="Times New Roman" w:cs="Times New Roman"/>
          <w:sz w:val="24"/>
        </w:rPr>
        <w:t>,</w:t>
      </w:r>
      <w:r w:rsidRPr="00204950">
        <w:rPr>
          <w:rFonts w:ascii="Times New Roman" w:hAnsi="Times New Roman" w:cs="Times New Roman"/>
          <w:sz w:val="24"/>
        </w:rPr>
        <w:t xml:space="preserve"> 2017, 293)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Proces se deli na faze: pred</w:t>
      </w:r>
      <w:del w:id="196" w:author="kralj" w:date="2018-04-03T19:38:00Z">
        <w:r w:rsidRPr="00204950" w:rsidDel="008F140F">
          <w:rPr>
            <w:rFonts w:ascii="Times New Roman" w:hAnsi="Times New Roman" w:cs="Times New Roman"/>
            <w:sz w:val="24"/>
            <w:szCs w:val="24"/>
          </w:rPr>
          <w:delText xml:space="preserve"> </w:delText>
        </w:r>
      </w:del>
      <w:r w:rsidRPr="00204950">
        <w:rPr>
          <w:rFonts w:ascii="Times New Roman" w:hAnsi="Times New Roman" w:cs="Times New Roman"/>
          <w:sz w:val="24"/>
          <w:szCs w:val="24"/>
        </w:rPr>
        <w:t>produkcija, faza izdelave GDD, produkcija in post</w:t>
      </w:r>
      <w:del w:id="197" w:author="kralj" w:date="2018-04-03T19:38:00Z">
        <w:r w:rsidRPr="00204950" w:rsidDel="008F140F">
          <w:rPr>
            <w:rFonts w:ascii="Times New Roman" w:hAnsi="Times New Roman" w:cs="Times New Roman"/>
            <w:sz w:val="24"/>
            <w:szCs w:val="24"/>
          </w:rPr>
          <w:delText xml:space="preserve"> </w:delText>
        </w:r>
      </w:del>
      <w:r w:rsidRPr="00204950">
        <w:rPr>
          <w:rFonts w:ascii="Times New Roman" w:hAnsi="Times New Roman" w:cs="Times New Roman"/>
          <w:sz w:val="24"/>
          <w:szCs w:val="24"/>
        </w:rPr>
        <w:t>produkcija. V pred</w:t>
      </w:r>
      <w:del w:id="198" w:author="kralj" w:date="2018-04-03T19:38:00Z">
        <w:r w:rsidRPr="00204950" w:rsidDel="008F140F">
          <w:rPr>
            <w:rFonts w:ascii="Times New Roman" w:hAnsi="Times New Roman" w:cs="Times New Roman"/>
            <w:sz w:val="24"/>
            <w:szCs w:val="24"/>
          </w:rPr>
          <w:delText xml:space="preserve"> </w:delText>
        </w:r>
      </w:del>
      <w:r w:rsidRPr="00204950">
        <w:rPr>
          <w:rFonts w:ascii="Times New Roman" w:hAnsi="Times New Roman" w:cs="Times New Roman"/>
          <w:sz w:val="24"/>
          <w:szCs w:val="24"/>
        </w:rPr>
        <w:t>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w:t>
      </w:r>
      <w:r w:rsidRPr="00D468C8">
        <w:rPr>
          <w:rStyle w:val="Sprotnaopomba-sklic"/>
        </w:rPr>
        <w:footnoteReference w:id="25"/>
      </w:r>
      <w:r w:rsidRPr="00204950">
        <w:rPr>
          <w:rFonts w:ascii="Times New Roman" w:hAnsi="Times New Roman" w:cs="Times New Roman"/>
          <w:sz w:val="24"/>
          <w:szCs w:val="24"/>
        </w:rPr>
        <w:t xml:space="preserve"> (PRILOGA I, pod Scrum). Produkcija poteka iterativno, priporoča </w:t>
      </w:r>
      <w:ins w:id="199" w:author="kralj" w:date="2018-04-03T19:38:00Z">
        <w:r w:rsidR="008F140F">
          <w:rPr>
            <w:rFonts w:ascii="Times New Roman" w:hAnsi="Times New Roman" w:cs="Times New Roman"/>
            <w:sz w:val="24"/>
            <w:szCs w:val="24"/>
          </w:rPr>
          <w:t xml:space="preserve">se </w:t>
        </w:r>
      </w:ins>
      <w:r w:rsidRPr="00204950">
        <w:rPr>
          <w:rFonts w:ascii="Times New Roman" w:hAnsi="Times New Roman" w:cs="Times New Roman"/>
          <w:sz w:val="24"/>
          <w:szCs w:val="24"/>
        </w:rPr>
        <w:t>Kanban metodo za kreacijo umetnin in podajanje časovnih okvirjev</w:t>
      </w:r>
      <w:ins w:id="200" w:author="kralj" w:date="2018-04-03T19:39:00Z">
        <w:r w:rsidR="008F140F">
          <w:rPr>
            <w:rFonts w:ascii="Times New Roman" w:hAnsi="Times New Roman" w:cs="Times New Roman"/>
            <w:sz w:val="24"/>
            <w:szCs w:val="24"/>
          </w:rPr>
          <w:t xml:space="preserve"> ter</w:t>
        </w:r>
      </w:ins>
      <w:del w:id="201" w:author="kralj" w:date="2018-04-03T19:39:00Z">
        <w:r w:rsidRPr="00204950" w:rsidDel="008F140F">
          <w:rPr>
            <w:rFonts w:ascii="Times New Roman" w:hAnsi="Times New Roman" w:cs="Times New Roman"/>
            <w:sz w:val="24"/>
            <w:szCs w:val="24"/>
          </w:rPr>
          <w:delText>,</w:delText>
        </w:r>
      </w:del>
      <w:r w:rsidRPr="00204950">
        <w:rPr>
          <w:rFonts w:ascii="Times New Roman" w:hAnsi="Times New Roman" w:cs="Times New Roman"/>
          <w:sz w:val="24"/>
          <w:szCs w:val="24"/>
        </w:rPr>
        <w:t xml:space="preserve"> mejnikov njihove izdelave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w:t>
      </w:r>
      <w:r w:rsidR="00AD5FCD">
        <w:rPr>
          <w:rFonts w:ascii="Times New Roman" w:hAnsi="Times New Roman" w:cs="Times New Roman"/>
          <w:sz w:val="24"/>
        </w:rPr>
        <w:t>,</w:t>
      </w:r>
      <w:r w:rsidRPr="00204950">
        <w:rPr>
          <w:rFonts w:ascii="Times New Roman" w:hAnsi="Times New Roman" w:cs="Times New Roman"/>
          <w:sz w:val="24"/>
        </w:rPr>
        <w:t xml:space="preserve"> 2017, 293)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del w:id="202" w:author="kralj" w:date="2018-04-03T19:39:00Z">
        <w:r w:rsidRPr="00204950" w:rsidDel="008F140F">
          <w:rPr>
            <w:rFonts w:ascii="Times New Roman" w:hAnsi="Times New Roman" w:cs="Times New Roman"/>
            <w:sz w:val="24"/>
            <w:szCs w:val="24"/>
          </w:rPr>
          <w:delText>V kolikor</w:delText>
        </w:r>
      </w:del>
      <w:ins w:id="203" w:author="kralj" w:date="2018-04-03T19:39:00Z">
        <w:r w:rsidR="008F140F">
          <w:rPr>
            <w:rFonts w:ascii="Times New Roman" w:hAnsi="Times New Roman" w:cs="Times New Roman"/>
            <w:sz w:val="24"/>
            <w:szCs w:val="24"/>
          </w:rPr>
          <w:t>Če</w:t>
        </w:r>
      </w:ins>
      <w:r w:rsidRPr="00204950">
        <w:rPr>
          <w:rFonts w:ascii="Times New Roman" w:hAnsi="Times New Roman" w:cs="Times New Roman"/>
          <w:sz w:val="24"/>
          <w:szCs w:val="24"/>
        </w:rPr>
        <w:t xml:space="preserve"> je v ekipi več programerjev</w:t>
      </w:r>
      <w:ins w:id="204" w:author="kralj" w:date="2018-04-03T19:39:00Z">
        <w:r w:rsidR="008F140F">
          <w:rPr>
            <w:rFonts w:ascii="Times New Roman" w:hAnsi="Times New Roman" w:cs="Times New Roman"/>
            <w:sz w:val="24"/>
            <w:szCs w:val="24"/>
          </w:rPr>
          <w:t>,</w:t>
        </w:r>
      </w:ins>
      <w:r w:rsidRPr="00204950">
        <w:rPr>
          <w:rFonts w:ascii="Times New Roman" w:hAnsi="Times New Roman" w:cs="Times New Roman"/>
          <w:sz w:val="24"/>
          <w:szCs w:val="24"/>
        </w:rPr>
        <w:t xml:space="preserve"> se priporoča uporaba Scrum in XP tehnik. Po končani igri se uporabi testiranje igranja za zagotavljanje kvalitete in dejavnika zabave. Zadnje dejanje v razvoju predstavlja izdelava dokumenta analize</w:t>
      </w:r>
      <w:r w:rsidRPr="00D468C8">
        <w:rPr>
          <w:rStyle w:val="Sprotnaopomba-sklic"/>
        </w:rPr>
        <w:footnoteReference w:id="26"/>
      </w:r>
      <w:r w:rsidRPr="00204950">
        <w:rPr>
          <w:rFonts w:ascii="Times New Roman" w:hAnsi="Times New Roman" w:cs="Times New Roman"/>
          <w:sz w:val="24"/>
          <w:szCs w:val="24"/>
        </w:rPr>
        <w:t xml:space="preserve"> razvoja, ki služi za identifikacijo pomanjkljivosti v preteklem razvojem procesu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w:t>
      </w:r>
      <w:r w:rsidR="00AD5FCD">
        <w:rPr>
          <w:rFonts w:ascii="Times New Roman" w:hAnsi="Times New Roman" w:cs="Times New Roman"/>
          <w:sz w:val="24"/>
        </w:rPr>
        <w:t>,</w:t>
      </w:r>
      <w:r w:rsidRPr="00204950">
        <w:rPr>
          <w:rFonts w:ascii="Times New Roman" w:hAnsi="Times New Roman" w:cs="Times New Roman"/>
          <w:sz w:val="24"/>
        </w:rPr>
        <w:t xml:space="preserve"> 2017, 294)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7F46491B" w14:textId="77777777" w:rsidR="00E55DC4" w:rsidRPr="00204950" w:rsidRDefault="00E55DC4" w:rsidP="005A6A3B">
      <w:pPr>
        <w:spacing w:line="360" w:lineRule="auto"/>
        <w:contextualSpacing/>
        <w:jc w:val="both"/>
        <w:rPr>
          <w:rFonts w:ascii="Times New Roman" w:hAnsi="Times New Roman" w:cs="Times New Roman"/>
          <w:sz w:val="24"/>
          <w:szCs w:val="24"/>
        </w:rPr>
      </w:pPr>
    </w:p>
    <w:p w14:paraId="1163E765"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40B0CFC7"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5A1FE713"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14F09F51"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4BAE287B" w14:textId="77777777" w:rsidR="00897351" w:rsidRDefault="00897351" w:rsidP="00CF7713">
      <w:pPr>
        <w:spacing w:line="360" w:lineRule="auto"/>
        <w:contextualSpacing/>
        <w:jc w:val="both"/>
        <w:rPr>
          <w:rFonts w:ascii="Times New Roman" w:hAnsi="Times New Roman" w:cs="Times New Roman"/>
          <w:sz w:val="24"/>
          <w:szCs w:val="24"/>
        </w:rPr>
      </w:pPr>
    </w:p>
    <w:p w14:paraId="7353E0B4" w14:textId="77777777" w:rsidR="00897351" w:rsidRDefault="00897351" w:rsidP="00CF7713">
      <w:pPr>
        <w:spacing w:line="360" w:lineRule="auto"/>
        <w:contextualSpacing/>
        <w:jc w:val="both"/>
        <w:rPr>
          <w:rFonts w:ascii="Times New Roman" w:hAnsi="Times New Roman" w:cs="Times New Roman"/>
          <w:sz w:val="24"/>
          <w:szCs w:val="24"/>
        </w:rPr>
      </w:pPr>
    </w:p>
    <w:p w14:paraId="58B575C5" w14:textId="1927300E" w:rsidR="00CF7713" w:rsidRPr="00204950" w:rsidRDefault="00BD6C24" w:rsidP="00D13F12">
      <w:pPr>
        <w:pStyle w:val="naslov"/>
        <w:outlineLvl w:val="0"/>
      </w:pPr>
      <w:bookmarkStart w:id="205" w:name="_Toc509588432"/>
      <w:bookmarkStart w:id="206" w:name="_Toc509591241"/>
      <w:r w:rsidRPr="00204950">
        <w:t>4</w:t>
      </w:r>
      <w:r w:rsidR="00CF7713" w:rsidRPr="00204950">
        <w:t xml:space="preserve"> PROCESI V PRAKSI</w:t>
      </w:r>
      <w:bookmarkEnd w:id="205"/>
      <w:bookmarkEnd w:id="206"/>
    </w:p>
    <w:p w14:paraId="4473F5E9" w14:textId="2ED5EA09"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Po podatkih spletne ankete v Avstrijski industriji iger 23</w:t>
      </w:r>
      <w:ins w:id="207" w:author="kralj" w:date="2018-04-03T19:40:00Z">
        <w:r w:rsidR="00B87E52">
          <w:rPr>
            <w:rFonts w:ascii="Times New Roman" w:hAnsi="Times New Roman" w:cs="Times New Roman"/>
            <w:sz w:val="24"/>
            <w:szCs w:val="24"/>
          </w:rPr>
          <w:t xml:space="preserve"> </w:t>
        </w:r>
      </w:ins>
      <w:r w:rsidRPr="00204950">
        <w:rPr>
          <w:rFonts w:ascii="Times New Roman" w:hAnsi="Times New Roman" w:cs="Times New Roman"/>
          <w:sz w:val="24"/>
          <w:szCs w:val="24"/>
        </w:rPr>
        <w:t>% podjetij razvija igre z ad-hoc pristopi, 77</w:t>
      </w:r>
      <w:ins w:id="208" w:author="kralj" w:date="2018-04-03T19:40:00Z">
        <w:r w:rsidR="00B87E52">
          <w:rPr>
            <w:rFonts w:ascii="Times New Roman" w:hAnsi="Times New Roman" w:cs="Times New Roman"/>
            <w:sz w:val="24"/>
            <w:szCs w:val="24"/>
          </w:rPr>
          <w:t xml:space="preserve"> </w:t>
        </w:r>
      </w:ins>
      <w:r w:rsidRPr="00204950">
        <w:rPr>
          <w:rFonts w:ascii="Times New Roman" w:hAnsi="Times New Roman" w:cs="Times New Roman"/>
          <w:sz w:val="24"/>
          <w:szCs w:val="24"/>
        </w:rPr>
        <w:t xml:space="preserve">% pa jih uporablja Scrum ali XP. Verjetno je </w:t>
      </w:r>
      <w:del w:id="209" w:author="kralj" w:date="2018-04-03T19:40:00Z">
        <w:r w:rsidRPr="00204950" w:rsidDel="00B87E52">
          <w:rPr>
            <w:rFonts w:ascii="Times New Roman" w:hAnsi="Times New Roman" w:cs="Times New Roman"/>
            <w:sz w:val="24"/>
            <w:szCs w:val="24"/>
          </w:rPr>
          <w:delText xml:space="preserve">k </w:delText>
        </w:r>
      </w:del>
      <w:r w:rsidRPr="00204950">
        <w:rPr>
          <w:rFonts w:ascii="Times New Roman" w:hAnsi="Times New Roman" w:cs="Times New Roman"/>
          <w:sz w:val="24"/>
          <w:szCs w:val="24"/>
        </w:rPr>
        <w:t>rezultatu botrovala velikost samih podjetij, saj ima 85</w:t>
      </w:r>
      <w:ins w:id="210" w:author="kralj" w:date="2018-04-03T19:40:00Z">
        <w:r w:rsidR="00B87E52">
          <w:rPr>
            <w:rFonts w:ascii="Times New Roman" w:hAnsi="Times New Roman" w:cs="Times New Roman"/>
            <w:sz w:val="24"/>
            <w:szCs w:val="24"/>
          </w:rPr>
          <w:t xml:space="preserve"> </w:t>
        </w:r>
      </w:ins>
      <w:r w:rsidRPr="00204950">
        <w:rPr>
          <w:rFonts w:ascii="Times New Roman" w:hAnsi="Times New Roman" w:cs="Times New Roman"/>
          <w:sz w:val="24"/>
          <w:szCs w:val="24"/>
        </w:rPr>
        <w:t>% podjetij vsaj 4 zaposlene</w:t>
      </w:r>
      <w:ins w:id="211" w:author="kralj" w:date="2018-04-03T19:40:00Z">
        <w:r w:rsidR="00B87E52">
          <w:rPr>
            <w:rFonts w:ascii="Times New Roman" w:hAnsi="Times New Roman" w:cs="Times New Roman"/>
            <w:sz w:val="24"/>
            <w:szCs w:val="24"/>
          </w:rPr>
          <w:t>,</w:t>
        </w:r>
      </w:ins>
      <w:r w:rsidRPr="00204950">
        <w:rPr>
          <w:rFonts w:ascii="Times New Roman" w:hAnsi="Times New Roman" w:cs="Times New Roman"/>
          <w:sz w:val="24"/>
          <w:szCs w:val="24"/>
        </w:rPr>
        <w:t xml:space="preserve"> medtem</w:t>
      </w:r>
      <w:del w:id="212" w:author="kralj" w:date="2018-04-03T19:40:00Z">
        <w:r w:rsidRPr="00204950" w:rsidDel="00B87E52">
          <w:rPr>
            <w:rFonts w:ascii="Times New Roman" w:hAnsi="Times New Roman" w:cs="Times New Roman"/>
            <w:sz w:val="24"/>
            <w:szCs w:val="24"/>
          </w:rPr>
          <w:delText>,</w:delText>
        </w:r>
      </w:del>
      <w:r w:rsidRPr="00204950">
        <w:rPr>
          <w:rFonts w:ascii="Times New Roman" w:hAnsi="Times New Roman" w:cs="Times New Roman"/>
          <w:sz w:val="24"/>
          <w:szCs w:val="24"/>
        </w:rPr>
        <w:t xml:space="preserve"> ko ima le 15</w:t>
      </w:r>
      <w:ins w:id="213" w:author="kralj" w:date="2018-04-03T19:40:00Z">
        <w:r w:rsidR="00B87E52">
          <w:rPr>
            <w:rFonts w:ascii="Times New Roman" w:hAnsi="Times New Roman" w:cs="Times New Roman"/>
            <w:sz w:val="24"/>
            <w:szCs w:val="24"/>
          </w:rPr>
          <w:t xml:space="preserve"> </w:t>
        </w:r>
      </w:ins>
      <w:r w:rsidRPr="00204950">
        <w:rPr>
          <w:rFonts w:ascii="Times New Roman" w:hAnsi="Times New Roman" w:cs="Times New Roman"/>
          <w:sz w:val="24"/>
          <w:szCs w:val="24"/>
        </w:rPr>
        <w:t xml:space="preserve">% podjetij 15 ali več zaposlenih. Ne glede na rezultate so vsa podjetja nakazala uporabo nekakšnih fleksibilnih, sekvenčnih ali agilnih pristopov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(Musil in dr</w:t>
      </w:r>
      <w:r w:rsidR="00FE3148">
        <w:rPr>
          <w:rFonts w:ascii="Times New Roman" w:hAnsi="Times New Roman" w:cs="Times New Roman"/>
          <w:sz w:val="24"/>
          <w:szCs w:val="24"/>
        </w:rPr>
        <w:t>ugi,</w:t>
      </w:r>
      <w:r w:rsidRPr="00204950">
        <w:rPr>
          <w:rFonts w:ascii="Times New Roman" w:hAnsi="Times New Roman" w:cs="Times New Roman"/>
          <w:sz w:val="24"/>
          <w:szCs w:val="24"/>
        </w:rPr>
        <w:t xml:space="preserve"> 2010, 5)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FADC256" w14:textId="2195548E"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Raziskava, ki so jo naredili O'Hagan in kolegi</w:t>
      </w:r>
      <w:ins w:id="214" w:author="kralj" w:date="2018-04-03T19:41:00Z">
        <w:r w:rsidR="00B87E52">
          <w:rPr>
            <w:rFonts w:ascii="Times New Roman" w:hAnsi="Times New Roman" w:cs="Times New Roman"/>
            <w:sz w:val="24"/>
            <w:szCs w:val="24"/>
          </w:rPr>
          <w:t>,</w:t>
        </w:r>
      </w:ins>
      <w:r w:rsidR="00D91A61" w:rsidRPr="00204950">
        <w:rPr>
          <w:rFonts w:ascii="Times New Roman" w:hAnsi="Times New Roman" w:cs="Times New Roman"/>
          <w:sz w:val="24"/>
          <w:szCs w:val="24"/>
        </w:rPr>
        <w:t xml:space="preserve"> </w:t>
      </w:r>
      <w:r w:rsidRPr="00204950">
        <w:rPr>
          <w:rFonts w:ascii="Times New Roman" w:hAnsi="Times New Roman" w:cs="Times New Roman"/>
          <w:sz w:val="24"/>
          <w:szCs w:val="24"/>
        </w:rPr>
        <w:t>je pokazala, da se pri razvoju iger uporablja 47</w:t>
      </w:r>
      <w:ins w:id="215" w:author="kralj" w:date="2018-04-03T19:41:00Z">
        <w:r w:rsidR="00B87E52">
          <w:rPr>
            <w:rFonts w:ascii="Times New Roman" w:hAnsi="Times New Roman" w:cs="Times New Roman"/>
            <w:sz w:val="24"/>
            <w:szCs w:val="24"/>
          </w:rPr>
          <w:t xml:space="preserve"> </w:t>
        </w:r>
      </w:ins>
      <w:r w:rsidRPr="00204950">
        <w:rPr>
          <w:rFonts w:ascii="Times New Roman" w:hAnsi="Times New Roman" w:cs="Times New Roman"/>
          <w:sz w:val="24"/>
          <w:szCs w:val="24"/>
        </w:rPr>
        <w:t>% agilnih in 53</w:t>
      </w:r>
      <w:ins w:id="216" w:author="kralj" w:date="2018-04-03T19:41:00Z">
        <w:r w:rsidR="00B87E52">
          <w:rPr>
            <w:rFonts w:ascii="Times New Roman" w:hAnsi="Times New Roman" w:cs="Times New Roman"/>
            <w:sz w:val="24"/>
            <w:szCs w:val="24"/>
          </w:rPr>
          <w:t xml:space="preserve"> </w:t>
        </w:r>
      </w:ins>
      <w:r w:rsidRPr="00204950">
        <w:rPr>
          <w:rFonts w:ascii="Times New Roman" w:hAnsi="Times New Roman" w:cs="Times New Roman"/>
          <w:sz w:val="24"/>
          <w:szCs w:val="24"/>
        </w:rPr>
        <w:t>% hibridnih procesov. Izmed 404 študij so identificirali 23</w:t>
      </w:r>
      <w:r w:rsidR="001D033E" w:rsidRPr="00204950">
        <w:rPr>
          <w:rFonts w:ascii="Times New Roman" w:hAnsi="Times New Roman" w:cs="Times New Roman"/>
          <w:sz w:val="24"/>
          <w:szCs w:val="24"/>
        </w:rPr>
        <w:t xml:space="preserve"> procesnih modelov</w:t>
      </w:r>
      <w:ins w:id="217" w:author="kralj" w:date="2018-04-03T19:41:00Z">
        <w:r w:rsidR="00B87E52">
          <w:rPr>
            <w:rFonts w:ascii="Times New Roman" w:hAnsi="Times New Roman" w:cs="Times New Roman"/>
            <w:sz w:val="24"/>
            <w:szCs w:val="24"/>
          </w:rPr>
          <w:t>,</w:t>
        </w:r>
      </w:ins>
      <w:r w:rsidR="001D033E" w:rsidRPr="00204950">
        <w:rPr>
          <w:rFonts w:ascii="Times New Roman" w:hAnsi="Times New Roman" w:cs="Times New Roman"/>
          <w:sz w:val="24"/>
          <w:szCs w:val="24"/>
        </w:rPr>
        <w:t xml:space="preserve"> med katerimi so </w:t>
      </w:r>
      <w:r w:rsidRPr="00204950">
        <w:rPr>
          <w:rFonts w:ascii="Times New Roman" w:hAnsi="Times New Roman" w:cs="Times New Roman"/>
          <w:sz w:val="24"/>
          <w:szCs w:val="24"/>
        </w:rPr>
        <w:t xml:space="preserve">vidnejši: </w:t>
      </w:r>
      <w:r w:rsidR="009E311C" w:rsidRPr="00204950">
        <w:rPr>
          <w:rFonts w:ascii="Times New Roman" w:hAnsi="Times New Roman" w:cs="Times New Roman"/>
          <w:sz w:val="24"/>
          <w:szCs w:val="24"/>
        </w:rPr>
        <w:t>XP</w:t>
      </w:r>
      <w:r w:rsidRPr="00204950">
        <w:rPr>
          <w:rFonts w:ascii="Times New Roman" w:hAnsi="Times New Roman" w:cs="Times New Roman"/>
          <w:sz w:val="24"/>
          <w:szCs w:val="24"/>
        </w:rPr>
        <w:t xml:space="preserve">, Scrum, Kanban, rapidni, inkrementalni in komponentni razvojni modeli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w:t>
      </w:r>
      <w:r w:rsidR="00D91A61" w:rsidRPr="00204950">
        <w:rPr>
          <w:rFonts w:ascii="Times New Roman" w:hAnsi="Times New Roman" w:cs="Times New Roman"/>
          <w:sz w:val="24"/>
          <w:szCs w:val="24"/>
        </w:rPr>
        <w:t>agan, Coleman, in O’Connor</w:t>
      </w:r>
      <w:r w:rsidR="00FE3148">
        <w:rPr>
          <w:rFonts w:ascii="Times New Roman" w:hAnsi="Times New Roman" w:cs="Times New Roman"/>
          <w:sz w:val="24"/>
          <w:szCs w:val="24"/>
        </w:rPr>
        <w:t>,</w:t>
      </w:r>
      <w:r w:rsidR="00D91A61" w:rsidRPr="00204950">
        <w:rPr>
          <w:rFonts w:ascii="Times New Roman" w:hAnsi="Times New Roman" w:cs="Times New Roman"/>
          <w:sz w:val="24"/>
          <w:szCs w:val="24"/>
        </w:rPr>
        <w:t xml:space="preserve"> 2014</w:t>
      </w:r>
      <w:r w:rsidRPr="00204950">
        <w:rPr>
          <w:rFonts w:ascii="Times New Roman" w:hAnsi="Times New Roman" w:cs="Times New Roman"/>
          <w:sz w:val="24"/>
          <w:szCs w:val="24"/>
        </w:rPr>
        <w:t>, 187)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Medtem</w:t>
      </w:r>
      <w:del w:id="218" w:author="kralj" w:date="2018-04-03T19:41:00Z">
        <w:r w:rsidRPr="00204950" w:rsidDel="00B87E52">
          <w:rPr>
            <w:rFonts w:ascii="Times New Roman" w:hAnsi="Times New Roman" w:cs="Times New Roman"/>
            <w:sz w:val="24"/>
            <w:szCs w:val="24"/>
          </w:rPr>
          <w:delText>,</w:delText>
        </w:r>
      </w:del>
      <w:r w:rsidRPr="00204950">
        <w:rPr>
          <w:rFonts w:ascii="Times New Roman" w:hAnsi="Times New Roman" w:cs="Times New Roman"/>
          <w:sz w:val="24"/>
          <w:szCs w:val="24"/>
        </w:rPr>
        <w:t xml:space="preserve"> ko so prvi trije našteti strogo agil</w:t>
      </w:r>
      <w:ins w:id="219" w:author="kralj" w:date="2018-04-03T19:41:00Z">
        <w:r w:rsidR="00B87E52">
          <w:rPr>
            <w:rFonts w:ascii="Times New Roman" w:hAnsi="Times New Roman" w:cs="Times New Roman"/>
            <w:sz w:val="24"/>
            <w:szCs w:val="24"/>
          </w:rPr>
          <w:t>n</w:t>
        </w:r>
      </w:ins>
      <w:r w:rsidRPr="00204950">
        <w:rPr>
          <w:rFonts w:ascii="Times New Roman" w:hAnsi="Times New Roman" w:cs="Times New Roman"/>
          <w:sz w:val="24"/>
          <w:szCs w:val="24"/>
        </w:rPr>
        <w:t xml:space="preserve">i, vsi bazirajo na iteracijah. Vsi modeli </w:t>
      </w:r>
      <w:del w:id="220" w:author="kralj" w:date="2018-04-03T19:42:00Z">
        <w:r w:rsidRPr="00204950" w:rsidDel="00B87E52">
          <w:rPr>
            <w:rFonts w:ascii="Times New Roman" w:hAnsi="Times New Roman" w:cs="Times New Roman"/>
            <w:sz w:val="24"/>
            <w:szCs w:val="24"/>
          </w:rPr>
          <w:delText xml:space="preserve">so </w:delText>
        </w:r>
      </w:del>
      <w:r w:rsidRPr="00204950">
        <w:rPr>
          <w:rFonts w:ascii="Times New Roman" w:hAnsi="Times New Roman" w:cs="Times New Roman"/>
          <w:sz w:val="24"/>
          <w:szCs w:val="24"/>
        </w:rPr>
        <w:t>se razlik</w:t>
      </w:r>
      <w:ins w:id="221" w:author="kralj" w:date="2018-04-03T19:42:00Z">
        <w:r w:rsidR="00B87E52">
          <w:rPr>
            <w:rFonts w:ascii="Times New Roman" w:hAnsi="Times New Roman" w:cs="Times New Roman"/>
            <w:sz w:val="24"/>
            <w:szCs w:val="24"/>
          </w:rPr>
          <w:t>ujejo</w:t>
        </w:r>
      </w:ins>
      <w:del w:id="222" w:author="kralj" w:date="2018-04-03T19:42:00Z">
        <w:r w:rsidRPr="00204950" w:rsidDel="00B87E52">
          <w:rPr>
            <w:rFonts w:ascii="Times New Roman" w:hAnsi="Times New Roman" w:cs="Times New Roman"/>
            <w:sz w:val="24"/>
            <w:szCs w:val="24"/>
          </w:rPr>
          <w:delText>ovali</w:delText>
        </w:r>
      </w:del>
      <w:r w:rsidRPr="00204950">
        <w:rPr>
          <w:rFonts w:ascii="Times New Roman" w:hAnsi="Times New Roman" w:cs="Times New Roman"/>
          <w:sz w:val="24"/>
          <w:szCs w:val="24"/>
        </w:rPr>
        <w:t xml:space="preserve"> le po številu iteracij, katerih število je bilo večje pri agilnih in manjše pri hibridnih procesih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{"citationID":"1q3vtFnx","properties":{"formattedCitation":"{\\rtf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w:t>
      </w:r>
      <w:r w:rsidR="00FE3148">
        <w:rPr>
          <w:rFonts w:ascii="Times New Roman" w:hAnsi="Times New Roman" w:cs="Times New Roman"/>
          <w:sz w:val="24"/>
          <w:szCs w:val="24"/>
        </w:rPr>
        <w:t xml:space="preserve">agan, Coleman, in O’Connor, </w:t>
      </w:r>
      <w:r w:rsidR="00D91A61" w:rsidRPr="00204950">
        <w:rPr>
          <w:rFonts w:ascii="Times New Roman" w:hAnsi="Times New Roman" w:cs="Times New Roman"/>
          <w:sz w:val="24"/>
          <w:szCs w:val="24"/>
        </w:rPr>
        <w:t>2014</w:t>
      </w:r>
      <w:r w:rsidRPr="00204950">
        <w:rPr>
          <w:rFonts w:ascii="Times New Roman" w:hAnsi="Times New Roman" w:cs="Times New Roman"/>
          <w:sz w:val="24"/>
          <w:szCs w:val="24"/>
        </w:rPr>
        <w:t>, 187)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8053D27" w14:textId="161CB532"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 (2013)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sta izvedla raziskavo o uporabi agilnih procesov v finski industriji iger. Raziskava je zajemala najmanjša podjetja</w:t>
      </w:r>
      <w:ins w:id="223" w:author="kralj" w:date="2018-04-03T19:43:00Z">
        <w:r w:rsidR="005442D5">
          <w:rPr>
            <w:rFonts w:ascii="Times New Roman" w:hAnsi="Times New Roman" w:cs="Times New Roman"/>
            <w:sz w:val="24"/>
            <w:szCs w:val="24"/>
          </w:rPr>
          <w:t>,</w:t>
        </w:r>
      </w:ins>
      <w:r w:rsidR="00AC7DB3" w:rsidRPr="00204950">
        <w:rPr>
          <w:rFonts w:ascii="Times New Roman" w:hAnsi="Times New Roman" w:cs="Times New Roman"/>
          <w:sz w:val="24"/>
          <w:szCs w:val="24"/>
        </w:rPr>
        <w:t xml:space="preserve"> kot tudi enega največjih (</w:t>
      </w:r>
      <w:r w:rsidRPr="00204950">
        <w:rPr>
          <w:rFonts w:ascii="Times New Roman" w:hAnsi="Times New Roman" w:cs="Times New Roman"/>
          <w:sz w:val="24"/>
          <w:szCs w:val="24"/>
        </w:rPr>
        <w:t xml:space="preserve">Rovio Entertainment). Vsa podjetja razen enega so v vsaj enem koraku procesa uporabili agilne metode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w:t>
      </w:r>
      <w:r w:rsidR="00F41D09">
        <w:rPr>
          <w:rFonts w:ascii="Times New Roman" w:hAnsi="Times New Roman" w:cs="Times New Roman"/>
          <w:sz w:val="24"/>
          <w:szCs w:val="24"/>
        </w:rPr>
        <w:t>,</w:t>
      </w:r>
      <w:r w:rsidRPr="00204950">
        <w:rPr>
          <w:rFonts w:ascii="Times New Roman" w:hAnsi="Times New Roman" w:cs="Times New Roman"/>
          <w:sz w:val="24"/>
          <w:szCs w:val="24"/>
        </w:rPr>
        <w:t xml:space="preserve"> 2013, 12)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Prav slednja </w:t>
      </w:r>
      <w:del w:id="224" w:author="kralj" w:date="2018-04-03T19:44:00Z">
        <w:r w:rsidRPr="00204950" w:rsidDel="005442D5">
          <w:rPr>
            <w:rFonts w:ascii="Times New Roman" w:hAnsi="Times New Roman" w:cs="Times New Roman"/>
            <w:sz w:val="24"/>
            <w:szCs w:val="24"/>
          </w:rPr>
          <w:delText xml:space="preserve">avtorja </w:delText>
        </w:r>
      </w:del>
      <w:r w:rsidRPr="00204950">
        <w:rPr>
          <w:rFonts w:ascii="Times New Roman" w:hAnsi="Times New Roman" w:cs="Times New Roman"/>
          <w:sz w:val="24"/>
          <w:szCs w:val="24"/>
        </w:rPr>
        <w:t>povzemata tudi delo avtorjev Tran in Biddle (2008)</w:t>
      </w:r>
      <w:r w:rsidRPr="00D468C8">
        <w:rPr>
          <w:rStyle w:val="Sprotnaopomba-sklic"/>
        </w:rPr>
        <w:footnoteReference w:id="27"/>
      </w:r>
      <w:r w:rsidRPr="00204950">
        <w:rPr>
          <w:rFonts w:ascii="Times New Roman" w:hAnsi="Times New Roman" w:cs="Times New Roman"/>
          <w:sz w:val="24"/>
          <w:szCs w:val="24"/>
        </w:rPr>
        <w:t xml:space="preserve">, ki označujeta Scrum, XP in Kanban za najpogosteje uporabljene modele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{"citationID":"SF8kC5Rk","properties":{"formattedCitation":"{\\rtf (Koutonen in Lepp\\uc0\\u228{}nen 2013, 4)}","plainCitation":"(Koutonen in Leppänen 2013, 4)"},"citationItems":[{"id":495,"uris":["http://zotero.org/users/local/1VrTeLcH/items/GN3YQBIP"],"uri":["http://zotero.org/users/local/1VrTeLcH/items/GN3YQBIP"],"itemData":{"id":495,"type":"book","title":"How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w:t>
      </w:r>
      <w:r w:rsidR="00F41D09">
        <w:rPr>
          <w:rFonts w:ascii="Times New Roman" w:hAnsi="Times New Roman" w:cs="Times New Roman"/>
          <w:sz w:val="24"/>
          <w:szCs w:val="24"/>
        </w:rPr>
        <w:t>,</w:t>
      </w:r>
      <w:r w:rsidRPr="00204950">
        <w:rPr>
          <w:rFonts w:ascii="Times New Roman" w:hAnsi="Times New Roman" w:cs="Times New Roman"/>
          <w:sz w:val="24"/>
          <w:szCs w:val="24"/>
        </w:rPr>
        <w:t xml:space="preserve"> 2013, 4)</w:t>
      </w:r>
      <w:r w:rsidRPr="00204950">
        <w:rPr>
          <w:rFonts w:ascii="Times New Roman" w:hAnsi="Times New Roman" w:cs="Times New Roman"/>
          <w:sz w:val="24"/>
          <w:szCs w:val="24"/>
        </w:rPr>
        <w:fldChar w:fldCharType="end"/>
      </w:r>
      <w:r w:rsidR="00CF143F" w:rsidRPr="00204950">
        <w:rPr>
          <w:rFonts w:ascii="Times New Roman" w:hAnsi="Times New Roman" w:cs="Times New Roman"/>
          <w:sz w:val="24"/>
          <w:szCs w:val="24"/>
        </w:rPr>
        <w:t>.</w:t>
      </w:r>
    </w:p>
    <w:p w14:paraId="0EA63FFD" w14:textId="3A843391" w:rsidR="00CF143F" w:rsidRPr="00204950" w:rsidRDefault="00CF143F"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Stacey in </w:t>
      </w:r>
      <w:r w:rsidR="003C7CB7" w:rsidRPr="00204950">
        <w:rPr>
          <w:rFonts w:ascii="Times New Roman" w:hAnsi="Times New Roman" w:cs="Times New Roman"/>
          <w:sz w:val="24"/>
          <w:szCs w:val="24"/>
        </w:rPr>
        <w:t xml:space="preserve">Nandhakumar </w:t>
      </w:r>
      <w:r w:rsidR="003C7CB7"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{"citationID":"LT0n4CYd","properties":{"formattedCitation":"(Stacey in Nandhakumar 2008)","plainCitation":"(Stacey in Nandhakumar 2008)"},"citationItems":[{"id":907,"uris":["http://zotero.org/users/local/1VrTeLcH/items/SPYTTZQW"],"uri":["http://zotero.org/users/local/1VrTeLcH/items/SPYTTZQW"],"itemData":{"id":907,"type":"article-journal","title":"Opening up to agile games development","container-title":"Communications of the ACM","page":"143","volume":"51","issue":"12","source":"CrossRef","DOI":"10.1145/1409360.1409387","ISSN":"00010782","language":"en","author":[{"family":"Stacey","given":"Patrick"},{"family":"Nandhakumar","given":"Joe"}],"issued":{"date-parts":[["2008",12,1]]}}}],"schema":"https://github.com/citation-style-language/schema/raw/master/csl-citation.json"} </w:instrText>
      </w:r>
      <w:r w:rsidR="003C7CB7" w:rsidRPr="00204950">
        <w:rPr>
          <w:rFonts w:ascii="Times New Roman" w:hAnsi="Times New Roman" w:cs="Times New Roman"/>
          <w:sz w:val="24"/>
          <w:szCs w:val="24"/>
        </w:rPr>
        <w:fldChar w:fldCharType="separate"/>
      </w:r>
      <w:r w:rsidR="003C7CB7" w:rsidRPr="00204950">
        <w:rPr>
          <w:rFonts w:ascii="Times New Roman" w:hAnsi="Times New Roman" w:cs="Times New Roman"/>
          <w:sz w:val="24"/>
        </w:rPr>
        <w:t>(2008)</w:t>
      </w:r>
      <w:r w:rsidR="003C7CB7" w:rsidRPr="00204950">
        <w:rPr>
          <w:rFonts w:ascii="Times New Roman" w:hAnsi="Times New Roman" w:cs="Times New Roman"/>
          <w:sz w:val="24"/>
          <w:szCs w:val="24"/>
        </w:rPr>
        <w:fldChar w:fldCharType="end"/>
      </w:r>
      <w:r w:rsidR="008B2BDB" w:rsidRPr="00204950">
        <w:rPr>
          <w:rFonts w:ascii="Times New Roman" w:hAnsi="Times New Roman" w:cs="Times New Roman"/>
          <w:sz w:val="24"/>
          <w:szCs w:val="24"/>
        </w:rPr>
        <w:t xml:space="preserve"> sta naredila študijo treh razvojnih ekip, ki je pokazala, da niso aplicirale agilnih metod kot takih</w:t>
      </w:r>
      <w:ins w:id="225" w:author="kralj" w:date="2018-04-03T19:44:00Z">
        <w:r w:rsidR="00AE304C">
          <w:rPr>
            <w:rFonts w:ascii="Times New Roman" w:hAnsi="Times New Roman" w:cs="Times New Roman"/>
            <w:sz w:val="24"/>
            <w:szCs w:val="24"/>
          </w:rPr>
          <w:t>,</w:t>
        </w:r>
      </w:ins>
      <w:r w:rsidR="008B2BDB" w:rsidRPr="00204950">
        <w:rPr>
          <w:rFonts w:ascii="Times New Roman" w:hAnsi="Times New Roman" w:cs="Times New Roman"/>
          <w:sz w:val="24"/>
          <w:szCs w:val="24"/>
        </w:rPr>
        <w:t xml:space="preserve"> ampak so se posluževale agilni</w:t>
      </w:r>
      <w:ins w:id="226" w:author="kralj" w:date="2018-04-03T19:45:00Z">
        <w:r w:rsidR="00AE304C">
          <w:rPr>
            <w:rFonts w:ascii="Times New Roman" w:hAnsi="Times New Roman" w:cs="Times New Roman"/>
            <w:sz w:val="24"/>
            <w:szCs w:val="24"/>
          </w:rPr>
          <w:t>h</w:t>
        </w:r>
      </w:ins>
      <w:del w:id="227" w:author="kralj" w:date="2018-04-03T19:45:00Z">
        <w:r w:rsidR="008B2BDB" w:rsidRPr="00204950" w:rsidDel="00AE304C">
          <w:rPr>
            <w:rFonts w:ascii="Times New Roman" w:hAnsi="Times New Roman" w:cs="Times New Roman"/>
            <w:sz w:val="24"/>
            <w:szCs w:val="24"/>
          </w:rPr>
          <w:delText>m</w:delText>
        </w:r>
      </w:del>
      <w:r w:rsidR="008B2BDB" w:rsidRPr="00204950">
        <w:rPr>
          <w:rFonts w:ascii="Times New Roman" w:hAnsi="Times New Roman" w:cs="Times New Roman"/>
          <w:sz w:val="24"/>
          <w:szCs w:val="24"/>
        </w:rPr>
        <w:t xml:space="preserve"> praks</w:t>
      </w:r>
      <w:del w:id="228" w:author="kralj" w:date="2018-04-03T19:45:00Z">
        <w:r w:rsidR="008B2BDB" w:rsidRPr="00204950" w:rsidDel="00AE304C">
          <w:rPr>
            <w:rFonts w:ascii="Times New Roman" w:hAnsi="Times New Roman" w:cs="Times New Roman"/>
            <w:sz w:val="24"/>
            <w:szCs w:val="24"/>
          </w:rPr>
          <w:delText>am</w:delText>
        </w:r>
      </w:del>
      <w:r w:rsidR="008B2BDB" w:rsidRPr="00204950">
        <w:rPr>
          <w:rFonts w:ascii="Times New Roman" w:hAnsi="Times New Roman" w:cs="Times New Roman"/>
          <w:sz w:val="24"/>
          <w:szCs w:val="24"/>
        </w:rPr>
        <w:t xml:space="preserve">. </w:t>
      </w:r>
    </w:p>
    <w:p w14:paraId="3C07C7D3" w14:textId="6DECD8AF"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Na podlagi dokumentov analiz razvoja sta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Petrillo in Pimenta (2010)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naredila razis</w:t>
      </w:r>
      <w:r w:rsidR="00017646" w:rsidRPr="00204950">
        <w:rPr>
          <w:rFonts w:ascii="Times New Roman" w:hAnsi="Times New Roman" w:cs="Times New Roman"/>
          <w:sz w:val="24"/>
          <w:szCs w:val="24"/>
        </w:rPr>
        <w:t xml:space="preserve">kavo, ki je ugotavljala uporabo </w:t>
      </w:r>
      <w:r w:rsidRPr="00204950">
        <w:rPr>
          <w:rFonts w:ascii="Times New Roman" w:hAnsi="Times New Roman" w:cs="Times New Roman"/>
          <w:sz w:val="24"/>
          <w:szCs w:val="24"/>
        </w:rPr>
        <w:t>praks v razvoju. Ugotovila sta, da se v razvoju video iger uporabljajo</w:t>
      </w:r>
      <w:r w:rsidR="003C5379" w:rsidRPr="00204950">
        <w:rPr>
          <w:rFonts w:ascii="Times New Roman" w:hAnsi="Times New Roman" w:cs="Times New Roman"/>
          <w:sz w:val="24"/>
          <w:szCs w:val="24"/>
        </w:rPr>
        <w:t xml:space="preserve"> predvsem</w:t>
      </w:r>
      <w:r w:rsidR="00D35553" w:rsidRPr="00204950">
        <w:rPr>
          <w:rFonts w:ascii="Times New Roman" w:hAnsi="Times New Roman" w:cs="Times New Roman"/>
          <w:sz w:val="24"/>
          <w:szCs w:val="24"/>
        </w:rPr>
        <w:t xml:space="preserve"> agilne prakse. </w:t>
      </w:r>
      <w:r w:rsidRPr="00204950">
        <w:rPr>
          <w:rFonts w:ascii="Times New Roman" w:hAnsi="Times New Roman" w:cs="Times New Roman"/>
          <w:sz w:val="24"/>
          <w:szCs w:val="24"/>
        </w:rPr>
        <w:t xml:space="preserve">Uporaba se lahko s prakticiranjem agilnih praks izvaja povsem nezavedno in celo neformalno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(Fabio Petrillo in Pimenta</w:t>
      </w:r>
      <w:r w:rsidR="00F41D09">
        <w:rPr>
          <w:rFonts w:ascii="Times New Roman" w:hAnsi="Times New Roman" w:cs="Times New Roman"/>
          <w:sz w:val="24"/>
        </w:rPr>
        <w:t>,</w:t>
      </w:r>
      <w:r w:rsidRPr="00204950">
        <w:rPr>
          <w:rFonts w:ascii="Times New Roman" w:hAnsi="Times New Roman" w:cs="Times New Roman"/>
          <w:sz w:val="24"/>
        </w:rPr>
        <w:t xml:space="preserve"> 2010, 14)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1189CE82" w14:textId="0B367205"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Prav tako agilne pristope podpira Fullerton, saj meni, da je Scrum primeren za reševanje zapletenih problemov oblikovanja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(Fullerton</w:t>
      </w:r>
      <w:r w:rsidR="00F41D09">
        <w:rPr>
          <w:rFonts w:ascii="Times New Roman" w:hAnsi="Times New Roman" w:cs="Times New Roman"/>
          <w:sz w:val="24"/>
        </w:rPr>
        <w:t>,</w:t>
      </w:r>
      <w:r w:rsidRPr="00204950">
        <w:rPr>
          <w:rFonts w:ascii="Times New Roman" w:hAnsi="Times New Roman" w:cs="Times New Roman"/>
          <w:sz w:val="24"/>
        </w:rPr>
        <w:t xml:space="preserve"> 2014, 369)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Svoje mnenje podaja John</w:t>
      </w:r>
      <w:r w:rsidR="009744E2">
        <w:rPr>
          <w:rFonts w:ascii="Times New Roman" w:hAnsi="Times New Roman" w:cs="Times New Roman"/>
          <w:sz w:val="24"/>
          <w:szCs w:val="24"/>
        </w:rPr>
        <w:t xml:space="preserve"> </w:t>
      </w:r>
      <w:r w:rsidRPr="00204950">
        <w:rPr>
          <w:rFonts w:ascii="Times New Roman" w:hAnsi="Times New Roman" w:cs="Times New Roman"/>
          <w:sz w:val="24"/>
          <w:szCs w:val="24"/>
        </w:rPr>
        <w:lastRenderedPageBreak/>
        <w:t>Comes</w:t>
      </w:r>
      <w:r w:rsidRPr="00D468C8">
        <w:rPr>
          <w:rStyle w:val="Sprotnaopomba-sklic"/>
        </w:rPr>
        <w:footnoteReference w:id="28"/>
      </w:r>
      <w:r w:rsidRPr="00204950">
        <w:rPr>
          <w:rFonts w:ascii="Times New Roman" w:hAnsi="Times New Roman" w:cs="Times New Roman"/>
          <w:sz w:val="24"/>
          <w:szCs w:val="24"/>
        </w:rPr>
        <w:t xml:space="preserve">, ki meni, </w:t>
      </w:r>
      <w:del w:id="229" w:author="kralj" w:date="2018-04-03T19:48:00Z">
        <w:r w:rsidRPr="00204950" w:rsidDel="00AE304C">
          <w:rPr>
            <w:rFonts w:ascii="Times New Roman" w:hAnsi="Times New Roman" w:cs="Times New Roman"/>
            <w:sz w:val="24"/>
            <w:szCs w:val="24"/>
          </w:rPr>
          <w:delText xml:space="preserve">da </w:delText>
        </w:r>
      </w:del>
      <w:r w:rsidRPr="00204950">
        <w:rPr>
          <w:rFonts w:ascii="Times New Roman" w:hAnsi="Times New Roman" w:cs="Times New Roman"/>
          <w:sz w:val="24"/>
          <w:szCs w:val="24"/>
        </w:rPr>
        <w:t>naj opustimo kaskadne</w:t>
      </w:r>
      <w:r w:rsidR="000F1EE8" w:rsidRPr="00204950">
        <w:rPr>
          <w:rFonts w:ascii="Times New Roman" w:hAnsi="Times New Roman" w:cs="Times New Roman"/>
          <w:sz w:val="24"/>
          <w:szCs w:val="24"/>
        </w:rPr>
        <w:t xml:space="preserve"> (sekvenčne)</w:t>
      </w:r>
      <w:r w:rsidRPr="00204950">
        <w:rPr>
          <w:rFonts w:ascii="Times New Roman" w:hAnsi="Times New Roman" w:cs="Times New Roman"/>
          <w:sz w:val="24"/>
          <w:szCs w:val="24"/>
        </w:rPr>
        <w:t xml:space="preserve"> procese in sprejmemo agilne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(John Comes v Novak</w:t>
      </w:r>
      <w:r w:rsidR="00F41D09">
        <w:rPr>
          <w:rFonts w:ascii="Times New Roman" w:hAnsi="Times New Roman" w:cs="Times New Roman"/>
          <w:sz w:val="24"/>
        </w:rPr>
        <w:t>,</w:t>
      </w:r>
      <w:r w:rsidRPr="00204950">
        <w:rPr>
          <w:rFonts w:ascii="Times New Roman" w:hAnsi="Times New Roman" w:cs="Times New Roman"/>
          <w:sz w:val="24"/>
        </w:rPr>
        <w:t xml:space="preserve"> 2012, 366)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C086272" w14:textId="77777777" w:rsidR="00CF7713" w:rsidRPr="00204950" w:rsidRDefault="00CF7713" w:rsidP="005A6A3B">
      <w:pPr>
        <w:spacing w:line="360" w:lineRule="auto"/>
        <w:contextualSpacing/>
        <w:jc w:val="both"/>
        <w:rPr>
          <w:rFonts w:ascii="Times New Roman" w:hAnsi="Times New Roman" w:cs="Times New Roman"/>
          <w:sz w:val="24"/>
          <w:szCs w:val="24"/>
        </w:rPr>
      </w:pPr>
    </w:p>
    <w:p w14:paraId="595732D6" w14:textId="0148C04C" w:rsidR="007F01DF" w:rsidRPr="00204950" w:rsidRDefault="007F01DF" w:rsidP="00D13F12">
      <w:pPr>
        <w:pStyle w:val="podnaslov"/>
        <w:outlineLvl w:val="1"/>
      </w:pPr>
      <w:bookmarkStart w:id="230" w:name="_Toc509588433"/>
      <w:bookmarkStart w:id="231" w:name="_Toc509591242"/>
      <w:r w:rsidRPr="00204950">
        <w:t>4.1 POMANKLJIVOSTI AGILNIH PRISTOPOV</w:t>
      </w:r>
      <w:bookmarkEnd w:id="230"/>
      <w:bookmarkEnd w:id="231"/>
    </w:p>
    <w:p w14:paraId="7A409514" w14:textId="2BF014B1" w:rsidR="007F01DF" w:rsidRPr="00204950" w:rsidRDefault="007F01DF"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Agilni pristopi niso </w:t>
      </w:r>
      <w:r w:rsidR="008A0690" w:rsidRPr="00204950">
        <w:rPr>
          <w:rFonts w:ascii="Times New Roman" w:hAnsi="Times New Roman" w:cs="Times New Roman"/>
          <w:sz w:val="24"/>
          <w:szCs w:val="24"/>
        </w:rPr>
        <w:t xml:space="preserve">usmerjeni </w:t>
      </w:r>
      <w:r w:rsidRPr="00204950">
        <w:rPr>
          <w:rFonts w:ascii="Times New Roman" w:hAnsi="Times New Roman" w:cs="Times New Roman"/>
          <w:sz w:val="24"/>
          <w:szCs w:val="24"/>
        </w:rPr>
        <w:t>v izdelavo dokumentacije</w:t>
      </w:r>
      <w:ins w:id="232" w:author="kralj" w:date="2018-04-03T19:49:00Z">
        <w:r w:rsidR="00DB029F">
          <w:rPr>
            <w:rFonts w:ascii="Times New Roman" w:hAnsi="Times New Roman" w:cs="Times New Roman"/>
            <w:sz w:val="24"/>
            <w:szCs w:val="24"/>
          </w:rPr>
          <w:t>,</w:t>
        </w:r>
      </w:ins>
      <w:r w:rsidRPr="00204950">
        <w:rPr>
          <w:rFonts w:ascii="Times New Roman" w:hAnsi="Times New Roman" w:cs="Times New Roman"/>
          <w:sz w:val="24"/>
          <w:szCs w:val="24"/>
        </w:rPr>
        <w:t xml:space="preserve"> ampak na zgodaj delujočo verzijo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{"citationID":"X4v4hi2u","properties":{"formattedCitation":"{\\rtf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in O’Connor</w:t>
      </w:r>
      <w:r w:rsidR="00721026">
        <w:rPr>
          <w:rFonts w:ascii="Times New Roman" w:hAnsi="Times New Roman" w:cs="Times New Roman"/>
          <w:sz w:val="24"/>
          <w:szCs w:val="24"/>
        </w:rPr>
        <w:t>,</w:t>
      </w:r>
      <w:r w:rsidRPr="00204950">
        <w:rPr>
          <w:rFonts w:ascii="Times New Roman" w:hAnsi="Times New Roman" w:cs="Times New Roman"/>
          <w:sz w:val="24"/>
          <w:szCs w:val="24"/>
        </w:rPr>
        <w:t xml:space="preserve"> 2015, 5)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Slabo definirana specifikacija vodi v defekte, vpliva na funkcionalnost, vire in časovnice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{"citationID":"W1Oq1b6I","properties":{"formattedCitation":"(Kanode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Med produkcijo ti pristopi nadaljujejo s prototipiranjem in izdelavo inkrementov igre</w:t>
      </w:r>
      <w:ins w:id="233" w:author="kralj" w:date="2018-04-03T19:49:00Z">
        <w:r w:rsidR="00DB029F">
          <w:rPr>
            <w:rFonts w:ascii="Times New Roman" w:hAnsi="Times New Roman" w:cs="Times New Roman"/>
            <w:sz w:val="24"/>
            <w:szCs w:val="24"/>
          </w:rPr>
          <w:t>,</w:t>
        </w:r>
      </w:ins>
      <w:del w:id="234" w:author="kralj" w:date="2018-04-03T19:49:00Z">
        <w:r w:rsidRPr="00204950" w:rsidDel="00DB029F">
          <w:rPr>
            <w:rFonts w:ascii="Times New Roman" w:hAnsi="Times New Roman" w:cs="Times New Roman"/>
            <w:sz w:val="24"/>
            <w:szCs w:val="24"/>
          </w:rPr>
          <w:delText>.</w:delText>
        </w:r>
      </w:del>
      <w:r w:rsidRPr="00204950">
        <w:rPr>
          <w:rFonts w:ascii="Times New Roman" w:hAnsi="Times New Roman" w:cs="Times New Roman"/>
          <w:sz w:val="24"/>
          <w:szCs w:val="24"/>
        </w:rPr>
        <w:t xml:space="preserve"> </w:t>
      </w:r>
      <w:ins w:id="235" w:author="kralj" w:date="2018-04-03T19:49:00Z">
        <w:r w:rsidR="00DB029F">
          <w:rPr>
            <w:rFonts w:ascii="Times New Roman" w:hAnsi="Times New Roman" w:cs="Times New Roman"/>
            <w:sz w:val="24"/>
            <w:szCs w:val="24"/>
          </w:rPr>
          <w:t>k</w:t>
        </w:r>
      </w:ins>
      <w:del w:id="236" w:author="kralj" w:date="2018-04-03T19:49:00Z">
        <w:r w:rsidRPr="00204950" w:rsidDel="00DB029F">
          <w:rPr>
            <w:rFonts w:ascii="Times New Roman" w:hAnsi="Times New Roman" w:cs="Times New Roman"/>
            <w:sz w:val="24"/>
            <w:szCs w:val="24"/>
          </w:rPr>
          <w:delText>K</w:delText>
        </w:r>
      </w:del>
      <w:r w:rsidRPr="00204950">
        <w:rPr>
          <w:rFonts w:ascii="Times New Roman" w:hAnsi="Times New Roman" w:cs="Times New Roman"/>
          <w:sz w:val="24"/>
          <w:szCs w:val="24"/>
        </w:rPr>
        <w:t xml:space="preserve">ar privede do sprememb, ki drastično vplivajo tudi na GDD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{"citationID":"fJJdx3on","properties":{"formattedCitation":"(Kanode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Posledično se spremeni okvir projekta</w:t>
      </w:r>
      <w:ins w:id="237" w:author="kralj" w:date="2018-04-03T19:49:00Z">
        <w:r w:rsidR="00DB029F">
          <w:rPr>
            <w:rFonts w:ascii="Times New Roman" w:hAnsi="Times New Roman" w:cs="Times New Roman"/>
            <w:sz w:val="24"/>
            <w:szCs w:val="24"/>
          </w:rPr>
          <w:t>,</w:t>
        </w:r>
      </w:ins>
      <w:r w:rsidRPr="00204950">
        <w:rPr>
          <w:rFonts w:ascii="Times New Roman" w:hAnsi="Times New Roman" w:cs="Times New Roman"/>
          <w:sz w:val="24"/>
          <w:szCs w:val="24"/>
        </w:rPr>
        <w:t xml:space="preserve"> kar negativno vpliva na produkcijo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{"citationID":"HOmQXF0D","properties":{"formattedCitation":"(Kanode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49315F" w:rsidRPr="00204950">
        <w:rPr>
          <w:rFonts w:ascii="Times New Roman" w:hAnsi="Times New Roman" w:cs="Times New Roman"/>
          <w:sz w:val="24"/>
          <w:szCs w:val="24"/>
        </w:rPr>
        <w:t xml:space="preserve"> </w:t>
      </w:r>
      <w:r w:rsidRPr="00204950">
        <w:rPr>
          <w:rFonts w:ascii="Times New Roman" w:hAnsi="Times New Roman" w:cs="Times New Roman"/>
          <w:sz w:val="24"/>
          <w:szCs w:val="24"/>
        </w:rPr>
        <w:t>Poleg tega so</w:t>
      </w:r>
      <w:r w:rsidR="006F4F04" w:rsidRPr="00204950">
        <w:rPr>
          <w:rFonts w:ascii="Times New Roman" w:hAnsi="Times New Roman" w:cs="Times New Roman"/>
          <w:sz w:val="24"/>
          <w:szCs w:val="24"/>
        </w:rPr>
        <w:t xml:space="preserve"> bili</w:t>
      </w:r>
      <w:r w:rsidRPr="00204950">
        <w:rPr>
          <w:rFonts w:ascii="Times New Roman" w:hAnsi="Times New Roman" w:cs="Times New Roman"/>
          <w:sz w:val="24"/>
          <w:szCs w:val="24"/>
        </w:rPr>
        <w:t xml:space="preserve"> agilni modeli namenjeni za razvoj programske opreme in ne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{"citationID":"qdoXYAtc","properties":{"formattedCitation":"{\\rtf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in O’Connor</w:t>
      </w:r>
      <w:r w:rsidR="00721026">
        <w:rPr>
          <w:rFonts w:ascii="Times New Roman" w:hAnsi="Times New Roman" w:cs="Times New Roman"/>
          <w:sz w:val="24"/>
          <w:szCs w:val="24"/>
        </w:rPr>
        <w:t>,</w:t>
      </w:r>
      <w:r w:rsidRPr="00204950">
        <w:rPr>
          <w:rFonts w:ascii="Times New Roman" w:hAnsi="Times New Roman" w:cs="Times New Roman"/>
          <w:sz w:val="24"/>
          <w:szCs w:val="24"/>
        </w:rPr>
        <w:t xml:space="preserve"> 2015, 6)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Več kot polovica študij primerov omenja kreativnost</w:t>
      </w:r>
      <w:del w:id="238" w:author="kralj" w:date="2018-04-03T19:50:00Z">
        <w:r w:rsidRPr="00204950" w:rsidDel="00DB029F">
          <w:rPr>
            <w:rFonts w:ascii="Times New Roman" w:hAnsi="Times New Roman" w:cs="Times New Roman"/>
            <w:sz w:val="24"/>
            <w:szCs w:val="24"/>
          </w:rPr>
          <w:delText>,</w:delText>
        </w:r>
      </w:del>
      <w:r w:rsidRPr="00204950">
        <w:rPr>
          <w:rFonts w:ascii="Times New Roman" w:hAnsi="Times New Roman" w:cs="Times New Roman"/>
          <w:sz w:val="24"/>
          <w:szCs w:val="24"/>
        </w:rPr>
        <w:t xml:space="preserve"> kot glavni izziv uporabe agilnih pristopov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{"citationID":"GICv4FAF","properties":{"formattedCitation":"(Ruonala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w:t>
      </w:r>
      <w:r w:rsidR="00721026">
        <w:rPr>
          <w:rFonts w:ascii="Times New Roman" w:hAnsi="Times New Roman" w:cs="Times New Roman"/>
          <w:sz w:val="24"/>
        </w:rPr>
        <w:t>,</w:t>
      </w:r>
      <w:r w:rsidRPr="00204950">
        <w:rPr>
          <w:rFonts w:ascii="Times New Roman" w:hAnsi="Times New Roman" w:cs="Times New Roman"/>
          <w:sz w:val="24"/>
        </w:rPr>
        <w:t xml:space="preserve"> 2016, 29)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Multidisciplinarne ekipe se pogosto delijo med umetnike in programerje, kar privede do težav v komunikaciji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{"citationID":"bpSuDX9D","properties":{"formattedCitation":"(Kanode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00B32826" w:rsidRPr="00204950">
        <w:rPr>
          <w:rFonts w:ascii="Times New Roman" w:hAnsi="Times New Roman" w:cs="Times New Roman"/>
          <w:sz w:val="24"/>
          <w:szCs w:val="24"/>
        </w:rPr>
        <w:t>. Umetniki imajo večji</w:t>
      </w:r>
      <w:r w:rsidRPr="00204950">
        <w:rPr>
          <w:rFonts w:ascii="Times New Roman" w:hAnsi="Times New Roman" w:cs="Times New Roman"/>
          <w:sz w:val="24"/>
          <w:szCs w:val="24"/>
        </w:rPr>
        <w:t xml:space="preserve"> odpor </w:t>
      </w:r>
      <w:del w:id="239" w:author="kralj" w:date="2018-04-03T19:50:00Z">
        <w:r w:rsidRPr="00204950" w:rsidDel="00DB029F">
          <w:rPr>
            <w:rFonts w:ascii="Times New Roman" w:hAnsi="Times New Roman" w:cs="Times New Roman"/>
            <w:sz w:val="24"/>
            <w:szCs w:val="24"/>
          </w:rPr>
          <w:delText xml:space="preserve">po </w:delText>
        </w:r>
      </w:del>
      <w:ins w:id="240" w:author="kralj" w:date="2018-04-03T19:50:00Z">
        <w:r w:rsidR="00DB029F">
          <w:rPr>
            <w:rFonts w:ascii="Times New Roman" w:hAnsi="Times New Roman" w:cs="Times New Roman"/>
            <w:sz w:val="24"/>
            <w:szCs w:val="24"/>
          </w:rPr>
          <w:t>do</w:t>
        </w:r>
        <w:r w:rsidR="00DB029F" w:rsidRPr="00204950">
          <w:rPr>
            <w:rFonts w:ascii="Times New Roman" w:hAnsi="Times New Roman" w:cs="Times New Roman"/>
            <w:sz w:val="24"/>
            <w:szCs w:val="24"/>
          </w:rPr>
          <w:t xml:space="preserve"> </w:t>
        </w:r>
      </w:ins>
      <w:r w:rsidRPr="00204950">
        <w:rPr>
          <w:rFonts w:ascii="Times New Roman" w:hAnsi="Times New Roman" w:cs="Times New Roman"/>
          <w:sz w:val="24"/>
          <w:szCs w:val="24"/>
        </w:rPr>
        <w:t>sprejemanj</w:t>
      </w:r>
      <w:ins w:id="241" w:author="kralj" w:date="2018-04-03T19:50:00Z">
        <w:r w:rsidR="00DB029F">
          <w:rPr>
            <w:rFonts w:ascii="Times New Roman" w:hAnsi="Times New Roman" w:cs="Times New Roman"/>
            <w:sz w:val="24"/>
            <w:szCs w:val="24"/>
          </w:rPr>
          <w:t>a</w:t>
        </w:r>
      </w:ins>
      <w:del w:id="242" w:author="kralj" w:date="2018-04-03T19:50:00Z">
        <w:r w:rsidRPr="00204950" w:rsidDel="00DB029F">
          <w:rPr>
            <w:rFonts w:ascii="Times New Roman" w:hAnsi="Times New Roman" w:cs="Times New Roman"/>
            <w:sz w:val="24"/>
            <w:szCs w:val="24"/>
          </w:rPr>
          <w:delText>u</w:delText>
        </w:r>
      </w:del>
      <w:r w:rsidRPr="00204950">
        <w:rPr>
          <w:rFonts w:ascii="Times New Roman" w:hAnsi="Times New Roman" w:cs="Times New Roman"/>
          <w:sz w:val="24"/>
          <w:szCs w:val="24"/>
        </w:rPr>
        <w:t xml:space="preserve"> agilnih metod in ostalih uveljavljenih procesnih kontrol kot tehnično orientirani zaposleni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{"citationID":"FE2rZM6S","properties":{"formattedCitation":"(Ruonala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w:t>
      </w:r>
      <w:r w:rsidR="00721026">
        <w:rPr>
          <w:rFonts w:ascii="Times New Roman" w:hAnsi="Times New Roman" w:cs="Times New Roman"/>
          <w:sz w:val="24"/>
        </w:rPr>
        <w:t>,</w:t>
      </w:r>
      <w:r w:rsidRPr="00204950">
        <w:rPr>
          <w:rFonts w:ascii="Times New Roman" w:hAnsi="Times New Roman" w:cs="Times New Roman"/>
          <w:sz w:val="24"/>
        </w:rPr>
        <w:t xml:space="preserve"> 2016, 30)</w:t>
      </w:r>
      <w:r w:rsidRPr="00204950">
        <w:rPr>
          <w:rFonts w:ascii="Times New Roman" w:hAnsi="Times New Roman" w:cs="Times New Roman"/>
          <w:sz w:val="24"/>
          <w:szCs w:val="24"/>
        </w:rPr>
        <w:fldChar w:fldCharType="end"/>
      </w:r>
      <w:r w:rsidR="000A785D" w:rsidRPr="00204950">
        <w:rPr>
          <w:rFonts w:ascii="Times New Roman" w:hAnsi="Times New Roman" w:cs="Times New Roman"/>
          <w:sz w:val="24"/>
          <w:szCs w:val="24"/>
        </w:rPr>
        <w:t>.</w:t>
      </w:r>
    </w:p>
    <w:p w14:paraId="51DFB66C" w14:textId="440A1566" w:rsidR="00AE2721" w:rsidRDefault="003462C6"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Brazilska raziskava je </w:t>
      </w:r>
      <w:r w:rsidR="00A326A2" w:rsidRPr="00204950">
        <w:rPr>
          <w:rFonts w:ascii="Times New Roman" w:hAnsi="Times New Roman" w:cs="Times New Roman"/>
          <w:sz w:val="24"/>
          <w:szCs w:val="24"/>
        </w:rPr>
        <w:t>pokazala, da agilne prakse</w:t>
      </w:r>
      <w:r w:rsidR="00EB7418" w:rsidRPr="00204950">
        <w:rPr>
          <w:rFonts w:ascii="Times New Roman" w:hAnsi="Times New Roman" w:cs="Times New Roman"/>
          <w:sz w:val="24"/>
          <w:szCs w:val="24"/>
        </w:rPr>
        <w:t xml:space="preserve"> tudi</w:t>
      </w:r>
      <w:r w:rsidR="00A326A2" w:rsidRPr="00204950">
        <w:rPr>
          <w:rFonts w:ascii="Times New Roman" w:hAnsi="Times New Roman" w:cs="Times New Roman"/>
          <w:sz w:val="24"/>
          <w:szCs w:val="24"/>
        </w:rPr>
        <w:t xml:space="preserve"> niso najučinkovitejše.</w:t>
      </w:r>
      <w:r w:rsidR="007F01DF" w:rsidRPr="00204950">
        <w:rPr>
          <w:rFonts w:ascii="Times New Roman" w:hAnsi="Times New Roman" w:cs="Times New Roman"/>
          <w:sz w:val="24"/>
          <w:szCs w:val="24"/>
        </w:rPr>
        <w:t xml:space="preserve"> V raziskavi je sodelovalo 58 podjetij, ki razvijajo vi</w:t>
      </w:r>
      <w:r w:rsidR="00F55644" w:rsidRPr="00204950">
        <w:rPr>
          <w:rFonts w:ascii="Times New Roman" w:hAnsi="Times New Roman" w:cs="Times New Roman"/>
          <w:sz w:val="24"/>
          <w:szCs w:val="24"/>
        </w:rPr>
        <w:t>deo igre. A</w:t>
      </w:r>
      <w:r w:rsidR="007F01DF" w:rsidRPr="00204950">
        <w:rPr>
          <w:rFonts w:ascii="Times New Roman" w:hAnsi="Times New Roman" w:cs="Times New Roman"/>
          <w:sz w:val="24"/>
          <w:szCs w:val="24"/>
        </w:rPr>
        <w:t>nketiranci</w:t>
      </w:r>
      <w:r w:rsidR="00F55644" w:rsidRPr="00204950">
        <w:rPr>
          <w:rFonts w:ascii="Times New Roman" w:hAnsi="Times New Roman" w:cs="Times New Roman"/>
          <w:sz w:val="24"/>
          <w:szCs w:val="24"/>
        </w:rPr>
        <w:t xml:space="preserve"> so</w:t>
      </w:r>
      <w:r w:rsidR="007F01DF" w:rsidRPr="00204950">
        <w:rPr>
          <w:rFonts w:ascii="Times New Roman" w:hAnsi="Times New Roman" w:cs="Times New Roman"/>
          <w:sz w:val="24"/>
          <w:szCs w:val="24"/>
        </w:rPr>
        <w:t xml:space="preserve"> umestili svoj procesni model v enega od štirih kategorij in ocenili njegovo uspešnost glede na pogoste težave, ki se pojavljajo pri razvoju video iger</w:t>
      </w:r>
      <w:r w:rsidR="00F31AC7">
        <w:rPr>
          <w:rFonts w:ascii="Times New Roman" w:hAnsi="Times New Roman" w:cs="Times New Roman"/>
          <w:sz w:val="24"/>
          <w:szCs w:val="24"/>
        </w:rPr>
        <w:t>. Te so odkrili Petrillo in kolegi (2009) v svoji raziskavi</w:t>
      </w:r>
      <w:ins w:id="243" w:author="kralj" w:date="2018-04-03T19:50:00Z">
        <w:r w:rsidR="006179D1">
          <w:rPr>
            <w:rFonts w:ascii="Times New Roman" w:hAnsi="Times New Roman" w:cs="Times New Roman"/>
            <w:sz w:val="24"/>
            <w:szCs w:val="24"/>
          </w:rPr>
          <w:t>,</w:t>
        </w:r>
      </w:ins>
      <w:r w:rsidR="00F31AC7">
        <w:rPr>
          <w:rFonts w:ascii="Times New Roman" w:hAnsi="Times New Roman" w:cs="Times New Roman"/>
          <w:sz w:val="24"/>
          <w:szCs w:val="24"/>
        </w:rPr>
        <w:t xml:space="preserve"> pri kateri so analizirali dokumente analiz razvoja </w:t>
      </w:r>
      <w:r w:rsidR="00FC727C">
        <w:rPr>
          <w:rFonts w:ascii="Times New Roman" w:hAnsi="Times New Roman" w:cs="Times New Roman"/>
          <w:sz w:val="24"/>
          <w:szCs w:val="24"/>
        </w:rPr>
        <w:t>(tab. 4.1</w:t>
      </w:r>
      <w:r w:rsidR="00D65107">
        <w:rPr>
          <w:rFonts w:ascii="Times New Roman" w:hAnsi="Times New Roman" w:cs="Times New Roman"/>
          <w:sz w:val="24"/>
          <w:szCs w:val="24"/>
        </w:rPr>
        <w:t>)</w:t>
      </w:r>
      <w:r w:rsidR="007F01DF" w:rsidRPr="00204950">
        <w:rPr>
          <w:rFonts w:ascii="Times New Roman" w:hAnsi="Times New Roman" w:cs="Times New Roman"/>
          <w:sz w:val="24"/>
          <w:szCs w:val="24"/>
        </w:rPr>
        <w:t xml:space="preserve">. </w:t>
      </w:r>
    </w:p>
    <w:p w14:paraId="5524D511" w14:textId="28916984" w:rsidR="00E04A86" w:rsidRPr="00E04A86" w:rsidRDefault="00E04A86" w:rsidP="00E04A86">
      <w:pPr>
        <w:pStyle w:val="Napis"/>
        <w:jc w:val="center"/>
        <w:rPr>
          <w:rFonts w:ascii="Times New Roman" w:hAnsi="Times New Roman" w:cs="Times New Roman"/>
          <w:b w:val="0"/>
          <w:color w:val="auto"/>
          <w:sz w:val="28"/>
          <w:szCs w:val="24"/>
        </w:rPr>
      </w:pPr>
      <w:r w:rsidRPr="00E04A86">
        <w:rPr>
          <w:rFonts w:ascii="Times New Roman" w:hAnsi="Times New Roman" w:cs="Times New Roman"/>
          <w:b w:val="0"/>
          <w:color w:val="auto"/>
          <w:sz w:val="20"/>
        </w:rPr>
        <w:t>Tabela 4.1 najpogostejše težave, ki se pojavljajo v razvoju iger na podlagi dokumentov analiz razvoja</w:t>
      </w:r>
    </w:p>
    <w:p w14:paraId="3C53EE7A" w14:textId="298DE23D" w:rsidR="00AE2721" w:rsidRDefault="00AE2721" w:rsidP="00BA7075">
      <w:pPr>
        <w:spacing w:line="360" w:lineRule="auto"/>
        <w:contextualSpacing/>
        <w:jc w:val="center"/>
        <w:rPr>
          <w:rFonts w:ascii="Times New Roman" w:hAnsi="Times New Roman" w:cs="Times New Roman"/>
          <w:sz w:val="24"/>
          <w:szCs w:val="24"/>
        </w:rPr>
      </w:pPr>
      <w:r>
        <w:rPr>
          <w:noProof/>
          <w:lang w:eastAsia="sl-SI"/>
        </w:rPr>
        <w:lastRenderedPageBreak/>
        <w:drawing>
          <wp:inline distT="0" distB="0" distL="0" distR="0" wp14:anchorId="432D1214" wp14:editId="5E8C8C0E">
            <wp:extent cx="5566526" cy="337566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72735" cy="3379426"/>
                    </a:xfrm>
                    <a:prstGeom prst="rect">
                      <a:avLst/>
                    </a:prstGeom>
                  </pic:spPr>
                </pic:pic>
              </a:graphicData>
            </a:graphic>
          </wp:inline>
        </w:drawing>
      </w:r>
    </w:p>
    <w:p w14:paraId="3BC59244" w14:textId="48AFC3E1" w:rsidR="00D65107" w:rsidRPr="00BA7075" w:rsidRDefault="0017324E" w:rsidP="00BA7075">
      <w:pPr>
        <w:spacing w:line="360" w:lineRule="auto"/>
        <w:contextualSpacing/>
        <w:jc w:val="center"/>
        <w:rPr>
          <w:rFonts w:ascii="Times New Roman" w:hAnsi="Times New Roman" w:cs="Times New Roman"/>
          <w:sz w:val="20"/>
          <w:szCs w:val="24"/>
        </w:rPr>
      </w:pPr>
      <w:r>
        <w:rPr>
          <w:rFonts w:ascii="Times New Roman" w:hAnsi="Times New Roman" w:cs="Times New Roman"/>
          <w:sz w:val="20"/>
          <w:szCs w:val="24"/>
        </w:rPr>
        <w:t>V</w:t>
      </w:r>
      <w:r w:rsidR="00BA7075" w:rsidRPr="00BA7075">
        <w:rPr>
          <w:rFonts w:ascii="Times New Roman" w:hAnsi="Times New Roman" w:cs="Times New Roman"/>
          <w:sz w:val="20"/>
          <w:szCs w:val="24"/>
        </w:rPr>
        <w:t>ir: (Petrillo in drugi, 2009, 18)</w:t>
      </w:r>
    </w:p>
    <w:p w14:paraId="1AA42AE3" w14:textId="2603CC9D" w:rsidR="007F01DF" w:rsidRPr="00204950" w:rsidRDefault="007F01DF"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Kategorije procesov so bile definirane glede na naravo procesov in si sledijo: agilni, predpisujoči, ad-hoc in brez procesa (Politowski in dr</w:t>
      </w:r>
      <w:r w:rsidR="00935EDA">
        <w:rPr>
          <w:rFonts w:ascii="Times New Roman" w:hAnsi="Times New Roman" w:cs="Times New Roman"/>
          <w:sz w:val="24"/>
          <w:szCs w:val="24"/>
        </w:rPr>
        <w:t>ugi,</w:t>
      </w:r>
      <w:r w:rsidRPr="00204950">
        <w:rPr>
          <w:rFonts w:ascii="Times New Roman" w:hAnsi="Times New Roman" w:cs="Times New Roman"/>
          <w:sz w:val="24"/>
          <w:szCs w:val="24"/>
        </w:rPr>
        <w:t xml:space="preserve"> 2016, 155). Agilne predstavljajo XP, Kanban</w:t>
      </w:r>
      <w:ins w:id="244" w:author="kralj" w:date="2018-04-03T19:51:00Z">
        <w:r w:rsidR="006179D1">
          <w:rPr>
            <w:rFonts w:ascii="Times New Roman" w:hAnsi="Times New Roman" w:cs="Times New Roman"/>
            <w:sz w:val="24"/>
            <w:szCs w:val="24"/>
          </w:rPr>
          <w:t xml:space="preserve"> ter</w:t>
        </w:r>
      </w:ins>
      <w:del w:id="245" w:author="kralj" w:date="2018-04-03T19:51:00Z">
        <w:r w:rsidRPr="00204950" w:rsidDel="006179D1">
          <w:rPr>
            <w:rFonts w:ascii="Times New Roman" w:hAnsi="Times New Roman" w:cs="Times New Roman"/>
            <w:sz w:val="24"/>
            <w:szCs w:val="24"/>
          </w:rPr>
          <w:delText>,</w:delText>
        </w:r>
      </w:del>
      <w:r w:rsidRPr="00204950">
        <w:rPr>
          <w:rFonts w:ascii="Times New Roman" w:hAnsi="Times New Roman" w:cs="Times New Roman"/>
          <w:sz w:val="24"/>
          <w:szCs w:val="24"/>
        </w:rPr>
        <w:t xml:space="preserve"> Scrum in veljajo za iterativne pristope konstantnega posodabljanja procesa. Predpisujoči so derivati kaskadnih</w:t>
      </w:r>
      <w:ins w:id="246" w:author="kralj" w:date="2018-04-03T19:52:00Z">
        <w:r w:rsidR="006179D1">
          <w:rPr>
            <w:rFonts w:ascii="Times New Roman" w:hAnsi="Times New Roman" w:cs="Times New Roman"/>
            <w:sz w:val="24"/>
            <w:szCs w:val="24"/>
          </w:rPr>
          <w:t xml:space="preserve"> in</w:t>
        </w:r>
      </w:ins>
      <w:del w:id="247" w:author="kralj" w:date="2018-04-03T19:52:00Z">
        <w:r w:rsidRPr="00204950" w:rsidDel="006179D1">
          <w:rPr>
            <w:rFonts w:ascii="Times New Roman" w:hAnsi="Times New Roman" w:cs="Times New Roman"/>
            <w:sz w:val="24"/>
            <w:szCs w:val="24"/>
          </w:rPr>
          <w:delText>,</w:delText>
        </w:r>
      </w:del>
      <w:r w:rsidRPr="00204950">
        <w:rPr>
          <w:rFonts w:ascii="Times New Roman" w:hAnsi="Times New Roman" w:cs="Times New Roman"/>
          <w:sz w:val="24"/>
          <w:szCs w:val="24"/>
        </w:rPr>
        <w:t xml:space="preserve"> sekvenčnih procesnih modelov (Politowski in dr</w:t>
      </w:r>
      <w:r w:rsidR="00935EDA">
        <w:rPr>
          <w:rFonts w:ascii="Times New Roman" w:hAnsi="Times New Roman" w:cs="Times New Roman"/>
          <w:sz w:val="24"/>
          <w:szCs w:val="24"/>
        </w:rPr>
        <w:t>ugi,</w:t>
      </w:r>
      <w:r w:rsidRPr="00204950">
        <w:rPr>
          <w:rFonts w:ascii="Times New Roman" w:hAnsi="Times New Roman" w:cs="Times New Roman"/>
          <w:sz w:val="24"/>
          <w:szCs w:val="24"/>
        </w:rPr>
        <w:t xml:space="preserve"> 2016, 155, 156). Med ad-hoc spadajo modeli, ki so visoko modificirani in ne spadajo med agilne in ne med predpisujoče (</w:t>
      </w:r>
      <w:r w:rsidR="009C444E" w:rsidRPr="00204950">
        <w:rPr>
          <w:rFonts w:ascii="Times New Roman" w:hAnsi="Times New Roman" w:cs="Times New Roman"/>
          <w:sz w:val="24"/>
          <w:szCs w:val="24"/>
        </w:rPr>
        <w:t>prav tam</w:t>
      </w:r>
      <w:r w:rsidRPr="00204950">
        <w:rPr>
          <w:rFonts w:ascii="Times New Roman" w:hAnsi="Times New Roman" w:cs="Times New Roman"/>
          <w:sz w:val="24"/>
          <w:szCs w:val="24"/>
        </w:rPr>
        <w:t>). Zadnja kategorija brez procesa definira</w:t>
      </w:r>
      <w:del w:id="248" w:author="kralj" w:date="2018-04-03T19:52:00Z">
        <w:r w:rsidRPr="00204950" w:rsidDel="006179D1">
          <w:rPr>
            <w:rFonts w:ascii="Times New Roman" w:hAnsi="Times New Roman" w:cs="Times New Roman"/>
            <w:sz w:val="24"/>
            <w:szCs w:val="24"/>
          </w:rPr>
          <w:delText>la</w:delText>
        </w:r>
      </w:del>
      <w:r w:rsidRPr="00204950">
        <w:rPr>
          <w:rFonts w:ascii="Times New Roman" w:hAnsi="Times New Roman" w:cs="Times New Roman"/>
          <w:sz w:val="24"/>
          <w:szCs w:val="24"/>
        </w:rPr>
        <w:t xml:space="preserve"> pristope brez metodološke podlage (</w:t>
      </w:r>
      <w:r w:rsidR="009C444E" w:rsidRPr="00204950">
        <w:rPr>
          <w:rFonts w:ascii="Times New Roman" w:hAnsi="Times New Roman" w:cs="Times New Roman"/>
          <w:sz w:val="24"/>
          <w:szCs w:val="24"/>
        </w:rPr>
        <w:t>prav tam</w:t>
      </w:r>
      <w:r w:rsidRPr="00204950">
        <w:rPr>
          <w:rFonts w:ascii="Times New Roman" w:hAnsi="Times New Roman" w:cs="Times New Roman"/>
          <w:sz w:val="24"/>
          <w:szCs w:val="24"/>
        </w:rPr>
        <w:t xml:space="preserve">). Pogoste težave so bile predstavljene na podlagi raziskave, ki so jo </w:t>
      </w:r>
      <w:del w:id="249" w:author="kralj" w:date="2018-04-03T19:52:00Z">
        <w:r w:rsidRPr="00204950" w:rsidDel="006179D1">
          <w:rPr>
            <w:rFonts w:ascii="Times New Roman" w:hAnsi="Times New Roman" w:cs="Times New Roman"/>
            <w:sz w:val="24"/>
            <w:szCs w:val="24"/>
          </w:rPr>
          <w:delText xml:space="preserve">naredili Petrillo in kolegi </w:delText>
        </w:r>
      </w:del>
      <w:r w:rsidRPr="00204950">
        <w:rPr>
          <w:rFonts w:ascii="Times New Roman" w:hAnsi="Times New Roman" w:cs="Times New Roman"/>
          <w:sz w:val="24"/>
          <w:szCs w:val="24"/>
        </w:rPr>
        <w:t xml:space="preserve">o pogostih težavah med razvojem igre </w:t>
      </w:r>
      <w:ins w:id="250" w:author="kralj" w:date="2018-04-03T19:52:00Z">
        <w:r w:rsidR="006179D1" w:rsidRPr="00204950">
          <w:rPr>
            <w:rFonts w:ascii="Times New Roman" w:hAnsi="Times New Roman" w:cs="Times New Roman"/>
            <w:sz w:val="24"/>
            <w:szCs w:val="24"/>
          </w:rPr>
          <w:t xml:space="preserve">naredili Petrillo in kolegi </w:t>
        </w:r>
      </w:ins>
      <w:r w:rsidRPr="00204950">
        <w:rPr>
          <w:rFonts w:ascii="Times New Roman" w:hAnsi="Times New Roman" w:cs="Times New Roman"/>
          <w:sz w:val="24"/>
          <w:szCs w:val="24"/>
        </w:rPr>
        <w:t>(</w:t>
      </w:r>
      <w:r w:rsidR="00493F83" w:rsidRPr="00204950">
        <w:rPr>
          <w:rFonts w:ascii="Times New Roman" w:hAnsi="Times New Roman" w:cs="Times New Roman"/>
          <w:sz w:val="24"/>
          <w:szCs w:val="24"/>
        </w:rPr>
        <w:t>prav tam</w:t>
      </w:r>
      <w:r w:rsidRPr="00204950">
        <w:rPr>
          <w:rFonts w:ascii="Times New Roman" w:hAnsi="Times New Roman" w:cs="Times New Roman"/>
          <w:sz w:val="24"/>
          <w:szCs w:val="24"/>
        </w:rPr>
        <w:t>). Rezultati so pokazali, da so zakasnitve izdajnih rokov, nerealističen okvir</w:t>
      </w:r>
      <w:ins w:id="251" w:author="kralj" w:date="2018-04-03T19:53:00Z">
        <w:r w:rsidR="006179D1">
          <w:rPr>
            <w:rFonts w:ascii="Times New Roman" w:hAnsi="Times New Roman" w:cs="Times New Roman"/>
            <w:sz w:val="24"/>
            <w:szCs w:val="24"/>
          </w:rPr>
          <w:t xml:space="preserve"> in</w:t>
        </w:r>
      </w:ins>
      <w:del w:id="252" w:author="kralj" w:date="2018-04-03T19:53:00Z">
        <w:r w:rsidRPr="00204950" w:rsidDel="006179D1">
          <w:rPr>
            <w:rFonts w:ascii="Times New Roman" w:hAnsi="Times New Roman" w:cs="Times New Roman"/>
            <w:sz w:val="24"/>
            <w:szCs w:val="24"/>
          </w:rPr>
          <w:delText>,</w:delText>
        </w:r>
      </w:del>
      <w:r w:rsidRPr="00204950">
        <w:rPr>
          <w:rFonts w:ascii="Times New Roman" w:hAnsi="Times New Roman" w:cs="Times New Roman"/>
          <w:sz w:val="24"/>
          <w:szCs w:val="24"/>
        </w:rPr>
        <w:t xml:space="preserve"> pomanjkanje dokumentacije najpogostejši problemi (Politowski in dr</w:t>
      </w:r>
      <w:r w:rsidR="00935EDA">
        <w:rPr>
          <w:rFonts w:ascii="Times New Roman" w:hAnsi="Times New Roman" w:cs="Times New Roman"/>
          <w:sz w:val="24"/>
          <w:szCs w:val="24"/>
        </w:rPr>
        <w:t>ugi,</w:t>
      </w:r>
      <w:r w:rsidRPr="00204950">
        <w:rPr>
          <w:rFonts w:ascii="Times New Roman" w:hAnsi="Times New Roman" w:cs="Times New Roman"/>
          <w:sz w:val="24"/>
          <w:szCs w:val="24"/>
        </w:rPr>
        <w:t xml:space="preserve"> 2016, 160). Poleg tega so ugotovili, da uporaba sistematičnih pristopov pripomore k boljšim produktom ne glede na tip pristopa (</w:t>
      </w:r>
      <w:r w:rsidR="00493F83" w:rsidRPr="00204950">
        <w:rPr>
          <w:rFonts w:ascii="Times New Roman" w:hAnsi="Times New Roman" w:cs="Times New Roman"/>
          <w:sz w:val="24"/>
          <w:szCs w:val="24"/>
        </w:rPr>
        <w:t>prav tam</w:t>
      </w:r>
      <w:r w:rsidRPr="00204950">
        <w:rPr>
          <w:rFonts w:ascii="Times New Roman" w:hAnsi="Times New Roman" w:cs="Times New Roman"/>
          <w:sz w:val="24"/>
          <w:szCs w:val="24"/>
        </w:rPr>
        <w:t>)</w:t>
      </w:r>
      <w:ins w:id="253" w:author="kralj" w:date="2018-04-03T19:53:00Z">
        <w:r w:rsidR="006179D1">
          <w:rPr>
            <w:rFonts w:ascii="Times New Roman" w:hAnsi="Times New Roman" w:cs="Times New Roman"/>
            <w:sz w:val="24"/>
            <w:szCs w:val="24"/>
          </w:rPr>
          <w:t>,</w:t>
        </w:r>
      </w:ins>
      <w:r w:rsidRPr="00204950">
        <w:rPr>
          <w:rFonts w:ascii="Times New Roman" w:hAnsi="Times New Roman" w:cs="Times New Roman"/>
          <w:sz w:val="24"/>
          <w:szCs w:val="24"/>
        </w:rPr>
        <w:t xml:space="preserve"> pri čemer so se visoko modificirani procesni modeli izkazali </w:t>
      </w:r>
      <w:ins w:id="254" w:author="kralj" w:date="2018-04-03T19:53:00Z">
        <w:r w:rsidR="006179D1">
          <w:rPr>
            <w:rFonts w:ascii="Times New Roman" w:hAnsi="Times New Roman" w:cs="Times New Roman"/>
            <w:sz w:val="24"/>
            <w:szCs w:val="24"/>
          </w:rPr>
          <w:t xml:space="preserve">kot tisti z </w:t>
        </w:r>
      </w:ins>
      <w:del w:id="255" w:author="kralj" w:date="2018-04-03T19:53:00Z">
        <w:r w:rsidRPr="00204950" w:rsidDel="006179D1">
          <w:rPr>
            <w:rFonts w:ascii="Times New Roman" w:hAnsi="Times New Roman" w:cs="Times New Roman"/>
            <w:sz w:val="24"/>
            <w:szCs w:val="24"/>
          </w:rPr>
          <w:delText>z</w:delText>
        </w:r>
      </w:del>
      <w:r w:rsidRPr="00204950">
        <w:rPr>
          <w:rFonts w:ascii="Times New Roman" w:hAnsi="Times New Roman" w:cs="Times New Roman"/>
          <w:sz w:val="24"/>
          <w:szCs w:val="24"/>
        </w:rPr>
        <w:t xml:space="preserve"> največjo stopnjo uspešnosti projekto</w:t>
      </w:r>
      <w:r w:rsidR="00F22FBE" w:rsidRPr="00204950">
        <w:rPr>
          <w:rFonts w:ascii="Times New Roman" w:hAnsi="Times New Roman" w:cs="Times New Roman"/>
          <w:sz w:val="24"/>
          <w:szCs w:val="24"/>
        </w:rPr>
        <w:t>v (Politowski in dr</w:t>
      </w:r>
      <w:r w:rsidR="00935EDA">
        <w:rPr>
          <w:rFonts w:ascii="Times New Roman" w:hAnsi="Times New Roman" w:cs="Times New Roman"/>
          <w:sz w:val="24"/>
          <w:szCs w:val="24"/>
        </w:rPr>
        <w:t>ugi,</w:t>
      </w:r>
      <w:r w:rsidR="00F22FBE" w:rsidRPr="00204950">
        <w:rPr>
          <w:rFonts w:ascii="Times New Roman" w:hAnsi="Times New Roman" w:cs="Times New Roman"/>
          <w:sz w:val="24"/>
          <w:szCs w:val="24"/>
        </w:rPr>
        <w:t xml:space="preserve"> 2016, 158).</w:t>
      </w:r>
    </w:p>
    <w:p w14:paraId="127051E6" w14:textId="4D523299" w:rsidR="00703C96" w:rsidRPr="00204950" w:rsidRDefault="007F01DF" w:rsidP="00504FD5">
      <w:pPr>
        <w:pStyle w:val="podnaslov"/>
        <w:outlineLvl w:val="1"/>
      </w:pPr>
      <w:bookmarkStart w:id="256" w:name="_Toc509588434"/>
      <w:bookmarkStart w:id="257" w:name="_Toc509591243"/>
      <w:r w:rsidRPr="00204950">
        <w:t>4.2</w:t>
      </w:r>
      <w:r w:rsidR="002069FC" w:rsidRPr="00204950">
        <w:t xml:space="preserve"> POMANKLJIVOSTI MODELOV ZA IGRE</w:t>
      </w:r>
      <w:bookmarkEnd w:id="256"/>
      <w:bookmarkEnd w:id="257"/>
    </w:p>
    <w:p w14:paraId="79C92F9C" w14:textId="2F48EA0C" w:rsidR="00114D4B" w:rsidRPr="00204950" w:rsidRDefault="00114D4B" w:rsidP="001D14E5">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Kljub temu, da</w:t>
      </w:r>
      <w:r w:rsidR="00E003D9" w:rsidRPr="00204950">
        <w:rPr>
          <w:rFonts w:ascii="Times New Roman" w:hAnsi="Times New Roman" w:cs="Times New Roman"/>
          <w:sz w:val="24"/>
          <w:szCs w:val="24"/>
        </w:rPr>
        <w:t xml:space="preserve"> s</w:t>
      </w:r>
      <w:r w:rsidR="00AA18E0" w:rsidRPr="00204950">
        <w:rPr>
          <w:rFonts w:ascii="Times New Roman" w:hAnsi="Times New Roman" w:cs="Times New Roman"/>
          <w:sz w:val="24"/>
          <w:szCs w:val="24"/>
        </w:rPr>
        <w:t>o</w:t>
      </w:r>
      <w:r w:rsidR="00E003D9" w:rsidRPr="00204950">
        <w:rPr>
          <w:rFonts w:ascii="Times New Roman" w:hAnsi="Times New Roman" w:cs="Times New Roman"/>
          <w:sz w:val="24"/>
          <w:szCs w:val="24"/>
        </w:rPr>
        <w:t xml:space="preserve"> v poglavju 3.6 predstavljeni</w:t>
      </w:r>
      <w:r w:rsidRPr="00204950">
        <w:rPr>
          <w:rFonts w:ascii="Times New Roman" w:hAnsi="Times New Roman" w:cs="Times New Roman"/>
          <w:sz w:val="24"/>
          <w:szCs w:val="24"/>
        </w:rPr>
        <w:t xml:space="preserve"> predlogi </w:t>
      </w:r>
      <w:r w:rsidR="0016735A" w:rsidRPr="00204950">
        <w:rPr>
          <w:rFonts w:ascii="Times New Roman" w:hAnsi="Times New Roman" w:cs="Times New Roman"/>
          <w:sz w:val="24"/>
          <w:szCs w:val="24"/>
        </w:rPr>
        <w:t>modelov</w:t>
      </w:r>
      <w:r w:rsidR="00E003D9" w:rsidRPr="00204950">
        <w:rPr>
          <w:rFonts w:ascii="Times New Roman" w:hAnsi="Times New Roman" w:cs="Times New Roman"/>
          <w:sz w:val="24"/>
          <w:szCs w:val="24"/>
        </w:rPr>
        <w:t>, ki so ekspli</w:t>
      </w:r>
      <w:r w:rsidR="00E8327C" w:rsidRPr="00204950">
        <w:rPr>
          <w:rFonts w:ascii="Times New Roman" w:hAnsi="Times New Roman" w:cs="Times New Roman"/>
          <w:sz w:val="24"/>
          <w:szCs w:val="24"/>
        </w:rPr>
        <w:t>citno sestavljeni za potrebe raz</w:t>
      </w:r>
      <w:r w:rsidR="00E003D9" w:rsidRPr="00204950">
        <w:rPr>
          <w:rFonts w:ascii="Times New Roman" w:hAnsi="Times New Roman" w:cs="Times New Roman"/>
          <w:sz w:val="24"/>
          <w:szCs w:val="24"/>
        </w:rPr>
        <w:t>voja video iger</w:t>
      </w:r>
      <w:ins w:id="258" w:author="kralj" w:date="2018-04-03T19:54:00Z">
        <w:r w:rsidR="00C773C1">
          <w:rPr>
            <w:rFonts w:ascii="Times New Roman" w:hAnsi="Times New Roman" w:cs="Times New Roman"/>
            <w:sz w:val="24"/>
            <w:szCs w:val="24"/>
          </w:rPr>
          <w:t>,</w:t>
        </w:r>
      </w:ins>
      <w:r w:rsidR="00E003D9"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jih spremljajo </w:t>
      </w:r>
      <w:r w:rsidR="00ED0BB1" w:rsidRPr="00204950">
        <w:rPr>
          <w:rFonts w:ascii="Times New Roman" w:hAnsi="Times New Roman" w:cs="Times New Roman"/>
          <w:sz w:val="24"/>
          <w:szCs w:val="24"/>
        </w:rPr>
        <w:t>številne pomanjkljivosti</w:t>
      </w:r>
      <w:r w:rsidR="009B2177" w:rsidRPr="00204950">
        <w:rPr>
          <w:rFonts w:ascii="Times New Roman" w:hAnsi="Times New Roman" w:cs="Times New Roman"/>
          <w:sz w:val="24"/>
          <w:szCs w:val="24"/>
        </w:rPr>
        <w:t xml:space="preserve">. </w:t>
      </w:r>
      <w:r w:rsidRPr="00204950">
        <w:rPr>
          <w:rFonts w:ascii="Times New Roman" w:hAnsi="Times New Roman" w:cs="Times New Roman"/>
          <w:sz w:val="24"/>
          <w:szCs w:val="24"/>
        </w:rPr>
        <w:t>Kljub temu</w:t>
      </w:r>
      <w:del w:id="259" w:author="kralj" w:date="2018-04-03T19:54:00Z">
        <w:r w:rsidRPr="00204950" w:rsidDel="00C773C1">
          <w:rPr>
            <w:rFonts w:ascii="Times New Roman" w:hAnsi="Times New Roman" w:cs="Times New Roman"/>
            <w:sz w:val="24"/>
            <w:szCs w:val="24"/>
          </w:rPr>
          <w:delText>,</w:delText>
        </w:r>
      </w:del>
      <w:r w:rsidRPr="00204950">
        <w:rPr>
          <w:rFonts w:ascii="Times New Roman" w:hAnsi="Times New Roman" w:cs="Times New Roman"/>
          <w:sz w:val="24"/>
          <w:szCs w:val="24"/>
        </w:rPr>
        <w:t xml:space="preserve"> da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 (2013)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podrobneje definirata življenjski cikel in opišeta posamezne faze</w:t>
      </w:r>
      <w:ins w:id="260" w:author="kralj" w:date="2018-04-03T19:54:00Z">
        <w:r w:rsidR="00C773C1">
          <w:rPr>
            <w:rFonts w:ascii="Times New Roman" w:hAnsi="Times New Roman" w:cs="Times New Roman"/>
            <w:sz w:val="24"/>
            <w:szCs w:val="24"/>
          </w:rPr>
          <w:t>,</w:t>
        </w:r>
      </w:ins>
      <w:r w:rsidRPr="00204950">
        <w:rPr>
          <w:rFonts w:ascii="Times New Roman" w:hAnsi="Times New Roman" w:cs="Times New Roman"/>
          <w:sz w:val="24"/>
          <w:szCs w:val="24"/>
        </w:rPr>
        <w:t xml:space="preserve"> je model linearno orientiran. GDLC je v nasprotju s tem visoko iterativen, </w:t>
      </w:r>
      <w:del w:id="261" w:author="kralj" w:date="2018-04-03T19:54:00Z">
        <w:r w:rsidRPr="00204950" w:rsidDel="00C773C1">
          <w:rPr>
            <w:rFonts w:ascii="Times New Roman" w:hAnsi="Times New Roman" w:cs="Times New Roman"/>
            <w:sz w:val="24"/>
            <w:szCs w:val="24"/>
          </w:rPr>
          <w:delText xml:space="preserve">ki </w:delText>
        </w:r>
      </w:del>
      <w:ins w:id="262" w:author="kralj" w:date="2018-04-03T19:54:00Z">
        <w:r w:rsidR="00C773C1">
          <w:rPr>
            <w:rFonts w:ascii="Times New Roman" w:hAnsi="Times New Roman" w:cs="Times New Roman"/>
            <w:sz w:val="24"/>
            <w:szCs w:val="24"/>
          </w:rPr>
          <w:t xml:space="preserve">saj </w:t>
        </w:r>
      </w:ins>
      <w:r w:rsidRPr="00204950">
        <w:rPr>
          <w:rFonts w:ascii="Times New Roman" w:hAnsi="Times New Roman" w:cs="Times New Roman"/>
          <w:sz w:val="24"/>
          <w:szCs w:val="24"/>
        </w:rPr>
        <w:t>se lahko iz f</w:t>
      </w:r>
      <w:r w:rsidR="00F86EB0" w:rsidRPr="00204950">
        <w:rPr>
          <w:rFonts w:ascii="Times New Roman" w:hAnsi="Times New Roman" w:cs="Times New Roman"/>
          <w:sz w:val="24"/>
          <w:szCs w:val="24"/>
        </w:rPr>
        <w:t xml:space="preserve">aze beta </w:t>
      </w:r>
      <w:r w:rsidR="00F86EB0" w:rsidRPr="00204950">
        <w:rPr>
          <w:rFonts w:ascii="Times New Roman" w:hAnsi="Times New Roman" w:cs="Times New Roman"/>
          <w:sz w:val="24"/>
          <w:szCs w:val="24"/>
        </w:rPr>
        <w:lastRenderedPageBreak/>
        <w:t>testiranja vrne v pred</w:t>
      </w:r>
      <w:del w:id="263" w:author="kralj" w:date="2018-04-03T19:55:00Z">
        <w:r w:rsidR="00F86EB0" w:rsidRPr="00204950" w:rsidDel="00C773C1">
          <w:rPr>
            <w:rFonts w:ascii="Times New Roman" w:hAnsi="Times New Roman" w:cs="Times New Roman"/>
            <w:sz w:val="24"/>
            <w:szCs w:val="24"/>
          </w:rPr>
          <w:delText>-</w:delText>
        </w:r>
      </w:del>
      <w:r w:rsidRPr="00204950">
        <w:rPr>
          <w:rFonts w:ascii="Times New Roman" w:hAnsi="Times New Roman" w:cs="Times New Roman"/>
          <w:sz w:val="24"/>
          <w:szCs w:val="24"/>
        </w:rPr>
        <w:t>produkcijo, medtem</w:t>
      </w:r>
      <w:del w:id="264" w:author="kralj" w:date="2018-04-03T19:55:00Z">
        <w:r w:rsidRPr="00204950" w:rsidDel="00C773C1">
          <w:rPr>
            <w:rFonts w:ascii="Times New Roman" w:hAnsi="Times New Roman" w:cs="Times New Roman"/>
            <w:sz w:val="24"/>
            <w:szCs w:val="24"/>
          </w:rPr>
          <w:delText>,</w:delText>
        </w:r>
      </w:del>
      <w:r w:rsidRPr="00204950">
        <w:rPr>
          <w:rFonts w:ascii="Times New Roman" w:hAnsi="Times New Roman" w:cs="Times New Roman"/>
          <w:sz w:val="24"/>
          <w:szCs w:val="24"/>
        </w:rPr>
        <w:t xml:space="preserve"> ko med produkcijo poteka iterativna izboljšava prototi</w:t>
      </w:r>
      <w:r w:rsidR="009268CF" w:rsidRPr="00204950">
        <w:rPr>
          <w:rFonts w:ascii="Times New Roman" w:hAnsi="Times New Roman" w:cs="Times New Roman"/>
          <w:sz w:val="24"/>
          <w:szCs w:val="24"/>
        </w:rPr>
        <w:t>pa. Čeprav pristop podpira post</w:t>
      </w:r>
      <w:del w:id="265" w:author="kralj" w:date="2018-04-03T19:55:00Z">
        <w:r w:rsidR="009268CF" w:rsidRPr="00204950" w:rsidDel="00C773C1">
          <w:rPr>
            <w:rFonts w:ascii="Times New Roman" w:hAnsi="Times New Roman" w:cs="Times New Roman"/>
            <w:sz w:val="24"/>
            <w:szCs w:val="24"/>
          </w:rPr>
          <w:delText>-</w:delText>
        </w:r>
      </w:del>
      <w:r w:rsidRPr="00204950">
        <w:rPr>
          <w:rFonts w:ascii="Times New Roman" w:hAnsi="Times New Roman" w:cs="Times New Roman"/>
          <w:sz w:val="24"/>
          <w:szCs w:val="24"/>
        </w:rPr>
        <w:t>produkcijsko fazo, ki jo označuje za izdajo, zelo slabo opisuje aktivnosti, ki se izvajajo v tej fazi. V razvoju j</w:t>
      </w:r>
      <w:r w:rsidR="001E2BBA" w:rsidRPr="00204950">
        <w:rPr>
          <w:rFonts w:ascii="Times New Roman" w:hAnsi="Times New Roman" w:cs="Times New Roman"/>
          <w:sz w:val="24"/>
          <w:szCs w:val="24"/>
        </w:rPr>
        <w:t xml:space="preserve">e postala nekakšna praksa, da se </w:t>
      </w:r>
      <w:r w:rsidR="00724847" w:rsidRPr="00204950">
        <w:rPr>
          <w:rFonts w:ascii="Times New Roman" w:hAnsi="Times New Roman" w:cs="Times New Roman"/>
          <w:sz w:val="24"/>
          <w:szCs w:val="24"/>
        </w:rPr>
        <w:t xml:space="preserve">lansirajo </w:t>
      </w:r>
      <w:r w:rsidRPr="00204950">
        <w:rPr>
          <w:rFonts w:ascii="Times New Roman" w:hAnsi="Times New Roman" w:cs="Times New Roman"/>
          <w:sz w:val="24"/>
          <w:szCs w:val="24"/>
        </w:rPr>
        <w:t xml:space="preserve">popravki takoj po izdaji, saj zaradi hitenja ni mogoče testirati vseh funkcionalnosti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(Bates</w:t>
      </w:r>
      <w:r w:rsidR="00CA5C31">
        <w:rPr>
          <w:rFonts w:ascii="Times New Roman" w:hAnsi="Times New Roman" w:cs="Times New Roman"/>
          <w:sz w:val="24"/>
        </w:rPr>
        <w:t>,</w:t>
      </w:r>
      <w:r w:rsidRPr="00204950">
        <w:rPr>
          <w:rFonts w:ascii="Times New Roman" w:hAnsi="Times New Roman" w:cs="Times New Roman"/>
          <w:sz w:val="24"/>
        </w:rPr>
        <w:t xml:space="preserve"> 2004, 216)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Glavni razlog je ujemanje dobavnih rokov in najbolj priljubljenih časov izdaj</w:t>
      </w:r>
      <w:ins w:id="266" w:author="kralj" w:date="2018-04-03T19:55:00Z">
        <w:r w:rsidR="00C773C1">
          <w:rPr>
            <w:rFonts w:ascii="Times New Roman" w:hAnsi="Times New Roman" w:cs="Times New Roman"/>
            <w:sz w:val="24"/>
            <w:szCs w:val="24"/>
          </w:rPr>
          <w:t>, kot je recimo</w:t>
        </w:r>
      </w:ins>
      <w:r w:rsidRPr="00204950">
        <w:rPr>
          <w:rFonts w:ascii="Times New Roman" w:hAnsi="Times New Roman" w:cs="Times New Roman"/>
          <w:sz w:val="24"/>
          <w:szCs w:val="24"/>
        </w:rPr>
        <w:t xml:space="preserve"> </w:t>
      </w:r>
      <w:del w:id="267" w:author="kralj" w:date="2018-04-03T19:55:00Z">
        <w:r w:rsidRPr="00204950" w:rsidDel="00C773C1">
          <w:rPr>
            <w:rFonts w:ascii="Times New Roman" w:hAnsi="Times New Roman" w:cs="Times New Roman"/>
            <w:sz w:val="24"/>
            <w:szCs w:val="24"/>
          </w:rPr>
          <w:delText>(</w:delText>
        </w:r>
      </w:del>
      <w:r w:rsidRPr="00204950">
        <w:rPr>
          <w:rFonts w:ascii="Times New Roman" w:hAnsi="Times New Roman" w:cs="Times New Roman"/>
          <w:sz w:val="24"/>
          <w:szCs w:val="24"/>
        </w:rPr>
        <w:t>božič</w:t>
      </w:r>
      <w:del w:id="268" w:author="kralj" w:date="2018-04-03T19:55:00Z">
        <w:r w:rsidRPr="00204950" w:rsidDel="00C773C1">
          <w:rPr>
            <w:rFonts w:ascii="Times New Roman" w:hAnsi="Times New Roman" w:cs="Times New Roman"/>
            <w:sz w:val="24"/>
            <w:szCs w:val="24"/>
          </w:rPr>
          <w:delText>)</w:delText>
        </w:r>
      </w:del>
      <w:r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w:t>
      </w:r>
      <w:r w:rsidR="00CA5C31">
        <w:rPr>
          <w:rFonts w:ascii="Times New Roman" w:hAnsi="Times New Roman" w:cs="Times New Roman"/>
          <w:sz w:val="24"/>
        </w:rPr>
        <w:t>,</w:t>
      </w:r>
      <w:r w:rsidRPr="00204950">
        <w:rPr>
          <w:rFonts w:ascii="Times New Roman" w:hAnsi="Times New Roman" w:cs="Times New Roman"/>
          <w:sz w:val="24"/>
        </w:rPr>
        <w:t xml:space="preserve"> 2016, 8)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Zato je bistven</w:t>
      </w:r>
      <w:del w:id="269" w:author="kralj" w:date="2018-04-03T19:55:00Z">
        <w:r w:rsidRPr="00204950" w:rsidDel="00C773C1">
          <w:rPr>
            <w:rFonts w:ascii="Times New Roman" w:hAnsi="Times New Roman" w:cs="Times New Roman"/>
            <w:sz w:val="24"/>
            <w:szCs w:val="24"/>
          </w:rPr>
          <w:delText>ega pomena</w:delText>
        </w:r>
      </w:del>
      <w:ins w:id="270" w:author="kralj" w:date="2018-04-03T19:55:00Z">
        <w:r w:rsidR="00C773C1">
          <w:rPr>
            <w:rFonts w:ascii="Times New Roman" w:hAnsi="Times New Roman" w:cs="Times New Roman"/>
            <w:sz w:val="24"/>
            <w:szCs w:val="24"/>
          </w:rPr>
          <w:t>o</w:t>
        </w:r>
      </w:ins>
      <w:r w:rsidRPr="00204950">
        <w:rPr>
          <w:rFonts w:ascii="Times New Roman" w:hAnsi="Times New Roman" w:cs="Times New Roman"/>
          <w:sz w:val="24"/>
          <w:szCs w:val="24"/>
        </w:rPr>
        <w:t>, da je proces nadaljnje podpore dobro definiran. Poleg tega</w:t>
      </w:r>
      <w:r w:rsidR="004D3644" w:rsidRPr="00204950">
        <w:rPr>
          <w:rFonts w:ascii="Times New Roman" w:hAnsi="Times New Roman" w:cs="Times New Roman"/>
          <w:sz w:val="24"/>
          <w:szCs w:val="24"/>
        </w:rPr>
        <w:t xml:space="preserve"> GDLC-ju primanjkuje definiranje</w:t>
      </w:r>
      <w:r w:rsidRPr="00204950">
        <w:rPr>
          <w:rFonts w:ascii="Times New Roman" w:hAnsi="Times New Roman" w:cs="Times New Roman"/>
          <w:sz w:val="24"/>
          <w:szCs w:val="24"/>
        </w:rPr>
        <w:t xml:space="preserve"> artefaktov</w:t>
      </w:r>
      <w:r w:rsidR="00574F9C" w:rsidRPr="00204950">
        <w:rPr>
          <w:rFonts w:ascii="Times New Roman" w:hAnsi="Times New Roman" w:cs="Times New Roman"/>
          <w:sz w:val="24"/>
          <w:szCs w:val="24"/>
        </w:rPr>
        <w:t>,</w:t>
      </w:r>
      <w:r w:rsidRPr="00204950">
        <w:rPr>
          <w:rFonts w:ascii="Times New Roman" w:hAnsi="Times New Roman" w:cs="Times New Roman"/>
          <w:sz w:val="24"/>
          <w:szCs w:val="24"/>
        </w:rPr>
        <w:t xml:space="preserve"> predvsem dokumentacije. Poleg prototipa</w:t>
      </w:r>
      <w:del w:id="271" w:author="kralj" w:date="2018-04-03T19:56:00Z">
        <w:r w:rsidRPr="00204950" w:rsidDel="00C773C1">
          <w:rPr>
            <w:rFonts w:ascii="Times New Roman" w:hAnsi="Times New Roman" w:cs="Times New Roman"/>
            <w:sz w:val="24"/>
            <w:szCs w:val="24"/>
          </w:rPr>
          <w:delText>,</w:delText>
        </w:r>
      </w:del>
      <w:r w:rsidRPr="00204950">
        <w:rPr>
          <w:rFonts w:ascii="Times New Roman" w:hAnsi="Times New Roman" w:cs="Times New Roman"/>
          <w:sz w:val="24"/>
          <w:szCs w:val="24"/>
        </w:rPr>
        <w:t xml:space="preserve"> GDD obstajajo še umetniška sredstva, ki lahko že med produkcijo</w:t>
      </w:r>
      <w:r w:rsidR="006C3466" w:rsidRPr="00204950">
        <w:rPr>
          <w:rFonts w:ascii="Times New Roman" w:hAnsi="Times New Roman" w:cs="Times New Roman"/>
          <w:sz w:val="24"/>
          <w:szCs w:val="24"/>
        </w:rPr>
        <w:t xml:space="preserve"> vplivajo na testiranje igranja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(Sylvester</w:t>
      </w:r>
      <w:r w:rsidR="00CA5C31">
        <w:rPr>
          <w:rFonts w:ascii="Times New Roman" w:hAnsi="Times New Roman" w:cs="Times New Roman"/>
          <w:sz w:val="24"/>
        </w:rPr>
        <w:t>,</w:t>
      </w:r>
      <w:r w:rsidRPr="00204950">
        <w:rPr>
          <w:rFonts w:ascii="Times New Roman" w:hAnsi="Times New Roman" w:cs="Times New Roman"/>
          <w:sz w:val="24"/>
        </w:rPr>
        <w:t xml:space="preserve"> 2013, 286)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Posledično GDLC </w:t>
      </w:r>
      <w:del w:id="272" w:author="kralj" w:date="2018-04-03T19:56:00Z">
        <w:r w:rsidRPr="00204950" w:rsidDel="00C773C1">
          <w:rPr>
            <w:rFonts w:ascii="Times New Roman" w:hAnsi="Times New Roman" w:cs="Times New Roman"/>
            <w:sz w:val="24"/>
            <w:szCs w:val="24"/>
          </w:rPr>
          <w:delText xml:space="preserve">tako </w:delText>
        </w:r>
      </w:del>
      <w:r w:rsidRPr="00204950">
        <w:rPr>
          <w:rFonts w:ascii="Times New Roman" w:hAnsi="Times New Roman" w:cs="Times New Roman"/>
          <w:sz w:val="24"/>
          <w:szCs w:val="24"/>
        </w:rPr>
        <w:t>ne definira estetskih disciplin produkcije. V nasprotju z GDLC je metoda GAMED podprta z dokumentacijo. Težava je le v tem, da je dokumentacija zgrajena na dopolnjevanju</w:t>
      </w:r>
      <w:ins w:id="273" w:author="kralj" w:date="2018-04-03T19:56:00Z">
        <w:r w:rsidR="00C773C1">
          <w:rPr>
            <w:rFonts w:ascii="Times New Roman" w:hAnsi="Times New Roman" w:cs="Times New Roman"/>
            <w:sz w:val="24"/>
            <w:szCs w:val="24"/>
          </w:rPr>
          <w:t>,</w:t>
        </w:r>
      </w:ins>
      <w:del w:id="274" w:author="kralj" w:date="2018-04-03T19:56:00Z">
        <w:r w:rsidRPr="00204950" w:rsidDel="00C773C1">
          <w:rPr>
            <w:rFonts w:ascii="Times New Roman" w:hAnsi="Times New Roman" w:cs="Times New Roman"/>
            <w:sz w:val="24"/>
            <w:szCs w:val="24"/>
          </w:rPr>
          <w:delText>.</w:delText>
        </w:r>
      </w:del>
      <w:r w:rsidR="00245982" w:rsidRPr="00204950">
        <w:rPr>
          <w:rFonts w:ascii="Times New Roman" w:hAnsi="Times New Roman" w:cs="Times New Roman"/>
          <w:sz w:val="24"/>
          <w:szCs w:val="24"/>
        </w:rPr>
        <w:t xml:space="preserve"> </w:t>
      </w:r>
      <w:ins w:id="275" w:author="kralj" w:date="2018-04-03T19:56:00Z">
        <w:r w:rsidR="00C773C1">
          <w:rPr>
            <w:rFonts w:ascii="Times New Roman" w:hAnsi="Times New Roman" w:cs="Times New Roman"/>
            <w:sz w:val="24"/>
            <w:szCs w:val="24"/>
          </w:rPr>
          <w:t>k</w:t>
        </w:r>
      </w:ins>
      <w:del w:id="276" w:author="kralj" w:date="2018-04-03T19:56:00Z">
        <w:r w:rsidR="00245982" w:rsidRPr="00204950" w:rsidDel="00C773C1">
          <w:rPr>
            <w:rFonts w:ascii="Times New Roman" w:hAnsi="Times New Roman" w:cs="Times New Roman"/>
            <w:sz w:val="24"/>
            <w:szCs w:val="24"/>
          </w:rPr>
          <w:delText>K</w:delText>
        </w:r>
      </w:del>
      <w:r w:rsidR="00245982" w:rsidRPr="00204950">
        <w:rPr>
          <w:rFonts w:ascii="Times New Roman" w:hAnsi="Times New Roman" w:cs="Times New Roman"/>
          <w:sz w:val="24"/>
          <w:szCs w:val="24"/>
        </w:rPr>
        <w:t>ar vodi v to, da celotna pro</w:t>
      </w:r>
      <w:r w:rsidR="00993EE8" w:rsidRPr="00204950">
        <w:rPr>
          <w:rFonts w:ascii="Times New Roman" w:hAnsi="Times New Roman" w:cs="Times New Roman"/>
          <w:sz w:val="24"/>
          <w:szCs w:val="24"/>
        </w:rPr>
        <w:t>dukcija sloni na enem dokumentu.</w:t>
      </w:r>
      <w:r w:rsidRPr="00204950">
        <w:rPr>
          <w:rFonts w:ascii="Times New Roman" w:hAnsi="Times New Roman" w:cs="Times New Roman"/>
          <w:sz w:val="24"/>
          <w:szCs w:val="24"/>
        </w:rPr>
        <w:t xml:space="preserve"> V PRI</w:t>
      </w:r>
      <w:r w:rsidR="00AA47C8" w:rsidRPr="00204950">
        <w:rPr>
          <w:rFonts w:ascii="Times New Roman" w:hAnsi="Times New Roman" w:cs="Times New Roman"/>
          <w:sz w:val="24"/>
          <w:szCs w:val="24"/>
        </w:rPr>
        <w:t>LOG</w:t>
      </w:r>
      <w:ins w:id="277" w:author="kralj" w:date="2018-04-03T19:56:00Z">
        <w:r w:rsidR="00C773C1">
          <w:rPr>
            <w:rFonts w:ascii="Times New Roman" w:hAnsi="Times New Roman" w:cs="Times New Roman"/>
            <w:sz w:val="24"/>
            <w:szCs w:val="24"/>
          </w:rPr>
          <w:t>I</w:t>
        </w:r>
      </w:ins>
      <w:del w:id="278" w:author="kralj" w:date="2018-04-03T19:56:00Z">
        <w:r w:rsidR="00AA47C8" w:rsidRPr="00204950" w:rsidDel="00C773C1">
          <w:rPr>
            <w:rFonts w:ascii="Times New Roman" w:hAnsi="Times New Roman" w:cs="Times New Roman"/>
            <w:sz w:val="24"/>
            <w:szCs w:val="24"/>
          </w:rPr>
          <w:delText>A</w:delText>
        </w:r>
      </w:del>
      <w:r w:rsidR="00AA47C8" w:rsidRPr="00204950">
        <w:rPr>
          <w:rFonts w:ascii="Times New Roman" w:hAnsi="Times New Roman" w:cs="Times New Roman"/>
          <w:sz w:val="24"/>
          <w:szCs w:val="24"/>
        </w:rPr>
        <w:t xml:space="preserve"> E</w:t>
      </w:r>
      <w:r w:rsidR="00E10661" w:rsidRPr="00204950">
        <w:rPr>
          <w:rFonts w:ascii="Times New Roman" w:hAnsi="Times New Roman" w:cs="Times New Roman"/>
          <w:sz w:val="24"/>
          <w:szCs w:val="24"/>
        </w:rPr>
        <w:t xml:space="preserve"> </w:t>
      </w:r>
      <w:del w:id="279" w:author="kralj" w:date="2018-04-03T19:57:00Z">
        <w:r w:rsidR="00E10661" w:rsidRPr="00204950" w:rsidDel="00C773C1">
          <w:rPr>
            <w:rFonts w:ascii="Times New Roman" w:hAnsi="Times New Roman" w:cs="Times New Roman"/>
            <w:sz w:val="24"/>
            <w:szCs w:val="24"/>
          </w:rPr>
          <w:delText>pa</w:delText>
        </w:r>
        <w:r w:rsidRPr="00204950" w:rsidDel="00C773C1">
          <w:rPr>
            <w:rFonts w:ascii="Times New Roman" w:hAnsi="Times New Roman" w:cs="Times New Roman"/>
            <w:sz w:val="24"/>
            <w:szCs w:val="24"/>
          </w:rPr>
          <w:delText xml:space="preserve"> </w:delText>
        </w:r>
      </w:del>
      <w:r w:rsidRPr="00204950">
        <w:rPr>
          <w:rFonts w:ascii="Times New Roman" w:hAnsi="Times New Roman" w:cs="Times New Roman"/>
          <w:sz w:val="24"/>
          <w:szCs w:val="24"/>
        </w:rPr>
        <w:t>je prikaz</w:t>
      </w:r>
      <w:r w:rsidR="002E3C0B" w:rsidRPr="00204950">
        <w:rPr>
          <w:rFonts w:ascii="Times New Roman" w:hAnsi="Times New Roman" w:cs="Times New Roman"/>
          <w:sz w:val="24"/>
          <w:szCs w:val="24"/>
        </w:rPr>
        <w:t xml:space="preserve"> več</w:t>
      </w:r>
      <w:r w:rsidRPr="00204950">
        <w:rPr>
          <w:rFonts w:ascii="Times New Roman" w:hAnsi="Times New Roman" w:cs="Times New Roman"/>
          <w:sz w:val="24"/>
          <w:szCs w:val="24"/>
        </w:rPr>
        <w:t xml:space="preserve"> artefaktov</w:t>
      </w:r>
      <w:r w:rsidR="004A157B" w:rsidRPr="00204950">
        <w:rPr>
          <w:rFonts w:ascii="Times New Roman" w:hAnsi="Times New Roman" w:cs="Times New Roman"/>
          <w:sz w:val="24"/>
          <w:szCs w:val="24"/>
        </w:rPr>
        <w:t xml:space="preserve"> dokumentacije</w:t>
      </w:r>
      <w:r w:rsidRPr="00204950">
        <w:rPr>
          <w:rFonts w:ascii="Times New Roman" w:hAnsi="Times New Roman" w:cs="Times New Roman"/>
          <w:sz w:val="24"/>
          <w:szCs w:val="24"/>
        </w:rPr>
        <w:t>, ki jih avtorji identificirajo med razvojem igre. Čeprav ni določenih standardov za kreiranje dokumentacije</w:t>
      </w:r>
      <w:ins w:id="280" w:author="kralj" w:date="2018-04-03T19:57:00Z">
        <w:r w:rsidR="00C773C1">
          <w:rPr>
            <w:rFonts w:ascii="Times New Roman" w:hAnsi="Times New Roman" w:cs="Times New Roman"/>
            <w:sz w:val="24"/>
            <w:szCs w:val="24"/>
          </w:rPr>
          <w:t>,</w:t>
        </w:r>
      </w:ins>
      <w:r w:rsidRPr="00204950">
        <w:rPr>
          <w:rFonts w:ascii="Times New Roman" w:hAnsi="Times New Roman" w:cs="Times New Roman"/>
          <w:sz w:val="24"/>
          <w:szCs w:val="24"/>
        </w:rPr>
        <w:t xml:space="preserve"> veljajo določeni dokumenti za osnovne komponente trdnih temeljev. In te predstavljajo</w:t>
      </w:r>
      <w:r w:rsidR="00F66B69" w:rsidRPr="00204950">
        <w:rPr>
          <w:rFonts w:ascii="Times New Roman" w:hAnsi="Times New Roman" w:cs="Times New Roman"/>
          <w:sz w:val="24"/>
          <w:szCs w:val="24"/>
        </w:rPr>
        <w:t xml:space="preserve"> </w:t>
      </w:r>
      <w:r w:rsidRPr="00204950">
        <w:rPr>
          <w:rFonts w:ascii="Times New Roman" w:hAnsi="Times New Roman" w:cs="Times New Roman"/>
          <w:sz w:val="24"/>
          <w:szCs w:val="24"/>
        </w:rPr>
        <w:t>predlog igre, GDD, TDD</w:t>
      </w:r>
      <w:r w:rsidRPr="00D468C8">
        <w:rPr>
          <w:rStyle w:val="Sprotnaopomba-sklic"/>
        </w:rPr>
        <w:footnoteReference w:id="29"/>
      </w:r>
      <w:r w:rsidRPr="00204950">
        <w:rPr>
          <w:rFonts w:ascii="Times New Roman" w:hAnsi="Times New Roman" w:cs="Times New Roman"/>
          <w:sz w:val="24"/>
          <w:szCs w:val="24"/>
        </w:rPr>
        <w:t>, vodnik umetniškega sloga</w:t>
      </w:r>
      <w:r w:rsidR="00040CB3" w:rsidRPr="00D468C8">
        <w:rPr>
          <w:rStyle w:val="Sprotnaopomba-sklic"/>
        </w:rPr>
        <w:footnoteReference w:id="30"/>
      </w:r>
      <w:r w:rsidR="00FA416B" w:rsidRPr="00204950">
        <w:rPr>
          <w:rFonts w:ascii="Times New Roman" w:hAnsi="Times New Roman" w:cs="Times New Roman"/>
          <w:sz w:val="24"/>
          <w:szCs w:val="24"/>
        </w:rPr>
        <w:t xml:space="preserve"> (UB</w:t>
      </w:r>
      <w:r w:rsidR="009C3AA1" w:rsidRPr="00204950">
        <w:rPr>
          <w:rFonts w:ascii="Times New Roman" w:hAnsi="Times New Roman" w:cs="Times New Roman"/>
          <w:sz w:val="24"/>
          <w:szCs w:val="24"/>
        </w:rPr>
        <w:t>)</w:t>
      </w:r>
      <w:r w:rsidR="00040CB3" w:rsidRPr="00204950">
        <w:rPr>
          <w:rFonts w:ascii="Times New Roman" w:hAnsi="Times New Roman" w:cs="Times New Roman"/>
          <w:sz w:val="24"/>
          <w:szCs w:val="24"/>
        </w:rPr>
        <w:t>,</w:t>
      </w:r>
      <w:r w:rsidRPr="00204950">
        <w:rPr>
          <w:rFonts w:ascii="Times New Roman" w:hAnsi="Times New Roman" w:cs="Times New Roman"/>
          <w:sz w:val="24"/>
          <w:szCs w:val="24"/>
        </w:rPr>
        <w:t xml:space="preserve"> projektni načrt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(Novak</w:t>
      </w:r>
      <w:r w:rsidR="00CA5C31">
        <w:rPr>
          <w:rFonts w:ascii="Times New Roman" w:hAnsi="Times New Roman" w:cs="Times New Roman"/>
          <w:sz w:val="24"/>
          <w:szCs w:val="24"/>
        </w:rPr>
        <w:t>,</w:t>
      </w:r>
      <w:r w:rsidRPr="00204950">
        <w:rPr>
          <w:rFonts w:ascii="Times New Roman" w:hAnsi="Times New Roman" w:cs="Times New Roman"/>
          <w:sz w:val="24"/>
          <w:szCs w:val="24"/>
        </w:rPr>
        <w:t xml:space="preserve"> 2012, 380-394)</w:t>
      </w:r>
      <w:r w:rsidRPr="00204950">
        <w:rPr>
          <w:rFonts w:ascii="Times New Roman" w:hAnsi="Times New Roman" w:cs="Times New Roman"/>
          <w:sz w:val="24"/>
          <w:szCs w:val="24"/>
        </w:rPr>
        <w:fldChar w:fldCharType="end"/>
      </w:r>
      <w:r w:rsidR="0083263C" w:rsidRPr="00204950">
        <w:rPr>
          <w:rFonts w:ascii="Times New Roman" w:hAnsi="Times New Roman" w:cs="Times New Roman"/>
          <w:sz w:val="24"/>
          <w:szCs w:val="24"/>
        </w:rPr>
        <w:t>.</w:t>
      </w:r>
      <w:r w:rsidRPr="00204950">
        <w:rPr>
          <w:rFonts w:ascii="Times New Roman" w:hAnsi="Times New Roman" w:cs="Times New Roman"/>
          <w:sz w:val="24"/>
          <w:szCs w:val="24"/>
        </w:rPr>
        <w:t xml:space="preserve"> Vsi so predstavljeni kot samostojni </w:t>
      </w:r>
      <w:r w:rsidR="00F161F9" w:rsidRPr="00204950">
        <w:rPr>
          <w:rFonts w:ascii="Times New Roman" w:hAnsi="Times New Roman" w:cs="Times New Roman"/>
          <w:sz w:val="24"/>
          <w:szCs w:val="24"/>
        </w:rPr>
        <w:t>dokumenti, medtem</w:t>
      </w:r>
      <w:del w:id="281" w:author="kralj" w:date="2018-04-03T19:57:00Z">
        <w:r w:rsidR="00F161F9" w:rsidRPr="00204950" w:rsidDel="00C773C1">
          <w:rPr>
            <w:rFonts w:ascii="Times New Roman" w:hAnsi="Times New Roman" w:cs="Times New Roman"/>
            <w:sz w:val="24"/>
            <w:szCs w:val="24"/>
          </w:rPr>
          <w:delText>,</w:delText>
        </w:r>
      </w:del>
      <w:r w:rsidR="00F161F9" w:rsidRPr="00204950">
        <w:rPr>
          <w:rFonts w:ascii="Times New Roman" w:hAnsi="Times New Roman" w:cs="Times New Roman"/>
          <w:sz w:val="24"/>
          <w:szCs w:val="24"/>
        </w:rPr>
        <w:t xml:space="preserve"> ko nekatere ekipe </w:t>
      </w:r>
      <w:r w:rsidRPr="00204950">
        <w:rPr>
          <w:rFonts w:ascii="Times New Roman" w:hAnsi="Times New Roman" w:cs="Times New Roman"/>
          <w:sz w:val="24"/>
          <w:szCs w:val="24"/>
        </w:rPr>
        <w:t xml:space="preserve">razdelijo </w:t>
      </w:r>
      <w:r w:rsidR="00F161F9" w:rsidRPr="00204950">
        <w:rPr>
          <w:rFonts w:ascii="Times New Roman" w:hAnsi="Times New Roman" w:cs="Times New Roman"/>
          <w:sz w:val="24"/>
          <w:szCs w:val="24"/>
        </w:rPr>
        <w:t xml:space="preserve">celo </w:t>
      </w:r>
      <w:r w:rsidRPr="00204950">
        <w:rPr>
          <w:rFonts w:ascii="Times New Roman" w:hAnsi="Times New Roman" w:cs="Times New Roman"/>
          <w:sz w:val="24"/>
          <w:szCs w:val="24"/>
        </w:rPr>
        <w:t xml:space="preserve">GDD </w:t>
      </w:r>
      <w:r w:rsidR="00F161F9" w:rsidRPr="00204950">
        <w:rPr>
          <w:rFonts w:ascii="Times New Roman" w:hAnsi="Times New Roman" w:cs="Times New Roman"/>
          <w:sz w:val="24"/>
          <w:szCs w:val="24"/>
        </w:rPr>
        <w:t>na</w:t>
      </w:r>
      <w:r w:rsidRPr="00204950">
        <w:rPr>
          <w:rFonts w:ascii="Times New Roman" w:hAnsi="Times New Roman" w:cs="Times New Roman"/>
          <w:sz w:val="24"/>
          <w:szCs w:val="24"/>
        </w:rPr>
        <w:t xml:space="preserve"> več dokumentov, ki posebej predstavljajo napredovanje po stopnjah, igranje in zgodbo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(III</w:t>
      </w:r>
      <w:r w:rsidR="00CA5C31">
        <w:rPr>
          <w:rFonts w:ascii="Times New Roman" w:hAnsi="Times New Roman" w:cs="Times New Roman"/>
          <w:sz w:val="24"/>
        </w:rPr>
        <w:t>,</w:t>
      </w:r>
      <w:r w:rsidRPr="00204950">
        <w:rPr>
          <w:rFonts w:ascii="Times New Roman" w:hAnsi="Times New Roman" w:cs="Times New Roman"/>
          <w:sz w:val="24"/>
        </w:rPr>
        <w:t xml:space="preserve"> 2004, 319)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GAMED predstavlja odlično podlago za definiranje učnih iger</w:t>
      </w:r>
      <w:ins w:id="282" w:author="kralj" w:date="2018-04-03T19:57:00Z">
        <w:r w:rsidR="00C773C1">
          <w:rPr>
            <w:rFonts w:ascii="Times New Roman" w:hAnsi="Times New Roman" w:cs="Times New Roman"/>
            <w:sz w:val="24"/>
            <w:szCs w:val="24"/>
          </w:rPr>
          <w:t>,</w:t>
        </w:r>
      </w:ins>
      <w:r w:rsidRPr="00204950">
        <w:rPr>
          <w:rFonts w:ascii="Times New Roman" w:hAnsi="Times New Roman" w:cs="Times New Roman"/>
          <w:sz w:val="24"/>
          <w:szCs w:val="24"/>
        </w:rPr>
        <w:t xml:space="preserve"> vendar je pristop terminološko oslabljen. Pri drugih avtorjih se določena terminologija ponavlja tako pri d</w:t>
      </w:r>
      <w:r w:rsidR="00B84317" w:rsidRPr="00204950">
        <w:rPr>
          <w:rFonts w:ascii="Times New Roman" w:hAnsi="Times New Roman" w:cs="Times New Roman"/>
          <w:sz w:val="24"/>
          <w:szCs w:val="24"/>
        </w:rPr>
        <w:t>efiniranju artefaktov (PRILOGA E</w:t>
      </w:r>
      <w:r w:rsidRPr="00204950">
        <w:rPr>
          <w:rFonts w:ascii="Times New Roman" w:hAnsi="Times New Roman" w:cs="Times New Roman"/>
          <w:sz w:val="24"/>
          <w:szCs w:val="24"/>
        </w:rPr>
        <w:t>) kot pri de</w:t>
      </w:r>
      <w:r w:rsidR="00B84317" w:rsidRPr="00204950">
        <w:rPr>
          <w:rFonts w:ascii="Times New Roman" w:hAnsi="Times New Roman" w:cs="Times New Roman"/>
          <w:sz w:val="24"/>
          <w:szCs w:val="24"/>
        </w:rPr>
        <w:t>finiranju faz razvoja (PRILOGA F</w:t>
      </w:r>
      <w:r w:rsidRPr="00204950">
        <w:rPr>
          <w:rFonts w:ascii="Times New Roman" w:hAnsi="Times New Roman" w:cs="Times New Roman"/>
          <w:sz w:val="24"/>
          <w:szCs w:val="24"/>
        </w:rPr>
        <w:t xml:space="preserve">), </w:t>
      </w:r>
      <w:r w:rsidR="00A946C1" w:rsidRPr="00204950">
        <w:rPr>
          <w:rFonts w:ascii="Times New Roman" w:hAnsi="Times New Roman" w:cs="Times New Roman"/>
          <w:sz w:val="24"/>
          <w:szCs w:val="24"/>
        </w:rPr>
        <w:t>ki je</w:t>
      </w:r>
      <w:r w:rsidRPr="00204950">
        <w:rPr>
          <w:rFonts w:ascii="Times New Roman" w:hAnsi="Times New Roman" w:cs="Times New Roman"/>
          <w:sz w:val="24"/>
          <w:szCs w:val="24"/>
        </w:rPr>
        <w:t xml:space="preserve"> pa pristop ni podedoval. Največjo težavo pristopa predstavlja obnašanje cikla. Faza oblikovanja je iterativen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(Schell</w:t>
      </w:r>
      <w:r w:rsidR="00CA5C31">
        <w:rPr>
          <w:rFonts w:ascii="Times New Roman" w:hAnsi="Times New Roman" w:cs="Times New Roman"/>
          <w:sz w:val="24"/>
        </w:rPr>
        <w:t>,</w:t>
      </w:r>
      <w:r w:rsidRPr="00204950">
        <w:rPr>
          <w:rFonts w:ascii="Times New Roman" w:hAnsi="Times New Roman" w:cs="Times New Roman"/>
          <w:sz w:val="24"/>
        </w:rPr>
        <w:t xml:space="preserve"> 2008, 79)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kar predvideva tudi GAMED, vendar se razvoj prototipa konča s fazo oblikovanja in definiranja dokumenta, ki po opisu predstavlja GDD. Prototip je ob koncu zavržen, razvoj programske opreme pa se ponovno izvede</w:t>
      </w:r>
      <w:ins w:id="283" w:author="kralj" w:date="2018-04-03T19:58:00Z">
        <w:r w:rsidR="00C773C1">
          <w:rPr>
            <w:rFonts w:ascii="Times New Roman" w:hAnsi="Times New Roman" w:cs="Times New Roman"/>
            <w:sz w:val="24"/>
            <w:szCs w:val="24"/>
          </w:rPr>
          <w:t>,</w:t>
        </w:r>
      </w:ins>
      <w:r w:rsidRPr="00204950">
        <w:rPr>
          <w:rFonts w:ascii="Times New Roman" w:hAnsi="Times New Roman" w:cs="Times New Roman"/>
          <w:sz w:val="24"/>
          <w:szCs w:val="24"/>
        </w:rPr>
        <w:t xml:space="preserve"> tokrat linearno</w:t>
      </w:r>
      <w:ins w:id="284" w:author="kralj" w:date="2018-04-03T19:58:00Z">
        <w:r w:rsidR="00C773C1">
          <w:rPr>
            <w:rFonts w:ascii="Times New Roman" w:hAnsi="Times New Roman" w:cs="Times New Roman"/>
            <w:sz w:val="24"/>
            <w:szCs w:val="24"/>
          </w:rPr>
          <w:t>,</w:t>
        </w:r>
      </w:ins>
      <w:r w:rsidRPr="00204950">
        <w:rPr>
          <w:rFonts w:ascii="Times New Roman" w:hAnsi="Times New Roman" w:cs="Times New Roman"/>
          <w:sz w:val="24"/>
          <w:szCs w:val="24"/>
        </w:rPr>
        <w:t xml:space="preserve"> na podlagi podrobno definirane dokumentacije (GDD), ki služi kot funkcionalna specifikacija. V nasprotju s funkcionalnimi specifikacijami je GDD zaradi svoje na</w:t>
      </w:r>
      <w:r w:rsidR="009A4F2F" w:rsidRPr="00204950">
        <w:rPr>
          <w:rFonts w:ascii="Times New Roman" w:hAnsi="Times New Roman" w:cs="Times New Roman"/>
          <w:sz w:val="24"/>
          <w:szCs w:val="24"/>
        </w:rPr>
        <w:t>rave bolj organski in dinamičen</w:t>
      </w:r>
      <w:r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(III</w:t>
      </w:r>
      <w:r w:rsidR="00CA5C31">
        <w:rPr>
          <w:rFonts w:ascii="Times New Roman" w:hAnsi="Times New Roman" w:cs="Times New Roman"/>
          <w:sz w:val="24"/>
        </w:rPr>
        <w:t>,</w:t>
      </w:r>
      <w:r w:rsidRPr="00204950">
        <w:rPr>
          <w:rFonts w:ascii="Times New Roman" w:hAnsi="Times New Roman" w:cs="Times New Roman"/>
          <w:sz w:val="24"/>
        </w:rPr>
        <w:t xml:space="preserve"> 2004, 310)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se v toku produkcije dnevno spreminja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CA5C31">
        <w:rPr>
          <w:rFonts w:ascii="Times New Roman" w:hAnsi="Times New Roman" w:cs="Times New Roman"/>
          <w:sz w:val="24"/>
        </w:rPr>
        <w:t>,</w:t>
      </w:r>
      <w:r w:rsidRPr="00204950">
        <w:rPr>
          <w:rFonts w:ascii="Times New Roman" w:hAnsi="Times New Roman" w:cs="Times New Roman"/>
          <w:sz w:val="24"/>
        </w:rPr>
        <w:t xml:space="preserve"> 2012, 391)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Ker je prototip zavržen</w:t>
      </w:r>
      <w:ins w:id="285" w:author="kralj" w:date="2018-04-03T19:58:00Z">
        <w:r w:rsidR="00C773C1">
          <w:rPr>
            <w:rFonts w:ascii="Times New Roman" w:hAnsi="Times New Roman" w:cs="Times New Roman"/>
            <w:sz w:val="24"/>
            <w:szCs w:val="24"/>
          </w:rPr>
          <w:t>,</w:t>
        </w:r>
      </w:ins>
      <w:r w:rsidRPr="00204950">
        <w:rPr>
          <w:rFonts w:ascii="Times New Roman" w:hAnsi="Times New Roman" w:cs="Times New Roman"/>
          <w:sz w:val="24"/>
          <w:szCs w:val="24"/>
        </w:rPr>
        <w:t xml:space="preserve"> je opravljen presežek dela, saj je potrebno produkt ponovno razvijati. Prav tako se za iterativni razvoj smatra izvajanje iteracij med oblikovanjem igre, prototipiranjem in testiranjem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CA5C31">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kar je v nasprotju z linearno realizacijo zahtev iz dokumentacije. Ta lahko privede do </w:t>
      </w:r>
      <w:r w:rsidRPr="00204950">
        <w:rPr>
          <w:rFonts w:ascii="Times New Roman" w:hAnsi="Times New Roman" w:cs="Times New Roman"/>
          <w:sz w:val="24"/>
          <w:szCs w:val="24"/>
        </w:rPr>
        <w:lastRenderedPageBreak/>
        <w:t>pozlačevanja</w:t>
      </w:r>
      <w:r w:rsidRPr="00D468C8">
        <w:rPr>
          <w:rStyle w:val="Sprotnaopomba-sklic"/>
        </w:rPr>
        <w:footnoteReference w:id="31"/>
      </w:r>
      <w:r w:rsidRPr="00204950">
        <w:rPr>
          <w:rFonts w:ascii="Times New Roman" w:hAnsi="Times New Roman" w:cs="Times New Roman"/>
          <w:sz w:val="24"/>
          <w:szCs w:val="24"/>
        </w:rPr>
        <w:t xml:space="preserve">, ki pomeni sprejemanje nemogočih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(Rucker</w:t>
      </w:r>
      <w:r w:rsidR="00CA5C31">
        <w:rPr>
          <w:rFonts w:ascii="Times New Roman" w:hAnsi="Times New Roman" w:cs="Times New Roman"/>
          <w:sz w:val="24"/>
        </w:rPr>
        <w:t>,</w:t>
      </w:r>
      <w:r w:rsidRPr="00204950">
        <w:rPr>
          <w:rFonts w:ascii="Times New Roman" w:hAnsi="Times New Roman" w:cs="Times New Roman"/>
          <w:sz w:val="24"/>
        </w:rPr>
        <w:t xml:space="preserve"> 2002, 27)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je nasprotje iterativnemu razvoju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CA5C31">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1F343666" w14:textId="77777777" w:rsidR="009A78A2" w:rsidRPr="00204950" w:rsidRDefault="009A78A2" w:rsidP="001D14E5">
      <w:pPr>
        <w:spacing w:line="360" w:lineRule="auto"/>
        <w:contextualSpacing/>
        <w:jc w:val="both"/>
        <w:rPr>
          <w:rFonts w:ascii="Times New Roman" w:hAnsi="Times New Roman" w:cs="Times New Roman"/>
          <w:sz w:val="24"/>
          <w:szCs w:val="24"/>
        </w:rPr>
      </w:pPr>
    </w:p>
    <w:p w14:paraId="6ADCBFF4" w14:textId="7889DBAA" w:rsidR="0012362B" w:rsidRPr="00204950" w:rsidRDefault="0012362B" w:rsidP="0012362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Neuradne različice modelov se pojavijo tudi v neznanstveni literaturi.</w:t>
      </w:r>
      <w:r w:rsidR="00FD6732" w:rsidRPr="00204950">
        <w:rPr>
          <w:rFonts w:ascii="Times New Roman" w:hAnsi="Times New Roman" w:cs="Times New Roman"/>
          <w:sz w:val="24"/>
          <w:szCs w:val="24"/>
        </w:rPr>
        <w:t xml:space="preserve"> Zaradi pomanjkanja dokumentacije jih nismo m</w:t>
      </w:r>
      <w:r w:rsidR="00140E2B" w:rsidRPr="00204950">
        <w:rPr>
          <w:rFonts w:ascii="Times New Roman" w:hAnsi="Times New Roman" w:cs="Times New Roman"/>
          <w:sz w:val="24"/>
          <w:szCs w:val="24"/>
        </w:rPr>
        <w:t>ogli predstaviti v poglavju 3.6.</w:t>
      </w:r>
      <w:r w:rsidR="007848DC" w:rsidRPr="00204950">
        <w:rPr>
          <w:rFonts w:ascii="Times New Roman" w:hAnsi="Times New Roman" w:cs="Times New Roman"/>
          <w:sz w:val="24"/>
          <w:szCs w:val="24"/>
        </w:rPr>
        <w:t xml:space="preserve"> Prav tako pa posedujejo pomanjljivosti.</w:t>
      </w:r>
      <w:r w:rsidRPr="00204950">
        <w:rPr>
          <w:rFonts w:ascii="Times New Roman" w:hAnsi="Times New Roman" w:cs="Times New Roman"/>
          <w:sz w:val="24"/>
          <w:szCs w:val="24"/>
        </w:rPr>
        <w:t xml:space="preserve"> GUP</w:t>
      </w:r>
      <w:r w:rsidRPr="00D468C8">
        <w:rPr>
          <w:rStyle w:val="Sprotnaopomba-sklic"/>
        </w:rPr>
        <w:footnoteReference w:id="32"/>
      </w:r>
      <w:r w:rsidRPr="00204950">
        <w:rPr>
          <w:rFonts w:ascii="Times New Roman" w:hAnsi="Times New Roman" w:cs="Times New Roman"/>
          <w:sz w:val="24"/>
          <w:szCs w:val="24"/>
        </w:rPr>
        <w:t xml:space="preserve"> predstavi rang procesnih pristopov od RUP do XP. Vendar kljub vsemu GUP ne definira poteka aktivnosti niti ne poda osnovnih usmeritev</w:t>
      </w:r>
      <w:ins w:id="286" w:author="kralj" w:date="2018-04-03T19:59:00Z">
        <w:r w:rsidR="004820AC">
          <w:rPr>
            <w:rFonts w:ascii="Times New Roman" w:hAnsi="Times New Roman" w:cs="Times New Roman"/>
            <w:sz w:val="24"/>
            <w:szCs w:val="24"/>
          </w:rPr>
          <w:t>,</w:t>
        </w:r>
      </w:ins>
      <w:r w:rsidRPr="00204950">
        <w:rPr>
          <w:rFonts w:ascii="Times New Roman" w:hAnsi="Times New Roman" w:cs="Times New Roman"/>
          <w:sz w:val="24"/>
          <w:szCs w:val="24"/>
        </w:rPr>
        <w:t xml:space="preserve"> kako združiti estetske discipline razvoja z inženirskimi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CA5C31">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Flood</w:t>
      </w:r>
      <w:r w:rsidR="00A70A6D" w:rsidRPr="00204950">
        <w:rPr>
          <w:rFonts w:ascii="Times New Roman" w:hAnsi="Times New Roman" w:cs="Times New Roman"/>
          <w:sz w:val="24"/>
          <w:szCs w:val="24"/>
        </w:rPr>
        <w:t xml:space="preserve"> </w:t>
      </w:r>
      <w:r w:rsidRPr="00204950">
        <w:rPr>
          <w:rFonts w:ascii="Times New Roman" w:hAnsi="Times New Roman" w:cs="Times New Roman"/>
          <w:sz w:val="24"/>
          <w:szCs w:val="24"/>
        </w:rPr>
        <w:t>pri definiranju GUP predstavi in komentira GWP</w:t>
      </w:r>
      <w:r w:rsidRPr="00D468C8">
        <w:rPr>
          <w:rStyle w:val="Sprotnaopomba-sklic"/>
        </w:rPr>
        <w:footnoteReference w:id="33"/>
      </w:r>
      <w:r w:rsidR="00A70A6D" w:rsidRPr="00204950">
        <w:rPr>
          <w:rFonts w:ascii="Times New Roman" w:hAnsi="Times New Roman" w:cs="Times New Roman"/>
          <w:sz w:val="24"/>
          <w:szCs w:val="24"/>
        </w:rPr>
        <w:t xml:space="preserve"> (</w:t>
      </w:r>
      <w:r w:rsidR="00CA5C31">
        <w:rPr>
          <w:rFonts w:ascii="Times New Roman" w:hAnsi="Times New Roman" w:cs="Times New Roman"/>
          <w:sz w:val="24"/>
          <w:szCs w:val="24"/>
        </w:rPr>
        <w:t>''</w:t>
      </w:r>
      <w:r w:rsidR="00A70A6D" w:rsidRPr="00204950">
        <w:rPr>
          <w:rFonts w:ascii="Times New Roman" w:hAnsi="Times New Roman" w:cs="Times New Roman"/>
          <w:sz w:val="24"/>
          <w:szCs w:val="24"/>
        </w:rPr>
        <w:t>Gamedev</w:t>
      </w:r>
      <w:r w:rsidR="00CA5C31">
        <w:rPr>
          <w:rFonts w:ascii="Times New Roman" w:hAnsi="Times New Roman" w:cs="Times New Roman"/>
          <w:sz w:val="24"/>
          <w:szCs w:val="24"/>
        </w:rPr>
        <w:t>'',</w:t>
      </w:r>
      <w:r w:rsidR="00A70A6D" w:rsidRPr="00204950">
        <w:rPr>
          <w:rFonts w:ascii="Times New Roman" w:hAnsi="Times New Roman" w:cs="Times New Roman"/>
          <w:sz w:val="24"/>
          <w:szCs w:val="24"/>
        </w:rPr>
        <w:t xml:space="preserve"> 2003)</w:t>
      </w:r>
      <w:r w:rsidRPr="00204950">
        <w:rPr>
          <w:rFonts w:ascii="Times New Roman" w:hAnsi="Times New Roman" w:cs="Times New Roman"/>
          <w:sz w:val="24"/>
          <w:szCs w:val="24"/>
        </w:rPr>
        <w:t xml:space="preserve">. Kljub številnim pomanjkljivostim ta proces prvič predstavi artefakte, ki so specifični za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CA5C31">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(specifikacija igre, umetniška biblija, tehnična specifikacija)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204950">
        <w:rPr>
          <w:rFonts w:ascii="Times New Roman" w:hAnsi="Times New Roman" w:cs="Times New Roman"/>
          <w:sz w:val="24"/>
          <w:szCs w:val="24"/>
        </w:rPr>
        <w:fldChar w:fldCharType="separate"/>
      </w:r>
      <w:r w:rsidR="00AC7455" w:rsidRPr="00204950">
        <w:rPr>
          <w:rFonts w:ascii="Times New Roman" w:hAnsi="Times New Roman" w:cs="Times New Roman"/>
          <w:sz w:val="24"/>
          <w:szCs w:val="24"/>
        </w:rPr>
        <w:t>(</w:t>
      </w:r>
      <w:r w:rsidR="00CA5C31">
        <w:rPr>
          <w:rFonts w:ascii="Times New Roman" w:hAnsi="Times New Roman" w:cs="Times New Roman"/>
          <w:sz w:val="24"/>
          <w:szCs w:val="24"/>
        </w:rPr>
        <w:t>''</w:t>
      </w:r>
      <w:r w:rsidR="00B87694" w:rsidRPr="00204950">
        <w:rPr>
          <w:rFonts w:ascii="Times New Roman" w:hAnsi="Times New Roman" w:cs="Times New Roman"/>
          <w:sz w:val="24"/>
          <w:szCs w:val="24"/>
        </w:rPr>
        <w:t>EcuRed</w:t>
      </w:r>
      <w:r w:rsidR="00CA5C31">
        <w:rPr>
          <w:rFonts w:ascii="Times New Roman" w:hAnsi="Times New Roman" w:cs="Times New Roman"/>
          <w:sz w:val="24"/>
          <w:szCs w:val="24"/>
        </w:rPr>
        <w:t>'',</w:t>
      </w:r>
      <w:r w:rsidRPr="00204950">
        <w:rPr>
          <w:rFonts w:ascii="Times New Roman" w:hAnsi="Times New Roman" w:cs="Times New Roman"/>
          <w:sz w:val="24"/>
          <w:szCs w:val="24"/>
        </w:rPr>
        <w:t xml:space="preserve"> 2018)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GWP omenjata tudi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 (2004)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kot pristop, ki so ga uporabili razvijalci igre Ankh. GWP ima težavo, da predstavlja linearen proces. Pri tem procesu ocenjevalci, testerji</w:t>
      </w:r>
      <w:ins w:id="287" w:author="kralj" w:date="2018-04-03T20:00:00Z">
        <w:r w:rsidR="004820AC">
          <w:rPr>
            <w:rFonts w:ascii="Times New Roman" w:hAnsi="Times New Roman" w:cs="Times New Roman"/>
            <w:sz w:val="24"/>
            <w:szCs w:val="24"/>
          </w:rPr>
          <w:t xml:space="preserve"> in</w:t>
        </w:r>
      </w:ins>
      <w:del w:id="288" w:author="kralj" w:date="2018-04-03T20:00:00Z">
        <w:r w:rsidRPr="00204950" w:rsidDel="004820AC">
          <w:rPr>
            <w:rFonts w:ascii="Times New Roman" w:hAnsi="Times New Roman" w:cs="Times New Roman"/>
            <w:sz w:val="24"/>
            <w:szCs w:val="24"/>
          </w:rPr>
          <w:delText>,</w:delText>
        </w:r>
      </w:del>
      <w:r w:rsidRPr="00204950">
        <w:rPr>
          <w:rFonts w:ascii="Times New Roman" w:hAnsi="Times New Roman" w:cs="Times New Roman"/>
          <w:sz w:val="24"/>
          <w:szCs w:val="24"/>
        </w:rPr>
        <w:t xml:space="preserve"> ravnatelji ne vidijo produkta</w:t>
      </w:r>
      <w:ins w:id="289" w:author="kralj" w:date="2018-04-03T20:00:00Z">
        <w:r w:rsidR="004820AC">
          <w:rPr>
            <w:rFonts w:ascii="Times New Roman" w:hAnsi="Times New Roman" w:cs="Times New Roman"/>
            <w:sz w:val="24"/>
            <w:szCs w:val="24"/>
          </w:rPr>
          <w:t>,</w:t>
        </w:r>
      </w:ins>
      <w:r w:rsidRPr="00204950">
        <w:rPr>
          <w:rFonts w:ascii="Times New Roman" w:hAnsi="Times New Roman" w:cs="Times New Roman"/>
          <w:sz w:val="24"/>
          <w:szCs w:val="24"/>
        </w:rPr>
        <w:t xml:space="preserve"> dokler je ta v razvoju. V realnosti je tako, da se po evalvaciji navadno zahtevajo spremembe. To zahteva, da razvoj ponovi faze, ki so bile predvidoma že končane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204950">
        <w:rPr>
          <w:rFonts w:ascii="Times New Roman" w:hAnsi="Times New Roman" w:cs="Times New Roman"/>
          <w:sz w:val="24"/>
          <w:szCs w:val="24"/>
        </w:rPr>
        <w:fldChar w:fldCharType="separate"/>
      </w:r>
      <w:r w:rsidR="00C3256E" w:rsidRPr="00204950">
        <w:rPr>
          <w:rFonts w:ascii="Times New Roman" w:hAnsi="Times New Roman" w:cs="Times New Roman"/>
          <w:sz w:val="24"/>
          <w:szCs w:val="24"/>
        </w:rPr>
        <w:t>(</w:t>
      </w:r>
      <w:r w:rsidR="00300528">
        <w:rPr>
          <w:rFonts w:ascii="Times New Roman" w:hAnsi="Times New Roman" w:cs="Times New Roman"/>
          <w:sz w:val="24"/>
          <w:szCs w:val="24"/>
        </w:rPr>
        <w:t>''</w:t>
      </w:r>
      <w:r w:rsidR="00C3256E" w:rsidRPr="00204950">
        <w:rPr>
          <w:rFonts w:ascii="Times New Roman" w:hAnsi="Times New Roman" w:cs="Times New Roman"/>
          <w:sz w:val="24"/>
          <w:szCs w:val="24"/>
        </w:rPr>
        <w:t>EcuRed</w:t>
      </w:r>
      <w:r w:rsidR="00300528">
        <w:rPr>
          <w:rFonts w:ascii="Times New Roman" w:hAnsi="Times New Roman" w:cs="Times New Roman"/>
          <w:sz w:val="24"/>
          <w:szCs w:val="24"/>
        </w:rPr>
        <w:t>'',</w:t>
      </w:r>
      <w:r w:rsidRPr="00204950">
        <w:rPr>
          <w:rFonts w:ascii="Times New Roman" w:hAnsi="Times New Roman" w:cs="Times New Roman"/>
          <w:sz w:val="24"/>
          <w:szCs w:val="24"/>
        </w:rPr>
        <w:t xml:space="preserve"> 2018)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Razvoj iger ni linearen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w:t>
      </w:r>
      <w:r w:rsidR="00300528">
        <w:rPr>
          <w:rFonts w:ascii="Times New Roman" w:hAnsi="Times New Roman" w:cs="Times New Roman"/>
          <w:sz w:val="24"/>
        </w:rPr>
        <w:t>,</w:t>
      </w:r>
      <w:r w:rsidRPr="00204950">
        <w:rPr>
          <w:rFonts w:ascii="Times New Roman" w:hAnsi="Times New Roman" w:cs="Times New Roman"/>
          <w:sz w:val="24"/>
        </w:rPr>
        <w:t xml:space="preserve"> 2004, 151)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praksi je tendenca po izogibanju uporabi kaskadnih pristopov, ker je nemogoče definirati in načrtovati program vnaprej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(Rucker</w:t>
      </w:r>
      <w:r w:rsidR="00300528">
        <w:rPr>
          <w:rFonts w:ascii="Times New Roman" w:hAnsi="Times New Roman" w:cs="Times New Roman"/>
          <w:sz w:val="24"/>
        </w:rPr>
        <w:t>,</w:t>
      </w:r>
      <w:r w:rsidRPr="00204950">
        <w:rPr>
          <w:rFonts w:ascii="Times New Roman" w:hAnsi="Times New Roman" w:cs="Times New Roman"/>
          <w:sz w:val="24"/>
        </w:rPr>
        <w:t xml:space="preserve"> 2002, 38)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praksi je GWP (razvoj igre Ankh) predstavljal napor. Razvoj igre potrebuje fleksibilnost zato, da lahko ekipa vključi spoznanja, ki so se identificirala </w:t>
      </w:r>
      <w:del w:id="290" w:author="kralj" w:date="2018-04-03T20:01:00Z">
        <w:r w:rsidRPr="00204950" w:rsidDel="004820AC">
          <w:rPr>
            <w:rFonts w:ascii="Times New Roman" w:hAnsi="Times New Roman" w:cs="Times New Roman"/>
            <w:sz w:val="24"/>
            <w:szCs w:val="24"/>
          </w:rPr>
          <w:delText xml:space="preserve">tekom </w:delText>
        </w:r>
      </w:del>
      <w:ins w:id="291" w:author="kralj" w:date="2018-04-03T20:01:00Z">
        <w:r w:rsidR="004820AC">
          <w:rPr>
            <w:rFonts w:ascii="Times New Roman" w:hAnsi="Times New Roman" w:cs="Times New Roman"/>
            <w:sz w:val="24"/>
            <w:szCs w:val="24"/>
          </w:rPr>
          <w:t xml:space="preserve">med </w:t>
        </w:r>
      </w:ins>
      <w:r w:rsidRPr="00204950">
        <w:rPr>
          <w:rFonts w:ascii="Times New Roman" w:hAnsi="Times New Roman" w:cs="Times New Roman"/>
          <w:sz w:val="24"/>
          <w:szCs w:val="24"/>
        </w:rPr>
        <w:t>razvoj</w:t>
      </w:r>
      <w:ins w:id="292" w:author="kralj" w:date="2018-04-03T20:01:00Z">
        <w:r w:rsidR="004820AC">
          <w:rPr>
            <w:rFonts w:ascii="Times New Roman" w:hAnsi="Times New Roman" w:cs="Times New Roman"/>
            <w:sz w:val="24"/>
            <w:szCs w:val="24"/>
          </w:rPr>
          <w:t>em</w:t>
        </w:r>
      </w:ins>
      <w:del w:id="293" w:author="kralj" w:date="2018-04-03T20:01:00Z">
        <w:r w:rsidRPr="00204950" w:rsidDel="004820AC">
          <w:rPr>
            <w:rFonts w:ascii="Times New Roman" w:hAnsi="Times New Roman" w:cs="Times New Roman"/>
            <w:sz w:val="24"/>
            <w:szCs w:val="24"/>
          </w:rPr>
          <w:delText>a</w:delText>
        </w:r>
      </w:del>
      <w:r w:rsidRPr="00204950">
        <w:rPr>
          <w:rFonts w:ascii="Times New Roman" w:hAnsi="Times New Roman" w:cs="Times New Roman"/>
          <w:sz w:val="24"/>
          <w:szCs w:val="24"/>
        </w:rPr>
        <w:t xml:space="preserve"> z namenom konstantne izboljšave kvalitete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w:t>
      </w:r>
      <w:r w:rsidR="00300528">
        <w:rPr>
          <w:rFonts w:ascii="Times New Roman" w:hAnsi="Times New Roman" w:cs="Times New Roman"/>
          <w:sz w:val="24"/>
        </w:rPr>
        <w:t>,</w:t>
      </w:r>
      <w:r w:rsidRPr="00204950">
        <w:rPr>
          <w:rFonts w:ascii="Times New Roman" w:hAnsi="Times New Roman" w:cs="Times New Roman"/>
          <w:sz w:val="24"/>
        </w:rPr>
        <w:t xml:space="preserve"> 2004, 18)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GWP in prav tako GUP ne podajata priporočila uporabe ali referenčne</w:t>
      </w:r>
      <w:ins w:id="294" w:author="kralj" w:date="2018-04-03T20:01:00Z">
        <w:r w:rsidR="004820AC">
          <w:rPr>
            <w:rFonts w:ascii="Times New Roman" w:hAnsi="Times New Roman" w:cs="Times New Roman"/>
            <w:sz w:val="24"/>
            <w:szCs w:val="24"/>
          </w:rPr>
          <w:t>ga</w:t>
        </w:r>
      </w:ins>
      <w:r w:rsidRPr="00204950">
        <w:rPr>
          <w:rFonts w:ascii="Times New Roman" w:hAnsi="Times New Roman" w:cs="Times New Roman"/>
          <w:sz w:val="24"/>
          <w:szCs w:val="24"/>
        </w:rPr>
        <w:t xml:space="preserve"> model</w:t>
      </w:r>
      <w:ins w:id="295" w:author="kralj" w:date="2018-04-03T20:01:00Z">
        <w:r w:rsidR="004820AC">
          <w:rPr>
            <w:rFonts w:ascii="Times New Roman" w:hAnsi="Times New Roman" w:cs="Times New Roman"/>
            <w:sz w:val="24"/>
            <w:szCs w:val="24"/>
          </w:rPr>
          <w:t>a</w:t>
        </w:r>
      </w:ins>
      <w:del w:id="296" w:author="kralj" w:date="2018-04-03T20:01:00Z">
        <w:r w:rsidRPr="00204950" w:rsidDel="004820AC">
          <w:rPr>
            <w:rFonts w:ascii="Times New Roman" w:hAnsi="Times New Roman" w:cs="Times New Roman"/>
            <w:sz w:val="24"/>
            <w:szCs w:val="24"/>
          </w:rPr>
          <w:delText>e</w:delText>
        </w:r>
      </w:del>
      <w:r w:rsidRPr="00204950">
        <w:rPr>
          <w:rFonts w:ascii="Times New Roman" w:hAnsi="Times New Roman" w:cs="Times New Roman"/>
          <w:sz w:val="24"/>
          <w:szCs w:val="24"/>
        </w:rPr>
        <w:t xml:space="preserve"> za aplikacijo teh procesov, na kar najverjetneje vpliva tudi tajna narava industrije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300528">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Med neuspešne spada tudi model, ki ga objavi Demachy (2003) na Gamasutra. </w:t>
      </w:r>
      <w:ins w:id="297" w:author="kralj" w:date="2018-04-03T20:02:00Z">
        <w:r w:rsidR="004820AC">
          <w:rPr>
            <w:rFonts w:ascii="Times New Roman" w:hAnsi="Times New Roman" w:cs="Times New Roman"/>
            <w:sz w:val="24"/>
            <w:szCs w:val="24"/>
          </w:rPr>
          <w:t>Ta i</w:t>
        </w:r>
      </w:ins>
      <w:del w:id="298" w:author="kralj" w:date="2018-04-03T20:02:00Z">
        <w:r w:rsidRPr="00204950" w:rsidDel="004820AC">
          <w:rPr>
            <w:rFonts w:ascii="Times New Roman" w:hAnsi="Times New Roman" w:cs="Times New Roman"/>
            <w:sz w:val="24"/>
            <w:szCs w:val="24"/>
          </w:rPr>
          <w:delText>I</w:delText>
        </w:r>
      </w:del>
      <w:r w:rsidRPr="00204950">
        <w:rPr>
          <w:rFonts w:ascii="Times New Roman" w:hAnsi="Times New Roman" w:cs="Times New Roman"/>
          <w:sz w:val="24"/>
          <w:szCs w:val="24"/>
        </w:rPr>
        <w:t>nterpretira XP metodologijo in predlaga XGD</w:t>
      </w:r>
      <w:r w:rsidRPr="00D468C8">
        <w:rPr>
          <w:rStyle w:val="Sprotnaopomba-sklic"/>
        </w:rPr>
        <w:footnoteReference w:id="34"/>
      </w:r>
      <w:r w:rsidRPr="00204950">
        <w:rPr>
          <w:rFonts w:ascii="Times New Roman" w:hAnsi="Times New Roman" w:cs="Times New Roman"/>
          <w:sz w:val="24"/>
          <w:szCs w:val="24"/>
        </w:rPr>
        <w:t xml:space="preserve"> za video igre. Vendar pristop ne zagotavlja strukturiranih usmeritev, deloma zato, ker gre za agilno metodologijo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300528">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1BCDB7E" w14:textId="1268B015" w:rsidR="0012362B" w:rsidRPr="00204950" w:rsidRDefault="0012362B" w:rsidP="0012362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Poleg naštetih se v akademski literaturi pojavita tudi dve pobudi procesov AGP</w:t>
      </w:r>
      <w:r w:rsidRPr="00D468C8">
        <w:rPr>
          <w:rStyle w:val="Sprotnaopomba-sklic"/>
        </w:rPr>
        <w:footnoteReference w:id="35"/>
      </w:r>
      <w:r w:rsidRPr="00204950">
        <w:rPr>
          <w:rFonts w:ascii="Times New Roman" w:hAnsi="Times New Roman" w:cs="Times New Roman"/>
          <w:sz w:val="24"/>
          <w:szCs w:val="24"/>
        </w:rPr>
        <w:t xml:space="preserve"> in Predpisujoča metodologija za razvoj video iger, ki sta nastal</w:t>
      </w:r>
      <w:ins w:id="299" w:author="kralj" w:date="2018-04-03T20:03:00Z">
        <w:r w:rsidR="004820AC">
          <w:rPr>
            <w:rFonts w:ascii="Times New Roman" w:hAnsi="Times New Roman" w:cs="Times New Roman"/>
            <w:sz w:val="24"/>
            <w:szCs w:val="24"/>
          </w:rPr>
          <w:t>i</w:t>
        </w:r>
      </w:ins>
      <w:del w:id="300" w:author="kralj" w:date="2018-04-03T20:03:00Z">
        <w:r w:rsidRPr="00204950" w:rsidDel="004820AC">
          <w:rPr>
            <w:rFonts w:ascii="Times New Roman" w:hAnsi="Times New Roman" w:cs="Times New Roman"/>
            <w:sz w:val="24"/>
            <w:szCs w:val="24"/>
          </w:rPr>
          <w:delText>a</w:delText>
        </w:r>
      </w:del>
      <w:r w:rsidRPr="00204950">
        <w:rPr>
          <w:rFonts w:ascii="Times New Roman" w:hAnsi="Times New Roman" w:cs="Times New Roman"/>
          <w:sz w:val="24"/>
          <w:szCs w:val="24"/>
        </w:rPr>
        <w:t xml:space="preserve"> v okviru zaključnih nalog. Obema predlogoma primanjkuje evalvacijski proces za določanje njune ustreznosti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7F57C4">
        <w:rPr>
          <w:rFonts w:ascii="Times New Roman" w:hAnsi="Times New Roman" w:cs="Times New Roman"/>
          <w:sz w:val="24"/>
        </w:rPr>
        <w:t>,</w:t>
      </w:r>
      <w:r w:rsidR="006738D6"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Slednji pa je neustrezen, ker igre niso predpisujoče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(Koster</w:t>
      </w:r>
      <w:r w:rsidR="007F57C4">
        <w:rPr>
          <w:rFonts w:ascii="Times New Roman" w:hAnsi="Times New Roman" w:cs="Times New Roman"/>
          <w:sz w:val="24"/>
        </w:rPr>
        <w:t>,</w:t>
      </w:r>
      <w:r w:rsidRPr="00204950">
        <w:rPr>
          <w:rFonts w:ascii="Times New Roman" w:hAnsi="Times New Roman" w:cs="Times New Roman"/>
          <w:sz w:val="24"/>
        </w:rPr>
        <w:t xml:space="preserve"> 2013, </w:t>
      </w:r>
      <w:r w:rsidRPr="00204950">
        <w:rPr>
          <w:rFonts w:ascii="Times New Roman" w:hAnsi="Times New Roman" w:cs="Times New Roman"/>
          <w:sz w:val="24"/>
        </w:rPr>
        <w:lastRenderedPageBreak/>
        <w:t>156)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Tipične lastnosti razvoja iger kot so oblikovanje ali definiranje igranja</w:t>
      </w:r>
      <w:ins w:id="301" w:author="kralj" w:date="2018-04-03T20:04:00Z">
        <w:r w:rsidR="004820AC">
          <w:rPr>
            <w:rFonts w:ascii="Times New Roman" w:hAnsi="Times New Roman" w:cs="Times New Roman"/>
            <w:sz w:val="24"/>
            <w:szCs w:val="24"/>
          </w:rPr>
          <w:t>,</w:t>
        </w:r>
      </w:ins>
      <w:r w:rsidRPr="00204950">
        <w:rPr>
          <w:rFonts w:ascii="Times New Roman" w:hAnsi="Times New Roman" w:cs="Times New Roman"/>
          <w:sz w:val="24"/>
          <w:szCs w:val="24"/>
        </w:rPr>
        <w:t xml:space="preserve"> je težko ali celo nemogoče specificirati brez različice sistema, ki jo lahko preizkusimo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(Fabio Petrillo in Pimenta</w:t>
      </w:r>
      <w:r w:rsidR="007F57C4">
        <w:rPr>
          <w:rFonts w:ascii="Times New Roman" w:hAnsi="Times New Roman" w:cs="Times New Roman"/>
          <w:sz w:val="24"/>
        </w:rPr>
        <w:t>,</w:t>
      </w:r>
      <w:r w:rsidRPr="00204950">
        <w:rPr>
          <w:rFonts w:ascii="Times New Roman" w:hAnsi="Times New Roman" w:cs="Times New Roman"/>
          <w:sz w:val="24"/>
        </w:rPr>
        <w:t xml:space="preserve"> 2010, 10)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Zato kakršnikoli predpisujoči (sekvenčni) pristopi niso priporočljivi. </w:t>
      </w:r>
    </w:p>
    <w:p w14:paraId="035BE6DA" w14:textId="013F47B0" w:rsidR="008D03D1" w:rsidRPr="00204950" w:rsidRDefault="008D03D1" w:rsidP="008A0B7E">
      <w:pPr>
        <w:pStyle w:val="podnaslov"/>
        <w:outlineLvl w:val="1"/>
      </w:pPr>
      <w:bookmarkStart w:id="302" w:name="_Toc509588435"/>
      <w:bookmarkStart w:id="303" w:name="_Toc509591244"/>
      <w:r w:rsidRPr="00204950">
        <w:t xml:space="preserve">4.3 </w:t>
      </w:r>
      <w:r w:rsidR="006A1D19" w:rsidRPr="00204950">
        <w:t>UGOTOVITVE</w:t>
      </w:r>
      <w:r w:rsidR="005507A9" w:rsidRPr="00204950">
        <w:t xml:space="preserve"> IN</w:t>
      </w:r>
      <w:r w:rsidR="006A1D19" w:rsidRPr="00204950">
        <w:t xml:space="preserve"> USMERITVE </w:t>
      </w:r>
      <w:r w:rsidR="006C29AC" w:rsidRPr="00204950">
        <w:t>MODELIRANJU</w:t>
      </w:r>
      <w:bookmarkEnd w:id="302"/>
      <w:bookmarkEnd w:id="303"/>
    </w:p>
    <w:p w14:paraId="5C925A88" w14:textId="375F2D8B" w:rsidR="006A4ED1" w:rsidRPr="00204950" w:rsidRDefault="008C2D87"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rPr>
        <w:t>V času pred</w:t>
      </w:r>
      <w:del w:id="304" w:author="kralj" w:date="2018-04-03T20:18:00Z">
        <w:r w:rsidRPr="00204950" w:rsidDel="00E63C40">
          <w:rPr>
            <w:rFonts w:ascii="Times New Roman" w:hAnsi="Times New Roman" w:cs="Times New Roman"/>
            <w:sz w:val="24"/>
          </w:rPr>
          <w:delText>-</w:delText>
        </w:r>
      </w:del>
      <w:r w:rsidRPr="00204950">
        <w:rPr>
          <w:rFonts w:ascii="Times New Roman" w:hAnsi="Times New Roman" w:cs="Times New Roman"/>
          <w:sz w:val="24"/>
        </w:rPr>
        <w:t xml:space="preserve">produkcije se priporoča prototipiranje, saj služi </w:t>
      </w:r>
      <w:r w:rsidR="008D03D1" w:rsidRPr="00204950">
        <w:rPr>
          <w:rFonts w:ascii="Times New Roman" w:hAnsi="Times New Roman" w:cs="Times New Roman"/>
          <w:sz w:val="24"/>
        </w:rPr>
        <w:t>za</w:t>
      </w:r>
      <w:r w:rsidR="00B30918" w:rsidRPr="00204950">
        <w:rPr>
          <w:rFonts w:ascii="Times New Roman" w:hAnsi="Times New Roman" w:cs="Times New Roman"/>
          <w:sz w:val="24"/>
        </w:rPr>
        <w:t xml:space="preserve"> lažje</w:t>
      </w:r>
      <w:r w:rsidR="008D03D1" w:rsidRPr="00204950">
        <w:rPr>
          <w:rFonts w:ascii="Times New Roman" w:hAnsi="Times New Roman" w:cs="Times New Roman"/>
          <w:sz w:val="24"/>
        </w:rPr>
        <w:t xml:space="preserve"> definiranje igre </w:t>
      </w:r>
      <w:r w:rsidR="008D03D1" w:rsidRPr="00204950">
        <w:rPr>
          <w:rFonts w:ascii="Times New Roman" w:hAnsi="Times New Roman" w:cs="Times New Roman"/>
          <w:sz w:val="24"/>
        </w:rPr>
        <w:fldChar w:fldCharType="begin"/>
      </w:r>
      <w:r w:rsidR="008D03D1" w:rsidRPr="00204950">
        <w:rPr>
          <w:rFonts w:ascii="Times New Roman" w:hAnsi="Times New Roman" w:cs="Times New Roman"/>
          <w:sz w:val="24"/>
        </w:rPr>
        <w:instrText xml:space="preserve"> ADDIN ZOTERO_ITEM CSL_CITATION {"citationID":"DOCzr94l","properties":{"formattedCitation":"(Kanode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204950">
        <w:rPr>
          <w:rFonts w:ascii="Times New Roman" w:hAnsi="Times New Roman" w:cs="Times New Roman"/>
          <w:sz w:val="24"/>
        </w:rPr>
        <w:fldChar w:fldCharType="separate"/>
      </w:r>
      <w:r w:rsidR="008D03D1" w:rsidRPr="00204950">
        <w:rPr>
          <w:rFonts w:ascii="Times New Roman" w:hAnsi="Times New Roman" w:cs="Times New Roman"/>
          <w:sz w:val="24"/>
        </w:rPr>
        <w:t>(Kanode in Haddad</w:t>
      </w:r>
      <w:r w:rsidR="007F57C4">
        <w:rPr>
          <w:rFonts w:ascii="Times New Roman" w:hAnsi="Times New Roman" w:cs="Times New Roman"/>
          <w:sz w:val="24"/>
        </w:rPr>
        <w:t>,</w:t>
      </w:r>
      <w:r w:rsidR="008D03D1" w:rsidRPr="00204950">
        <w:rPr>
          <w:rFonts w:ascii="Times New Roman" w:hAnsi="Times New Roman" w:cs="Times New Roman"/>
          <w:sz w:val="24"/>
        </w:rPr>
        <w:t xml:space="preserve"> 2009, 261)</w:t>
      </w:r>
      <w:r w:rsidR="008D03D1" w:rsidRPr="00204950">
        <w:rPr>
          <w:rFonts w:ascii="Times New Roman" w:hAnsi="Times New Roman" w:cs="Times New Roman"/>
          <w:sz w:val="24"/>
        </w:rPr>
        <w:fldChar w:fldCharType="end"/>
      </w:r>
      <w:r w:rsidR="00BF44F3" w:rsidRPr="00204950">
        <w:rPr>
          <w:rFonts w:ascii="Times New Roman" w:hAnsi="Times New Roman" w:cs="Times New Roman"/>
          <w:sz w:val="24"/>
        </w:rPr>
        <w:t xml:space="preserve">. </w:t>
      </w:r>
      <w:r w:rsidR="002C4B82" w:rsidRPr="00204950">
        <w:rPr>
          <w:rFonts w:ascii="Times New Roman" w:hAnsi="Times New Roman" w:cs="Times New Roman"/>
          <w:sz w:val="24"/>
        </w:rPr>
        <w:t xml:space="preserve">Definiranje igre je mišljeno </w:t>
      </w:r>
      <w:ins w:id="305" w:author="kralj" w:date="2018-04-03T20:18:00Z">
        <w:r w:rsidR="00E63C40">
          <w:rPr>
            <w:rFonts w:ascii="Times New Roman" w:hAnsi="Times New Roman" w:cs="Times New Roman"/>
            <w:sz w:val="24"/>
          </w:rPr>
          <w:t xml:space="preserve">kot </w:t>
        </w:r>
      </w:ins>
      <w:r w:rsidR="002C4B82" w:rsidRPr="00204950">
        <w:rPr>
          <w:rFonts w:ascii="Times New Roman" w:hAnsi="Times New Roman" w:cs="Times New Roman"/>
          <w:sz w:val="24"/>
        </w:rPr>
        <w:t>odkrivanje zabave, ki je os</w:t>
      </w:r>
      <w:r w:rsidR="00DF199F" w:rsidRPr="00204950">
        <w:rPr>
          <w:rFonts w:ascii="Times New Roman" w:hAnsi="Times New Roman" w:cs="Times New Roman"/>
          <w:sz w:val="24"/>
        </w:rPr>
        <w:t>rednja zahteva pri razvoju iger</w:t>
      </w:r>
      <w:ins w:id="306" w:author="kralj" w:date="2018-04-03T20:18:00Z">
        <w:r w:rsidR="00E63C40">
          <w:rPr>
            <w:rFonts w:ascii="Times New Roman" w:hAnsi="Times New Roman" w:cs="Times New Roman"/>
            <w:sz w:val="24"/>
          </w:rPr>
          <w:t>,</w:t>
        </w:r>
      </w:ins>
      <w:r w:rsidR="00DF199F" w:rsidRPr="00204950">
        <w:rPr>
          <w:rFonts w:ascii="Times New Roman" w:hAnsi="Times New Roman" w:cs="Times New Roman"/>
          <w:sz w:val="24"/>
        </w:rPr>
        <w:t xml:space="preserve"> za katero pa ni merila. Zabavo je potrebno validirati na vsakem koraku razvojnega procesa, kar vodi v apliciranje visoko iterativnega upravljanja procesa </w:t>
      </w:r>
      <w:r w:rsidR="00DF199F" w:rsidRPr="00204950">
        <w:rPr>
          <w:rFonts w:ascii="Times New Roman" w:hAnsi="Times New Roman" w:cs="Times New Roman"/>
          <w:sz w:val="24"/>
        </w:rPr>
        <w:fldChar w:fldCharType="begin"/>
      </w:r>
      <w:r w:rsidR="00DF199F" w:rsidRPr="00204950">
        <w:rPr>
          <w:rFonts w:ascii="Times New Roman" w:hAnsi="Times New Roman" w:cs="Times New Roman"/>
          <w:sz w:val="24"/>
        </w:rPr>
        <w:instrText xml:space="preserve"> ADDIN ZOTERO_ITEM CSL_CITATION {"citationID":"pNIVlI5r","properties":{"formattedCitation":"{\\rtf (Koutonen in Lepp\\uc0\\u228{}nen 2013, 3)}","plainCitation":"(Koutonen in Leppänen 2013, 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Development?","author":[{"family":"Koutonen","given":"Jussi"},{"family":"Leppänen","given":"Mauri"}],"issued":{"date-parts":[["2013",6,3]]}},"locator":"3"}],"schema":"https://github.com/citation-style-language/schema/raw/master/csl-citation.json"} </w:instrText>
      </w:r>
      <w:r w:rsidR="00DF199F" w:rsidRPr="00204950">
        <w:rPr>
          <w:rFonts w:ascii="Times New Roman" w:hAnsi="Times New Roman" w:cs="Times New Roman"/>
          <w:sz w:val="24"/>
        </w:rPr>
        <w:fldChar w:fldCharType="separate"/>
      </w:r>
      <w:r w:rsidR="00DF199F" w:rsidRPr="00204950">
        <w:rPr>
          <w:rFonts w:ascii="Times New Roman" w:hAnsi="Times New Roman" w:cs="Times New Roman"/>
          <w:sz w:val="24"/>
          <w:szCs w:val="24"/>
        </w:rPr>
        <w:t>(Koutonen in Leppänen</w:t>
      </w:r>
      <w:r w:rsidR="007F57C4">
        <w:rPr>
          <w:rFonts w:ascii="Times New Roman" w:hAnsi="Times New Roman" w:cs="Times New Roman"/>
          <w:sz w:val="24"/>
          <w:szCs w:val="24"/>
        </w:rPr>
        <w:t>,</w:t>
      </w:r>
      <w:r w:rsidR="00DF199F" w:rsidRPr="00204950">
        <w:rPr>
          <w:rFonts w:ascii="Times New Roman" w:hAnsi="Times New Roman" w:cs="Times New Roman"/>
          <w:sz w:val="24"/>
          <w:szCs w:val="24"/>
        </w:rPr>
        <w:t xml:space="preserve"> 2013, 3)</w:t>
      </w:r>
      <w:r w:rsidR="00DF199F" w:rsidRPr="00204950">
        <w:rPr>
          <w:rFonts w:ascii="Times New Roman" w:hAnsi="Times New Roman" w:cs="Times New Roman"/>
          <w:sz w:val="24"/>
        </w:rPr>
        <w:fldChar w:fldCharType="end"/>
      </w:r>
      <w:r w:rsidR="00CC67EF" w:rsidRPr="00204950">
        <w:rPr>
          <w:rFonts w:ascii="Times New Roman" w:hAnsi="Times New Roman" w:cs="Times New Roman"/>
          <w:sz w:val="24"/>
        </w:rPr>
        <w:t xml:space="preserve">. To </w:t>
      </w:r>
      <w:r w:rsidR="00E91FF3" w:rsidRPr="00204950">
        <w:rPr>
          <w:rFonts w:ascii="Times New Roman" w:hAnsi="Times New Roman" w:cs="Times New Roman"/>
          <w:sz w:val="24"/>
        </w:rPr>
        <w:t>potrjuje</w:t>
      </w:r>
      <w:r w:rsidR="00CC67EF" w:rsidRPr="00204950">
        <w:rPr>
          <w:rFonts w:ascii="Times New Roman" w:hAnsi="Times New Roman" w:cs="Times New Roman"/>
          <w:sz w:val="24"/>
        </w:rPr>
        <w:t xml:space="preserve"> dejstvo, </w:t>
      </w:r>
      <w:r w:rsidR="00CC67EF" w:rsidRPr="00204950">
        <w:rPr>
          <w:rFonts w:ascii="Times New Roman" w:hAnsi="Times New Roman" w:cs="Times New Roman"/>
          <w:sz w:val="24"/>
          <w:szCs w:val="24"/>
        </w:rPr>
        <w:t xml:space="preserve">da razvoj iger sloni na iteracijah </w:t>
      </w:r>
      <w:r w:rsidR="00CC67EF" w:rsidRPr="00204950">
        <w:rPr>
          <w:rFonts w:ascii="Times New Roman" w:hAnsi="Times New Roman" w:cs="Times New Roman"/>
          <w:sz w:val="24"/>
          <w:szCs w:val="24"/>
        </w:rPr>
        <w:fldChar w:fldCharType="begin"/>
      </w:r>
      <w:r w:rsidR="00CC67EF" w:rsidRPr="00204950">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CC67EF" w:rsidRPr="00204950">
        <w:rPr>
          <w:rFonts w:ascii="Times New Roman" w:hAnsi="Times New Roman" w:cs="Times New Roman"/>
          <w:sz w:val="24"/>
          <w:szCs w:val="24"/>
        </w:rPr>
        <w:fldChar w:fldCharType="separate"/>
      </w:r>
      <w:r w:rsidR="00CC67EF" w:rsidRPr="00204950">
        <w:rPr>
          <w:rFonts w:ascii="Times New Roman" w:hAnsi="Times New Roman" w:cs="Times New Roman"/>
          <w:sz w:val="24"/>
          <w:szCs w:val="24"/>
        </w:rPr>
        <w:t>(Novak</w:t>
      </w:r>
      <w:r w:rsidR="007F57C4">
        <w:rPr>
          <w:rFonts w:ascii="Times New Roman" w:hAnsi="Times New Roman" w:cs="Times New Roman"/>
          <w:sz w:val="24"/>
          <w:szCs w:val="24"/>
        </w:rPr>
        <w:t>,</w:t>
      </w:r>
      <w:r w:rsidR="00CC67EF" w:rsidRPr="00204950">
        <w:rPr>
          <w:rFonts w:ascii="Times New Roman" w:hAnsi="Times New Roman" w:cs="Times New Roman"/>
          <w:sz w:val="24"/>
          <w:szCs w:val="24"/>
        </w:rPr>
        <w:t xml:space="preserve"> 2012, 366)</w:t>
      </w:r>
      <w:r w:rsidR="00CC67EF" w:rsidRPr="00204950">
        <w:rPr>
          <w:rFonts w:ascii="Times New Roman" w:hAnsi="Times New Roman" w:cs="Times New Roman"/>
          <w:sz w:val="24"/>
          <w:szCs w:val="24"/>
        </w:rPr>
        <w:fldChar w:fldCharType="end"/>
      </w:r>
      <w:r w:rsidR="00CC67EF" w:rsidRPr="00204950">
        <w:rPr>
          <w:rFonts w:ascii="Times New Roman" w:hAnsi="Times New Roman" w:cs="Times New Roman"/>
          <w:sz w:val="24"/>
          <w:szCs w:val="24"/>
        </w:rPr>
        <w:t xml:space="preserve">. </w:t>
      </w:r>
      <w:r w:rsidR="008D03D1" w:rsidRPr="00204950">
        <w:rPr>
          <w:rFonts w:ascii="Times New Roman" w:hAnsi="Times New Roman" w:cs="Times New Roman"/>
          <w:sz w:val="24"/>
          <w:szCs w:val="24"/>
        </w:rPr>
        <w:t>Manjuka in kolegi (2016) potrjujejo, da agilne prakse dobro delujejo v fazi pred</w:t>
      </w:r>
      <w:del w:id="307" w:author="kralj" w:date="2018-04-03T20:18:00Z">
        <w:r w:rsidR="00600F21" w:rsidRPr="00204950" w:rsidDel="00E63C40">
          <w:rPr>
            <w:rFonts w:ascii="Times New Roman" w:hAnsi="Times New Roman" w:cs="Times New Roman"/>
            <w:sz w:val="24"/>
            <w:szCs w:val="24"/>
          </w:rPr>
          <w:delText>-</w:delText>
        </w:r>
      </w:del>
      <w:r w:rsidR="008D03D1" w:rsidRPr="00204950">
        <w:rPr>
          <w:rFonts w:ascii="Times New Roman" w:hAnsi="Times New Roman" w:cs="Times New Roman"/>
          <w:sz w:val="24"/>
          <w:szCs w:val="24"/>
        </w:rPr>
        <w:t xml:space="preserve">produkcije zaradi hitrih iteracij in prototipiranja </w:t>
      </w:r>
      <w:r w:rsidR="008D03D1" w:rsidRPr="00204950">
        <w:rPr>
          <w:rFonts w:ascii="Times New Roman" w:hAnsi="Times New Roman" w:cs="Times New Roman"/>
          <w:sz w:val="24"/>
          <w:szCs w:val="24"/>
        </w:rPr>
        <w:fldChar w:fldCharType="begin"/>
      </w:r>
      <w:r w:rsidR="008D03D1" w:rsidRPr="00204950">
        <w:rPr>
          <w:rFonts w:ascii="Times New Roman" w:hAnsi="Times New Roman" w:cs="Times New Roman"/>
          <w:sz w:val="24"/>
          <w:szCs w:val="24"/>
        </w:rPr>
        <w:instrText xml:space="preserve"> ADDIN ZOTERO_ITEM CSL_CITATION {"citationID":"6EnGR5FX","properties":{"formattedCitation":"(Manjuka,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204950">
        <w:rPr>
          <w:rFonts w:ascii="Times New Roman" w:hAnsi="Times New Roman" w:cs="Times New Roman"/>
          <w:sz w:val="24"/>
          <w:szCs w:val="24"/>
        </w:rPr>
        <w:fldChar w:fldCharType="separate"/>
      </w:r>
      <w:r w:rsidR="008D03D1" w:rsidRPr="00204950">
        <w:rPr>
          <w:rFonts w:ascii="Times New Roman" w:hAnsi="Times New Roman" w:cs="Times New Roman"/>
          <w:sz w:val="24"/>
        </w:rPr>
        <w:t>(Manjuka, Chakradhar Raju, in Sai Chand</w:t>
      </w:r>
      <w:r w:rsidR="007F57C4">
        <w:rPr>
          <w:rFonts w:ascii="Times New Roman" w:hAnsi="Times New Roman" w:cs="Times New Roman"/>
          <w:sz w:val="24"/>
        </w:rPr>
        <w:t>,</w:t>
      </w:r>
      <w:r w:rsidR="008D03D1" w:rsidRPr="00204950">
        <w:rPr>
          <w:rFonts w:ascii="Times New Roman" w:hAnsi="Times New Roman" w:cs="Times New Roman"/>
          <w:sz w:val="24"/>
        </w:rPr>
        <w:t xml:space="preserve"> 2016, 558)</w:t>
      </w:r>
      <w:r w:rsidR="008D03D1" w:rsidRPr="00204950">
        <w:rPr>
          <w:rFonts w:ascii="Times New Roman" w:hAnsi="Times New Roman" w:cs="Times New Roman"/>
          <w:sz w:val="24"/>
          <w:szCs w:val="24"/>
        </w:rPr>
        <w:fldChar w:fldCharType="end"/>
      </w:r>
      <w:r w:rsidR="008D03D1" w:rsidRPr="00204950">
        <w:rPr>
          <w:rFonts w:ascii="Times New Roman" w:hAnsi="Times New Roman" w:cs="Times New Roman"/>
          <w:sz w:val="24"/>
          <w:szCs w:val="24"/>
        </w:rPr>
        <w:t>.</w:t>
      </w:r>
      <w:r w:rsidR="00206FBB">
        <w:rPr>
          <w:rFonts w:ascii="Times New Roman" w:hAnsi="Times New Roman" w:cs="Times New Roman"/>
          <w:sz w:val="24"/>
          <w:szCs w:val="24"/>
        </w:rPr>
        <w:t xml:space="preserve"> Kanode in Haddad (2009) poleg tega </w:t>
      </w:r>
      <w:r w:rsidR="00600F21" w:rsidRPr="00204950">
        <w:rPr>
          <w:rFonts w:ascii="Times New Roman" w:hAnsi="Times New Roman" w:cs="Times New Roman"/>
          <w:sz w:val="24"/>
          <w:szCs w:val="24"/>
        </w:rPr>
        <w:t>predlagata uporabo enostavnih agilnih metod v fazi pred</w:t>
      </w:r>
      <w:del w:id="308" w:author="kralj" w:date="2018-04-03T20:19:00Z">
        <w:r w:rsidR="00600F21" w:rsidRPr="00204950" w:rsidDel="00E63C40">
          <w:rPr>
            <w:rFonts w:ascii="Times New Roman" w:hAnsi="Times New Roman" w:cs="Times New Roman"/>
            <w:sz w:val="24"/>
            <w:szCs w:val="24"/>
          </w:rPr>
          <w:delText>-</w:delText>
        </w:r>
      </w:del>
      <w:r w:rsidR="00600F21" w:rsidRPr="00204950">
        <w:rPr>
          <w:rFonts w:ascii="Times New Roman" w:hAnsi="Times New Roman" w:cs="Times New Roman"/>
          <w:sz w:val="24"/>
          <w:szCs w:val="24"/>
        </w:rPr>
        <w:t>produkcije, ki omogočajo eksploracijo igralnosti in uporabniških interakcij.</w:t>
      </w:r>
      <w:r w:rsidR="00782A6B" w:rsidRPr="00204950">
        <w:rPr>
          <w:rFonts w:ascii="Times New Roman" w:hAnsi="Times New Roman" w:cs="Times New Roman"/>
          <w:sz w:val="24"/>
          <w:szCs w:val="24"/>
        </w:rPr>
        <w:t xml:space="preserve"> </w:t>
      </w:r>
    </w:p>
    <w:p w14:paraId="7ACAFE0D" w14:textId="72CEF10F" w:rsidR="008D03D1" w:rsidRPr="00204950" w:rsidRDefault="008D03D1" w:rsidP="008D03D1">
      <w:pPr>
        <w:spacing w:line="360" w:lineRule="auto"/>
        <w:contextualSpacing/>
        <w:jc w:val="both"/>
        <w:rPr>
          <w:rFonts w:ascii="Times New Roman" w:hAnsi="Times New Roman" w:cs="Times New Roman"/>
          <w:sz w:val="24"/>
        </w:rPr>
      </w:pPr>
      <w:r w:rsidRPr="00204950">
        <w:rPr>
          <w:rFonts w:ascii="Times New Roman" w:hAnsi="Times New Roman" w:cs="Times New Roman"/>
          <w:sz w:val="24"/>
          <w:szCs w:val="24"/>
        </w:rPr>
        <w:t xml:space="preserve">Za izboljšanje procesa se priporoča združevanje razvojnih procesov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{"citationID":"byeqTpwI","properties":{"formattedCitation":"(Manjuka,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(Manjuka, Chakradhar Raju, in Sai Chand</w:t>
      </w:r>
      <w:r w:rsidR="007F57C4">
        <w:rPr>
          <w:rFonts w:ascii="Times New Roman" w:hAnsi="Times New Roman" w:cs="Times New Roman"/>
          <w:sz w:val="24"/>
        </w:rPr>
        <w:t>,</w:t>
      </w:r>
      <w:r w:rsidRPr="00204950">
        <w:rPr>
          <w:rFonts w:ascii="Times New Roman" w:hAnsi="Times New Roman" w:cs="Times New Roman"/>
          <w:sz w:val="24"/>
        </w:rPr>
        <w:t xml:space="preserve"> 2016, 558)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008C2D87" w:rsidRPr="00204950">
        <w:rPr>
          <w:rFonts w:ascii="Times New Roman" w:hAnsi="Times New Roman" w:cs="Times New Roman"/>
          <w:sz w:val="24"/>
          <w:szCs w:val="24"/>
        </w:rPr>
        <w:t xml:space="preserve">Podobno meni tudi </w:t>
      </w:r>
      <w:r w:rsidR="008C2D87" w:rsidRPr="00204950">
        <w:rPr>
          <w:rFonts w:ascii="Times New Roman" w:hAnsi="Times New Roman" w:cs="Times New Roman"/>
          <w:sz w:val="24"/>
          <w:szCs w:val="24"/>
        </w:rPr>
        <w:fldChar w:fldCharType="begin"/>
      </w:r>
      <w:r w:rsidR="008C2D87" w:rsidRPr="00204950">
        <w:rPr>
          <w:rFonts w:ascii="Times New Roman" w:hAnsi="Times New Roman" w:cs="Times New Roman"/>
          <w:sz w:val="24"/>
          <w:szCs w:val="24"/>
        </w:rPr>
        <w:instrText xml:space="preserve"> ADDIN ZOTERO_ITEM CSL_CITATION {"citationID":"EYWIiTWT","properties":{"formattedCitation":"(Keith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sidRPr="00204950">
        <w:rPr>
          <w:rFonts w:ascii="Times New Roman" w:hAnsi="Times New Roman" w:cs="Times New Roman"/>
          <w:sz w:val="24"/>
          <w:szCs w:val="24"/>
        </w:rPr>
        <w:fldChar w:fldCharType="separate"/>
      </w:r>
      <w:r w:rsidR="008C2D87" w:rsidRPr="00204950">
        <w:rPr>
          <w:rFonts w:ascii="Times New Roman" w:hAnsi="Times New Roman" w:cs="Times New Roman"/>
          <w:sz w:val="24"/>
        </w:rPr>
        <w:t>Keith (2010)</w:t>
      </w:r>
      <w:r w:rsidR="008C2D87" w:rsidRPr="00204950">
        <w:rPr>
          <w:rFonts w:ascii="Times New Roman" w:hAnsi="Times New Roman" w:cs="Times New Roman"/>
          <w:sz w:val="24"/>
          <w:szCs w:val="24"/>
        </w:rPr>
        <w:fldChar w:fldCharType="end"/>
      </w:r>
      <w:r w:rsidR="008C2D87" w:rsidRPr="00204950">
        <w:rPr>
          <w:rFonts w:ascii="Times New Roman" w:hAnsi="Times New Roman" w:cs="Times New Roman"/>
          <w:sz w:val="24"/>
          <w:szCs w:val="24"/>
        </w:rPr>
        <w:t>, ki navaja, da je Scrum primeren za pred</w:t>
      </w:r>
      <w:del w:id="309" w:author="kralj" w:date="2018-04-03T20:19:00Z">
        <w:r w:rsidR="008C2D87" w:rsidRPr="00204950" w:rsidDel="00E63C40">
          <w:rPr>
            <w:rFonts w:ascii="Times New Roman" w:hAnsi="Times New Roman" w:cs="Times New Roman"/>
            <w:sz w:val="24"/>
            <w:szCs w:val="24"/>
          </w:rPr>
          <w:delText>-</w:delText>
        </w:r>
      </w:del>
      <w:r w:rsidR="008C2D87" w:rsidRPr="00204950">
        <w:rPr>
          <w:rFonts w:ascii="Times New Roman" w:hAnsi="Times New Roman" w:cs="Times New Roman"/>
          <w:sz w:val="24"/>
          <w:szCs w:val="24"/>
        </w:rPr>
        <w:t>produkcijo</w:t>
      </w:r>
      <w:ins w:id="310" w:author="kralj" w:date="2018-04-03T20:19:00Z">
        <w:r w:rsidR="00E63C40">
          <w:rPr>
            <w:rFonts w:ascii="Times New Roman" w:hAnsi="Times New Roman" w:cs="Times New Roman"/>
            <w:sz w:val="24"/>
            <w:szCs w:val="24"/>
          </w:rPr>
          <w:t>,</w:t>
        </w:r>
      </w:ins>
      <w:r w:rsidR="008C2D87" w:rsidRPr="00204950">
        <w:rPr>
          <w:rFonts w:ascii="Times New Roman" w:hAnsi="Times New Roman" w:cs="Times New Roman"/>
          <w:sz w:val="24"/>
          <w:szCs w:val="24"/>
        </w:rPr>
        <w:t xml:space="preserve"> medtem</w:t>
      </w:r>
      <w:del w:id="311" w:author="kralj" w:date="2018-04-03T20:19:00Z">
        <w:r w:rsidR="008C2D87" w:rsidRPr="00204950" w:rsidDel="00E63C40">
          <w:rPr>
            <w:rFonts w:ascii="Times New Roman" w:hAnsi="Times New Roman" w:cs="Times New Roman"/>
            <w:sz w:val="24"/>
            <w:szCs w:val="24"/>
          </w:rPr>
          <w:delText>,</w:delText>
        </w:r>
      </w:del>
      <w:r w:rsidR="008C2D87" w:rsidRPr="00204950">
        <w:rPr>
          <w:rFonts w:ascii="Times New Roman" w:hAnsi="Times New Roman" w:cs="Times New Roman"/>
          <w:sz w:val="24"/>
          <w:szCs w:val="24"/>
        </w:rPr>
        <w:t xml:space="preserve"> ko priporoča Lean in Kanban pristope v produkcijski fazi </w:t>
      </w:r>
      <w:r w:rsidR="008C2D87" w:rsidRPr="00204950">
        <w:rPr>
          <w:rFonts w:ascii="Times New Roman" w:hAnsi="Times New Roman" w:cs="Times New Roman"/>
          <w:sz w:val="24"/>
          <w:szCs w:val="24"/>
        </w:rPr>
        <w:fldChar w:fldCharType="begin"/>
      </w:r>
      <w:r w:rsidR="008C2D87" w:rsidRPr="00204950">
        <w:rPr>
          <w:rFonts w:ascii="Times New Roman" w:hAnsi="Times New Roman" w:cs="Times New Roman"/>
          <w:sz w:val="24"/>
          <w:szCs w:val="24"/>
        </w:rPr>
        <w:instrText xml:space="preserve"> ADDIN ZOTERO_ITEM CSL_CITATION {"citationID":"MrBR3kj1","properties":{"formattedCitation":"(Keith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sidRPr="00204950">
        <w:rPr>
          <w:rFonts w:ascii="Times New Roman" w:hAnsi="Times New Roman" w:cs="Times New Roman"/>
          <w:sz w:val="24"/>
          <w:szCs w:val="24"/>
        </w:rPr>
        <w:fldChar w:fldCharType="separate"/>
      </w:r>
      <w:r w:rsidR="008C2D87" w:rsidRPr="00204950">
        <w:rPr>
          <w:rFonts w:ascii="Times New Roman" w:hAnsi="Times New Roman" w:cs="Times New Roman"/>
          <w:sz w:val="24"/>
        </w:rPr>
        <w:t>(Keith</w:t>
      </w:r>
      <w:r w:rsidR="00206FBB">
        <w:rPr>
          <w:rFonts w:ascii="Times New Roman" w:hAnsi="Times New Roman" w:cs="Times New Roman"/>
          <w:sz w:val="24"/>
        </w:rPr>
        <w:t>,</w:t>
      </w:r>
      <w:r w:rsidR="008C2D87" w:rsidRPr="00204950">
        <w:rPr>
          <w:rFonts w:ascii="Times New Roman" w:hAnsi="Times New Roman" w:cs="Times New Roman"/>
          <w:sz w:val="24"/>
        </w:rPr>
        <w:t xml:space="preserve"> 2010, 298)</w:t>
      </w:r>
      <w:r w:rsidR="008C2D87" w:rsidRPr="00204950">
        <w:rPr>
          <w:rFonts w:ascii="Times New Roman" w:hAnsi="Times New Roman" w:cs="Times New Roman"/>
          <w:sz w:val="24"/>
          <w:szCs w:val="24"/>
        </w:rPr>
        <w:fldChar w:fldCharType="end"/>
      </w:r>
      <w:r w:rsidR="008C2D87" w:rsidRPr="00204950">
        <w:rPr>
          <w:rFonts w:ascii="Times New Roman" w:hAnsi="Times New Roman" w:cs="Times New Roman"/>
          <w:sz w:val="24"/>
          <w:szCs w:val="24"/>
        </w:rPr>
        <w:t>.</w:t>
      </w:r>
      <w:r w:rsidR="00E7726B" w:rsidRPr="00204950">
        <w:rPr>
          <w:rFonts w:ascii="Times New Roman" w:hAnsi="Times New Roman" w:cs="Times New Roman"/>
          <w:sz w:val="24"/>
          <w:szCs w:val="24"/>
        </w:rPr>
        <w:t xml:space="preserve"> V produkciji je </w:t>
      </w:r>
      <w:r w:rsidRPr="00204950">
        <w:rPr>
          <w:rFonts w:ascii="Times New Roman" w:hAnsi="Times New Roman" w:cs="Times New Roman"/>
          <w:sz w:val="24"/>
          <w:szCs w:val="24"/>
        </w:rPr>
        <w:t>mogoče uporabiti</w:t>
      </w:r>
      <w:r w:rsidR="00E7726B" w:rsidRPr="00204950">
        <w:rPr>
          <w:rFonts w:ascii="Times New Roman" w:hAnsi="Times New Roman" w:cs="Times New Roman"/>
          <w:sz w:val="24"/>
          <w:szCs w:val="24"/>
        </w:rPr>
        <w:t xml:space="preserve"> tudi</w:t>
      </w:r>
      <w:r w:rsidRPr="00204950">
        <w:rPr>
          <w:rFonts w:ascii="Times New Roman" w:hAnsi="Times New Roman" w:cs="Times New Roman"/>
          <w:sz w:val="24"/>
          <w:szCs w:val="24"/>
        </w:rPr>
        <w:t xml:space="preserve"> bolj formal</w:t>
      </w:r>
      <w:ins w:id="312" w:author="kralj" w:date="2018-04-03T20:19:00Z">
        <w:r w:rsidR="00E63C40">
          <w:rPr>
            <w:rFonts w:ascii="Times New Roman" w:hAnsi="Times New Roman" w:cs="Times New Roman"/>
            <w:sz w:val="24"/>
            <w:szCs w:val="24"/>
          </w:rPr>
          <w:t>en</w:t>
        </w:r>
      </w:ins>
      <w:del w:id="313" w:author="kralj" w:date="2018-04-03T20:19:00Z">
        <w:r w:rsidRPr="00204950" w:rsidDel="00E63C40">
          <w:rPr>
            <w:rFonts w:ascii="Times New Roman" w:hAnsi="Times New Roman" w:cs="Times New Roman"/>
            <w:sz w:val="24"/>
            <w:szCs w:val="24"/>
          </w:rPr>
          <w:delText>ni</w:delText>
        </w:r>
      </w:del>
      <w:r w:rsidRPr="00204950">
        <w:rPr>
          <w:rFonts w:ascii="Times New Roman" w:hAnsi="Times New Roman" w:cs="Times New Roman"/>
          <w:sz w:val="24"/>
          <w:szCs w:val="24"/>
        </w:rPr>
        <w:t xml:space="preserve"> proces, ker je bila večina eksperimentiranja</w:t>
      </w:r>
      <w:r w:rsidR="00BD30C8" w:rsidRPr="00204950">
        <w:rPr>
          <w:rFonts w:ascii="Times New Roman" w:hAnsi="Times New Roman" w:cs="Times New Roman"/>
          <w:sz w:val="24"/>
          <w:szCs w:val="24"/>
        </w:rPr>
        <w:t xml:space="preserve"> v pred</w:t>
      </w:r>
      <w:del w:id="314" w:author="kralj" w:date="2018-04-03T20:19:00Z">
        <w:r w:rsidR="00BD30C8" w:rsidRPr="00204950" w:rsidDel="00E63C40">
          <w:rPr>
            <w:rFonts w:ascii="Times New Roman" w:hAnsi="Times New Roman" w:cs="Times New Roman"/>
            <w:sz w:val="24"/>
            <w:szCs w:val="24"/>
          </w:rPr>
          <w:delText>-</w:delText>
        </w:r>
      </w:del>
      <w:r w:rsidR="00BD30C8" w:rsidRPr="00204950">
        <w:rPr>
          <w:rFonts w:ascii="Times New Roman" w:hAnsi="Times New Roman" w:cs="Times New Roman"/>
          <w:sz w:val="24"/>
          <w:szCs w:val="24"/>
        </w:rPr>
        <w:t>produkcijski fazi</w:t>
      </w:r>
      <w:r w:rsidRPr="00204950">
        <w:rPr>
          <w:rFonts w:ascii="Times New Roman" w:hAnsi="Times New Roman" w:cs="Times New Roman"/>
          <w:sz w:val="24"/>
          <w:szCs w:val="24"/>
        </w:rPr>
        <w:t xml:space="preserve"> že zaključenega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{"citationID":"uuiaykbJ","properties":{"formattedCitation":"(Kanode in Haddad 2009, 264)","plainCitation":"(Kanode in Haddad 2009, 264)"},"citationItems":[{"id":"Kd7xtoeT/edU4XabS","uris":["http://zotero.org/users/local/JVXXncel/items/2JMJA7VQ"],"uri":["http://zotero.org/users/local/JVXXncel/items/2JMJA7VQ"],"itemData":{"id":"Kd7xtoeT/edU4XabS","type":"paper-conference","title":"Software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206FBB">
        <w:rPr>
          <w:rFonts w:ascii="Times New Roman" w:hAnsi="Times New Roman" w:cs="Times New Roman"/>
          <w:sz w:val="24"/>
        </w:rPr>
        <w:t>,</w:t>
      </w:r>
      <w:r w:rsidRPr="00204950">
        <w:rPr>
          <w:rFonts w:ascii="Times New Roman" w:hAnsi="Times New Roman" w:cs="Times New Roman"/>
          <w:sz w:val="24"/>
        </w:rPr>
        <w:t xml:space="preserve"> 2009, 264)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068C7DFF" w14:textId="52618D27" w:rsidR="000B78FB" w:rsidRPr="00204950" w:rsidRDefault="008D03D1"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Zanimivost razvoja iger je tudi v življenjskem ciklu razvoja. Življenjski cikel se nikoli ne konča.</w:t>
      </w:r>
      <w:r w:rsidR="00AB0116" w:rsidRPr="00204950">
        <w:rPr>
          <w:rFonts w:ascii="Times New Roman" w:hAnsi="Times New Roman" w:cs="Times New Roman"/>
          <w:sz w:val="24"/>
          <w:szCs w:val="24"/>
        </w:rPr>
        <w:t xml:space="preserve"> Virtualni svet se</w:t>
      </w:r>
      <w:r w:rsidR="00782A6B" w:rsidRPr="00204950">
        <w:rPr>
          <w:rFonts w:ascii="Times New Roman" w:hAnsi="Times New Roman" w:cs="Times New Roman"/>
          <w:sz w:val="24"/>
          <w:szCs w:val="24"/>
        </w:rPr>
        <w:t xml:space="preserve"> po koncu produkcije </w:t>
      </w:r>
      <w:r w:rsidR="00AB0116" w:rsidRPr="00204950">
        <w:rPr>
          <w:rFonts w:ascii="Times New Roman" w:hAnsi="Times New Roman" w:cs="Times New Roman"/>
          <w:sz w:val="24"/>
          <w:szCs w:val="24"/>
        </w:rPr>
        <w:t xml:space="preserve">posodablja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(Bartle</w:t>
      </w:r>
      <w:r w:rsidR="005F55CF">
        <w:rPr>
          <w:rFonts w:ascii="Times New Roman" w:hAnsi="Times New Roman" w:cs="Times New Roman"/>
          <w:sz w:val="24"/>
        </w:rPr>
        <w:t>,</w:t>
      </w:r>
      <w:r w:rsidRPr="00204950">
        <w:rPr>
          <w:rFonts w:ascii="Times New Roman" w:hAnsi="Times New Roman" w:cs="Times New Roman"/>
          <w:sz w:val="24"/>
        </w:rPr>
        <w:t xml:space="preserve"> 2003, 93)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AB0116"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V tem času se izdajajo popravki, posodobitve in razširitve v glavnem z namenom daljšanja življenjske dobe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5F55CF">
        <w:rPr>
          <w:rFonts w:ascii="Times New Roman" w:hAnsi="Times New Roman" w:cs="Times New Roman"/>
          <w:sz w:val="24"/>
        </w:rPr>
        <w:t>,</w:t>
      </w:r>
      <w:r w:rsidRPr="00204950">
        <w:rPr>
          <w:rFonts w:ascii="Times New Roman" w:hAnsi="Times New Roman" w:cs="Times New Roman"/>
          <w:sz w:val="24"/>
        </w:rPr>
        <w:t xml:space="preserve"> 2012, 365)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Posebnost je tudi vključenost uporabnikov v življenjski cikel razvoja, ki se bistveno razlikuje od standardnega razvoja programske opreme. Uporabniki so lahko vključeni v beta testiranja programske opreme in pripomorejo k zagotavljanju kvalitete v zameno za brezplačno igranje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Pr="00204950">
        <w:rPr>
          <w:rFonts w:ascii="Times New Roman" w:hAnsi="Times New Roman" w:cs="Times New Roman"/>
          <w:sz w:val="24"/>
        </w:rPr>
        <w:t>Levy in Novak</w:t>
      </w:r>
      <w:r w:rsidR="005F55CF">
        <w:rPr>
          <w:rFonts w:ascii="Times New Roman" w:hAnsi="Times New Roman" w:cs="Times New Roman"/>
          <w:sz w:val="24"/>
        </w:rPr>
        <w:t>,</w:t>
      </w:r>
      <w:r w:rsidRPr="00204950">
        <w:rPr>
          <w:rFonts w:ascii="Times New Roman" w:hAnsi="Times New Roman" w:cs="Times New Roman"/>
          <w:sz w:val="24"/>
        </w:rPr>
        <w:t xml:space="preserve"> 2009, 54)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Prav tako</w:t>
      </w:r>
      <w:ins w:id="315" w:author="kralj" w:date="2018-04-03T20:20:00Z">
        <w:r w:rsidR="00E63C40">
          <w:rPr>
            <w:rFonts w:ascii="Times New Roman" w:hAnsi="Times New Roman" w:cs="Times New Roman"/>
            <w:sz w:val="24"/>
            <w:szCs w:val="24"/>
          </w:rPr>
          <w:t xml:space="preserve"> sodelujejo</w:t>
        </w:r>
      </w:ins>
      <w:r w:rsidRPr="00204950">
        <w:rPr>
          <w:rFonts w:ascii="Times New Roman" w:hAnsi="Times New Roman" w:cs="Times New Roman"/>
          <w:sz w:val="24"/>
          <w:szCs w:val="24"/>
        </w:rPr>
        <w:t xml:space="preserve"> z modificiranjem</w:t>
      </w:r>
      <w:r w:rsidRPr="00D468C8">
        <w:rPr>
          <w:rStyle w:val="Sprotnaopomba-sklic"/>
        </w:rPr>
        <w:footnoteReference w:id="36"/>
      </w:r>
      <w:r w:rsidRPr="00204950">
        <w:rPr>
          <w:rFonts w:ascii="Times New Roman" w:hAnsi="Times New Roman" w:cs="Times New Roman"/>
          <w:sz w:val="24"/>
          <w:szCs w:val="24"/>
        </w:rPr>
        <w:t xml:space="preserve"> igre</w:t>
      </w:r>
      <w:ins w:id="320" w:author="kralj" w:date="2018-04-03T20:20:00Z">
        <w:r w:rsidR="00E63C40">
          <w:rPr>
            <w:rFonts w:ascii="Times New Roman" w:hAnsi="Times New Roman" w:cs="Times New Roman"/>
            <w:sz w:val="24"/>
            <w:szCs w:val="24"/>
          </w:rPr>
          <w:t>,</w:t>
        </w:r>
      </w:ins>
      <w:r w:rsidRPr="00204950">
        <w:rPr>
          <w:rFonts w:ascii="Times New Roman" w:hAnsi="Times New Roman" w:cs="Times New Roman"/>
          <w:sz w:val="24"/>
          <w:szCs w:val="24"/>
        </w:rPr>
        <w:t xml:space="preserve"> s čimer se vključijo v primitiven razvojni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(Cooper in Scacchi</w:t>
      </w:r>
      <w:r w:rsidR="005F55CF">
        <w:rPr>
          <w:rFonts w:ascii="Times New Roman" w:hAnsi="Times New Roman" w:cs="Times New Roman"/>
          <w:sz w:val="24"/>
        </w:rPr>
        <w:t>,</w:t>
      </w:r>
      <w:r w:rsidRPr="00204950">
        <w:rPr>
          <w:rFonts w:ascii="Times New Roman" w:hAnsi="Times New Roman" w:cs="Times New Roman"/>
          <w:sz w:val="24"/>
        </w:rPr>
        <w:t xml:space="preserve"> 2015, 5)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2643CFA5" w14:textId="6ABC971B" w:rsidR="000B78FB" w:rsidRPr="00204950" w:rsidRDefault="008D03D1"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Glavna razlika med razvojem progra</w:t>
      </w:r>
      <w:r w:rsidR="007E421F" w:rsidRPr="00204950">
        <w:rPr>
          <w:rFonts w:ascii="Times New Roman" w:hAnsi="Times New Roman" w:cs="Times New Roman"/>
          <w:sz w:val="24"/>
          <w:szCs w:val="24"/>
        </w:rPr>
        <w:t xml:space="preserve">mske opreme in razvojem igre </w:t>
      </w:r>
      <w:r w:rsidRPr="00204950">
        <w:rPr>
          <w:rFonts w:ascii="Times New Roman" w:hAnsi="Times New Roman" w:cs="Times New Roman"/>
          <w:sz w:val="24"/>
          <w:szCs w:val="24"/>
        </w:rPr>
        <w:t>je v razširjeni uporabi in integraciji multimedijskih sredstev</w:t>
      </w:r>
      <w:r w:rsidRPr="00D468C8">
        <w:rPr>
          <w:rStyle w:val="Sprotnaopomba-sklic"/>
        </w:rPr>
        <w:footnoteReference w:id="37"/>
      </w:r>
      <w:r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{"citationID":"kw4HoNDN","properties":{"formattedCitation":"(Kanode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5F55CF">
        <w:rPr>
          <w:rFonts w:ascii="Times New Roman" w:hAnsi="Times New Roman" w:cs="Times New Roman"/>
          <w:sz w:val="24"/>
        </w:rPr>
        <w:t>,</w:t>
      </w:r>
      <w:r w:rsidRPr="00204950">
        <w:rPr>
          <w:rFonts w:ascii="Times New Roman" w:hAnsi="Times New Roman" w:cs="Times New Roman"/>
          <w:sz w:val="24"/>
        </w:rPr>
        <w:t xml:space="preserve"> 2009, 261)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070BA3" w:rsidRPr="00204950">
        <w:rPr>
          <w:rFonts w:ascii="Times New Roman" w:hAnsi="Times New Roman" w:cs="Times New Roman"/>
          <w:sz w:val="24"/>
          <w:szCs w:val="24"/>
        </w:rPr>
        <w:t xml:space="preserve"> </w:t>
      </w:r>
      <w:r w:rsidR="00070BA3" w:rsidRPr="00204950">
        <w:rPr>
          <w:rFonts w:ascii="Times New Roman" w:hAnsi="Times New Roman" w:cs="Times New Roman"/>
          <w:sz w:val="24"/>
        </w:rPr>
        <w:t xml:space="preserve">Kanode in Haddad </w:t>
      </w:r>
      <w:r w:rsidR="00070BA3" w:rsidRPr="00204950">
        <w:rPr>
          <w:rFonts w:ascii="Times New Roman" w:hAnsi="Times New Roman" w:cs="Times New Roman"/>
          <w:sz w:val="24"/>
        </w:rPr>
        <w:fldChar w:fldCharType="begin"/>
      </w:r>
      <w:r w:rsidR="00070BA3" w:rsidRPr="00204950">
        <w:rPr>
          <w:rFonts w:ascii="Times New Roman" w:hAnsi="Times New Roman" w:cs="Times New Roman"/>
          <w:sz w:val="24"/>
        </w:rPr>
        <w:instrText xml:space="preserve"> ADDIN ZOTERO_ITEM CSL_CITATION {"citationID":"4fRzWv2y","properties":{"formattedCitation":"(Kanode in Haddad 2009, 260)","plainCitation":"(Kanode in Haddad 2009, 260)","dontUpdate":true},"citationItems":[{"id":"A9icann8/Qled1zcH","uris":["http://zotero.org/users/local/JVXXncel/items/2JMJA7VQ"],"uri":["http://zotero.org/users/local/JVXXncel/items/2JMJA7VQ"],"itemData":{"id":"A9icann8/Qled1zcH","type":"paper-conference","title":"Software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M."}],"issued":{"date-parts":[["2009"]]},"accessed":{"date-parts":[["2017",10,13]]}},"locator":"260"}],"schema":"https://github.com/citation-style-language/schema/raw/master/csl-citation.json"} </w:instrText>
      </w:r>
      <w:r w:rsidR="00070BA3" w:rsidRPr="00204950">
        <w:rPr>
          <w:rFonts w:ascii="Times New Roman" w:hAnsi="Times New Roman" w:cs="Times New Roman"/>
          <w:sz w:val="24"/>
        </w:rPr>
        <w:fldChar w:fldCharType="separate"/>
      </w:r>
      <w:r w:rsidR="00070BA3" w:rsidRPr="00204950">
        <w:rPr>
          <w:rFonts w:ascii="Times New Roman" w:hAnsi="Times New Roman" w:cs="Times New Roman"/>
          <w:sz w:val="24"/>
        </w:rPr>
        <w:t>(2009)</w:t>
      </w:r>
      <w:r w:rsidR="00070BA3" w:rsidRPr="00204950">
        <w:rPr>
          <w:rFonts w:ascii="Times New Roman" w:hAnsi="Times New Roman" w:cs="Times New Roman"/>
          <w:sz w:val="24"/>
        </w:rPr>
        <w:fldChar w:fldCharType="end"/>
      </w:r>
      <w:r w:rsidR="00070BA3" w:rsidRPr="00204950">
        <w:rPr>
          <w:rFonts w:ascii="Times New Roman" w:hAnsi="Times New Roman" w:cs="Times New Roman"/>
          <w:sz w:val="24"/>
        </w:rPr>
        <w:t xml:space="preserve"> jasno navajata, da razvoj video iger potrebuje inženirsko prakso, ki bo znala upoštevati specifične karakteristike upravljanja multimedijskih sredstev in privlačnega igranja </w:t>
      </w:r>
      <w:r w:rsidR="00070BA3" w:rsidRPr="00204950">
        <w:rPr>
          <w:rFonts w:ascii="Times New Roman" w:hAnsi="Times New Roman" w:cs="Times New Roman"/>
          <w:sz w:val="24"/>
        </w:rPr>
        <w:fldChar w:fldCharType="begin"/>
      </w:r>
      <w:r w:rsidR="003C7CB7" w:rsidRPr="00204950">
        <w:rPr>
          <w:rFonts w:ascii="Times New Roman" w:hAnsi="Times New Roman" w:cs="Times New Roman"/>
          <w:sz w:val="24"/>
        </w:rPr>
        <w:instrText xml:space="preserve"> ADDIN ZOTERO_ITEM CSL_CITATION {"citationID":"H96bGwRu","properties":{"formattedCitation":"(Kanode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070BA3" w:rsidRPr="00204950">
        <w:rPr>
          <w:rFonts w:ascii="Times New Roman" w:hAnsi="Times New Roman" w:cs="Times New Roman"/>
          <w:sz w:val="24"/>
        </w:rPr>
        <w:fldChar w:fldCharType="separate"/>
      </w:r>
      <w:r w:rsidR="00070BA3" w:rsidRPr="00204950">
        <w:rPr>
          <w:rFonts w:ascii="Times New Roman" w:hAnsi="Times New Roman" w:cs="Times New Roman"/>
          <w:sz w:val="24"/>
        </w:rPr>
        <w:t>(Kanode in Haddad</w:t>
      </w:r>
      <w:r w:rsidR="005F55CF">
        <w:rPr>
          <w:rFonts w:ascii="Times New Roman" w:hAnsi="Times New Roman" w:cs="Times New Roman"/>
          <w:sz w:val="24"/>
        </w:rPr>
        <w:t>,</w:t>
      </w:r>
      <w:r w:rsidR="00070BA3" w:rsidRPr="00204950">
        <w:rPr>
          <w:rFonts w:ascii="Times New Roman" w:hAnsi="Times New Roman" w:cs="Times New Roman"/>
          <w:sz w:val="24"/>
        </w:rPr>
        <w:t xml:space="preserve"> 2009, 261)</w:t>
      </w:r>
      <w:r w:rsidR="00070BA3" w:rsidRPr="00204950">
        <w:rPr>
          <w:rFonts w:ascii="Times New Roman" w:hAnsi="Times New Roman" w:cs="Times New Roman"/>
          <w:sz w:val="24"/>
        </w:rPr>
        <w:fldChar w:fldCharType="end"/>
      </w:r>
      <w:r w:rsidR="00070BA3" w:rsidRPr="00204950">
        <w:rPr>
          <w:rFonts w:ascii="Times New Roman" w:hAnsi="Times New Roman" w:cs="Times New Roman"/>
          <w:sz w:val="24"/>
        </w:rPr>
        <w:t xml:space="preserve">. </w:t>
      </w:r>
      <w:r w:rsidRPr="00204950">
        <w:rPr>
          <w:rFonts w:ascii="Times New Roman" w:hAnsi="Times New Roman" w:cs="Times New Roman"/>
          <w:sz w:val="24"/>
          <w:szCs w:val="24"/>
        </w:rPr>
        <w:t>Z</w:t>
      </w:r>
      <w:ins w:id="321" w:author="kralj" w:date="2018-04-03T20:22:00Z">
        <w:r w:rsidR="00BF30DA">
          <w:rPr>
            <w:rFonts w:ascii="Times New Roman" w:hAnsi="Times New Roman" w:cs="Times New Roman"/>
            <w:sz w:val="24"/>
            <w:szCs w:val="24"/>
          </w:rPr>
          <w:t>a</w:t>
        </w:r>
      </w:ins>
      <w:r w:rsidRPr="00204950">
        <w:rPr>
          <w:rFonts w:ascii="Times New Roman" w:hAnsi="Times New Roman" w:cs="Times New Roman"/>
          <w:sz w:val="24"/>
          <w:szCs w:val="24"/>
        </w:rPr>
        <w:t xml:space="preserve"> razliko od drugih domen razvoja aplikacij</w:t>
      </w:r>
      <w:del w:id="322" w:author="kralj" w:date="2018-04-03T20:22:00Z">
        <w:r w:rsidR="00070BA3" w:rsidRPr="00204950" w:rsidDel="00BF30DA">
          <w:rPr>
            <w:rFonts w:ascii="Times New Roman" w:hAnsi="Times New Roman" w:cs="Times New Roman"/>
            <w:sz w:val="24"/>
            <w:szCs w:val="24"/>
          </w:rPr>
          <w:delText>,</w:delText>
        </w:r>
      </w:del>
      <w:r w:rsidRPr="00204950">
        <w:rPr>
          <w:rFonts w:ascii="Times New Roman" w:hAnsi="Times New Roman" w:cs="Times New Roman"/>
          <w:sz w:val="24"/>
          <w:szCs w:val="24"/>
        </w:rPr>
        <w:t xml:space="preserve"> sredstva pri razvoju iger predstavljajo izziv. Izdelava efektivnega cevovoda za upravljanje sredstev je esencialnega pomena in lahko predstavlja samostojen projekt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{"citationID":"gsyacFpd","properties":{"formattedCitation":"(Kanode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5F55CF">
        <w:rPr>
          <w:rFonts w:ascii="Times New Roman" w:hAnsi="Times New Roman" w:cs="Times New Roman"/>
          <w:sz w:val="24"/>
        </w:rPr>
        <w:t>,</w:t>
      </w:r>
      <w:r w:rsidRPr="00204950">
        <w:rPr>
          <w:rFonts w:ascii="Times New Roman" w:hAnsi="Times New Roman" w:cs="Times New Roman"/>
          <w:sz w:val="24"/>
        </w:rPr>
        <w:t xml:space="preserve"> 2009, 261)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0A785D" w:rsidRPr="00204950">
        <w:rPr>
          <w:rFonts w:ascii="Times New Roman" w:hAnsi="Times New Roman" w:cs="Times New Roman"/>
          <w:sz w:val="24"/>
          <w:szCs w:val="24"/>
        </w:rPr>
        <w:t xml:space="preserve"> Potek dela umetnikov in programerjev je različen in potrebuje natančno sinhronizacijo </w:t>
      </w:r>
      <w:r w:rsidR="000A785D" w:rsidRPr="00204950">
        <w:rPr>
          <w:rFonts w:ascii="Times New Roman" w:hAnsi="Times New Roman" w:cs="Times New Roman"/>
          <w:sz w:val="24"/>
          <w:szCs w:val="24"/>
        </w:rPr>
        <w:fldChar w:fldCharType="begin"/>
      </w:r>
      <w:r w:rsidR="000A785D" w:rsidRPr="00204950">
        <w:rPr>
          <w:rFonts w:ascii="Times New Roman" w:hAnsi="Times New Roman" w:cs="Times New Roman"/>
          <w:sz w:val="24"/>
          <w:szCs w:val="24"/>
        </w:rPr>
        <w:instrText xml:space="preserve"> ADDIN ZOTERO_ITEM CSL_CITATION {"citationID":"tPuleD6q","properties":{"formattedCitation":"(Ruonala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000A785D" w:rsidRPr="00204950">
        <w:rPr>
          <w:rFonts w:ascii="Times New Roman" w:hAnsi="Times New Roman" w:cs="Times New Roman"/>
          <w:sz w:val="24"/>
          <w:szCs w:val="24"/>
        </w:rPr>
        <w:fldChar w:fldCharType="separate"/>
      </w:r>
      <w:r w:rsidR="000A785D" w:rsidRPr="00204950">
        <w:rPr>
          <w:rFonts w:ascii="Times New Roman" w:hAnsi="Times New Roman" w:cs="Times New Roman"/>
          <w:sz w:val="24"/>
        </w:rPr>
        <w:t>(Ruonala</w:t>
      </w:r>
      <w:r w:rsidR="005F55CF">
        <w:rPr>
          <w:rFonts w:ascii="Times New Roman" w:hAnsi="Times New Roman" w:cs="Times New Roman"/>
          <w:sz w:val="24"/>
        </w:rPr>
        <w:t>,</w:t>
      </w:r>
      <w:r w:rsidR="000A785D" w:rsidRPr="00204950">
        <w:rPr>
          <w:rFonts w:ascii="Times New Roman" w:hAnsi="Times New Roman" w:cs="Times New Roman"/>
          <w:sz w:val="24"/>
        </w:rPr>
        <w:t xml:space="preserve"> 2016, 30)</w:t>
      </w:r>
      <w:r w:rsidR="000A785D" w:rsidRPr="00204950">
        <w:rPr>
          <w:rFonts w:ascii="Times New Roman" w:hAnsi="Times New Roman" w:cs="Times New Roman"/>
          <w:sz w:val="24"/>
          <w:szCs w:val="24"/>
        </w:rPr>
        <w:fldChar w:fldCharType="end"/>
      </w:r>
      <w:r w:rsidR="000A785D" w:rsidRPr="00204950">
        <w:rPr>
          <w:rFonts w:ascii="Times New Roman" w:hAnsi="Times New Roman" w:cs="Times New Roman"/>
          <w:sz w:val="24"/>
          <w:szCs w:val="24"/>
        </w:rPr>
        <w:t>.  Zato Manjuka in kolegi (2016) priporočajo kaskadni model za izdelavo sredstev, ker so za njih zahteve jasno definirane, kar</w:t>
      </w:r>
      <w:r w:rsidR="00470743" w:rsidRPr="00204950">
        <w:rPr>
          <w:rFonts w:ascii="Times New Roman" w:hAnsi="Times New Roman" w:cs="Times New Roman"/>
          <w:sz w:val="24"/>
          <w:szCs w:val="24"/>
        </w:rPr>
        <w:t xml:space="preserve"> pa</w:t>
      </w:r>
      <w:r w:rsidR="000A785D" w:rsidRPr="00204950">
        <w:rPr>
          <w:rFonts w:ascii="Times New Roman" w:hAnsi="Times New Roman" w:cs="Times New Roman"/>
          <w:sz w:val="24"/>
          <w:szCs w:val="24"/>
        </w:rPr>
        <w:t xml:space="preserve"> pokrije samo upravljanje kreativnega procesa in ne sinhronizacij</w:t>
      </w:r>
      <w:ins w:id="323" w:author="kralj" w:date="2018-04-03T20:23:00Z">
        <w:r w:rsidR="00BF30DA">
          <w:rPr>
            <w:rFonts w:ascii="Times New Roman" w:hAnsi="Times New Roman" w:cs="Times New Roman"/>
            <w:sz w:val="24"/>
            <w:szCs w:val="24"/>
          </w:rPr>
          <w:t>e</w:t>
        </w:r>
      </w:ins>
      <w:del w:id="324" w:author="kralj" w:date="2018-04-03T20:23:00Z">
        <w:r w:rsidR="000A785D" w:rsidRPr="00204950" w:rsidDel="00BF30DA">
          <w:rPr>
            <w:rFonts w:ascii="Times New Roman" w:hAnsi="Times New Roman" w:cs="Times New Roman"/>
            <w:sz w:val="24"/>
            <w:szCs w:val="24"/>
          </w:rPr>
          <w:delText>o</w:delText>
        </w:r>
      </w:del>
      <w:r w:rsidR="000A785D" w:rsidRPr="00204950">
        <w:rPr>
          <w:rFonts w:ascii="Times New Roman" w:hAnsi="Times New Roman" w:cs="Times New Roman"/>
          <w:sz w:val="24"/>
          <w:szCs w:val="24"/>
        </w:rPr>
        <w:t xml:space="preserve"> z inženiringom.</w:t>
      </w:r>
      <w:r w:rsidR="00745995" w:rsidRPr="00204950">
        <w:rPr>
          <w:rFonts w:ascii="Times New Roman" w:hAnsi="Times New Roman" w:cs="Times New Roman"/>
          <w:sz w:val="24"/>
          <w:szCs w:val="24"/>
        </w:rPr>
        <w:t xml:space="preserve"> </w:t>
      </w:r>
    </w:p>
    <w:p w14:paraId="58812DFC" w14:textId="338DF542" w:rsidR="008D03D1" w:rsidRPr="00204950" w:rsidRDefault="008D03D1"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Po pregledu literature lahko ugotovimo, da ne obstaja procesni model, ki bi upošteval multidisi</w:t>
      </w:r>
      <w:r w:rsidR="004D6410" w:rsidRPr="00204950">
        <w:rPr>
          <w:rFonts w:ascii="Times New Roman" w:hAnsi="Times New Roman" w:cs="Times New Roman"/>
          <w:sz w:val="24"/>
          <w:szCs w:val="24"/>
        </w:rPr>
        <w:t>cplinarno sestavo razvojnih ekip in ni modela, ki bi definiral sinhronizacijo programskega inženiringa in izdelavo kreativnih sredstev</w:t>
      </w:r>
      <w:r w:rsidR="00DE0F7B" w:rsidRPr="00204950">
        <w:rPr>
          <w:rFonts w:ascii="Times New Roman" w:hAnsi="Times New Roman" w:cs="Times New Roman"/>
          <w:sz w:val="24"/>
          <w:szCs w:val="24"/>
        </w:rPr>
        <w:t>. Prav tako ne obstaja definicija visokomo</w:t>
      </w:r>
      <w:r w:rsidR="007D6F3C" w:rsidRPr="00204950">
        <w:rPr>
          <w:rFonts w:ascii="Times New Roman" w:hAnsi="Times New Roman" w:cs="Times New Roman"/>
          <w:sz w:val="24"/>
          <w:szCs w:val="24"/>
        </w:rPr>
        <w:t>dificiranega procesnega modela, ki bi temeljil na najboljših praksah</w:t>
      </w:r>
      <w:r w:rsidR="005E4C96" w:rsidRPr="00204950">
        <w:rPr>
          <w:rFonts w:ascii="Times New Roman" w:hAnsi="Times New Roman" w:cs="Times New Roman"/>
          <w:sz w:val="24"/>
          <w:szCs w:val="24"/>
        </w:rPr>
        <w:t xml:space="preserve"> in literaturi</w:t>
      </w:r>
      <w:r w:rsidR="00386CB5" w:rsidRPr="00204950">
        <w:rPr>
          <w:rFonts w:ascii="Times New Roman" w:hAnsi="Times New Roman" w:cs="Times New Roman"/>
          <w:sz w:val="24"/>
          <w:szCs w:val="24"/>
        </w:rPr>
        <w:t>.</w:t>
      </w:r>
      <w:r w:rsidR="00B87730" w:rsidRPr="00204950">
        <w:rPr>
          <w:rFonts w:ascii="Times New Roman" w:hAnsi="Times New Roman" w:cs="Times New Roman"/>
          <w:sz w:val="24"/>
          <w:szCs w:val="24"/>
        </w:rPr>
        <w:t xml:space="preserve"> Zato bomo v </w:t>
      </w:r>
      <w:r w:rsidR="005A061E" w:rsidRPr="00204950">
        <w:rPr>
          <w:rFonts w:ascii="Times New Roman" w:hAnsi="Times New Roman" w:cs="Times New Roman"/>
          <w:sz w:val="24"/>
          <w:szCs w:val="24"/>
        </w:rPr>
        <w:t xml:space="preserve">nadaljevanju </w:t>
      </w:r>
      <w:r w:rsidR="0021653A" w:rsidRPr="00204950">
        <w:rPr>
          <w:rFonts w:ascii="Times New Roman" w:hAnsi="Times New Roman" w:cs="Times New Roman"/>
          <w:sz w:val="24"/>
          <w:szCs w:val="24"/>
        </w:rPr>
        <w:t>izbrali metodo</w:t>
      </w:r>
      <w:r w:rsidR="002F6020" w:rsidRPr="00204950">
        <w:rPr>
          <w:rFonts w:ascii="Times New Roman" w:hAnsi="Times New Roman" w:cs="Times New Roman"/>
          <w:sz w:val="24"/>
          <w:szCs w:val="24"/>
        </w:rPr>
        <w:t xml:space="preserve"> in </w:t>
      </w:r>
      <w:r w:rsidR="0021653A" w:rsidRPr="00204950">
        <w:rPr>
          <w:rFonts w:ascii="Times New Roman" w:hAnsi="Times New Roman" w:cs="Times New Roman"/>
          <w:sz w:val="24"/>
          <w:szCs w:val="24"/>
        </w:rPr>
        <w:t>prikazali sistematičen primer izgradnje procesnega</w:t>
      </w:r>
      <w:r w:rsidR="00573B09" w:rsidRPr="00204950">
        <w:rPr>
          <w:rFonts w:ascii="Times New Roman" w:hAnsi="Times New Roman" w:cs="Times New Roman"/>
          <w:sz w:val="24"/>
          <w:szCs w:val="24"/>
        </w:rPr>
        <w:t xml:space="preserve"> model</w:t>
      </w:r>
      <w:r w:rsidR="0021653A" w:rsidRPr="00204950">
        <w:rPr>
          <w:rFonts w:ascii="Times New Roman" w:hAnsi="Times New Roman" w:cs="Times New Roman"/>
          <w:sz w:val="24"/>
          <w:szCs w:val="24"/>
        </w:rPr>
        <w:t>a</w:t>
      </w:r>
      <w:r w:rsidR="002F6020" w:rsidRPr="00204950">
        <w:rPr>
          <w:rFonts w:ascii="Times New Roman" w:hAnsi="Times New Roman" w:cs="Times New Roman"/>
          <w:sz w:val="24"/>
          <w:szCs w:val="24"/>
        </w:rPr>
        <w:t>, ki bi najbolje ustrezal domeni razvoja video iger.</w:t>
      </w:r>
    </w:p>
    <w:p w14:paraId="74DD45EE" w14:textId="30AE3D28" w:rsidR="004F5262" w:rsidRPr="00204950" w:rsidRDefault="00C71903" w:rsidP="008A0B7E">
      <w:pPr>
        <w:pStyle w:val="naslov"/>
        <w:outlineLvl w:val="0"/>
      </w:pPr>
      <w:bookmarkStart w:id="325" w:name="_Toc509588436"/>
      <w:bookmarkStart w:id="326" w:name="_Toc509591245"/>
      <w:r w:rsidRPr="00204950">
        <w:t>5</w:t>
      </w:r>
      <w:r w:rsidR="006A611D" w:rsidRPr="00204950">
        <w:t xml:space="preserve"> IZBIRA METOD</w:t>
      </w:r>
      <w:bookmarkEnd w:id="325"/>
      <w:bookmarkEnd w:id="326"/>
    </w:p>
    <w:p w14:paraId="5CB61C76" w14:textId="115D64A8" w:rsidR="00360F96" w:rsidRPr="00204950" w:rsidRDefault="00BB4713"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rPr>
        <w:t xml:space="preserve">Razvidno je, da se v praksi uporabljajo </w:t>
      </w:r>
      <w:r w:rsidR="00360F96" w:rsidRPr="00204950">
        <w:rPr>
          <w:rFonts w:ascii="Times New Roman" w:hAnsi="Times New Roman" w:cs="Times New Roman"/>
          <w:sz w:val="24"/>
          <w:szCs w:val="24"/>
        </w:rPr>
        <w:t>ag</w:t>
      </w:r>
      <w:r w:rsidRPr="00204950">
        <w:rPr>
          <w:rFonts w:ascii="Times New Roman" w:hAnsi="Times New Roman" w:cs="Times New Roman"/>
          <w:sz w:val="24"/>
          <w:szCs w:val="24"/>
        </w:rPr>
        <w:t>ilni pristopi</w:t>
      </w:r>
      <w:r w:rsidR="00353D09" w:rsidRPr="00204950">
        <w:rPr>
          <w:rFonts w:ascii="Times New Roman" w:hAnsi="Times New Roman" w:cs="Times New Roman"/>
          <w:sz w:val="24"/>
          <w:szCs w:val="24"/>
        </w:rPr>
        <w:t xml:space="preserve"> in njim podobni</w:t>
      </w:r>
      <w:del w:id="327" w:author="kralj" w:date="2018-04-03T20:23:00Z">
        <w:r w:rsidR="00353D09" w:rsidRPr="00204950" w:rsidDel="00BF30DA">
          <w:rPr>
            <w:rFonts w:ascii="Times New Roman" w:hAnsi="Times New Roman" w:cs="Times New Roman"/>
            <w:sz w:val="24"/>
            <w:szCs w:val="24"/>
          </w:rPr>
          <w:delText>m</w:delText>
        </w:r>
      </w:del>
      <w:r w:rsidR="00360F96" w:rsidRPr="00204950">
        <w:rPr>
          <w:rFonts w:ascii="Times New Roman" w:hAnsi="Times New Roman" w:cs="Times New Roman"/>
          <w:sz w:val="24"/>
          <w:szCs w:val="24"/>
        </w:rPr>
        <w:t xml:space="preserve"> hib</w:t>
      </w:r>
      <w:r w:rsidRPr="00204950">
        <w:rPr>
          <w:rFonts w:ascii="Times New Roman" w:hAnsi="Times New Roman" w:cs="Times New Roman"/>
          <w:sz w:val="24"/>
          <w:szCs w:val="24"/>
        </w:rPr>
        <w:t>ridi</w:t>
      </w:r>
      <w:r w:rsidR="00480A3E" w:rsidRPr="00204950">
        <w:rPr>
          <w:rFonts w:ascii="Times New Roman" w:hAnsi="Times New Roman" w:cs="Times New Roman"/>
          <w:sz w:val="24"/>
          <w:szCs w:val="24"/>
        </w:rPr>
        <w:t>, ki slonijo na iteracijah</w:t>
      </w:r>
      <w:r w:rsidR="00CA7777"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t>Iterativen in inkrementalen razvoj</w:t>
      </w:r>
      <w:r w:rsidR="00CA7777"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t>predstavljata temeljne principe agilnega modeliranja</w:t>
      </w:r>
      <w:r w:rsidR="009F6921" w:rsidRPr="00204950">
        <w:rPr>
          <w:rFonts w:ascii="Times New Roman" w:hAnsi="Times New Roman" w:cs="Times New Roman"/>
          <w:sz w:val="24"/>
          <w:szCs w:val="24"/>
        </w:rPr>
        <w:t>, ki je metoda za izgradnjo agilnih procesnih modelov</w:t>
      </w:r>
      <w:r w:rsidR="00360F96"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fldChar w:fldCharType="begin"/>
      </w:r>
      <w:r w:rsidR="00215A14" w:rsidRPr="00204950">
        <w:rPr>
          <w:rFonts w:ascii="Times New Roman" w:hAnsi="Times New Roman" w:cs="Times New Roman"/>
          <w:sz w:val="24"/>
          <w:szCs w:val="24"/>
        </w:rPr>
        <w:instrText xml:space="preserve"> ADDIN ZOTERO_ITEM CSL_CITATION {"citationID":"QMEXAeLr","properties":{"formattedCitation":"(Ambler 2002, 44)","plainCitation":"(Ambler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204950">
        <w:rPr>
          <w:rFonts w:ascii="Times New Roman" w:hAnsi="Times New Roman" w:cs="Times New Roman"/>
          <w:sz w:val="24"/>
          <w:szCs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2002, 44)</w:t>
      </w:r>
      <w:r w:rsidR="00360F96" w:rsidRPr="00204950">
        <w:rPr>
          <w:rFonts w:ascii="Times New Roman" w:hAnsi="Times New Roman" w:cs="Times New Roman"/>
          <w:sz w:val="24"/>
          <w:szCs w:val="24"/>
        </w:rPr>
        <w:fldChar w:fldCharType="end"/>
      </w:r>
      <w:r w:rsidR="00360F96" w:rsidRPr="00204950">
        <w:rPr>
          <w:rFonts w:ascii="Times New Roman" w:hAnsi="Times New Roman" w:cs="Times New Roman"/>
          <w:sz w:val="24"/>
          <w:szCs w:val="24"/>
        </w:rPr>
        <w:t>.</w:t>
      </w:r>
      <w:r w:rsidR="00035D4B" w:rsidRPr="00204950">
        <w:rPr>
          <w:rFonts w:ascii="Times New Roman" w:hAnsi="Times New Roman" w:cs="Times New Roman"/>
          <w:sz w:val="24"/>
        </w:rPr>
        <w:t xml:space="preserve"> </w:t>
      </w:r>
      <w:r w:rsidR="00360F96" w:rsidRPr="00204950">
        <w:rPr>
          <w:rFonts w:ascii="Times New Roman" w:hAnsi="Times New Roman" w:cs="Times New Roman"/>
          <w:sz w:val="24"/>
          <w:szCs w:val="24"/>
        </w:rPr>
        <w:t>Spoznanja vodijo v prepričanje, da bi bila izbira metode agilnega modeliranja</w:t>
      </w:r>
      <w:r w:rsidR="00CA76D3" w:rsidRPr="00204950">
        <w:rPr>
          <w:rFonts w:ascii="Times New Roman" w:hAnsi="Times New Roman" w:cs="Times New Roman"/>
          <w:sz w:val="24"/>
          <w:szCs w:val="24"/>
        </w:rPr>
        <w:t xml:space="preserve"> (AM)</w:t>
      </w:r>
      <w:r w:rsidR="00360F96" w:rsidRPr="00204950">
        <w:rPr>
          <w:rFonts w:ascii="Times New Roman" w:hAnsi="Times New Roman" w:cs="Times New Roman"/>
          <w:sz w:val="24"/>
          <w:szCs w:val="24"/>
        </w:rPr>
        <w:t xml:space="preserve"> za izgradn</w:t>
      </w:r>
      <w:r w:rsidR="006417F0" w:rsidRPr="00204950">
        <w:rPr>
          <w:rFonts w:ascii="Times New Roman" w:hAnsi="Times New Roman" w:cs="Times New Roman"/>
          <w:sz w:val="24"/>
          <w:szCs w:val="24"/>
        </w:rPr>
        <w:t>j</w:t>
      </w:r>
      <w:r w:rsidR="006B0057" w:rsidRPr="00204950">
        <w:rPr>
          <w:rFonts w:ascii="Times New Roman" w:hAnsi="Times New Roman" w:cs="Times New Roman"/>
          <w:sz w:val="24"/>
          <w:szCs w:val="24"/>
        </w:rPr>
        <w:t>o procesnega modela upravičena.</w:t>
      </w:r>
      <w:r w:rsidR="0089446B" w:rsidRPr="00204950">
        <w:rPr>
          <w:rFonts w:ascii="Times New Roman" w:hAnsi="Times New Roman" w:cs="Times New Roman"/>
          <w:sz w:val="24"/>
          <w:szCs w:val="24"/>
        </w:rPr>
        <w:t xml:space="preserve"> Vendar sama uporaba AM ne bi zadostovala za izgradnjo sistematičnega procesa</w:t>
      </w:r>
      <w:r w:rsidR="007714BF" w:rsidRPr="00204950">
        <w:rPr>
          <w:rFonts w:ascii="Times New Roman" w:hAnsi="Times New Roman" w:cs="Times New Roman"/>
          <w:sz w:val="24"/>
          <w:szCs w:val="24"/>
        </w:rPr>
        <w:t xml:space="preserve">. </w:t>
      </w:r>
      <w:r w:rsidR="00330C0A" w:rsidRPr="00204950">
        <w:rPr>
          <w:rFonts w:ascii="Times New Roman" w:hAnsi="Times New Roman" w:cs="Times New Roman"/>
          <w:sz w:val="24"/>
          <w:szCs w:val="24"/>
        </w:rPr>
        <w:t>Poleg tega</w:t>
      </w:r>
      <w:r w:rsidR="00B6120E" w:rsidRPr="00204950">
        <w:rPr>
          <w:rFonts w:ascii="Times New Roman" w:hAnsi="Times New Roman" w:cs="Times New Roman"/>
          <w:sz w:val="24"/>
          <w:szCs w:val="24"/>
        </w:rPr>
        <w:t xml:space="preserve"> </w:t>
      </w:r>
      <w:r w:rsidR="00330C0A" w:rsidRPr="00204950">
        <w:rPr>
          <w:rFonts w:ascii="Times New Roman" w:hAnsi="Times New Roman" w:cs="Times New Roman"/>
          <w:sz w:val="24"/>
          <w:szCs w:val="24"/>
        </w:rPr>
        <w:t>se priporoča</w:t>
      </w:r>
      <w:r w:rsidR="00B6120E" w:rsidRPr="00204950">
        <w:rPr>
          <w:rFonts w:ascii="Times New Roman" w:hAnsi="Times New Roman" w:cs="Times New Roman"/>
          <w:sz w:val="24"/>
          <w:szCs w:val="24"/>
        </w:rPr>
        <w:t xml:space="preserve"> formalizacija procesa </w:t>
      </w:r>
      <w:r w:rsidR="00B6120E" w:rsidRPr="00204950">
        <w:rPr>
          <w:rFonts w:ascii="Times New Roman" w:hAnsi="Times New Roman" w:cs="Times New Roman"/>
          <w:sz w:val="24"/>
        </w:rPr>
        <w:fldChar w:fldCharType="begin"/>
      </w:r>
      <w:r w:rsidR="00B6120E" w:rsidRPr="00204950">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204950">
        <w:rPr>
          <w:rFonts w:ascii="Times New Roman" w:hAnsi="Times New Roman" w:cs="Times New Roman"/>
          <w:sz w:val="24"/>
        </w:rPr>
        <w:fldChar w:fldCharType="separate"/>
      </w:r>
      <w:r w:rsidR="00B6120E" w:rsidRPr="00204950">
        <w:rPr>
          <w:rFonts w:ascii="Times New Roman" w:hAnsi="Times New Roman" w:cs="Times New Roman"/>
          <w:sz w:val="24"/>
        </w:rPr>
        <w:t>(Rucker</w:t>
      </w:r>
      <w:r w:rsidR="005F55CF">
        <w:rPr>
          <w:rFonts w:ascii="Times New Roman" w:hAnsi="Times New Roman" w:cs="Times New Roman"/>
          <w:sz w:val="24"/>
        </w:rPr>
        <w:t>,</w:t>
      </w:r>
      <w:r w:rsidR="00B6120E" w:rsidRPr="00204950">
        <w:rPr>
          <w:rFonts w:ascii="Times New Roman" w:hAnsi="Times New Roman" w:cs="Times New Roman"/>
          <w:sz w:val="24"/>
        </w:rPr>
        <w:t xml:space="preserve"> 2002, 32)</w:t>
      </w:r>
      <w:r w:rsidR="00B6120E" w:rsidRPr="00204950">
        <w:rPr>
          <w:rFonts w:ascii="Times New Roman" w:hAnsi="Times New Roman" w:cs="Times New Roman"/>
          <w:sz w:val="24"/>
        </w:rPr>
        <w:fldChar w:fldCharType="end"/>
      </w:r>
      <w:r w:rsidR="00B6120E" w:rsidRPr="00204950">
        <w:rPr>
          <w:rFonts w:ascii="Times New Roman" w:hAnsi="Times New Roman" w:cs="Times New Roman"/>
          <w:sz w:val="24"/>
          <w:szCs w:val="24"/>
        </w:rPr>
        <w:t xml:space="preserve">. </w:t>
      </w:r>
      <w:r w:rsidR="00360F96" w:rsidRPr="00204950">
        <w:rPr>
          <w:rFonts w:ascii="Times New Roman" w:hAnsi="Times New Roman" w:cs="Times New Roman"/>
          <w:sz w:val="24"/>
        </w:rPr>
        <w:t xml:space="preserve">To pomeni, da mora biti proces dokumentiran in frekvenčno revidiran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{"citationID":"YXxy8tCu","properties":{"formattedCitation":"(Rucker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(Rucker</w:t>
      </w:r>
      <w:r w:rsidR="005F55CF">
        <w:rPr>
          <w:rFonts w:ascii="Times New Roman" w:hAnsi="Times New Roman" w:cs="Times New Roman"/>
          <w:sz w:val="24"/>
        </w:rPr>
        <w:t>,</w:t>
      </w:r>
      <w:r w:rsidR="00360F96" w:rsidRPr="00204950">
        <w:rPr>
          <w:rFonts w:ascii="Times New Roman" w:hAnsi="Times New Roman" w:cs="Times New Roman"/>
          <w:sz w:val="24"/>
        </w:rPr>
        <w:t xml:space="preserve"> 2002, 32)</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xml:space="preserve">. </w:t>
      </w:r>
      <w:r w:rsidR="0012154E" w:rsidRPr="00204950">
        <w:rPr>
          <w:rFonts w:ascii="Times New Roman" w:hAnsi="Times New Roman" w:cs="Times New Roman"/>
          <w:sz w:val="24"/>
        </w:rPr>
        <w:t xml:space="preserve">AM </w:t>
      </w:r>
      <w:r w:rsidR="0044720D" w:rsidRPr="00204950">
        <w:rPr>
          <w:rFonts w:ascii="Times New Roman" w:hAnsi="Times New Roman" w:cs="Times New Roman"/>
          <w:sz w:val="24"/>
        </w:rPr>
        <w:t>pa</w:t>
      </w:r>
      <w:r w:rsidR="00360F96" w:rsidRPr="00204950">
        <w:rPr>
          <w:rFonts w:ascii="Times New Roman" w:hAnsi="Times New Roman" w:cs="Times New Roman"/>
          <w:sz w:val="24"/>
        </w:rPr>
        <w:t xml:space="preserve"> je bolj produkcijska filozofija kot trdna zbirka pravil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(Unger in Novak</w:t>
      </w:r>
      <w:r w:rsidR="005F55CF">
        <w:rPr>
          <w:rFonts w:ascii="Times New Roman" w:hAnsi="Times New Roman" w:cs="Times New Roman"/>
          <w:sz w:val="24"/>
        </w:rPr>
        <w:t>,</w:t>
      </w:r>
      <w:r w:rsidR="00360F96" w:rsidRPr="00204950">
        <w:rPr>
          <w:rFonts w:ascii="Times New Roman" w:hAnsi="Times New Roman" w:cs="Times New Roman"/>
          <w:sz w:val="24"/>
        </w:rPr>
        <w:t xml:space="preserve"> 2011, 181)</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Predstavlja skupek najboljših praks, ki slonjo na principih</w:t>
      </w:r>
      <w:r w:rsidR="006478B3" w:rsidRPr="00204950">
        <w:rPr>
          <w:rFonts w:ascii="Times New Roman" w:hAnsi="Times New Roman" w:cs="Times New Roman"/>
          <w:sz w:val="24"/>
        </w:rPr>
        <w:t xml:space="preserve"> in vrednotah</w:t>
      </w:r>
      <w:ins w:id="328" w:author="kralj" w:date="2018-04-03T20:24:00Z">
        <w:r w:rsidR="00BF30DA">
          <w:rPr>
            <w:rFonts w:ascii="Times New Roman" w:hAnsi="Times New Roman" w:cs="Times New Roman"/>
            <w:sz w:val="24"/>
          </w:rPr>
          <w:t>,</w:t>
        </w:r>
      </w:ins>
      <w:r w:rsidR="006478B3" w:rsidRPr="00204950">
        <w:rPr>
          <w:rFonts w:ascii="Times New Roman" w:hAnsi="Times New Roman" w:cs="Times New Roman"/>
          <w:sz w:val="24"/>
        </w:rPr>
        <w:t xml:space="preserve"> predstavljenih v agilnem m</w:t>
      </w:r>
      <w:r w:rsidR="00360F96" w:rsidRPr="00204950">
        <w:rPr>
          <w:rFonts w:ascii="Times New Roman" w:hAnsi="Times New Roman" w:cs="Times New Roman"/>
          <w:sz w:val="24"/>
        </w:rPr>
        <w:t xml:space="preserve">anifestu. </w:t>
      </w:r>
      <w:r w:rsidR="00C8293F" w:rsidRPr="00204950">
        <w:rPr>
          <w:rFonts w:ascii="Times New Roman" w:hAnsi="Times New Roman" w:cs="Times New Roman"/>
          <w:sz w:val="24"/>
        </w:rPr>
        <w:t>AM</w:t>
      </w:r>
      <w:r w:rsidR="00360F96" w:rsidRPr="00204950">
        <w:rPr>
          <w:rFonts w:ascii="Times New Roman" w:hAnsi="Times New Roman" w:cs="Times New Roman"/>
          <w:sz w:val="24"/>
        </w:rPr>
        <w:t xml:space="preserve"> ne predpisuje postopkov za izgradnjo določenega procesa</w:t>
      </w:r>
      <w:ins w:id="329" w:author="kralj" w:date="2018-04-03T20:24:00Z">
        <w:r w:rsidR="00BF30DA">
          <w:rPr>
            <w:rFonts w:ascii="Times New Roman" w:hAnsi="Times New Roman" w:cs="Times New Roman"/>
            <w:sz w:val="24"/>
          </w:rPr>
          <w:t>,</w:t>
        </w:r>
      </w:ins>
      <w:r w:rsidR="00360F96" w:rsidRPr="00204950">
        <w:rPr>
          <w:rFonts w:ascii="Times New Roman" w:hAnsi="Times New Roman" w:cs="Times New Roman"/>
          <w:sz w:val="24"/>
        </w:rPr>
        <w:t xml:space="preserve"> ampak spodbuja konstantno in efektivno modeliranje skozi nasvete in dobre prakse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{"citationID":"UpbfmTSg","properties":{"formattedCitation":"(Ambler 2002, 8)","plainCitation":"(Ambler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2002, 8)</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w:t>
      </w:r>
      <w:r w:rsidR="00AD4FA8" w:rsidRPr="00204950">
        <w:rPr>
          <w:rFonts w:ascii="Times New Roman" w:hAnsi="Times New Roman" w:cs="Times New Roman"/>
          <w:sz w:val="24"/>
        </w:rPr>
        <w:t xml:space="preserve"> </w:t>
      </w:r>
      <w:r w:rsidR="00360F96" w:rsidRPr="00204950">
        <w:rPr>
          <w:rFonts w:ascii="Times New Roman" w:hAnsi="Times New Roman" w:cs="Times New Roman"/>
          <w:sz w:val="24"/>
        </w:rPr>
        <w:t>Zato bomo uporabili dodaten pristop k modeliranju</w:t>
      </w:r>
      <w:r w:rsidR="005226F0" w:rsidRPr="00204950">
        <w:rPr>
          <w:rFonts w:ascii="Times New Roman" w:hAnsi="Times New Roman" w:cs="Times New Roman"/>
          <w:sz w:val="24"/>
        </w:rPr>
        <w:t xml:space="preserve"> procesa</w:t>
      </w:r>
      <w:r w:rsidR="00360F96" w:rsidRPr="00204950">
        <w:rPr>
          <w:rFonts w:ascii="Times New Roman" w:hAnsi="Times New Roman" w:cs="Times New Roman"/>
          <w:sz w:val="24"/>
        </w:rPr>
        <w:t xml:space="preserve"> z namenom podpore dokumentaciji in sistematizaciji procesa. Obetaven pristop </w:t>
      </w:r>
      <w:r w:rsidR="00996138" w:rsidRPr="00204950">
        <w:rPr>
          <w:rFonts w:ascii="Times New Roman" w:hAnsi="Times New Roman" w:cs="Times New Roman"/>
          <w:sz w:val="24"/>
        </w:rPr>
        <w:t xml:space="preserve">v smeri </w:t>
      </w:r>
      <w:r w:rsidR="00360F96" w:rsidRPr="00204950">
        <w:rPr>
          <w:rFonts w:ascii="Times New Roman" w:hAnsi="Times New Roman" w:cs="Times New Roman"/>
          <w:sz w:val="24"/>
        </w:rPr>
        <w:t>sistematične</w:t>
      </w:r>
      <w:r w:rsidR="00996138" w:rsidRPr="00204950">
        <w:rPr>
          <w:rFonts w:ascii="Times New Roman" w:hAnsi="Times New Roman" w:cs="Times New Roman"/>
          <w:sz w:val="24"/>
        </w:rPr>
        <w:t>ga</w:t>
      </w:r>
      <w:r w:rsidR="00360F96" w:rsidRPr="00204950">
        <w:rPr>
          <w:rFonts w:ascii="Times New Roman" w:hAnsi="Times New Roman" w:cs="Times New Roman"/>
          <w:sz w:val="24"/>
        </w:rPr>
        <w:t xml:space="preserve"> in </w:t>
      </w:r>
      <w:r w:rsidR="00360F96" w:rsidRPr="00204950">
        <w:rPr>
          <w:rFonts w:ascii="Times New Roman" w:hAnsi="Times New Roman" w:cs="Times New Roman"/>
          <w:sz w:val="24"/>
        </w:rPr>
        <w:lastRenderedPageBreak/>
        <w:t>strukturirane</w:t>
      </w:r>
      <w:r w:rsidR="00996138" w:rsidRPr="00204950">
        <w:rPr>
          <w:rFonts w:ascii="Times New Roman" w:hAnsi="Times New Roman" w:cs="Times New Roman"/>
          <w:sz w:val="24"/>
        </w:rPr>
        <w:t>ga</w:t>
      </w:r>
      <w:r w:rsidR="00360F96" w:rsidRPr="00204950">
        <w:rPr>
          <w:rFonts w:ascii="Times New Roman" w:hAnsi="Times New Roman" w:cs="Times New Roman"/>
          <w:sz w:val="24"/>
        </w:rPr>
        <w:t xml:space="preserve"> razvoj</w:t>
      </w:r>
      <w:r w:rsidR="00996138" w:rsidRPr="00204950">
        <w:rPr>
          <w:rFonts w:ascii="Times New Roman" w:hAnsi="Times New Roman" w:cs="Times New Roman"/>
          <w:sz w:val="24"/>
        </w:rPr>
        <w:t>a</w:t>
      </w:r>
      <w:r w:rsidR="00360F96" w:rsidRPr="00204950">
        <w:rPr>
          <w:rFonts w:ascii="Times New Roman" w:hAnsi="Times New Roman" w:cs="Times New Roman"/>
          <w:sz w:val="24"/>
        </w:rPr>
        <w:t xml:space="preserve"> programske opreme je uporaba</w:t>
      </w:r>
      <w:r w:rsidR="00407657" w:rsidRPr="00204950">
        <w:rPr>
          <w:rFonts w:ascii="Times New Roman" w:hAnsi="Times New Roman" w:cs="Times New Roman"/>
          <w:sz w:val="24"/>
        </w:rPr>
        <w:t xml:space="preserve"> tehnik meta-modeliranja metode MetaME</w:t>
      </w:r>
      <w:r w:rsidR="00B449C2" w:rsidRPr="00204950">
        <w:rPr>
          <w:rFonts w:ascii="Times New Roman" w:hAnsi="Times New Roman" w:cs="Times New Roman"/>
          <w:sz w:val="24"/>
        </w:rPr>
        <w:t xml:space="preserve"> za</w:t>
      </w:r>
      <w:r w:rsidR="00360F96" w:rsidRPr="00204950">
        <w:rPr>
          <w:rFonts w:ascii="Times New Roman" w:hAnsi="Times New Roman" w:cs="Times New Roman"/>
          <w:sz w:val="24"/>
        </w:rPr>
        <w:t xml:space="preserve"> izgradnjo procesnih modelov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5F55CF">
        <w:rPr>
          <w:rFonts w:ascii="Times New Roman" w:hAnsi="Times New Roman" w:cs="Times New Roman"/>
          <w:sz w:val="24"/>
        </w:rPr>
        <w:t>,</w:t>
      </w:r>
      <w:r w:rsidR="00360F96" w:rsidRPr="00204950">
        <w:rPr>
          <w:rFonts w:ascii="Times New Roman" w:hAnsi="Times New Roman" w:cs="Times New Roman"/>
          <w:sz w:val="24"/>
        </w:rPr>
        <w:t xml:space="preserve"> 2010, 419)</w:t>
      </w:r>
      <w:r w:rsidR="00360F96" w:rsidRPr="00204950">
        <w:rPr>
          <w:rFonts w:ascii="Times New Roman" w:hAnsi="Times New Roman" w:cs="Times New Roman"/>
          <w:sz w:val="24"/>
        </w:rPr>
        <w:fldChar w:fldCharType="end"/>
      </w:r>
      <w:r w:rsidR="00C73855" w:rsidRPr="00204950">
        <w:rPr>
          <w:rFonts w:ascii="Times New Roman" w:hAnsi="Times New Roman" w:cs="Times New Roman"/>
          <w:sz w:val="24"/>
        </w:rPr>
        <w:t>.</w:t>
      </w:r>
    </w:p>
    <w:p w14:paraId="23B7A025" w14:textId="2B1AEB94" w:rsidR="00360F96" w:rsidRPr="00204950" w:rsidRDefault="00C71903" w:rsidP="008A0B7E">
      <w:pPr>
        <w:pStyle w:val="podnaslov"/>
        <w:outlineLvl w:val="1"/>
      </w:pPr>
      <w:bookmarkStart w:id="330" w:name="_Toc509588437"/>
      <w:bookmarkStart w:id="331" w:name="_Toc509591246"/>
      <w:r w:rsidRPr="00204950">
        <w:t>5</w:t>
      </w:r>
      <w:r w:rsidR="00360F96" w:rsidRPr="00204950">
        <w:t>.1 AGILNO MODELIRANJE</w:t>
      </w:r>
      <w:bookmarkEnd w:id="330"/>
      <w:bookmarkEnd w:id="331"/>
    </w:p>
    <w:p w14:paraId="56877AF0" w14:textId="6B258E73" w:rsidR="00360F96" w:rsidRPr="00204950" w:rsidRDefault="00EB331D"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Bistvo AM </w:t>
      </w:r>
      <w:r w:rsidR="00360F96" w:rsidRPr="00204950">
        <w:rPr>
          <w:rFonts w:ascii="Times New Roman" w:hAnsi="Times New Roman" w:cs="Times New Roman"/>
          <w:sz w:val="24"/>
        </w:rPr>
        <w:t>leži v njegovih praksah. Prakse AM so organizirane v štiri kategorije</w:t>
      </w:r>
      <w:ins w:id="332" w:author="kralj" w:date="2018-04-03T20:25:00Z">
        <w:r w:rsidR="00BF30DA">
          <w:rPr>
            <w:rFonts w:ascii="Times New Roman" w:hAnsi="Times New Roman" w:cs="Times New Roman"/>
            <w:sz w:val="24"/>
          </w:rPr>
          <w:t>. Te so:</w:t>
        </w:r>
      </w:ins>
      <w:del w:id="333" w:author="kralj" w:date="2018-04-03T20:25:00Z">
        <w:r w:rsidR="00360F96" w:rsidRPr="00204950" w:rsidDel="00BF30DA">
          <w:rPr>
            <w:rFonts w:ascii="Times New Roman" w:hAnsi="Times New Roman" w:cs="Times New Roman"/>
            <w:sz w:val="24"/>
          </w:rPr>
          <w:delText>:</w:delText>
        </w:r>
      </w:del>
      <w:r w:rsidR="00360F96" w:rsidRPr="00204950">
        <w:rPr>
          <w:rFonts w:ascii="Times New Roman" w:hAnsi="Times New Roman" w:cs="Times New Roman"/>
          <w:sz w:val="24"/>
        </w:rPr>
        <w:t xml:space="preserve"> iterativno in inkrementalno modeliranje, skupinsko delo, enostavnost in validacija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{"citationID":"XFIlzdbT","properties":{"formattedCitation":"{\\rtf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00360F96" w:rsidRPr="00204950">
        <w:rPr>
          <w:rFonts w:ascii="Times New Roman" w:hAnsi="Times New Roman" w:cs="Times New Roman"/>
          <w:sz w:val="24"/>
        </w:rPr>
        <w:fldChar w:fldCharType="separate"/>
      </w:r>
      <w:r w:rsidR="00215A14" w:rsidRPr="00204950">
        <w:rPr>
          <w:rFonts w:ascii="Times New Roman" w:hAnsi="Times New Roman" w:cs="Times New Roman"/>
          <w:sz w:val="24"/>
          <w:szCs w:val="24"/>
        </w:rPr>
        <w:t>(Ambler</w:t>
      </w:r>
      <w:r w:rsidR="005F55CF">
        <w:rPr>
          <w:rFonts w:ascii="Times New Roman" w:hAnsi="Times New Roman" w:cs="Times New Roman"/>
          <w:sz w:val="24"/>
          <w:szCs w:val="24"/>
        </w:rPr>
        <w:t>,</w:t>
      </w:r>
      <w:r w:rsidR="00215A14" w:rsidRPr="00204950">
        <w:rPr>
          <w:rFonts w:ascii="Times New Roman" w:hAnsi="Times New Roman" w:cs="Times New Roman"/>
          <w:sz w:val="24"/>
          <w:szCs w:val="24"/>
        </w:rPr>
        <w:t xml:space="preserve"> 2002, 44–45)</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xml:space="preserve">. </w:t>
      </w:r>
    </w:p>
    <w:p w14:paraId="26843EAD"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Iterativno in inkrementalno kategorijo definirajo prakse:</w:t>
      </w:r>
    </w:p>
    <w:p w14:paraId="3A65457F"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apliciranja pravih artefaktov,</w:t>
      </w:r>
    </w:p>
    <w:p w14:paraId="5A27DA06"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izdelave več vzporednih modelov,</w:t>
      </w:r>
    </w:p>
    <w:p w14:paraId="45E3FD8F"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iteracije do naslednjega artefakta,</w:t>
      </w:r>
    </w:p>
    <w:p w14:paraId="56832792" w14:textId="08C07BE4"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izvajanja manjših inkrementov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{"citationID":"XurtCohF","properties":{"formattedCitation":"(Ambler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0091F6F7" w14:textId="678391E2"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Artefakte predstavljajo UML grafikon stanja, izvorna koda, diagram poteka podatkov, pr</w:t>
      </w:r>
      <w:r w:rsidR="00A104E5" w:rsidRPr="00204950">
        <w:rPr>
          <w:rFonts w:ascii="Times New Roman" w:hAnsi="Times New Roman" w:cs="Times New Roman"/>
          <w:sz w:val="24"/>
        </w:rPr>
        <w:t xml:space="preserve">imeri uporabe in drugi. </w:t>
      </w:r>
      <w:r w:rsidRPr="00204950">
        <w:rPr>
          <w:rFonts w:ascii="Times New Roman" w:hAnsi="Times New Roman" w:cs="Times New Roman"/>
          <w:sz w:val="24"/>
        </w:rPr>
        <w:t>Pri modeliranju je pomembno razumevanje</w:t>
      </w:r>
      <w:ins w:id="334" w:author="kralj" w:date="2018-04-03T20:26:00Z">
        <w:r w:rsidR="00BF30DA">
          <w:rPr>
            <w:rFonts w:ascii="Times New Roman" w:hAnsi="Times New Roman" w:cs="Times New Roman"/>
            <w:sz w:val="24"/>
          </w:rPr>
          <w:t>,</w:t>
        </w:r>
      </w:ins>
      <w:r w:rsidRPr="00204950">
        <w:rPr>
          <w:rFonts w:ascii="Times New Roman" w:hAnsi="Times New Roman" w:cs="Times New Roman"/>
          <w:sz w:val="24"/>
        </w:rPr>
        <w:t xml:space="preserve"> kdaj je smotrno uporabiti določen artefakt in kdaj ne</w:t>
      </w:r>
      <w:r w:rsidR="00A104E5" w:rsidRPr="00204950">
        <w:rPr>
          <w:rFonts w:ascii="Times New Roman" w:hAnsi="Times New Roman" w:cs="Times New Roman"/>
          <w:sz w:val="24"/>
        </w:rPr>
        <w:t xml:space="preserve">. V nekaterih primerih je bolj </w:t>
      </w:r>
      <w:del w:id="335" w:author="kralj" w:date="2018-04-03T20:26:00Z">
        <w:r w:rsidR="00A104E5" w:rsidRPr="00204950" w:rsidDel="00BF30DA">
          <w:rPr>
            <w:rFonts w:ascii="Times New Roman" w:hAnsi="Times New Roman" w:cs="Times New Roman"/>
            <w:sz w:val="24"/>
          </w:rPr>
          <w:delText xml:space="preserve">efektivno </w:delText>
        </w:r>
      </w:del>
      <w:ins w:id="336" w:author="kralj" w:date="2018-04-03T20:26:00Z">
        <w:r w:rsidR="00BF30DA">
          <w:rPr>
            <w:rFonts w:ascii="Times New Roman" w:hAnsi="Times New Roman" w:cs="Times New Roman"/>
            <w:sz w:val="24"/>
          </w:rPr>
          <w:t>učinkovito</w:t>
        </w:r>
        <w:r w:rsidR="00BF30DA" w:rsidRPr="00204950">
          <w:rPr>
            <w:rFonts w:ascii="Times New Roman" w:hAnsi="Times New Roman" w:cs="Times New Roman"/>
            <w:sz w:val="24"/>
          </w:rPr>
          <w:t xml:space="preserve"> </w:t>
        </w:r>
      </w:ins>
      <w:r w:rsidR="00A104E5" w:rsidRPr="00204950">
        <w:rPr>
          <w:rFonts w:ascii="Times New Roman" w:hAnsi="Times New Roman" w:cs="Times New Roman"/>
          <w:sz w:val="24"/>
        </w:rPr>
        <w:t xml:space="preserve">uporabiti diagram kot pa napisati 1024 vrstic kode </w:t>
      </w:r>
      <w:r w:rsidRPr="00204950">
        <w:rPr>
          <w:rFonts w:ascii="Times New Roman" w:hAnsi="Times New Roman" w:cs="Times New Roman"/>
          <w:sz w:val="24"/>
        </w:rPr>
        <w:fldChar w:fldCharType="begin"/>
      </w:r>
      <w:r w:rsidR="0008640F" w:rsidRPr="00204950">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Pr="00204950">
        <w:rPr>
          <w:rFonts w:ascii="Times New Roman" w:hAnsi="Times New Roman" w:cs="Times New Roman"/>
          <w:sz w:val="24"/>
        </w:rPr>
        <w:t>(Ambler</w:t>
      </w:r>
      <w:r w:rsidR="005F55CF">
        <w:rPr>
          <w:rFonts w:ascii="Times New Roman" w:hAnsi="Times New Roman" w:cs="Times New Roman"/>
          <w:sz w:val="24"/>
        </w:rPr>
        <w:t>,</w:t>
      </w:r>
      <w:r w:rsidRPr="00204950">
        <w:rPr>
          <w:rFonts w:ascii="Times New Roman" w:hAnsi="Times New Roman" w:cs="Times New Roman"/>
          <w:sz w:val="24"/>
        </w:rPr>
        <w:t xml:space="preserve"> 2002, 46)</w:t>
      </w:r>
      <w:r w:rsidRPr="00204950">
        <w:rPr>
          <w:rFonts w:ascii="Times New Roman" w:hAnsi="Times New Roman" w:cs="Times New Roman"/>
          <w:sz w:val="24"/>
        </w:rPr>
        <w:fldChar w:fldCharType="end"/>
      </w:r>
      <w:r w:rsidRPr="00204950">
        <w:rPr>
          <w:rFonts w:ascii="Times New Roman" w:hAnsi="Times New Roman" w:cs="Times New Roman"/>
          <w:sz w:val="24"/>
        </w:rPr>
        <w:t xml:space="preserve">. Vzporedno modeliranje omogoča simultani zajem informacij več različnih artefaktov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{"citationID":"mxV6ITww","properties":{"formattedCitation":"(Ambler 2002, 48)","plainCitation":"(Ambler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2002, 48)</w:t>
      </w:r>
      <w:r w:rsidRPr="00204950">
        <w:rPr>
          <w:rFonts w:ascii="Times New Roman" w:hAnsi="Times New Roman" w:cs="Times New Roman"/>
          <w:sz w:val="24"/>
        </w:rPr>
        <w:fldChar w:fldCharType="end"/>
      </w:r>
      <w:r w:rsidRPr="00204950">
        <w:rPr>
          <w:rFonts w:ascii="Times New Roman" w:hAnsi="Times New Roman" w:cs="Times New Roman"/>
          <w:sz w:val="24"/>
        </w:rPr>
        <w:t xml:space="preserve">. V primeru, da informacije </w:t>
      </w:r>
      <w:r w:rsidR="00B516FB" w:rsidRPr="00204950">
        <w:rPr>
          <w:rFonts w:ascii="Times New Roman" w:hAnsi="Times New Roman" w:cs="Times New Roman"/>
          <w:sz w:val="24"/>
        </w:rPr>
        <w:t xml:space="preserve">za določen </w:t>
      </w:r>
      <w:r w:rsidRPr="00204950">
        <w:rPr>
          <w:rFonts w:ascii="Times New Roman" w:hAnsi="Times New Roman" w:cs="Times New Roman"/>
          <w:sz w:val="24"/>
        </w:rPr>
        <w:t>artefakt</w:t>
      </w:r>
      <w:r w:rsidR="00B516FB" w:rsidRPr="00204950">
        <w:rPr>
          <w:rFonts w:ascii="Times New Roman" w:hAnsi="Times New Roman" w:cs="Times New Roman"/>
          <w:sz w:val="24"/>
        </w:rPr>
        <w:t xml:space="preserve"> postanejo neprimerne</w:t>
      </w:r>
      <w:r w:rsidR="00E83AFB" w:rsidRPr="00204950">
        <w:rPr>
          <w:rFonts w:ascii="Times New Roman" w:hAnsi="Times New Roman" w:cs="Times New Roman"/>
          <w:sz w:val="24"/>
        </w:rPr>
        <w:t>,</w:t>
      </w:r>
      <w:r w:rsidRPr="00204950">
        <w:rPr>
          <w:rFonts w:ascii="Times New Roman" w:hAnsi="Times New Roman" w:cs="Times New Roman"/>
          <w:sz w:val="24"/>
        </w:rPr>
        <w:t xml:space="preserve"> se izvede iteracija do naslednjega artefakta. S tem se informacije prenesejo na drug artefakt in </w:t>
      </w:r>
      <w:ins w:id="337" w:author="kralj" w:date="2018-04-03T20:27:00Z">
        <w:r w:rsidR="00BF30DA">
          <w:rPr>
            <w:rFonts w:ascii="Times New Roman" w:hAnsi="Times New Roman" w:cs="Times New Roman"/>
            <w:sz w:val="24"/>
          </w:rPr>
          <w:t xml:space="preserve">se </w:t>
        </w:r>
      </w:ins>
      <w:r w:rsidRPr="00204950">
        <w:rPr>
          <w:rFonts w:ascii="Times New Roman" w:hAnsi="Times New Roman" w:cs="Times New Roman"/>
          <w:sz w:val="24"/>
        </w:rPr>
        <w:t>posledično omogoči</w:t>
      </w:r>
      <w:del w:id="338" w:author="kralj" w:date="2018-04-03T20:27:00Z">
        <w:r w:rsidRPr="00204950" w:rsidDel="00BF30DA">
          <w:rPr>
            <w:rFonts w:ascii="Times New Roman" w:hAnsi="Times New Roman" w:cs="Times New Roman"/>
            <w:sz w:val="24"/>
          </w:rPr>
          <w:delText>jo</w:delText>
        </w:r>
      </w:del>
      <w:r w:rsidRPr="00204950">
        <w:rPr>
          <w:rFonts w:ascii="Times New Roman" w:hAnsi="Times New Roman" w:cs="Times New Roman"/>
          <w:sz w:val="24"/>
        </w:rPr>
        <w:t xml:space="preserve"> napredovanje v procesu. Agilno modeliranje si prizadeva k fragmentaciji kompleksnejših nalog v manjše obvladljive entitete, ki se</w:t>
      </w:r>
      <w:r w:rsidR="00AA1E14" w:rsidRPr="00204950">
        <w:rPr>
          <w:rFonts w:ascii="Times New Roman" w:hAnsi="Times New Roman" w:cs="Times New Roman"/>
          <w:sz w:val="24"/>
        </w:rPr>
        <w:t xml:space="preserve"> izvajajo v krajših intervalih. </w:t>
      </w:r>
      <w:r w:rsidRPr="00204950">
        <w:rPr>
          <w:rFonts w:ascii="Times New Roman" w:hAnsi="Times New Roman" w:cs="Times New Roman"/>
          <w:sz w:val="24"/>
        </w:rPr>
        <w:t xml:space="preserve">Agilni procesi se bolj fokusirajo na efektivne ure razvoja in ne na njihovo količino </w:t>
      </w:r>
      <w:r w:rsidRPr="00204950">
        <w:rPr>
          <w:rFonts w:ascii="Times New Roman" w:hAnsi="Times New Roman" w:cs="Times New Roman"/>
          <w:sz w:val="24"/>
        </w:rPr>
        <w:fldChar w:fldCharType="begin"/>
      </w:r>
      <w:r w:rsidRPr="00204950">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204950">
        <w:rPr>
          <w:rFonts w:ascii="Times New Roman" w:hAnsi="Times New Roman" w:cs="Times New Roman"/>
          <w:sz w:val="24"/>
        </w:rPr>
        <w:fldChar w:fldCharType="separate"/>
      </w:r>
      <w:r w:rsidRPr="00204950">
        <w:rPr>
          <w:rFonts w:ascii="Times New Roman" w:hAnsi="Times New Roman" w:cs="Times New Roman"/>
          <w:sz w:val="24"/>
        </w:rPr>
        <w:t>(Unger in Novak</w:t>
      </w:r>
      <w:r w:rsidR="005F55CF">
        <w:rPr>
          <w:rFonts w:ascii="Times New Roman" w:hAnsi="Times New Roman" w:cs="Times New Roman"/>
          <w:sz w:val="24"/>
        </w:rPr>
        <w:t>,</w:t>
      </w:r>
      <w:r w:rsidRPr="00204950">
        <w:rPr>
          <w:rFonts w:ascii="Times New Roman" w:hAnsi="Times New Roman" w:cs="Times New Roman"/>
          <w:sz w:val="24"/>
        </w:rPr>
        <w:t xml:space="preserve"> 2011, 180)</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7ABC1CEC"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Skupinsko delo definirajo prakse:</w:t>
      </w:r>
    </w:p>
    <w:p w14:paraId="1DAE769C" w14:textId="2E3FE0CF"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skupinsk</w:t>
      </w:r>
      <w:ins w:id="339" w:author="kralj" w:date="2018-04-03T20:27:00Z">
        <w:r w:rsidR="00BF30DA">
          <w:rPr>
            <w:rFonts w:ascii="Times New Roman" w:hAnsi="Times New Roman" w:cs="Times New Roman"/>
            <w:sz w:val="24"/>
          </w:rPr>
          <w:t>o</w:t>
        </w:r>
      </w:ins>
      <w:del w:id="340" w:author="kralj" w:date="2018-04-03T20:27:00Z">
        <w:r w:rsidRPr="00204950" w:rsidDel="00BF30DA">
          <w:rPr>
            <w:rFonts w:ascii="Times New Roman" w:hAnsi="Times New Roman" w:cs="Times New Roman"/>
            <w:sz w:val="24"/>
          </w:rPr>
          <w:delText>ega</w:delText>
        </w:r>
      </w:del>
      <w:r w:rsidRPr="00204950">
        <w:rPr>
          <w:rFonts w:ascii="Times New Roman" w:hAnsi="Times New Roman" w:cs="Times New Roman"/>
          <w:sz w:val="24"/>
        </w:rPr>
        <w:t xml:space="preserve"> modeliranj</w:t>
      </w:r>
      <w:ins w:id="341" w:author="kralj" w:date="2018-04-03T20:27:00Z">
        <w:r w:rsidR="00BF30DA">
          <w:rPr>
            <w:rFonts w:ascii="Times New Roman" w:hAnsi="Times New Roman" w:cs="Times New Roman"/>
            <w:sz w:val="24"/>
          </w:rPr>
          <w:t>e</w:t>
        </w:r>
      </w:ins>
      <w:del w:id="342" w:author="kralj" w:date="2018-04-03T20:27:00Z">
        <w:r w:rsidRPr="00204950" w:rsidDel="00BF30DA">
          <w:rPr>
            <w:rFonts w:ascii="Times New Roman" w:hAnsi="Times New Roman" w:cs="Times New Roman"/>
            <w:sz w:val="24"/>
          </w:rPr>
          <w:delText>a</w:delText>
        </w:r>
      </w:del>
      <w:r w:rsidRPr="00204950">
        <w:rPr>
          <w:rFonts w:ascii="Times New Roman" w:hAnsi="Times New Roman" w:cs="Times New Roman"/>
          <w:sz w:val="24"/>
        </w:rPr>
        <w:t>,</w:t>
      </w:r>
    </w:p>
    <w:p w14:paraId="4908FAD7" w14:textId="77777777"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aktivna participacija vlagateljev,</w:t>
      </w:r>
    </w:p>
    <w:p w14:paraId="788BDE79" w14:textId="77777777"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kolektivno lastništvo,</w:t>
      </w:r>
    </w:p>
    <w:p w14:paraId="28E2B607" w14:textId="41B17D7A"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javni prikaz modelov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{"citationID":"Z1TOjSon","properties":{"formattedCitation":"{\\rtf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szCs w:val="24"/>
        </w:rPr>
        <w:t>(Ambler</w:t>
      </w:r>
      <w:r w:rsidR="005F55CF">
        <w:rPr>
          <w:rFonts w:ascii="Times New Roman" w:hAnsi="Times New Roman" w:cs="Times New Roman"/>
          <w:sz w:val="24"/>
          <w:szCs w:val="24"/>
        </w:rPr>
        <w:t>,</w:t>
      </w:r>
      <w:r w:rsidR="00215A14" w:rsidRPr="00204950">
        <w:rPr>
          <w:rFonts w:ascii="Times New Roman" w:hAnsi="Times New Roman" w:cs="Times New Roman"/>
          <w:sz w:val="24"/>
          <w:szCs w:val="24"/>
        </w:rPr>
        <w:t xml:space="preserve"> 2002, 44–45)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1C6DFDF1" w14:textId="275C1630"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Skupinsko modeliranje omogoča boljše razumevanje idej in ustvarjanje skupne vizije projekta. Prav tako pripomore k izboljšani komunikaciji, izgradnji skupnega besednjaka in povečanju možnos</w:t>
      </w:r>
      <w:r w:rsidR="00005F12" w:rsidRPr="00204950">
        <w:rPr>
          <w:rFonts w:ascii="Times New Roman" w:hAnsi="Times New Roman" w:cs="Times New Roman"/>
          <w:sz w:val="24"/>
        </w:rPr>
        <w:t xml:space="preserve">ti izvajanja kvalitetnega dela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{"citationID":"bHSaLG43","properties":{"formattedCitation":"(Ambler 2002, 52)","plainCitation":"(Ambler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2002, 52)</w:t>
      </w:r>
      <w:r w:rsidRPr="00204950">
        <w:rPr>
          <w:rFonts w:ascii="Times New Roman" w:hAnsi="Times New Roman" w:cs="Times New Roman"/>
          <w:sz w:val="24"/>
        </w:rPr>
        <w:fldChar w:fldCharType="end"/>
      </w:r>
      <w:r w:rsidR="00005F12" w:rsidRPr="00204950">
        <w:rPr>
          <w:rFonts w:ascii="Times New Roman" w:hAnsi="Times New Roman" w:cs="Times New Roman"/>
          <w:sz w:val="24"/>
        </w:rPr>
        <w:t xml:space="preserve">. Aktivna participacija </w:t>
      </w:r>
      <w:r w:rsidRPr="00204950">
        <w:rPr>
          <w:rFonts w:ascii="Times New Roman" w:hAnsi="Times New Roman" w:cs="Times New Roman"/>
          <w:sz w:val="24"/>
        </w:rPr>
        <w:t xml:space="preserve">spodbuja prisotnost uporabnikov ali vlagateljev na lokaciji z namenom izmenjave informacij </w:t>
      </w:r>
      <w:r w:rsidRPr="00204950">
        <w:rPr>
          <w:rFonts w:ascii="Times New Roman" w:hAnsi="Times New Roman" w:cs="Times New Roman"/>
          <w:sz w:val="24"/>
        </w:rPr>
        <w:lastRenderedPageBreak/>
        <w:t xml:space="preserve">glede zahtev in pričakovanj projekta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{"citationID":"ZtYoyAsT","properties":{"formattedCitation":"(Ambler 2002, 53)","plainCitation":"(Ambler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2002, 53)</w:t>
      </w:r>
      <w:r w:rsidRPr="00204950">
        <w:rPr>
          <w:rFonts w:ascii="Times New Roman" w:hAnsi="Times New Roman" w:cs="Times New Roman"/>
          <w:sz w:val="24"/>
        </w:rPr>
        <w:fldChar w:fldCharType="end"/>
      </w:r>
      <w:r w:rsidRPr="00204950">
        <w:rPr>
          <w:rFonts w:ascii="Times New Roman" w:hAnsi="Times New Roman" w:cs="Times New Roman"/>
          <w:sz w:val="24"/>
        </w:rPr>
        <w:t>.</w:t>
      </w:r>
      <w:r w:rsidR="007B1D24" w:rsidRPr="00204950">
        <w:rPr>
          <w:rFonts w:ascii="Times New Roman" w:hAnsi="Times New Roman" w:cs="Times New Roman"/>
          <w:sz w:val="24"/>
        </w:rPr>
        <w:t xml:space="preserve"> </w:t>
      </w:r>
      <w:r w:rsidRPr="00204950">
        <w:rPr>
          <w:rFonts w:ascii="Times New Roman" w:hAnsi="Times New Roman" w:cs="Times New Roman"/>
          <w:sz w:val="24"/>
        </w:rPr>
        <w:t xml:space="preserve">Za kolektivno lastništvo velja, da lahko vsakdo sodeluje pri izgradnji določenega modela, kar predstavlja priložnost večje identifikacije napak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{"citationID":"vsNWlRLA","properties":{"formattedCitation":"(Ambler 2002, 54)","plainCitation":"(Ambler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2002, 54)</w:t>
      </w:r>
      <w:r w:rsidRPr="00204950">
        <w:rPr>
          <w:rFonts w:ascii="Times New Roman" w:hAnsi="Times New Roman" w:cs="Times New Roman"/>
          <w:sz w:val="24"/>
        </w:rPr>
        <w:fldChar w:fldCharType="end"/>
      </w:r>
      <w:r w:rsidR="00D2334F" w:rsidRPr="00204950">
        <w:rPr>
          <w:rFonts w:ascii="Times New Roman" w:hAnsi="Times New Roman" w:cs="Times New Roman"/>
          <w:sz w:val="24"/>
        </w:rPr>
        <w:t>. V</w:t>
      </w:r>
      <w:r w:rsidRPr="00204950">
        <w:rPr>
          <w:rFonts w:ascii="Times New Roman" w:hAnsi="Times New Roman" w:cs="Times New Roman"/>
          <w:sz w:val="24"/>
        </w:rPr>
        <w:t xml:space="preserve"> ta namen se uporabljajo</w:t>
      </w:r>
      <w:r w:rsidR="00D2334F" w:rsidRPr="00204950">
        <w:rPr>
          <w:rFonts w:ascii="Times New Roman" w:hAnsi="Times New Roman" w:cs="Times New Roman"/>
          <w:sz w:val="24"/>
        </w:rPr>
        <w:t xml:space="preserve"> tudi</w:t>
      </w:r>
      <w:r w:rsidRPr="00204950">
        <w:rPr>
          <w:rFonts w:ascii="Times New Roman" w:hAnsi="Times New Roman" w:cs="Times New Roman"/>
          <w:sz w:val="24"/>
        </w:rPr>
        <w:t xml:space="preserve"> table za javni prikaz modelov, kar spodbuja odprto komunikacijo med zaposlenimi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{"citationID":"IOp1xYzC","properties":{"formattedCitation":"(Ambler 2002, 55)","plainCitation":"(Ambler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2002, 55)</w:t>
      </w:r>
      <w:r w:rsidRPr="00204950">
        <w:rPr>
          <w:rFonts w:ascii="Times New Roman" w:hAnsi="Times New Roman" w:cs="Times New Roman"/>
          <w:sz w:val="24"/>
        </w:rPr>
        <w:fldChar w:fldCharType="end"/>
      </w:r>
      <w:r w:rsidRPr="00204950">
        <w:rPr>
          <w:rFonts w:ascii="Times New Roman" w:hAnsi="Times New Roman" w:cs="Times New Roman"/>
          <w:sz w:val="24"/>
        </w:rPr>
        <w:t xml:space="preserve">. </w:t>
      </w:r>
    </w:p>
    <w:p w14:paraId="70E2F013"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Enostavnost definirajo prakse:</w:t>
      </w:r>
    </w:p>
    <w:p w14:paraId="4D20F6F9" w14:textId="77777777"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ustvarjanja preproste vsebine,</w:t>
      </w:r>
    </w:p>
    <w:p w14:paraId="04AF81DB" w14:textId="77777777"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enostavnega prikaza modela,</w:t>
      </w:r>
    </w:p>
    <w:p w14:paraId="5C156867" w14:textId="07E41C5B"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uporab</w:t>
      </w:r>
      <w:ins w:id="343" w:author="kralj" w:date="2018-04-03T20:28:00Z">
        <w:r w:rsidR="00BF30DA">
          <w:rPr>
            <w:rFonts w:ascii="Times New Roman" w:hAnsi="Times New Roman" w:cs="Times New Roman"/>
            <w:sz w:val="24"/>
          </w:rPr>
          <w:t>e</w:t>
        </w:r>
      </w:ins>
      <w:del w:id="344" w:author="kralj" w:date="2018-04-03T20:28:00Z">
        <w:r w:rsidRPr="00204950" w:rsidDel="00BF30DA">
          <w:rPr>
            <w:rFonts w:ascii="Times New Roman" w:hAnsi="Times New Roman" w:cs="Times New Roman"/>
            <w:sz w:val="24"/>
          </w:rPr>
          <w:delText>a</w:delText>
        </w:r>
      </w:del>
      <w:r w:rsidRPr="00204950">
        <w:rPr>
          <w:rFonts w:ascii="Times New Roman" w:hAnsi="Times New Roman" w:cs="Times New Roman"/>
          <w:sz w:val="24"/>
        </w:rPr>
        <w:t xml:space="preserve"> enostavnih orodij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{"citationID":"hBapyBtZ","properties":{"formattedCitation":"(Ambler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3C5319F3" w14:textId="209EA04B" w:rsidR="00360F96" w:rsidRPr="00204950" w:rsidRDefault="00360F96" w:rsidP="005A6A3B">
      <w:pPr>
        <w:spacing w:line="360" w:lineRule="auto"/>
        <w:jc w:val="both"/>
        <w:rPr>
          <w:rFonts w:ascii="Times New Roman" w:hAnsi="Times New Roman" w:cs="Times New Roman"/>
          <w:b/>
          <w:bCs/>
          <w:color w:val="222222"/>
          <w:sz w:val="24"/>
          <w:szCs w:val="24"/>
          <w:shd w:val="clear" w:color="auto" w:fill="FFFFFF"/>
        </w:rPr>
      </w:pPr>
      <w:r w:rsidRPr="00204950">
        <w:rPr>
          <w:rFonts w:ascii="Times New Roman" w:hAnsi="Times New Roman" w:cs="Times New Roman"/>
          <w:sz w:val="24"/>
        </w:rPr>
        <w:t>Vsebino je priporočljivo poenostaviti do mere, da</w:t>
      </w:r>
      <w:r w:rsidR="00CA7777" w:rsidRPr="00204950">
        <w:rPr>
          <w:rFonts w:ascii="Times New Roman" w:hAnsi="Times New Roman" w:cs="Times New Roman"/>
          <w:sz w:val="24"/>
        </w:rPr>
        <w:t xml:space="preserve"> še vedno zadovoljuje </w:t>
      </w:r>
      <w:ins w:id="345" w:author="kralj" w:date="2018-04-03T20:28:00Z">
        <w:r w:rsidR="00BF30DA">
          <w:rPr>
            <w:rFonts w:ascii="Times New Roman" w:hAnsi="Times New Roman" w:cs="Times New Roman"/>
            <w:sz w:val="24"/>
          </w:rPr>
          <w:t xml:space="preserve">potrebe </w:t>
        </w:r>
      </w:ins>
      <w:r w:rsidR="00CA7777" w:rsidRPr="00204950">
        <w:rPr>
          <w:rFonts w:ascii="Times New Roman" w:hAnsi="Times New Roman" w:cs="Times New Roman"/>
          <w:sz w:val="24"/>
        </w:rPr>
        <w:t>projekt</w:t>
      </w:r>
      <w:ins w:id="346" w:author="kralj" w:date="2018-04-03T20:28:00Z">
        <w:r w:rsidR="00BF30DA">
          <w:rPr>
            <w:rFonts w:ascii="Times New Roman" w:hAnsi="Times New Roman" w:cs="Times New Roman"/>
            <w:sz w:val="24"/>
          </w:rPr>
          <w:t>a</w:t>
        </w:r>
      </w:ins>
      <w:del w:id="347" w:author="kralj" w:date="2018-04-03T20:28:00Z">
        <w:r w:rsidR="00CA7777" w:rsidRPr="00204950" w:rsidDel="00BF30DA">
          <w:rPr>
            <w:rFonts w:ascii="Times New Roman" w:hAnsi="Times New Roman" w:cs="Times New Roman"/>
            <w:sz w:val="24"/>
          </w:rPr>
          <w:delText>u</w:delText>
        </w:r>
      </w:del>
      <w:r w:rsidR="00CA7777" w:rsidRPr="00204950">
        <w:rPr>
          <w:rFonts w:ascii="Times New Roman" w:hAnsi="Times New Roman" w:cs="Times New Roman"/>
          <w:sz w:val="24"/>
        </w:rPr>
        <w:t xml:space="preserve">. </w:t>
      </w:r>
      <w:r w:rsidRPr="00204950">
        <w:rPr>
          <w:rFonts w:ascii="Times New Roman" w:hAnsi="Times New Roman" w:cs="Times New Roman"/>
          <w:sz w:val="24"/>
        </w:rPr>
        <w:t>Priporoča se izogibanje: križanim tranzicijam, zavitim tranzicijam, diagonalnim tranzicijam, različnim velikostim balonov, velikemu številu balonov (ne več kot 7 +/</w:t>
      </w:r>
      <w:r w:rsidRPr="00204950">
        <w:rPr>
          <w:rFonts w:ascii="Times New Roman" w:hAnsi="Times New Roman" w:cs="Times New Roman"/>
          <w:bCs/>
          <w:color w:val="222222"/>
          <w:sz w:val="24"/>
          <w:szCs w:val="24"/>
          <w:shd w:val="clear" w:color="auto" w:fill="FFFFFF"/>
        </w:rPr>
        <w:t xml:space="preserve">−2) in nepotrebnim podrobnostim </w:t>
      </w:r>
      <w:r w:rsidRPr="00204950">
        <w:rPr>
          <w:rFonts w:ascii="Times New Roman" w:hAnsi="Times New Roman" w:cs="Times New Roman"/>
          <w:bCs/>
          <w:color w:val="222222"/>
          <w:sz w:val="24"/>
          <w:szCs w:val="24"/>
          <w:shd w:val="clear" w:color="auto" w:fill="FFFFFF"/>
        </w:rPr>
        <w:fldChar w:fldCharType="begin"/>
      </w:r>
      <w:r w:rsidR="00215A14" w:rsidRPr="00204950">
        <w:rPr>
          <w:rFonts w:ascii="Times New Roman" w:hAnsi="Times New Roman" w:cs="Times New Roman"/>
          <w:bCs/>
          <w:color w:val="222222"/>
          <w:sz w:val="24"/>
          <w:szCs w:val="24"/>
          <w:shd w:val="clear" w:color="auto" w:fill="FFFFFF"/>
        </w:rPr>
        <w:instrText xml:space="preserve"> ADDIN ZOTERO_ITEM CSL_CITATION {"citationID":"formMolu","properties":{"formattedCitation":"(Ambler 2002, 57)","plainCitation":"(Ambler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204950">
        <w:rPr>
          <w:rFonts w:ascii="Times New Roman" w:hAnsi="Times New Roman" w:cs="Times New Roman"/>
          <w:bCs/>
          <w:color w:val="222222"/>
          <w:sz w:val="24"/>
          <w:szCs w:val="24"/>
          <w:shd w:val="clear" w:color="auto" w:fill="FFFFFF"/>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2002, 57)</w:t>
      </w:r>
      <w:r w:rsidRPr="00204950">
        <w:rPr>
          <w:rFonts w:ascii="Times New Roman" w:hAnsi="Times New Roman" w:cs="Times New Roman"/>
          <w:bCs/>
          <w:color w:val="222222"/>
          <w:sz w:val="24"/>
          <w:szCs w:val="24"/>
          <w:shd w:val="clear" w:color="auto" w:fill="FFFFFF"/>
        </w:rPr>
        <w:fldChar w:fldCharType="end"/>
      </w:r>
      <w:r w:rsidR="00651B01" w:rsidRPr="00204950">
        <w:rPr>
          <w:rFonts w:ascii="Times New Roman" w:hAnsi="Times New Roman" w:cs="Times New Roman"/>
          <w:bCs/>
          <w:color w:val="222222"/>
          <w:sz w:val="24"/>
          <w:szCs w:val="24"/>
          <w:shd w:val="clear" w:color="auto" w:fill="FFFFFF"/>
        </w:rPr>
        <w:t xml:space="preserve">. </w:t>
      </w:r>
      <w:r w:rsidRPr="00204950">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204950">
        <w:rPr>
          <w:rFonts w:ascii="Times New Roman" w:hAnsi="Times New Roman" w:cs="Times New Roman"/>
          <w:bCs/>
          <w:color w:val="222222"/>
          <w:sz w:val="24"/>
          <w:szCs w:val="24"/>
          <w:shd w:val="clear" w:color="auto" w:fill="FFFFFF"/>
        </w:rPr>
        <w:fldChar w:fldCharType="begin"/>
      </w:r>
      <w:r w:rsidR="00215A14" w:rsidRPr="00204950">
        <w:rPr>
          <w:rFonts w:ascii="Times New Roman" w:hAnsi="Times New Roman" w:cs="Times New Roman"/>
          <w:bCs/>
          <w:color w:val="222222"/>
          <w:sz w:val="24"/>
          <w:szCs w:val="24"/>
          <w:shd w:val="clear" w:color="auto" w:fill="FFFFFF"/>
        </w:rPr>
        <w:instrText xml:space="preserve"> ADDIN ZOTERO_ITEM CSL_CITATION {"citationID":"kFyUG1aK","properties":{"formattedCitation":"(Ambler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204950">
        <w:rPr>
          <w:rFonts w:ascii="Times New Roman" w:hAnsi="Times New Roman" w:cs="Times New Roman"/>
          <w:bCs/>
          <w:color w:val="222222"/>
          <w:sz w:val="24"/>
          <w:szCs w:val="24"/>
          <w:shd w:val="clear" w:color="auto" w:fill="FFFFFF"/>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2002, 58)</w:t>
      </w:r>
      <w:r w:rsidRPr="00204950">
        <w:rPr>
          <w:rFonts w:ascii="Times New Roman" w:hAnsi="Times New Roman" w:cs="Times New Roman"/>
          <w:bCs/>
          <w:color w:val="222222"/>
          <w:sz w:val="24"/>
          <w:szCs w:val="24"/>
          <w:shd w:val="clear" w:color="auto" w:fill="FFFFFF"/>
        </w:rPr>
        <w:fldChar w:fldCharType="end"/>
      </w:r>
      <w:r w:rsidRPr="00204950">
        <w:rPr>
          <w:rFonts w:ascii="Times New Roman" w:hAnsi="Times New Roman" w:cs="Times New Roman"/>
          <w:bCs/>
          <w:color w:val="222222"/>
          <w:sz w:val="24"/>
          <w:szCs w:val="24"/>
          <w:shd w:val="clear" w:color="auto" w:fill="FFFFFF"/>
        </w:rPr>
        <w:t xml:space="preserve">.  </w:t>
      </w:r>
    </w:p>
    <w:p w14:paraId="5B1753A5" w14:textId="77777777"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Validacijo definirajo prakse:</w:t>
      </w:r>
    </w:p>
    <w:p w14:paraId="28F0CF03" w14:textId="77777777" w:rsidR="00360F96" w:rsidRPr="00204950" w:rsidRDefault="00360F96" w:rsidP="005A6A3B">
      <w:pPr>
        <w:pStyle w:val="Odstavekseznama"/>
        <w:numPr>
          <w:ilvl w:val="0"/>
          <w:numId w:val="39"/>
        </w:numPr>
        <w:spacing w:line="360" w:lineRule="auto"/>
        <w:jc w:val="both"/>
        <w:rPr>
          <w:rFonts w:ascii="Times New Roman" w:hAnsi="Times New Roman" w:cs="Times New Roman"/>
          <w:sz w:val="24"/>
        </w:rPr>
      </w:pPr>
      <w:r w:rsidRPr="00204950">
        <w:rPr>
          <w:rFonts w:ascii="Times New Roman" w:hAnsi="Times New Roman" w:cs="Times New Roman"/>
          <w:sz w:val="24"/>
        </w:rPr>
        <w:t>upoštevanja preverljivosti,</w:t>
      </w:r>
    </w:p>
    <w:p w14:paraId="39427969" w14:textId="398BC58B" w:rsidR="00360F96" w:rsidRPr="00204950" w:rsidRDefault="00360F96" w:rsidP="005A6A3B">
      <w:pPr>
        <w:pStyle w:val="Odstavekseznama"/>
        <w:numPr>
          <w:ilvl w:val="0"/>
          <w:numId w:val="39"/>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dokazovanja s kodo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{"citationID":"E2atNstF","properties":{"formattedCitation":"(Ambler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46388A62" w14:textId="1C5035E0"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Moderni procesi vključujejo aktivnosti testiranja in zagotavljanje kvalitete čez celoten življenjski cikel. Nekateri modeli celo priporočajo definiranje testnih </w:t>
      </w:r>
      <w:r w:rsidR="00A818F6" w:rsidRPr="00204950">
        <w:rPr>
          <w:rFonts w:ascii="Times New Roman" w:hAnsi="Times New Roman" w:cs="Times New Roman"/>
          <w:sz w:val="24"/>
        </w:rPr>
        <w:t>konceptov pred izgradnjo samega sistema</w:t>
      </w:r>
      <w:r w:rsidRPr="00204950">
        <w:rPr>
          <w:rFonts w:ascii="Times New Roman" w:hAnsi="Times New Roman" w:cs="Times New Roman"/>
          <w:sz w:val="24"/>
        </w:rPr>
        <w:t xml:space="preserve">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{"citationID":"25XzLzle","properties":{"formattedCitation":"(Ambler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2002, 58)</w:t>
      </w:r>
      <w:r w:rsidRPr="00204950">
        <w:rPr>
          <w:rFonts w:ascii="Times New Roman" w:hAnsi="Times New Roman" w:cs="Times New Roman"/>
          <w:sz w:val="24"/>
        </w:rPr>
        <w:fldChar w:fldCharType="end"/>
      </w:r>
      <w:r w:rsidRPr="00204950">
        <w:rPr>
          <w:rFonts w:ascii="Times New Roman" w:hAnsi="Times New Roman" w:cs="Times New Roman"/>
          <w:sz w:val="24"/>
        </w:rPr>
        <w:t>. K temu stremi praksa upoštevanja preverljivosti. Ob zgrajenem modelu pa je potrebno preveriti</w:t>
      </w:r>
      <w:ins w:id="348" w:author="kralj" w:date="2018-04-03T20:30:00Z">
        <w:r w:rsidR="003137FE">
          <w:rPr>
            <w:rFonts w:ascii="Times New Roman" w:hAnsi="Times New Roman" w:cs="Times New Roman"/>
            <w:sz w:val="24"/>
          </w:rPr>
          <w:t>,</w:t>
        </w:r>
      </w:ins>
      <w:r w:rsidRPr="00204950">
        <w:rPr>
          <w:rFonts w:ascii="Times New Roman" w:hAnsi="Times New Roman" w:cs="Times New Roman"/>
          <w:sz w:val="24"/>
        </w:rPr>
        <w:t xml:space="preserve"> ali je mogoča implementacija poslovnega pravila v model, torej ali ga bo mogo</w:t>
      </w:r>
      <w:r w:rsidR="0082567B" w:rsidRPr="00204950">
        <w:rPr>
          <w:rFonts w:ascii="Times New Roman" w:hAnsi="Times New Roman" w:cs="Times New Roman"/>
          <w:sz w:val="24"/>
        </w:rPr>
        <w:t xml:space="preserve">če izvajati. To lahko preverimo </w:t>
      </w:r>
      <w:r w:rsidRPr="00204950">
        <w:rPr>
          <w:rFonts w:ascii="Times New Roman" w:hAnsi="Times New Roman" w:cs="Times New Roman"/>
          <w:sz w:val="24"/>
        </w:rPr>
        <w:t>z uporabo kode. V praksi se</w:t>
      </w:r>
      <w:r w:rsidR="009662B4" w:rsidRPr="00204950">
        <w:rPr>
          <w:rFonts w:ascii="Times New Roman" w:hAnsi="Times New Roman" w:cs="Times New Roman"/>
          <w:sz w:val="24"/>
        </w:rPr>
        <w:t xml:space="preserve"> zato</w:t>
      </w:r>
      <w:r w:rsidRPr="00204950">
        <w:rPr>
          <w:rFonts w:ascii="Times New Roman" w:hAnsi="Times New Roman" w:cs="Times New Roman"/>
          <w:sz w:val="24"/>
        </w:rPr>
        <w:t xml:space="preserve"> priporoča izvajati cikel modeliranja, kodiranja in testiranja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{"citationID":"fRf7ueqo","properties":{"formattedCitation":"(Ambler 2002, 59)","plainCitation":"(Ambler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2002, 59)</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0221B842" w14:textId="0B04329D" w:rsidR="00CC57EA" w:rsidRPr="00204950" w:rsidRDefault="00CC57EA"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AM podaja tudi </w:t>
      </w:r>
      <w:r w:rsidR="002979B7" w:rsidRPr="00204950">
        <w:rPr>
          <w:rFonts w:ascii="Times New Roman" w:hAnsi="Times New Roman" w:cs="Times New Roman"/>
          <w:sz w:val="24"/>
        </w:rPr>
        <w:t>dopolnilne prakse, k</w:t>
      </w:r>
      <w:r w:rsidR="00196E6D" w:rsidRPr="00204950">
        <w:rPr>
          <w:rFonts w:ascii="Times New Roman" w:hAnsi="Times New Roman" w:cs="Times New Roman"/>
          <w:sz w:val="24"/>
        </w:rPr>
        <w:t xml:space="preserve">i jih lahko poljubno apliciramo in se delijo v tri kategorije: produktivnost, dokumentacija in motivacija </w:t>
      </w:r>
      <w:r w:rsidR="00196E6D"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{"citationID":"0RToLMJH","properties":{"formattedCitation":"(S.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204950">
        <w:rPr>
          <w:rFonts w:ascii="Times New Roman" w:hAnsi="Times New Roman" w:cs="Times New Roman"/>
          <w:sz w:val="24"/>
        </w:rPr>
        <w:fldChar w:fldCharType="separate"/>
      </w:r>
      <w:r w:rsidR="005F55CF">
        <w:rPr>
          <w:rFonts w:ascii="Times New Roman" w:hAnsi="Times New Roman" w:cs="Times New Roman"/>
          <w:sz w:val="24"/>
        </w:rPr>
        <w:t>(</w:t>
      </w:r>
      <w:r w:rsidR="00196E6D" w:rsidRPr="00204950">
        <w:rPr>
          <w:rFonts w:ascii="Times New Roman" w:hAnsi="Times New Roman" w:cs="Times New Roman"/>
          <w:sz w:val="24"/>
        </w:rPr>
        <w:t>Ambler</w:t>
      </w:r>
      <w:r w:rsidR="005F55CF">
        <w:rPr>
          <w:rFonts w:ascii="Times New Roman" w:hAnsi="Times New Roman" w:cs="Times New Roman"/>
          <w:sz w:val="24"/>
        </w:rPr>
        <w:t>,</w:t>
      </w:r>
      <w:r w:rsidR="00196E6D" w:rsidRPr="00204950">
        <w:rPr>
          <w:rFonts w:ascii="Times New Roman" w:hAnsi="Times New Roman" w:cs="Times New Roman"/>
          <w:sz w:val="24"/>
        </w:rPr>
        <w:t xml:space="preserve"> 2002, 60)</w:t>
      </w:r>
      <w:r w:rsidR="00196E6D" w:rsidRPr="00204950">
        <w:rPr>
          <w:rFonts w:ascii="Times New Roman" w:hAnsi="Times New Roman" w:cs="Times New Roman"/>
          <w:sz w:val="24"/>
        </w:rPr>
        <w:fldChar w:fldCharType="end"/>
      </w:r>
      <w:r w:rsidR="00196E6D" w:rsidRPr="00204950">
        <w:rPr>
          <w:rFonts w:ascii="Times New Roman" w:hAnsi="Times New Roman" w:cs="Times New Roman"/>
          <w:sz w:val="24"/>
        </w:rPr>
        <w:t>.</w:t>
      </w:r>
      <w:r w:rsidR="00C22D0E" w:rsidRPr="00204950">
        <w:rPr>
          <w:rFonts w:ascii="Times New Roman" w:hAnsi="Times New Roman" w:cs="Times New Roman"/>
          <w:sz w:val="24"/>
        </w:rPr>
        <w:t xml:space="preserve"> Vključujejo apliciranje standardov mo</w:t>
      </w:r>
      <w:r w:rsidR="00FD218A" w:rsidRPr="00204950">
        <w:rPr>
          <w:rFonts w:ascii="Times New Roman" w:hAnsi="Times New Roman" w:cs="Times New Roman"/>
          <w:sz w:val="24"/>
        </w:rPr>
        <w:t>deliranja</w:t>
      </w:r>
      <w:ins w:id="349" w:author="kralj" w:date="2018-04-03T20:31:00Z">
        <w:r w:rsidR="003137FE">
          <w:rPr>
            <w:rFonts w:ascii="Times New Roman" w:hAnsi="Times New Roman" w:cs="Times New Roman"/>
            <w:sz w:val="24"/>
          </w:rPr>
          <w:t>,</w:t>
        </w:r>
      </w:ins>
      <w:r w:rsidR="00FD218A" w:rsidRPr="00204950">
        <w:rPr>
          <w:rFonts w:ascii="Times New Roman" w:hAnsi="Times New Roman" w:cs="Times New Roman"/>
          <w:sz w:val="24"/>
        </w:rPr>
        <w:t xml:space="preserve"> med katerimi je najbolj poznan UML</w:t>
      </w:r>
      <w:r w:rsidR="00367265" w:rsidRPr="00204950">
        <w:rPr>
          <w:rFonts w:ascii="Times New Roman" w:hAnsi="Times New Roman" w:cs="Times New Roman"/>
          <w:sz w:val="24"/>
        </w:rPr>
        <w:t xml:space="preserve"> </w:t>
      </w:r>
      <w:r w:rsidR="00FD218A"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{"citationID":"GdTrJzOB","properties":{"formattedCitation":"(S.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204950">
        <w:rPr>
          <w:rFonts w:ascii="Times New Roman" w:hAnsi="Times New Roman" w:cs="Times New Roman"/>
          <w:sz w:val="24"/>
        </w:rPr>
        <w:fldChar w:fldCharType="separate"/>
      </w:r>
      <w:r w:rsidR="00BC7FBC">
        <w:rPr>
          <w:rFonts w:ascii="Times New Roman" w:hAnsi="Times New Roman" w:cs="Times New Roman"/>
          <w:sz w:val="24"/>
        </w:rPr>
        <w:t>(</w:t>
      </w:r>
      <w:r w:rsidR="00FD218A" w:rsidRPr="00204950">
        <w:rPr>
          <w:rFonts w:ascii="Times New Roman" w:hAnsi="Times New Roman" w:cs="Times New Roman"/>
          <w:sz w:val="24"/>
        </w:rPr>
        <w:t>Ambler</w:t>
      </w:r>
      <w:r w:rsidR="00BC7FBC">
        <w:rPr>
          <w:rFonts w:ascii="Times New Roman" w:hAnsi="Times New Roman" w:cs="Times New Roman"/>
          <w:sz w:val="24"/>
        </w:rPr>
        <w:t>,</w:t>
      </w:r>
      <w:r w:rsidR="00FD218A" w:rsidRPr="00204950">
        <w:rPr>
          <w:rFonts w:ascii="Times New Roman" w:hAnsi="Times New Roman" w:cs="Times New Roman"/>
          <w:sz w:val="24"/>
        </w:rPr>
        <w:t xml:space="preserve"> 2002, 61)</w:t>
      </w:r>
      <w:r w:rsidR="00FD218A" w:rsidRPr="00204950">
        <w:rPr>
          <w:rFonts w:ascii="Times New Roman" w:hAnsi="Times New Roman" w:cs="Times New Roman"/>
          <w:sz w:val="24"/>
        </w:rPr>
        <w:fldChar w:fldCharType="end"/>
      </w:r>
      <w:r w:rsidR="00367265" w:rsidRPr="00204950">
        <w:rPr>
          <w:rFonts w:ascii="Times New Roman" w:hAnsi="Times New Roman" w:cs="Times New Roman"/>
          <w:sz w:val="24"/>
        </w:rPr>
        <w:t>.</w:t>
      </w:r>
      <w:r w:rsidR="009A6C4F" w:rsidRPr="00204950">
        <w:rPr>
          <w:rFonts w:ascii="Times New Roman" w:hAnsi="Times New Roman" w:cs="Times New Roman"/>
          <w:sz w:val="24"/>
        </w:rPr>
        <w:t xml:space="preserve"> Spodbujajo postopno vpeljevanje in </w:t>
      </w:r>
      <w:r w:rsidR="00624798" w:rsidRPr="00204950">
        <w:rPr>
          <w:rFonts w:ascii="Times New Roman" w:hAnsi="Times New Roman" w:cs="Times New Roman"/>
          <w:sz w:val="24"/>
        </w:rPr>
        <w:t>uporabo</w:t>
      </w:r>
      <w:r w:rsidR="00D90E2C" w:rsidRPr="00204950">
        <w:rPr>
          <w:rFonts w:ascii="Times New Roman" w:hAnsi="Times New Roman" w:cs="Times New Roman"/>
          <w:sz w:val="24"/>
        </w:rPr>
        <w:t xml:space="preserve"> že obstoječih modelov </w:t>
      </w:r>
      <w:r w:rsidR="009A6C4F"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{"citationID":"NmCvxQ4R","properties":{"formattedCitation":"(S.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204950">
        <w:rPr>
          <w:rFonts w:ascii="Times New Roman" w:hAnsi="Times New Roman" w:cs="Times New Roman"/>
          <w:sz w:val="24"/>
        </w:rPr>
        <w:fldChar w:fldCharType="separate"/>
      </w:r>
      <w:r w:rsidR="00BC7FBC">
        <w:rPr>
          <w:rFonts w:ascii="Times New Roman" w:hAnsi="Times New Roman" w:cs="Times New Roman"/>
          <w:sz w:val="24"/>
        </w:rPr>
        <w:t>(</w:t>
      </w:r>
      <w:r w:rsidR="009A6C4F" w:rsidRPr="00204950">
        <w:rPr>
          <w:rFonts w:ascii="Times New Roman" w:hAnsi="Times New Roman" w:cs="Times New Roman"/>
          <w:sz w:val="24"/>
        </w:rPr>
        <w:t>Ambler</w:t>
      </w:r>
      <w:r w:rsidR="00BC7FBC">
        <w:rPr>
          <w:rFonts w:ascii="Times New Roman" w:hAnsi="Times New Roman" w:cs="Times New Roman"/>
          <w:sz w:val="24"/>
        </w:rPr>
        <w:t>,</w:t>
      </w:r>
      <w:r w:rsidR="009A6C4F" w:rsidRPr="00204950">
        <w:rPr>
          <w:rFonts w:ascii="Times New Roman" w:hAnsi="Times New Roman" w:cs="Times New Roman"/>
          <w:sz w:val="24"/>
        </w:rPr>
        <w:t xml:space="preserve"> 2002, 64)</w:t>
      </w:r>
      <w:r w:rsidR="009A6C4F" w:rsidRPr="00204950">
        <w:rPr>
          <w:rFonts w:ascii="Times New Roman" w:hAnsi="Times New Roman" w:cs="Times New Roman"/>
          <w:sz w:val="24"/>
        </w:rPr>
        <w:fldChar w:fldCharType="end"/>
      </w:r>
      <w:r w:rsidR="00D90E2C" w:rsidRPr="00204950">
        <w:rPr>
          <w:rFonts w:ascii="Times New Roman" w:hAnsi="Times New Roman" w:cs="Times New Roman"/>
          <w:sz w:val="24"/>
        </w:rPr>
        <w:t xml:space="preserve"> in </w:t>
      </w:r>
      <w:r w:rsidR="0008357F" w:rsidRPr="00204950">
        <w:rPr>
          <w:rFonts w:ascii="Times New Roman" w:hAnsi="Times New Roman" w:cs="Times New Roman"/>
          <w:sz w:val="24"/>
        </w:rPr>
        <w:t>modeliranje z namenom razumevanja</w:t>
      </w:r>
      <w:r w:rsidR="00884599" w:rsidRPr="00204950">
        <w:rPr>
          <w:rFonts w:ascii="Times New Roman" w:hAnsi="Times New Roman" w:cs="Times New Roman"/>
          <w:sz w:val="24"/>
        </w:rPr>
        <w:t xml:space="preserve"> </w:t>
      </w:r>
      <w:r w:rsidR="0008357F" w:rsidRPr="00204950">
        <w:rPr>
          <w:rFonts w:ascii="Times New Roman" w:hAnsi="Times New Roman" w:cs="Times New Roman"/>
          <w:sz w:val="24"/>
        </w:rPr>
        <w:t xml:space="preserve">problema in izboljšanja komunikacije </w:t>
      </w:r>
      <w:r w:rsidR="0008357F"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{"citationID":"1Phfo71I","properties":{"formattedCitation":"(S.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204950">
        <w:rPr>
          <w:rFonts w:ascii="Times New Roman" w:hAnsi="Times New Roman" w:cs="Times New Roman"/>
          <w:sz w:val="24"/>
        </w:rPr>
        <w:fldChar w:fldCharType="separate"/>
      </w:r>
      <w:r w:rsidR="00BC7FBC">
        <w:rPr>
          <w:rFonts w:ascii="Times New Roman" w:hAnsi="Times New Roman" w:cs="Times New Roman"/>
          <w:sz w:val="24"/>
        </w:rPr>
        <w:t>(</w:t>
      </w:r>
      <w:r w:rsidR="0008357F" w:rsidRPr="00204950">
        <w:rPr>
          <w:rFonts w:ascii="Times New Roman" w:hAnsi="Times New Roman" w:cs="Times New Roman"/>
          <w:sz w:val="24"/>
        </w:rPr>
        <w:t>Ambler</w:t>
      </w:r>
      <w:r w:rsidR="00BC7FBC">
        <w:rPr>
          <w:rFonts w:ascii="Times New Roman" w:hAnsi="Times New Roman" w:cs="Times New Roman"/>
          <w:sz w:val="24"/>
        </w:rPr>
        <w:t>,</w:t>
      </w:r>
      <w:r w:rsidR="0008357F" w:rsidRPr="00204950">
        <w:rPr>
          <w:rFonts w:ascii="Times New Roman" w:hAnsi="Times New Roman" w:cs="Times New Roman"/>
          <w:sz w:val="24"/>
        </w:rPr>
        <w:t xml:space="preserve"> 2002, 69, 70)</w:t>
      </w:r>
      <w:r w:rsidR="0008357F" w:rsidRPr="00204950">
        <w:rPr>
          <w:rFonts w:ascii="Times New Roman" w:hAnsi="Times New Roman" w:cs="Times New Roman"/>
          <w:sz w:val="24"/>
        </w:rPr>
        <w:fldChar w:fldCharType="end"/>
      </w:r>
      <w:r w:rsidR="00310433" w:rsidRPr="00204950">
        <w:rPr>
          <w:rFonts w:ascii="Times New Roman" w:hAnsi="Times New Roman" w:cs="Times New Roman"/>
          <w:sz w:val="24"/>
        </w:rPr>
        <w:t>.</w:t>
      </w:r>
    </w:p>
    <w:p w14:paraId="4252B81E" w14:textId="1D0C2383" w:rsidR="00360F96" w:rsidRPr="00204950" w:rsidRDefault="00C71903" w:rsidP="008A0B7E">
      <w:pPr>
        <w:pStyle w:val="podnaslov"/>
        <w:outlineLvl w:val="1"/>
      </w:pPr>
      <w:bookmarkStart w:id="350" w:name="_Toc509588438"/>
      <w:bookmarkStart w:id="351" w:name="_Toc509591247"/>
      <w:r w:rsidRPr="00204950">
        <w:t>5</w:t>
      </w:r>
      <w:r w:rsidR="00A13011" w:rsidRPr="00204950">
        <w:t>.2</w:t>
      </w:r>
      <w:r w:rsidR="00360F96" w:rsidRPr="00204950">
        <w:t xml:space="preserve"> METODA METAME</w:t>
      </w:r>
      <w:bookmarkEnd w:id="350"/>
      <w:bookmarkEnd w:id="351"/>
    </w:p>
    <w:p w14:paraId="5D204783" w14:textId="1F363875" w:rsidR="00360F96" w:rsidRPr="00204950" w:rsidRDefault="00424E29" w:rsidP="005A6A3B">
      <w:pPr>
        <w:spacing w:line="360" w:lineRule="auto"/>
        <w:jc w:val="both"/>
        <w:rPr>
          <w:rFonts w:ascii="Times New Roman" w:hAnsi="Times New Roman" w:cs="Times New Roman"/>
          <w:sz w:val="24"/>
        </w:rPr>
      </w:pPr>
      <w:r w:rsidRPr="00204950">
        <w:rPr>
          <w:rFonts w:ascii="Times New Roman" w:hAnsi="Times New Roman" w:cs="Times New Roman"/>
          <w:sz w:val="24"/>
        </w:rPr>
        <w:lastRenderedPageBreak/>
        <w:t xml:space="preserve">Metoda MetaME </w:t>
      </w:r>
      <w:r w:rsidR="001C77A4" w:rsidRPr="00204950">
        <w:rPr>
          <w:rFonts w:ascii="Times New Roman" w:hAnsi="Times New Roman" w:cs="Times New Roman"/>
          <w:sz w:val="24"/>
        </w:rPr>
        <w:t>definira potek izgradnje procesneg</w:t>
      </w:r>
      <w:r w:rsidR="00A52F0F" w:rsidRPr="00204950">
        <w:rPr>
          <w:rFonts w:ascii="Times New Roman" w:hAnsi="Times New Roman" w:cs="Times New Roman"/>
          <w:sz w:val="24"/>
        </w:rPr>
        <w:t xml:space="preserve">a modela, ki ga lahko razberemo </w:t>
      </w:r>
      <w:r w:rsidR="002A1752" w:rsidRPr="00204950">
        <w:rPr>
          <w:rFonts w:ascii="Times New Roman" w:hAnsi="Times New Roman" w:cs="Times New Roman"/>
          <w:sz w:val="24"/>
        </w:rPr>
        <w:t>iz slike 5.1</w:t>
      </w:r>
      <w:r w:rsidR="00016CBA" w:rsidRPr="00204950">
        <w:rPr>
          <w:rFonts w:ascii="Times New Roman" w:hAnsi="Times New Roman" w:cs="Times New Roman"/>
          <w:sz w:val="24"/>
        </w:rPr>
        <w:t xml:space="preserve">. </w:t>
      </w:r>
      <w:r w:rsidR="00360F96" w:rsidRPr="00204950">
        <w:rPr>
          <w:rFonts w:ascii="Times New Roman" w:hAnsi="Times New Roman" w:cs="Times New Roman"/>
          <w:sz w:val="24"/>
        </w:rPr>
        <w:t xml:space="preserve">V prvem koraku moramo definirati domeno uporabe metode in njene discipline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2010, 429)</w:t>
      </w:r>
      <w:r w:rsidR="00360F96" w:rsidRPr="00204950">
        <w:rPr>
          <w:rFonts w:ascii="Times New Roman" w:hAnsi="Times New Roman" w:cs="Times New Roman"/>
          <w:sz w:val="24"/>
        </w:rPr>
        <w:fldChar w:fldCharType="end"/>
      </w:r>
      <w:r w:rsidR="003D40C0" w:rsidRPr="00204950">
        <w:rPr>
          <w:rFonts w:ascii="Times New Roman" w:hAnsi="Times New Roman" w:cs="Times New Roman"/>
          <w:sz w:val="24"/>
        </w:rPr>
        <w:t xml:space="preserve">. </w:t>
      </w:r>
      <w:r w:rsidR="00FB48A8" w:rsidRPr="00204950">
        <w:rPr>
          <w:rFonts w:ascii="Times New Roman" w:hAnsi="Times New Roman" w:cs="Times New Roman"/>
          <w:sz w:val="24"/>
          <w:szCs w:val="20"/>
        </w:rPr>
        <w:t xml:space="preserve">Discipline </w:t>
      </w:r>
      <w:r w:rsidR="009018DE" w:rsidRPr="00204950">
        <w:rPr>
          <w:rFonts w:ascii="Times New Roman" w:hAnsi="Times New Roman" w:cs="Times New Roman"/>
          <w:sz w:val="24"/>
          <w:szCs w:val="20"/>
        </w:rPr>
        <w:t xml:space="preserve">lahko </w:t>
      </w:r>
      <w:r w:rsidR="00F479BB" w:rsidRPr="00204950">
        <w:rPr>
          <w:rFonts w:ascii="Times New Roman" w:hAnsi="Times New Roman" w:cs="Times New Roman"/>
          <w:sz w:val="24"/>
          <w:szCs w:val="20"/>
        </w:rPr>
        <w:t>predstavljajo</w:t>
      </w:r>
      <w:r w:rsidR="007B7586" w:rsidRPr="00204950">
        <w:rPr>
          <w:rFonts w:ascii="Times New Roman" w:hAnsi="Times New Roman" w:cs="Times New Roman"/>
          <w:sz w:val="24"/>
          <w:szCs w:val="20"/>
        </w:rPr>
        <w:t xml:space="preserve"> </w:t>
      </w:r>
      <w:r w:rsidR="00F479BB" w:rsidRPr="00204950">
        <w:rPr>
          <w:rFonts w:ascii="Times New Roman" w:hAnsi="Times New Roman" w:cs="Times New Roman"/>
          <w:sz w:val="24"/>
          <w:szCs w:val="20"/>
        </w:rPr>
        <w:t xml:space="preserve">korake ali faze procesa (zahteve, analiza, razvoj, itd.) </w:t>
      </w:r>
      <w:r w:rsidR="00F479BB" w:rsidRPr="00204950">
        <w:rPr>
          <w:rFonts w:ascii="Times New Roman" w:hAnsi="Times New Roman" w:cs="Times New Roman"/>
          <w:sz w:val="24"/>
          <w:szCs w:val="20"/>
        </w:rPr>
        <w:fldChar w:fldCharType="begin"/>
      </w:r>
      <w:r w:rsidR="00F479BB" w:rsidRPr="00204950">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00F479BB" w:rsidRPr="00204950">
        <w:rPr>
          <w:rFonts w:ascii="Times New Roman" w:hAnsi="Times New Roman" w:cs="Times New Roman"/>
          <w:sz w:val="24"/>
          <w:szCs w:val="20"/>
        </w:rPr>
        <w:fldChar w:fldCharType="separate"/>
      </w:r>
      <w:r w:rsidR="00F479BB" w:rsidRPr="00204950">
        <w:rPr>
          <w:rFonts w:ascii="Times New Roman" w:hAnsi="Times New Roman" w:cs="Times New Roman"/>
          <w:sz w:val="24"/>
          <w:szCs w:val="24"/>
        </w:rPr>
        <w:t>(Engels in Sauer</w:t>
      </w:r>
      <w:r w:rsidR="00BC7FBC">
        <w:rPr>
          <w:rFonts w:ascii="Times New Roman" w:hAnsi="Times New Roman" w:cs="Times New Roman"/>
          <w:sz w:val="24"/>
          <w:szCs w:val="24"/>
        </w:rPr>
        <w:t>,</w:t>
      </w:r>
      <w:r w:rsidR="00F479BB" w:rsidRPr="00204950">
        <w:rPr>
          <w:rFonts w:ascii="Times New Roman" w:hAnsi="Times New Roman" w:cs="Times New Roman"/>
          <w:sz w:val="24"/>
          <w:szCs w:val="24"/>
        </w:rPr>
        <w:t xml:space="preserve"> 2010, 429–30)</w:t>
      </w:r>
      <w:r w:rsidR="00F479BB" w:rsidRPr="00204950">
        <w:rPr>
          <w:rFonts w:ascii="Times New Roman" w:hAnsi="Times New Roman" w:cs="Times New Roman"/>
          <w:sz w:val="24"/>
          <w:szCs w:val="20"/>
        </w:rPr>
        <w:fldChar w:fldCharType="end"/>
      </w:r>
      <w:r w:rsidR="002012B5" w:rsidRPr="00204950">
        <w:rPr>
          <w:rFonts w:ascii="Times New Roman" w:hAnsi="Times New Roman" w:cs="Times New Roman"/>
          <w:sz w:val="24"/>
          <w:szCs w:val="20"/>
        </w:rPr>
        <w:t xml:space="preserve">. </w:t>
      </w:r>
      <w:r w:rsidR="00360F96" w:rsidRPr="00204950">
        <w:rPr>
          <w:rFonts w:ascii="Times New Roman" w:hAnsi="Times New Roman" w:cs="Times New Roman"/>
          <w:sz w:val="24"/>
        </w:rPr>
        <w:t xml:space="preserve">Nato je zgrajen model iz konceptov ali temeljnih aktivnosti domene, </w:t>
      </w:r>
      <w:del w:id="352" w:author="kralj" w:date="2018-04-03T20:32:00Z">
        <w:r w:rsidR="00360F96" w:rsidRPr="00204950" w:rsidDel="003137FE">
          <w:rPr>
            <w:rFonts w:ascii="Times New Roman" w:hAnsi="Times New Roman" w:cs="Times New Roman"/>
            <w:sz w:val="24"/>
          </w:rPr>
          <w:delText xml:space="preserve">katere </w:delText>
        </w:r>
      </w:del>
      <w:ins w:id="353" w:author="kralj" w:date="2018-04-03T20:32:00Z">
        <w:r w:rsidR="003137FE" w:rsidRPr="00204950">
          <w:rPr>
            <w:rFonts w:ascii="Times New Roman" w:hAnsi="Times New Roman" w:cs="Times New Roman"/>
            <w:sz w:val="24"/>
          </w:rPr>
          <w:t>k</w:t>
        </w:r>
        <w:r w:rsidR="003137FE">
          <w:rPr>
            <w:rFonts w:ascii="Times New Roman" w:hAnsi="Times New Roman" w:cs="Times New Roman"/>
            <w:sz w:val="24"/>
          </w:rPr>
          <w:t>i</w:t>
        </w:r>
        <w:r w:rsidR="003137FE" w:rsidRPr="00204950">
          <w:rPr>
            <w:rFonts w:ascii="Times New Roman" w:hAnsi="Times New Roman" w:cs="Times New Roman"/>
            <w:sz w:val="24"/>
          </w:rPr>
          <w:t xml:space="preserve"> </w:t>
        </w:r>
      </w:ins>
      <w:r w:rsidR="00360F96" w:rsidRPr="00204950">
        <w:rPr>
          <w:rFonts w:ascii="Times New Roman" w:hAnsi="Times New Roman" w:cs="Times New Roman"/>
          <w:sz w:val="24"/>
        </w:rPr>
        <w:t xml:space="preserve">so organizirane na podlagi disciplin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429-30)</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Ta model predstavlja produktni model meta-metode. Sledi izbira notacije, ki skrbi za primerno predstavitev konceptov. V tem koraku je potrebno identificirati jezike</w:t>
      </w:r>
      <w:r w:rsidR="007D1B78" w:rsidRPr="00204950">
        <w:rPr>
          <w:rFonts w:ascii="Times New Roman" w:hAnsi="Times New Roman" w:cs="Times New Roman"/>
          <w:sz w:val="24"/>
        </w:rPr>
        <w:t xml:space="preserve">, podjezike in elemente jezika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2010, 430)</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Naslednji ko</w:t>
      </w:r>
      <w:r w:rsidR="0094612D" w:rsidRPr="00204950">
        <w:rPr>
          <w:rFonts w:ascii="Times New Roman" w:hAnsi="Times New Roman" w:cs="Times New Roman"/>
          <w:sz w:val="24"/>
        </w:rPr>
        <w:t>r</w:t>
      </w:r>
      <w:r w:rsidR="0073140D" w:rsidRPr="00204950">
        <w:rPr>
          <w:rFonts w:ascii="Times New Roman" w:hAnsi="Times New Roman" w:cs="Times New Roman"/>
          <w:sz w:val="24"/>
        </w:rPr>
        <w:t xml:space="preserve">ak predstavlja definiranje </w:t>
      </w:r>
      <w:r w:rsidR="00360F96" w:rsidRPr="00204950">
        <w:rPr>
          <w:rFonts w:ascii="Times New Roman" w:hAnsi="Times New Roman" w:cs="Times New Roman"/>
          <w:sz w:val="24"/>
        </w:rPr>
        <w:t>artefaktov. V tem koraku se jeziki in njegovi elementi pripišejo konceptom z namenom izražanja njihovih lastnosti. Medtem</w:t>
      </w:r>
      <w:del w:id="354" w:author="kralj" w:date="2018-04-03T20:32:00Z">
        <w:r w:rsidR="00360F96" w:rsidRPr="00204950" w:rsidDel="00C56452">
          <w:rPr>
            <w:rFonts w:ascii="Times New Roman" w:hAnsi="Times New Roman" w:cs="Times New Roman"/>
            <w:sz w:val="24"/>
          </w:rPr>
          <w:delText>,</w:delText>
        </w:r>
      </w:del>
      <w:r w:rsidR="00360F96" w:rsidRPr="00204950">
        <w:rPr>
          <w:rFonts w:ascii="Times New Roman" w:hAnsi="Times New Roman" w:cs="Times New Roman"/>
          <w:sz w:val="24"/>
        </w:rPr>
        <w:t xml:space="preserve"> ko domenski model predstavlja semantično domeno (pomen) konceptov, jeziki predstavljajo sintaktično domeno (oblika). Hierarhiji domenskega modela konceptov in artefaktov morata biti kompatibiln</w:t>
      </w:r>
      <w:ins w:id="355" w:author="kralj" w:date="2018-04-03T20:32:00Z">
        <w:r w:rsidR="00C56452">
          <w:rPr>
            <w:rFonts w:ascii="Times New Roman" w:hAnsi="Times New Roman" w:cs="Times New Roman"/>
            <w:sz w:val="24"/>
          </w:rPr>
          <w:t>i</w:t>
        </w:r>
      </w:ins>
      <w:del w:id="356" w:author="kralj" w:date="2018-04-03T20:32:00Z">
        <w:r w:rsidR="00360F96" w:rsidRPr="00204950" w:rsidDel="00C56452">
          <w:rPr>
            <w:rFonts w:ascii="Times New Roman" w:hAnsi="Times New Roman" w:cs="Times New Roman"/>
            <w:sz w:val="24"/>
          </w:rPr>
          <w:delText>a</w:delText>
        </w:r>
      </w:del>
      <w:r w:rsidR="00360F96" w:rsidRPr="00204950">
        <w:rPr>
          <w:rFonts w:ascii="Times New Roman" w:hAnsi="Times New Roman" w:cs="Times New Roman"/>
          <w:sz w:val="24"/>
        </w:rPr>
        <w:t>. Temu sledi definiranje procesnega modela</w:t>
      </w:r>
      <w:ins w:id="357" w:author="kralj" w:date="2018-04-03T20:32:00Z">
        <w:r w:rsidR="00C56452">
          <w:rPr>
            <w:rFonts w:ascii="Times New Roman" w:hAnsi="Times New Roman" w:cs="Times New Roman"/>
            <w:sz w:val="24"/>
          </w:rPr>
          <w:t>,</w:t>
        </w:r>
      </w:ins>
      <w:r w:rsidR="00360F96" w:rsidRPr="00204950">
        <w:rPr>
          <w:rFonts w:ascii="Times New Roman" w:hAnsi="Times New Roman" w:cs="Times New Roman"/>
          <w:sz w:val="24"/>
        </w:rPr>
        <w:t xml:space="preserve">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2010, 431)</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w:t>
      </w:r>
    </w:p>
    <w:p w14:paraId="0E31D503" w14:textId="77777777" w:rsidR="00082ADD" w:rsidRPr="00204950" w:rsidRDefault="00082ADD" w:rsidP="005A6A3B">
      <w:pPr>
        <w:spacing w:line="360" w:lineRule="auto"/>
        <w:jc w:val="both"/>
        <w:rPr>
          <w:rFonts w:ascii="Times New Roman" w:hAnsi="Times New Roman" w:cs="Times New Roman"/>
          <w:sz w:val="24"/>
        </w:rPr>
      </w:pPr>
    </w:p>
    <w:p w14:paraId="276CFBE7" w14:textId="77777777" w:rsidR="008A0B7E" w:rsidRDefault="008A0B7E" w:rsidP="00086730">
      <w:pPr>
        <w:spacing w:line="360" w:lineRule="auto"/>
        <w:jc w:val="center"/>
        <w:rPr>
          <w:rFonts w:ascii="Times New Roman" w:hAnsi="Times New Roman" w:cs="Times New Roman"/>
          <w:sz w:val="20"/>
        </w:rPr>
      </w:pPr>
    </w:p>
    <w:p w14:paraId="1933E1B4" w14:textId="5FB76711" w:rsidR="000F1815" w:rsidRPr="000F1815" w:rsidRDefault="000F1815" w:rsidP="000F1815">
      <w:pPr>
        <w:pStyle w:val="Napis"/>
        <w:keepNext/>
        <w:jc w:val="center"/>
        <w:rPr>
          <w:rFonts w:ascii="Times New Roman" w:hAnsi="Times New Roman" w:cs="Times New Roman"/>
          <w:b w:val="0"/>
          <w:color w:val="auto"/>
          <w:sz w:val="20"/>
        </w:rPr>
      </w:pPr>
      <w:r w:rsidRPr="000F1815">
        <w:rPr>
          <w:rFonts w:ascii="Times New Roman" w:hAnsi="Times New Roman" w:cs="Times New Roman"/>
          <w:b w:val="0"/>
          <w:color w:val="auto"/>
          <w:sz w:val="20"/>
        </w:rPr>
        <w:lastRenderedPageBreak/>
        <w:t>Slika 5.1 temeljni proces meta-metode za izgradnjo metode inženiringa programske opreme</w:t>
      </w:r>
    </w:p>
    <w:p w14:paraId="2618D062" w14:textId="77777777" w:rsidR="00086730" w:rsidRPr="00204950" w:rsidRDefault="00086730" w:rsidP="00086730">
      <w:pPr>
        <w:spacing w:line="360" w:lineRule="auto"/>
        <w:jc w:val="center"/>
        <w:rPr>
          <w:rFonts w:ascii="Times New Roman" w:hAnsi="Times New Roman" w:cs="Times New Roman"/>
          <w:sz w:val="20"/>
        </w:rPr>
      </w:pPr>
      <w:r w:rsidRPr="00204950">
        <w:rPr>
          <w:rFonts w:ascii="Times New Roman" w:hAnsi="Times New Roman" w:cs="Times New Roman"/>
          <w:noProof/>
          <w:sz w:val="18"/>
          <w:lang w:eastAsia="sl-SI"/>
        </w:rPr>
        <w:drawing>
          <wp:inline distT="0" distB="0" distL="0" distR="0" wp14:anchorId="26F4E800" wp14:editId="1C780345">
            <wp:extent cx="2203450" cy="3445975"/>
            <wp:effectExtent l="0" t="0" r="6350" b="254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03450" cy="3445975"/>
                    </a:xfrm>
                    <a:prstGeom prst="rect">
                      <a:avLst/>
                    </a:prstGeom>
                  </pic:spPr>
                </pic:pic>
              </a:graphicData>
            </a:graphic>
          </wp:inline>
        </w:drawing>
      </w:r>
    </w:p>
    <w:p w14:paraId="20FF0E34" w14:textId="6D988C3A" w:rsidR="00086730" w:rsidRPr="00204950" w:rsidRDefault="00086730" w:rsidP="00086730">
      <w:pPr>
        <w:spacing w:line="360" w:lineRule="auto"/>
        <w:jc w:val="center"/>
        <w:rPr>
          <w:rFonts w:ascii="Times New Roman" w:hAnsi="Times New Roman" w:cs="Times New Roman"/>
          <w:sz w:val="20"/>
        </w:rPr>
      </w:pPr>
      <w:r w:rsidRPr="00204950">
        <w:rPr>
          <w:rFonts w:ascii="Times New Roman" w:hAnsi="Times New Roman" w:cs="Times New Roman"/>
          <w:sz w:val="20"/>
        </w:rPr>
        <w:t xml:space="preserve">Vir: </w:t>
      </w:r>
      <w:r w:rsidRPr="00204950">
        <w:rPr>
          <w:rFonts w:ascii="Times New Roman" w:hAnsi="Times New Roman" w:cs="Times New Roman"/>
          <w:sz w:val="20"/>
        </w:rPr>
        <w:fldChar w:fldCharType="begin"/>
      </w:r>
      <w:r w:rsidRPr="00204950">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204950">
        <w:rPr>
          <w:rFonts w:ascii="Times New Roman" w:hAnsi="Times New Roman" w:cs="Times New Roman"/>
          <w:sz w:val="20"/>
        </w:rPr>
        <w:fldChar w:fldCharType="separate"/>
      </w:r>
      <w:r w:rsidRPr="00204950">
        <w:rPr>
          <w:rFonts w:ascii="Times New Roman" w:hAnsi="Times New Roman" w:cs="Times New Roman"/>
          <w:sz w:val="20"/>
        </w:rPr>
        <w:t>(Engels in Sauer</w:t>
      </w:r>
      <w:r w:rsidR="00BC7FBC">
        <w:rPr>
          <w:rFonts w:ascii="Times New Roman" w:hAnsi="Times New Roman" w:cs="Times New Roman"/>
          <w:sz w:val="20"/>
        </w:rPr>
        <w:t>,</w:t>
      </w:r>
      <w:r w:rsidRPr="00204950">
        <w:rPr>
          <w:rFonts w:ascii="Times New Roman" w:hAnsi="Times New Roman" w:cs="Times New Roman"/>
          <w:sz w:val="20"/>
        </w:rPr>
        <w:t xml:space="preserve"> 2010, 430)</w:t>
      </w:r>
      <w:r w:rsidRPr="00204950">
        <w:rPr>
          <w:rFonts w:ascii="Times New Roman" w:hAnsi="Times New Roman" w:cs="Times New Roman"/>
          <w:sz w:val="20"/>
        </w:rPr>
        <w:fldChar w:fldCharType="end"/>
      </w:r>
    </w:p>
    <w:p w14:paraId="19CE26AC" w14:textId="33EC864F" w:rsidR="0040405E" w:rsidRPr="00204950" w:rsidRDefault="00C71903" w:rsidP="00D05D82">
      <w:pPr>
        <w:pStyle w:val="podnaslov"/>
        <w:outlineLvl w:val="1"/>
      </w:pPr>
      <w:bookmarkStart w:id="358" w:name="_Toc509588439"/>
      <w:bookmarkStart w:id="359" w:name="_Toc509591248"/>
      <w:r w:rsidRPr="00204950">
        <w:t>5</w:t>
      </w:r>
      <w:r w:rsidR="00360F96" w:rsidRPr="00204950">
        <w:t xml:space="preserve">.3 </w:t>
      </w:r>
      <w:r w:rsidR="00EC7B62" w:rsidRPr="00204950">
        <w:t>UPORABA METOD</w:t>
      </w:r>
      <w:bookmarkEnd w:id="358"/>
      <w:bookmarkEnd w:id="359"/>
    </w:p>
    <w:p w14:paraId="358414DD" w14:textId="25BA48EA" w:rsidR="00360F96" w:rsidRPr="00204950" w:rsidRDefault="0040405E"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Za izgradnjo predloga procesnega modela bomo torej uporabili dve m</w:t>
      </w:r>
      <w:r w:rsidR="00F165F9" w:rsidRPr="00204950">
        <w:rPr>
          <w:rFonts w:ascii="Times New Roman" w:hAnsi="Times New Roman" w:cs="Times New Roman"/>
          <w:sz w:val="24"/>
        </w:rPr>
        <w:t>etodi. Sistematično izgradnjo procesnega modela bo vodila metoda MetaME</w:t>
      </w:r>
      <w:r w:rsidR="0049190D" w:rsidRPr="00204950">
        <w:rPr>
          <w:rFonts w:ascii="Times New Roman" w:hAnsi="Times New Roman" w:cs="Times New Roman"/>
          <w:sz w:val="24"/>
        </w:rPr>
        <w:t xml:space="preserve"> in bo pred</w:t>
      </w:r>
      <w:r w:rsidR="00941AE7" w:rsidRPr="00204950">
        <w:rPr>
          <w:rFonts w:ascii="Times New Roman" w:hAnsi="Times New Roman" w:cs="Times New Roman"/>
          <w:sz w:val="24"/>
        </w:rPr>
        <w:t>stavljala rigidno dimenzijo delo</w:t>
      </w:r>
      <w:r w:rsidR="0049190D" w:rsidRPr="00204950">
        <w:rPr>
          <w:rFonts w:ascii="Times New Roman" w:hAnsi="Times New Roman" w:cs="Times New Roman"/>
          <w:sz w:val="24"/>
        </w:rPr>
        <w:t>vnega toka</w:t>
      </w:r>
      <w:r w:rsidR="00CB540E" w:rsidRPr="00204950">
        <w:rPr>
          <w:rFonts w:ascii="Times New Roman" w:hAnsi="Times New Roman" w:cs="Times New Roman"/>
          <w:sz w:val="24"/>
        </w:rPr>
        <w:t xml:space="preserve">, </w:t>
      </w:r>
      <w:r w:rsidR="00F165F9" w:rsidRPr="00204950">
        <w:rPr>
          <w:rFonts w:ascii="Times New Roman" w:hAnsi="Times New Roman" w:cs="Times New Roman"/>
          <w:sz w:val="24"/>
        </w:rPr>
        <w:t>medtem</w:t>
      </w:r>
      <w:del w:id="360" w:author="kralj" w:date="2018-04-03T20:33:00Z">
        <w:r w:rsidR="00FF02AE" w:rsidRPr="00204950" w:rsidDel="00C56452">
          <w:rPr>
            <w:rFonts w:ascii="Times New Roman" w:hAnsi="Times New Roman" w:cs="Times New Roman"/>
            <w:sz w:val="24"/>
          </w:rPr>
          <w:delText>,</w:delText>
        </w:r>
      </w:del>
      <w:r w:rsidR="00F165F9" w:rsidRPr="00204950">
        <w:rPr>
          <w:rFonts w:ascii="Times New Roman" w:hAnsi="Times New Roman" w:cs="Times New Roman"/>
          <w:sz w:val="24"/>
        </w:rPr>
        <w:t xml:space="preserve"> ko bodo prakse AM</w:t>
      </w:r>
      <w:r w:rsidR="00A44146" w:rsidRPr="00204950">
        <w:rPr>
          <w:rFonts w:ascii="Times New Roman" w:hAnsi="Times New Roman" w:cs="Times New Roman"/>
          <w:sz w:val="24"/>
        </w:rPr>
        <w:t xml:space="preserve"> v posameznih fazah </w:t>
      </w:r>
      <w:r w:rsidR="00FF02AE" w:rsidRPr="00204950">
        <w:rPr>
          <w:rFonts w:ascii="Times New Roman" w:hAnsi="Times New Roman" w:cs="Times New Roman"/>
          <w:sz w:val="24"/>
        </w:rPr>
        <w:t>delovnega</w:t>
      </w:r>
      <w:r w:rsidR="00A44146" w:rsidRPr="00204950">
        <w:rPr>
          <w:rFonts w:ascii="Times New Roman" w:hAnsi="Times New Roman" w:cs="Times New Roman"/>
          <w:sz w:val="24"/>
        </w:rPr>
        <w:t xml:space="preserve"> toka predstavljale fleksibilno dimenzijo predlaganega procesa</w:t>
      </w:r>
      <w:r w:rsidR="000959ED" w:rsidRPr="00204950">
        <w:rPr>
          <w:rFonts w:ascii="Times New Roman" w:hAnsi="Times New Roman" w:cs="Times New Roman"/>
          <w:sz w:val="24"/>
        </w:rPr>
        <w:t>.</w:t>
      </w:r>
      <w:r w:rsidR="006063D6" w:rsidRPr="00204950">
        <w:rPr>
          <w:rFonts w:ascii="Times New Roman" w:hAnsi="Times New Roman" w:cs="Times New Roman"/>
          <w:sz w:val="24"/>
        </w:rPr>
        <w:t xml:space="preserve"> Ambler (2002) podaja usmeritve uporabe AM z definiranimi procesi kot so XP, SCRUM, DS</w:t>
      </w:r>
      <w:r w:rsidR="006F0B05" w:rsidRPr="00204950">
        <w:rPr>
          <w:rFonts w:ascii="Times New Roman" w:hAnsi="Times New Roman" w:cs="Times New Roman"/>
          <w:sz w:val="24"/>
        </w:rPr>
        <w:t>DM ali UP, ki jih bomo z MetaMe povezali v enoten proces.</w:t>
      </w:r>
      <w:r w:rsidR="00E33030" w:rsidRPr="00204950">
        <w:rPr>
          <w:rFonts w:ascii="Times New Roman" w:hAnsi="Times New Roman" w:cs="Times New Roman"/>
          <w:sz w:val="24"/>
        </w:rPr>
        <w:t xml:space="preserve"> </w:t>
      </w:r>
      <w:r w:rsidR="00627990" w:rsidRPr="00204950">
        <w:rPr>
          <w:rFonts w:ascii="Times New Roman" w:hAnsi="Times New Roman" w:cs="Times New Roman"/>
          <w:sz w:val="24"/>
        </w:rPr>
        <w:t>Ko</w:t>
      </w:r>
      <w:r w:rsidR="00FB00C7" w:rsidRPr="00204950">
        <w:rPr>
          <w:rFonts w:ascii="Times New Roman" w:hAnsi="Times New Roman" w:cs="Times New Roman"/>
          <w:sz w:val="24"/>
        </w:rPr>
        <w:t>t</w:t>
      </w:r>
      <w:r w:rsidR="00627990" w:rsidRPr="00204950">
        <w:rPr>
          <w:rFonts w:ascii="Times New Roman" w:hAnsi="Times New Roman" w:cs="Times New Roman"/>
          <w:sz w:val="24"/>
        </w:rPr>
        <w:t xml:space="preserve"> kaže slika </w:t>
      </w:r>
      <w:r w:rsidR="00C71903" w:rsidRPr="00204950">
        <w:rPr>
          <w:rFonts w:ascii="Times New Roman" w:hAnsi="Times New Roman" w:cs="Times New Roman"/>
          <w:sz w:val="24"/>
        </w:rPr>
        <w:t>5</w:t>
      </w:r>
      <w:r w:rsidR="000347EE" w:rsidRPr="00204950">
        <w:rPr>
          <w:rFonts w:ascii="Times New Roman" w:hAnsi="Times New Roman" w:cs="Times New Roman"/>
          <w:sz w:val="24"/>
        </w:rPr>
        <w:t>.2</w:t>
      </w:r>
      <w:ins w:id="361" w:author="kralj" w:date="2018-04-03T20:33:00Z">
        <w:r w:rsidR="00C56452">
          <w:rPr>
            <w:rFonts w:ascii="Times New Roman" w:hAnsi="Times New Roman" w:cs="Times New Roman"/>
            <w:sz w:val="24"/>
          </w:rPr>
          <w:t>,</w:t>
        </w:r>
      </w:ins>
      <w:r w:rsidR="00360F96" w:rsidRPr="00204950">
        <w:rPr>
          <w:rFonts w:ascii="Times New Roman" w:hAnsi="Times New Roman" w:cs="Times New Roman"/>
          <w:sz w:val="24"/>
        </w:rPr>
        <w:t xml:space="preserve"> bo metoda MetaME predstavljala hrbtenico osnovnega procesnega toka razvoja video iger, AM pa bo s svojimi praksami služila za podporo</w:t>
      </w:r>
      <w:r w:rsidR="00297C18" w:rsidRPr="00204950">
        <w:rPr>
          <w:rFonts w:ascii="Times New Roman" w:hAnsi="Times New Roman" w:cs="Times New Roman"/>
          <w:sz w:val="24"/>
        </w:rPr>
        <w:t xml:space="preserve"> bazičnemu </w:t>
      </w:r>
      <w:r w:rsidR="005C2E70" w:rsidRPr="00204950">
        <w:rPr>
          <w:rFonts w:ascii="Times New Roman" w:hAnsi="Times New Roman" w:cs="Times New Roman"/>
          <w:sz w:val="24"/>
        </w:rPr>
        <w:t>agiln</w:t>
      </w:r>
      <w:r w:rsidR="001220CC" w:rsidRPr="00204950">
        <w:rPr>
          <w:rFonts w:ascii="Times New Roman" w:hAnsi="Times New Roman" w:cs="Times New Roman"/>
          <w:sz w:val="24"/>
        </w:rPr>
        <w:t>enu procesu</w:t>
      </w:r>
      <w:r w:rsidR="005C2E70" w:rsidRPr="00204950">
        <w:rPr>
          <w:rFonts w:ascii="Times New Roman" w:hAnsi="Times New Roman" w:cs="Times New Roman"/>
          <w:sz w:val="24"/>
        </w:rPr>
        <w:t>, ki</w:t>
      </w:r>
      <w:r w:rsidR="001F43C5" w:rsidRPr="00204950">
        <w:rPr>
          <w:rFonts w:ascii="Times New Roman" w:hAnsi="Times New Roman" w:cs="Times New Roman"/>
          <w:sz w:val="24"/>
        </w:rPr>
        <w:t xml:space="preserve"> ga bomo izbrali v nadaljevanju</w:t>
      </w:r>
      <w:r w:rsidR="001220CC" w:rsidRPr="00204950">
        <w:rPr>
          <w:rFonts w:ascii="Times New Roman" w:hAnsi="Times New Roman" w:cs="Times New Roman"/>
          <w:sz w:val="24"/>
        </w:rPr>
        <w:t>.</w:t>
      </w:r>
    </w:p>
    <w:p w14:paraId="27212E0A" w14:textId="786B6EF8" w:rsidR="00360F96" w:rsidRPr="00C52113" w:rsidRDefault="0024097D" w:rsidP="00C52113">
      <w:pPr>
        <w:keepNext/>
        <w:spacing w:line="360" w:lineRule="auto"/>
        <w:jc w:val="center"/>
        <w:rPr>
          <w:rFonts w:ascii="Times New Roman" w:hAnsi="Times New Roman" w:cs="Times New Roman"/>
          <w:noProof/>
          <w:lang w:eastAsia="sl-SI"/>
        </w:rPr>
      </w:pPr>
      <w:r w:rsidRPr="00204950">
        <w:rPr>
          <w:rFonts w:ascii="Times New Roman" w:hAnsi="Times New Roman" w:cs="Times New Roman"/>
          <w:sz w:val="20"/>
        </w:rPr>
        <w:br/>
      </w:r>
      <w:r w:rsidR="00C52113" w:rsidRPr="00C52113">
        <w:rPr>
          <w:rFonts w:ascii="Times New Roman" w:hAnsi="Times New Roman" w:cs="Times New Roman"/>
          <w:sz w:val="20"/>
        </w:rPr>
        <w:t>Slika 5.2 izboljšan temeljni proces meta-metode z uporabo Agilnega modeliranja</w:t>
      </w:r>
    </w:p>
    <w:p w14:paraId="3EF0019C" w14:textId="77777777" w:rsidR="00360F96" w:rsidRPr="00204950" w:rsidRDefault="00360F96" w:rsidP="005A6A3B">
      <w:pPr>
        <w:spacing w:line="360" w:lineRule="auto"/>
        <w:contextualSpacing/>
        <w:jc w:val="center"/>
        <w:rPr>
          <w:rFonts w:ascii="Times New Roman" w:hAnsi="Times New Roman" w:cs="Times New Roman"/>
          <w:sz w:val="24"/>
        </w:rPr>
      </w:pPr>
      <w:r w:rsidRPr="00204950">
        <w:rPr>
          <w:rFonts w:ascii="Times New Roman" w:hAnsi="Times New Roman" w:cs="Times New Roman"/>
          <w:noProof/>
          <w:lang w:eastAsia="sl-SI"/>
        </w:rPr>
        <w:drawing>
          <wp:inline distT="0" distB="0" distL="0" distR="0" wp14:anchorId="22909C27" wp14:editId="71BC3D73">
            <wp:extent cx="4417389" cy="1352550"/>
            <wp:effectExtent l="0" t="0" r="254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862" cy="1359125"/>
                    </a:xfrm>
                    <a:prstGeom prst="rect">
                      <a:avLst/>
                    </a:prstGeom>
                  </pic:spPr>
                </pic:pic>
              </a:graphicData>
            </a:graphic>
          </wp:inline>
        </w:drawing>
      </w:r>
    </w:p>
    <w:p w14:paraId="187A9E8F" w14:textId="1048796B" w:rsidR="00360F96" w:rsidRPr="00204950" w:rsidRDefault="00360F96" w:rsidP="005A6A3B">
      <w:pPr>
        <w:spacing w:line="360" w:lineRule="auto"/>
        <w:jc w:val="center"/>
        <w:rPr>
          <w:rFonts w:ascii="Times New Roman" w:hAnsi="Times New Roman" w:cs="Times New Roman"/>
          <w:sz w:val="20"/>
          <w:szCs w:val="20"/>
        </w:rPr>
      </w:pPr>
      <w:r w:rsidRPr="00204950">
        <w:rPr>
          <w:rFonts w:ascii="Times New Roman" w:hAnsi="Times New Roman" w:cs="Times New Roman"/>
          <w:sz w:val="20"/>
          <w:szCs w:val="20"/>
        </w:rPr>
        <w:t xml:space="preserve">Vir: </w:t>
      </w:r>
      <w:r w:rsidRPr="00204950">
        <w:rPr>
          <w:rFonts w:ascii="Times New Roman" w:hAnsi="Times New Roman" w:cs="Times New Roman"/>
          <w:sz w:val="20"/>
          <w:szCs w:val="20"/>
        </w:rPr>
        <w:fldChar w:fldCharType="begin"/>
      </w:r>
      <w:r w:rsidR="00215A14" w:rsidRPr="00204950">
        <w:rPr>
          <w:rFonts w:ascii="Times New Roman" w:hAnsi="Times New Roman" w:cs="Times New Roman"/>
          <w:sz w:val="20"/>
          <w:szCs w:val="20"/>
        </w:rPr>
        <w:instrText xml:space="preserve"> ADDIN ZOTERO_ITEM CSL_CITATION {"citationID":"gvvZQycv","properties":{"formattedCitation":"(Ambler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204950">
        <w:rPr>
          <w:rFonts w:ascii="Times New Roman" w:hAnsi="Times New Roman" w:cs="Times New Roman"/>
          <w:sz w:val="20"/>
          <w:szCs w:val="20"/>
        </w:rPr>
        <w:fldChar w:fldCharType="separate"/>
      </w:r>
      <w:r w:rsidR="00215A14" w:rsidRPr="00204950">
        <w:rPr>
          <w:rFonts w:ascii="Times New Roman" w:hAnsi="Times New Roman" w:cs="Times New Roman"/>
          <w:sz w:val="20"/>
        </w:rPr>
        <w:t>(Ambler</w:t>
      </w:r>
      <w:r w:rsidR="00BC7FBC">
        <w:rPr>
          <w:rFonts w:ascii="Times New Roman" w:hAnsi="Times New Roman" w:cs="Times New Roman"/>
          <w:sz w:val="20"/>
        </w:rPr>
        <w:t>,</w:t>
      </w:r>
      <w:r w:rsidR="00215A14" w:rsidRPr="00204950">
        <w:rPr>
          <w:rFonts w:ascii="Times New Roman" w:hAnsi="Times New Roman" w:cs="Times New Roman"/>
          <w:sz w:val="20"/>
        </w:rPr>
        <w:t xml:space="preserve"> 2002, 10)</w:t>
      </w:r>
      <w:r w:rsidRPr="00204950">
        <w:rPr>
          <w:rFonts w:ascii="Times New Roman" w:hAnsi="Times New Roman" w:cs="Times New Roman"/>
          <w:sz w:val="20"/>
          <w:szCs w:val="20"/>
        </w:rPr>
        <w:fldChar w:fldCharType="end"/>
      </w:r>
    </w:p>
    <w:p w14:paraId="7A877C58" w14:textId="14728371" w:rsidR="00AE2267" w:rsidRPr="00204950" w:rsidRDefault="00AE2267" w:rsidP="00D05D82">
      <w:pPr>
        <w:pStyle w:val="podnaslov"/>
        <w:outlineLvl w:val="1"/>
      </w:pPr>
      <w:bookmarkStart w:id="362" w:name="_Toc509588440"/>
      <w:bookmarkStart w:id="363" w:name="_Toc509591249"/>
      <w:r w:rsidRPr="00204950">
        <w:lastRenderedPageBreak/>
        <w:t>5.4 OPTIMIZACIJA PROCESA</w:t>
      </w:r>
      <w:bookmarkEnd w:id="362"/>
      <w:bookmarkEnd w:id="363"/>
    </w:p>
    <w:p w14:paraId="64464788" w14:textId="4EA75128" w:rsidR="00F17436" w:rsidRPr="00204950" w:rsidRDefault="00F17436" w:rsidP="00F17436">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4"/>
        </w:rPr>
        <w:t>Ker želimo v sklopu RV2 ugotoviti</w:t>
      </w:r>
      <w:ins w:id="364" w:author="kralj" w:date="2018-04-03T20:34:00Z">
        <w:r w:rsidR="008D4D86">
          <w:rPr>
            <w:rFonts w:ascii="Times New Roman" w:hAnsi="Times New Roman" w:cs="Times New Roman"/>
            <w:sz w:val="24"/>
            <w:szCs w:val="24"/>
          </w:rPr>
          <w:t>,</w:t>
        </w:r>
      </w:ins>
      <w:r w:rsidRPr="00204950">
        <w:rPr>
          <w:rFonts w:ascii="Times New Roman" w:hAnsi="Times New Roman" w:cs="Times New Roman"/>
          <w:sz w:val="24"/>
          <w:szCs w:val="24"/>
        </w:rPr>
        <w:t xml:space="preserve"> ali predlagani model ustreza optimizaciji z DGMM</w:t>
      </w:r>
      <w:ins w:id="365" w:author="kralj" w:date="2018-04-03T20:34:00Z">
        <w:r w:rsidR="008D4D86">
          <w:rPr>
            <w:rFonts w:ascii="Times New Roman" w:hAnsi="Times New Roman" w:cs="Times New Roman"/>
            <w:sz w:val="24"/>
            <w:szCs w:val="24"/>
          </w:rPr>
          <w:t>,</w:t>
        </w:r>
      </w:ins>
      <w:r w:rsidRPr="00204950">
        <w:rPr>
          <w:rFonts w:ascii="Times New Roman" w:hAnsi="Times New Roman" w:cs="Times New Roman"/>
          <w:sz w:val="24"/>
          <w:szCs w:val="24"/>
        </w:rPr>
        <w:t xml:space="preserve"> bomo po izvedbi izgradnje predloga procesnega modela izvedli simulacijo optimizacije s prvim zrelostnim pristopom za igre DGMM.</w:t>
      </w:r>
      <w:r w:rsidR="00813E68" w:rsidRPr="00204950">
        <w:rPr>
          <w:rFonts w:ascii="Times New Roman" w:hAnsi="Times New Roman" w:cs="Times New Roman"/>
          <w:sz w:val="24"/>
          <w:szCs w:val="24"/>
        </w:rPr>
        <w:t xml:space="preserve"> Slednji</w:t>
      </w:r>
      <w:r w:rsidRPr="00204950">
        <w:rPr>
          <w:rFonts w:ascii="Times New Roman" w:hAnsi="Times New Roman" w:cs="Times New Roman"/>
          <w:sz w:val="24"/>
          <w:szCs w:val="20"/>
        </w:rPr>
        <w:t xml:space="preserve"> upošteva faktorje, ki temeljijo na razvojni, potrošniški in poslovni perspektivi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szCs w:val="24"/>
        </w:rPr>
        <w:t>(Aleem, Capretz, in Ahmed</w:t>
      </w:r>
      <w:r w:rsidR="00BC7FBC">
        <w:rPr>
          <w:rFonts w:ascii="Times New Roman" w:hAnsi="Times New Roman" w:cs="Times New Roman"/>
          <w:sz w:val="24"/>
          <w:szCs w:val="24"/>
        </w:rPr>
        <w:t>,</w:t>
      </w:r>
      <w:r w:rsidRPr="00204950">
        <w:rPr>
          <w:rFonts w:ascii="Times New Roman" w:hAnsi="Times New Roman" w:cs="Times New Roman"/>
          <w:sz w:val="24"/>
          <w:szCs w:val="24"/>
        </w:rPr>
        <w:t xml:space="preserve"> 2016</w:t>
      </w:r>
      <w:r w:rsidR="00C9323F" w:rsidRPr="00204950">
        <w:rPr>
          <w:rFonts w:ascii="Times New Roman" w:hAnsi="Times New Roman" w:cs="Times New Roman"/>
          <w:sz w:val="24"/>
          <w:szCs w:val="24"/>
        </w:rPr>
        <w:t>a</w:t>
      </w:r>
      <w:r w:rsidRPr="00204950">
        <w:rPr>
          <w:rFonts w:ascii="Times New Roman" w:hAnsi="Times New Roman" w:cs="Times New Roman"/>
          <w:sz w:val="24"/>
          <w:szCs w:val="24"/>
        </w:rPr>
        <w:t>, 57–58)</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006C1FF8" w:rsidRPr="00204950">
        <w:rPr>
          <w:rFonts w:ascii="Times New Roman" w:hAnsi="Times New Roman" w:cs="Times New Roman"/>
          <w:sz w:val="24"/>
          <w:szCs w:val="20"/>
        </w:rPr>
        <w:t>Na podlagi teh perspektiv</w:t>
      </w:r>
      <w:r w:rsidR="00BF21EF" w:rsidRPr="00204950">
        <w:rPr>
          <w:rFonts w:ascii="Times New Roman" w:hAnsi="Times New Roman" w:cs="Times New Roman"/>
          <w:sz w:val="24"/>
          <w:szCs w:val="20"/>
        </w:rPr>
        <w:t xml:space="preserve"> so</w:t>
      </w:r>
      <w:r w:rsidR="006C1FF8" w:rsidRPr="00204950">
        <w:rPr>
          <w:rFonts w:ascii="Times New Roman" w:hAnsi="Times New Roman" w:cs="Times New Roman"/>
          <w:sz w:val="24"/>
          <w:szCs w:val="20"/>
        </w:rPr>
        <w:t xml:space="preserve"> avtorji</w:t>
      </w:r>
      <w:r w:rsidR="00BF21EF" w:rsidRPr="00204950">
        <w:rPr>
          <w:rFonts w:ascii="Times New Roman" w:hAnsi="Times New Roman" w:cs="Times New Roman"/>
          <w:sz w:val="24"/>
          <w:szCs w:val="20"/>
        </w:rPr>
        <w:t xml:space="preserve"> definirali</w:t>
      </w:r>
      <w:r w:rsidRPr="00204950">
        <w:rPr>
          <w:rFonts w:ascii="Times New Roman" w:hAnsi="Times New Roman" w:cs="Times New Roman"/>
          <w:sz w:val="24"/>
          <w:szCs w:val="20"/>
        </w:rPr>
        <w:t xml:space="preserve"> 18 </w:t>
      </w:r>
      <w:r w:rsidR="00167FC2" w:rsidRPr="00204950">
        <w:rPr>
          <w:rFonts w:ascii="Times New Roman" w:hAnsi="Times New Roman" w:cs="Times New Roman"/>
          <w:sz w:val="24"/>
          <w:szCs w:val="20"/>
        </w:rPr>
        <w:t xml:space="preserve">različnih faktorjev (PRILOGA K), ki jih </w:t>
      </w:r>
      <w:r w:rsidRPr="00204950">
        <w:rPr>
          <w:rFonts w:ascii="Times New Roman" w:hAnsi="Times New Roman" w:cs="Times New Roman"/>
          <w:sz w:val="24"/>
          <w:szCs w:val="20"/>
        </w:rPr>
        <w:t>imenujejo procesne aktivnosti razvoja video iger (GDPA)</w:t>
      </w:r>
      <w:r w:rsidRPr="00D468C8">
        <w:rPr>
          <w:rStyle w:val="Sprotnaopomba-sklic"/>
        </w:rPr>
        <w:footnoteReference w:id="38"/>
      </w:r>
      <w:r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w:t>
      </w:r>
      <w:r w:rsidR="00BC7FBC">
        <w:rPr>
          <w:rFonts w:ascii="Times New Roman" w:hAnsi="Times New Roman" w:cs="Times New Roman"/>
          <w:sz w:val="24"/>
        </w:rPr>
        <w:t>,</w:t>
      </w:r>
      <w:r w:rsidRPr="00204950">
        <w:rPr>
          <w:rFonts w:ascii="Times New Roman" w:hAnsi="Times New Roman" w:cs="Times New Roman"/>
          <w:sz w:val="24"/>
        </w:rPr>
        <w:t xml:space="preserve"> 2016a, 59)</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Zrelost procesa razdelijo na pet stopenj (naraščajoče): ad-hoc, priložnosten, konsistenten, organiziran in optimiziran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w:t>
      </w:r>
      <w:r w:rsidR="00BC7FBC">
        <w:rPr>
          <w:rFonts w:ascii="Times New Roman" w:hAnsi="Times New Roman" w:cs="Times New Roman"/>
          <w:sz w:val="24"/>
        </w:rPr>
        <w:t>,</w:t>
      </w:r>
      <w:r w:rsidRPr="00204950">
        <w:rPr>
          <w:rFonts w:ascii="Times New Roman" w:hAnsi="Times New Roman" w:cs="Times New Roman"/>
          <w:sz w:val="24"/>
        </w:rPr>
        <w:t xml:space="preserve"> 2016a, 61)</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Vsako stopnjo zrelosti se preverja z namenskim vprašalnikom, katerega izjave se nanašajo na izvajanje GDPA. Ocenjevanje zrelosti poteka tako, da</w:t>
      </w:r>
      <w:r w:rsidR="00E078BB" w:rsidRPr="00204950">
        <w:rPr>
          <w:rFonts w:ascii="Times New Roman" w:hAnsi="Times New Roman" w:cs="Times New Roman"/>
          <w:sz w:val="24"/>
          <w:szCs w:val="20"/>
        </w:rPr>
        <w:t xml:space="preserve"> posamezno izjavo</w:t>
      </w:r>
      <w:r w:rsidRPr="00204950">
        <w:rPr>
          <w:rFonts w:ascii="Times New Roman" w:hAnsi="Times New Roman" w:cs="Times New Roman"/>
          <w:sz w:val="24"/>
          <w:szCs w:val="20"/>
        </w:rPr>
        <w:t xml:space="preserve"> (P</w:t>
      </w:r>
      <w:r w:rsidR="00E078BB" w:rsidRPr="00204950">
        <w:rPr>
          <w:rFonts w:ascii="Times New Roman" w:hAnsi="Times New Roman" w:cs="Times New Roman"/>
          <w:sz w:val="24"/>
          <w:szCs w:val="20"/>
        </w:rPr>
        <w:t xml:space="preserve">RILOGA M) </w:t>
      </w:r>
      <w:r w:rsidR="00016FC1" w:rsidRPr="00204950">
        <w:rPr>
          <w:rFonts w:ascii="Times New Roman" w:hAnsi="Times New Roman" w:cs="Times New Roman"/>
          <w:sz w:val="24"/>
          <w:szCs w:val="20"/>
        </w:rPr>
        <w:t xml:space="preserve">potrdimo, če model zagotavlja njeno izvajanje in zavrnemo, če model izvajanja ne podpira. </w:t>
      </w:r>
      <w:r w:rsidRPr="00204950">
        <w:rPr>
          <w:rFonts w:ascii="Times New Roman" w:hAnsi="Times New Roman" w:cs="Times New Roman"/>
          <w:sz w:val="24"/>
          <w:szCs w:val="20"/>
        </w:rPr>
        <w:t>Na koncu seštejemo</w:t>
      </w:r>
      <w:r w:rsidR="00D57CE4" w:rsidRPr="00204950">
        <w:rPr>
          <w:rFonts w:ascii="Times New Roman" w:hAnsi="Times New Roman" w:cs="Times New Roman"/>
          <w:sz w:val="24"/>
          <w:szCs w:val="20"/>
        </w:rPr>
        <w:t xml:space="preserve"> število</w:t>
      </w:r>
      <w:r w:rsidR="00282F1D" w:rsidRPr="00204950">
        <w:rPr>
          <w:rFonts w:ascii="Times New Roman" w:hAnsi="Times New Roman" w:cs="Times New Roman"/>
          <w:sz w:val="24"/>
          <w:szCs w:val="20"/>
        </w:rPr>
        <w:t xml:space="preserve"> potrjenih</w:t>
      </w:r>
      <w:r w:rsidRPr="00204950">
        <w:rPr>
          <w:rFonts w:ascii="Times New Roman" w:hAnsi="Times New Roman" w:cs="Times New Roman"/>
          <w:sz w:val="24"/>
          <w:szCs w:val="20"/>
        </w:rPr>
        <w:t xml:space="preserve"> </w:t>
      </w:r>
      <w:r w:rsidR="00641E9A" w:rsidRPr="00204950">
        <w:rPr>
          <w:rFonts w:ascii="Times New Roman" w:hAnsi="Times New Roman" w:cs="Times New Roman"/>
          <w:sz w:val="24"/>
          <w:szCs w:val="20"/>
        </w:rPr>
        <w:t>izjav</w:t>
      </w:r>
      <w:r w:rsidRPr="00204950">
        <w:rPr>
          <w:rFonts w:ascii="Times New Roman" w:hAnsi="Times New Roman" w:cs="Times New Roman"/>
          <w:sz w:val="24"/>
          <w:szCs w:val="20"/>
        </w:rPr>
        <w:t xml:space="preserve"> in s tem dobimo število</w:t>
      </w:r>
      <w:r w:rsidRPr="00D468C8">
        <w:rPr>
          <w:rStyle w:val="Sprotnaopomba-sklic"/>
        </w:rPr>
        <w:footnoteReference w:id="39"/>
      </w:r>
      <w:r w:rsidRPr="00204950">
        <w:rPr>
          <w:rFonts w:ascii="Times New Roman" w:hAnsi="Times New Roman" w:cs="Times New Roman"/>
          <w:sz w:val="24"/>
          <w:szCs w:val="20"/>
        </w:rPr>
        <w:t xml:space="preserve"> GDPA, ki se izvajajo. </w:t>
      </w:r>
      <w:del w:id="366" w:author="kralj" w:date="2018-04-03T20:35:00Z">
        <w:r w:rsidRPr="00204950" w:rsidDel="008D4D86">
          <w:rPr>
            <w:rFonts w:ascii="Times New Roman" w:hAnsi="Times New Roman" w:cs="Times New Roman"/>
            <w:sz w:val="24"/>
            <w:szCs w:val="20"/>
          </w:rPr>
          <w:delText>V kolikor</w:delText>
        </w:r>
      </w:del>
      <w:ins w:id="367" w:author="kralj" w:date="2018-04-03T20:35:00Z">
        <w:r w:rsidR="008D4D86">
          <w:rPr>
            <w:rFonts w:ascii="Times New Roman" w:hAnsi="Times New Roman" w:cs="Times New Roman"/>
            <w:sz w:val="24"/>
            <w:szCs w:val="20"/>
          </w:rPr>
          <w:t>Če</w:t>
        </w:r>
      </w:ins>
      <w:r w:rsidRPr="00204950">
        <w:rPr>
          <w:rFonts w:ascii="Times New Roman" w:hAnsi="Times New Roman" w:cs="Times New Roman"/>
          <w:sz w:val="24"/>
          <w:szCs w:val="20"/>
        </w:rPr>
        <w:t xml:space="preserve"> je število izvajanih aktivnosti večje od določenega praga</w:t>
      </w:r>
      <w:r w:rsidRPr="00D468C8">
        <w:rPr>
          <w:rStyle w:val="Sprotnaopomba-sklic"/>
        </w:rPr>
        <w:footnoteReference w:id="40"/>
      </w:r>
      <w:ins w:id="368" w:author="kralj" w:date="2018-04-03T20:35:00Z">
        <w:r w:rsidR="008D4D86">
          <w:rPr>
            <w:rFonts w:ascii="Times New Roman" w:hAnsi="Times New Roman" w:cs="Times New Roman"/>
            <w:sz w:val="24"/>
            <w:szCs w:val="20"/>
          </w:rPr>
          <w:t>,</w:t>
        </w:r>
      </w:ins>
      <w:r w:rsidRPr="00204950">
        <w:rPr>
          <w:rFonts w:ascii="Times New Roman" w:hAnsi="Times New Roman" w:cs="Times New Roman"/>
          <w:sz w:val="24"/>
          <w:szCs w:val="20"/>
        </w:rPr>
        <w:t xml:space="preserve"> pomen</w:t>
      </w:r>
      <w:r w:rsidR="008D7BAC" w:rsidRPr="00204950">
        <w:rPr>
          <w:rFonts w:ascii="Times New Roman" w:hAnsi="Times New Roman" w:cs="Times New Roman"/>
          <w:sz w:val="24"/>
          <w:szCs w:val="20"/>
        </w:rPr>
        <w:t xml:space="preserve">i, da je procesni model dosegel </w:t>
      </w:r>
      <w:r w:rsidRPr="00204950">
        <w:rPr>
          <w:rFonts w:ascii="Times New Roman" w:hAnsi="Times New Roman" w:cs="Times New Roman"/>
          <w:sz w:val="24"/>
          <w:szCs w:val="20"/>
        </w:rPr>
        <w:t>zrelosti</w:t>
      </w:r>
      <w:r w:rsidR="008D7BAC" w:rsidRPr="00204950">
        <w:rPr>
          <w:rFonts w:ascii="Times New Roman" w:hAnsi="Times New Roman" w:cs="Times New Roman"/>
          <w:sz w:val="24"/>
          <w:szCs w:val="20"/>
        </w:rPr>
        <w:t xml:space="preserve"> na stopnji, ki smo jo preverjali</w:t>
      </w:r>
      <w:r w:rsidRPr="00204950">
        <w:rPr>
          <w:rFonts w:ascii="Times New Roman" w:hAnsi="Times New Roman" w:cs="Times New Roman"/>
          <w:sz w:val="24"/>
          <w:szCs w:val="20"/>
        </w:rPr>
        <w:t>. Za doseganje praga zrelosti velja, da se v procesu izvaja 80</w:t>
      </w:r>
      <w:ins w:id="369" w:author="kralj" w:date="2018-04-03T20:35:00Z">
        <w:r w:rsidR="008D4D86">
          <w:rPr>
            <w:rFonts w:ascii="Times New Roman" w:hAnsi="Times New Roman" w:cs="Times New Roman"/>
            <w:sz w:val="24"/>
            <w:szCs w:val="20"/>
          </w:rPr>
          <w:t xml:space="preserve"> </w:t>
        </w:r>
      </w:ins>
      <w:r w:rsidRPr="00204950">
        <w:rPr>
          <w:rFonts w:ascii="Times New Roman" w:hAnsi="Times New Roman" w:cs="Times New Roman"/>
          <w:sz w:val="24"/>
          <w:szCs w:val="20"/>
        </w:rPr>
        <w:t xml:space="preserve">% aktivnosti glede na vse izjave, ki so podane za določeno stopnjo zrelosti (PRILOGA L)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w:t>
      </w:r>
      <w:r w:rsidR="00BC7FBC">
        <w:rPr>
          <w:rFonts w:ascii="Times New Roman" w:hAnsi="Times New Roman" w:cs="Times New Roman"/>
          <w:sz w:val="24"/>
        </w:rPr>
        <w:t>,</w:t>
      </w:r>
      <w:r w:rsidRPr="00204950">
        <w:rPr>
          <w:rFonts w:ascii="Times New Roman" w:hAnsi="Times New Roman" w:cs="Times New Roman"/>
          <w:sz w:val="24"/>
        </w:rPr>
        <w:t xml:space="preserve"> 2016a, 68)</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p>
    <w:p w14:paraId="1A164AF5" w14:textId="77777777" w:rsidR="00F17436" w:rsidRPr="00204950" w:rsidRDefault="00F17436" w:rsidP="005A6A3B">
      <w:pPr>
        <w:spacing w:line="360" w:lineRule="auto"/>
        <w:contextualSpacing/>
        <w:jc w:val="both"/>
        <w:rPr>
          <w:rFonts w:ascii="Times New Roman" w:hAnsi="Times New Roman" w:cs="Times New Roman"/>
          <w:sz w:val="24"/>
          <w:szCs w:val="20"/>
        </w:rPr>
      </w:pPr>
    </w:p>
    <w:p w14:paraId="3ABA343B" w14:textId="77777777" w:rsidR="00AE2267" w:rsidRPr="00204950" w:rsidRDefault="00AE2267" w:rsidP="005A6A3B">
      <w:pPr>
        <w:spacing w:line="360" w:lineRule="auto"/>
        <w:contextualSpacing/>
        <w:jc w:val="both"/>
        <w:rPr>
          <w:rFonts w:ascii="Times New Roman" w:hAnsi="Times New Roman" w:cs="Times New Roman"/>
          <w:sz w:val="24"/>
          <w:szCs w:val="20"/>
        </w:rPr>
      </w:pPr>
    </w:p>
    <w:p w14:paraId="24A25BA4" w14:textId="77777777" w:rsidR="00386DDA" w:rsidRPr="00204950" w:rsidRDefault="00386DDA">
      <w:pPr>
        <w:rPr>
          <w:rFonts w:ascii="Times New Roman" w:hAnsi="Times New Roman" w:cs="Times New Roman"/>
          <w:sz w:val="24"/>
          <w:szCs w:val="20"/>
        </w:rPr>
      </w:pPr>
      <w:r w:rsidRPr="00204950">
        <w:rPr>
          <w:rFonts w:ascii="Times New Roman" w:hAnsi="Times New Roman" w:cs="Times New Roman"/>
          <w:sz w:val="24"/>
          <w:szCs w:val="20"/>
        </w:rPr>
        <w:br w:type="page"/>
      </w:r>
    </w:p>
    <w:p w14:paraId="3321821B" w14:textId="060FBBC0" w:rsidR="00360F96" w:rsidRPr="00204950" w:rsidRDefault="00C71903" w:rsidP="00FE39C0">
      <w:pPr>
        <w:pStyle w:val="naslov"/>
        <w:outlineLvl w:val="0"/>
      </w:pPr>
      <w:bookmarkStart w:id="370" w:name="_Toc509588441"/>
      <w:bookmarkStart w:id="371" w:name="_Toc509591250"/>
      <w:r w:rsidRPr="00204950">
        <w:lastRenderedPageBreak/>
        <w:t>6</w:t>
      </w:r>
      <w:r w:rsidR="006D5461" w:rsidRPr="00204950">
        <w:t xml:space="preserve"> </w:t>
      </w:r>
      <w:r w:rsidR="00665CBA" w:rsidRPr="00204950">
        <w:t>PREDLOG MODELA ZA RAZVOJ VIDEO IGER</w:t>
      </w:r>
      <w:bookmarkEnd w:id="370"/>
      <w:bookmarkEnd w:id="371"/>
    </w:p>
    <w:p w14:paraId="51EEFC38" w14:textId="1A1BAEBB" w:rsidR="00084CDE" w:rsidRPr="00204950" w:rsidRDefault="00A054D1"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V tem </w:t>
      </w:r>
      <w:r w:rsidR="00246A40" w:rsidRPr="00204950">
        <w:rPr>
          <w:rFonts w:ascii="Times New Roman" w:hAnsi="Times New Roman" w:cs="Times New Roman"/>
          <w:sz w:val="24"/>
          <w:szCs w:val="20"/>
        </w:rPr>
        <w:t xml:space="preserve">poglavju </w:t>
      </w:r>
      <w:r w:rsidR="00B1663D" w:rsidRPr="00204950">
        <w:rPr>
          <w:rFonts w:ascii="Times New Roman" w:hAnsi="Times New Roman" w:cs="Times New Roman"/>
          <w:sz w:val="24"/>
          <w:szCs w:val="20"/>
        </w:rPr>
        <w:t xml:space="preserve">bomo </w:t>
      </w:r>
      <w:r w:rsidR="00246A40" w:rsidRPr="00204950">
        <w:rPr>
          <w:rFonts w:ascii="Times New Roman" w:hAnsi="Times New Roman" w:cs="Times New Roman"/>
          <w:sz w:val="24"/>
          <w:szCs w:val="20"/>
        </w:rPr>
        <w:t>izvedli sistematično izgradnjo pro</w:t>
      </w:r>
      <w:r w:rsidR="00BA0346" w:rsidRPr="00204950">
        <w:rPr>
          <w:rFonts w:ascii="Times New Roman" w:hAnsi="Times New Roman" w:cs="Times New Roman"/>
          <w:sz w:val="24"/>
          <w:szCs w:val="20"/>
        </w:rPr>
        <w:t>cesnega modela, ki hkrati podaja usmeritve in dobre</w:t>
      </w:r>
      <w:r w:rsidR="00246A40" w:rsidRPr="00204950">
        <w:rPr>
          <w:rFonts w:ascii="Times New Roman" w:hAnsi="Times New Roman" w:cs="Times New Roman"/>
          <w:sz w:val="24"/>
          <w:szCs w:val="20"/>
        </w:rPr>
        <w:t xml:space="preserve"> praks</w:t>
      </w:r>
      <w:r w:rsidR="00BA0346" w:rsidRPr="00204950">
        <w:rPr>
          <w:rFonts w:ascii="Times New Roman" w:hAnsi="Times New Roman" w:cs="Times New Roman"/>
          <w:sz w:val="24"/>
          <w:szCs w:val="20"/>
        </w:rPr>
        <w:t xml:space="preserve">e </w:t>
      </w:r>
      <w:r w:rsidR="003E54EB" w:rsidRPr="00204950">
        <w:rPr>
          <w:rFonts w:ascii="Times New Roman" w:hAnsi="Times New Roman" w:cs="Times New Roman"/>
          <w:sz w:val="24"/>
          <w:szCs w:val="20"/>
        </w:rPr>
        <w:t>apliciranja</w:t>
      </w:r>
      <w:r w:rsidR="00246A40" w:rsidRPr="00204950">
        <w:rPr>
          <w:rFonts w:ascii="Times New Roman" w:hAnsi="Times New Roman" w:cs="Times New Roman"/>
          <w:sz w:val="24"/>
          <w:szCs w:val="20"/>
        </w:rPr>
        <w:t xml:space="preserve"> </w:t>
      </w:r>
      <w:r w:rsidR="00555283" w:rsidRPr="00204950">
        <w:rPr>
          <w:rFonts w:ascii="Times New Roman" w:hAnsi="Times New Roman" w:cs="Times New Roman"/>
          <w:sz w:val="24"/>
          <w:szCs w:val="20"/>
        </w:rPr>
        <w:t>predlaganega</w:t>
      </w:r>
      <w:r w:rsidR="00246A40" w:rsidRPr="00204950">
        <w:rPr>
          <w:rFonts w:ascii="Times New Roman" w:hAnsi="Times New Roman" w:cs="Times New Roman"/>
          <w:sz w:val="24"/>
          <w:szCs w:val="20"/>
        </w:rPr>
        <w:t xml:space="preserve"> procesnega modela.</w:t>
      </w:r>
      <w:r w:rsidR="00B1663D" w:rsidRPr="00204950">
        <w:rPr>
          <w:rFonts w:ascii="Times New Roman" w:hAnsi="Times New Roman" w:cs="Times New Roman"/>
          <w:sz w:val="24"/>
          <w:szCs w:val="20"/>
        </w:rPr>
        <w:t xml:space="preserve"> Na podlagi 4</w:t>
      </w:r>
      <w:ins w:id="372" w:author="kralj" w:date="2018-04-03T20:36:00Z">
        <w:r w:rsidR="00CE4D75">
          <w:rPr>
            <w:rFonts w:ascii="Times New Roman" w:hAnsi="Times New Roman" w:cs="Times New Roman"/>
            <w:sz w:val="24"/>
            <w:szCs w:val="20"/>
          </w:rPr>
          <w:t>.</w:t>
        </w:r>
      </w:ins>
      <w:r w:rsidR="00B1663D" w:rsidRPr="00204950">
        <w:rPr>
          <w:rFonts w:ascii="Times New Roman" w:hAnsi="Times New Roman" w:cs="Times New Roman"/>
          <w:sz w:val="24"/>
          <w:szCs w:val="20"/>
        </w:rPr>
        <w:t xml:space="preserve"> poglavja praks in usmeritev </w:t>
      </w:r>
      <w:r w:rsidR="00143B70" w:rsidRPr="00204950">
        <w:rPr>
          <w:rFonts w:ascii="Times New Roman" w:hAnsi="Times New Roman" w:cs="Times New Roman"/>
          <w:sz w:val="24"/>
          <w:szCs w:val="20"/>
        </w:rPr>
        <w:t xml:space="preserve">smo sestavili </w:t>
      </w:r>
      <w:r w:rsidR="00B1663D" w:rsidRPr="00204950">
        <w:rPr>
          <w:rFonts w:ascii="Times New Roman" w:hAnsi="Times New Roman" w:cs="Times New Roman"/>
          <w:sz w:val="24"/>
          <w:szCs w:val="20"/>
        </w:rPr>
        <w:t xml:space="preserve">okvirni predlog, ki zajema osnovne faze procesa in njegove vidnejše </w:t>
      </w:r>
      <w:r w:rsidR="004D3949" w:rsidRPr="00204950">
        <w:rPr>
          <w:rFonts w:ascii="Times New Roman" w:hAnsi="Times New Roman" w:cs="Times New Roman"/>
          <w:sz w:val="24"/>
          <w:szCs w:val="20"/>
        </w:rPr>
        <w:t>lastnosti. Tako je na sliki 6.1 predstavljen model, ki nakazuje osnovne faze in artefakt</w:t>
      </w:r>
      <w:r w:rsidR="00665026" w:rsidRPr="00204950">
        <w:rPr>
          <w:rFonts w:ascii="Times New Roman" w:hAnsi="Times New Roman" w:cs="Times New Roman"/>
          <w:sz w:val="24"/>
          <w:szCs w:val="20"/>
        </w:rPr>
        <w:t>e, ki se v teh fazah pojavijo.</w:t>
      </w:r>
      <w:r w:rsidR="008556E0" w:rsidRPr="00204950">
        <w:rPr>
          <w:rFonts w:ascii="Times New Roman" w:hAnsi="Times New Roman" w:cs="Times New Roman"/>
          <w:sz w:val="24"/>
          <w:szCs w:val="20"/>
        </w:rPr>
        <w:t xml:space="preserve"> Ta model predstavlja najvišjo abstrakcijo procesnega predloga, ki ga bomo podrobneje sestavili v poglavjih, ki sledijo. </w:t>
      </w:r>
      <w:r w:rsidR="00E37EBE" w:rsidRPr="00204950">
        <w:rPr>
          <w:rFonts w:ascii="Times New Roman" w:hAnsi="Times New Roman" w:cs="Times New Roman"/>
          <w:sz w:val="24"/>
          <w:szCs w:val="20"/>
        </w:rPr>
        <w:t>Po</w:t>
      </w:r>
      <w:r w:rsidR="008969EA" w:rsidRPr="00204950">
        <w:rPr>
          <w:rFonts w:ascii="Times New Roman" w:hAnsi="Times New Roman" w:cs="Times New Roman"/>
          <w:sz w:val="24"/>
          <w:szCs w:val="20"/>
        </w:rPr>
        <w:t>dpo</w:t>
      </w:r>
      <w:r w:rsidR="00E37EBE" w:rsidRPr="00204950">
        <w:rPr>
          <w:rFonts w:ascii="Times New Roman" w:hAnsi="Times New Roman" w:cs="Times New Roman"/>
          <w:sz w:val="24"/>
          <w:szCs w:val="20"/>
        </w:rPr>
        <w:t>glavja si sledijo na podlagi teorije uporabe metode MetaME (pog 5.2).</w:t>
      </w:r>
    </w:p>
    <w:p w14:paraId="00C7F5B7" w14:textId="3D503B71" w:rsidR="00C52113" w:rsidRPr="00C52113" w:rsidRDefault="00C52113" w:rsidP="00C52113">
      <w:pPr>
        <w:pStyle w:val="Napis"/>
        <w:jc w:val="center"/>
        <w:rPr>
          <w:rFonts w:ascii="Times New Roman" w:hAnsi="Times New Roman" w:cs="Times New Roman"/>
          <w:b w:val="0"/>
          <w:color w:val="auto"/>
          <w:sz w:val="20"/>
        </w:rPr>
      </w:pPr>
      <w:r w:rsidRPr="00C52113">
        <w:rPr>
          <w:rFonts w:ascii="Times New Roman" w:hAnsi="Times New Roman" w:cs="Times New Roman"/>
          <w:b w:val="0"/>
          <w:color w:val="auto"/>
          <w:sz w:val="20"/>
        </w:rPr>
        <w:t>Slika 6.1 predlagani model na podlagi faz in artefaktov v praksi</w:t>
      </w:r>
    </w:p>
    <w:p w14:paraId="250E1111" w14:textId="27B17605" w:rsidR="00735EE5" w:rsidRPr="00204950" w:rsidRDefault="00735EE5" w:rsidP="00735EE5">
      <w:pPr>
        <w:spacing w:line="360" w:lineRule="auto"/>
        <w:contextualSpacing/>
        <w:jc w:val="center"/>
        <w:rPr>
          <w:rFonts w:ascii="Times New Roman" w:hAnsi="Times New Roman" w:cs="Times New Roman"/>
          <w:sz w:val="24"/>
          <w:szCs w:val="20"/>
        </w:rPr>
      </w:pPr>
      <w:commentRangeStart w:id="373"/>
      <w:r w:rsidRPr="00204950">
        <w:rPr>
          <w:rFonts w:ascii="Times New Roman" w:hAnsi="Times New Roman" w:cs="Times New Roman"/>
          <w:noProof/>
          <w:sz w:val="24"/>
          <w:szCs w:val="20"/>
          <w:lang w:eastAsia="sl-SI"/>
        </w:rPr>
        <w:drawing>
          <wp:inline distT="0" distB="0" distL="0" distR="0" wp14:anchorId="5E09642C" wp14:editId="42050066">
            <wp:extent cx="3543300" cy="832138"/>
            <wp:effectExtent l="0" t="0" r="0" b="6350"/>
            <wp:docPr id="5" name="Slika 5" descr="C:\Users\dung\Desktop\untitled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ng\Desktop\untitledModel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7201" cy="842448"/>
                    </a:xfrm>
                    <a:prstGeom prst="rect">
                      <a:avLst/>
                    </a:prstGeom>
                    <a:noFill/>
                    <a:ln>
                      <a:noFill/>
                    </a:ln>
                  </pic:spPr>
                </pic:pic>
              </a:graphicData>
            </a:graphic>
          </wp:inline>
        </w:drawing>
      </w:r>
      <w:commentRangeEnd w:id="373"/>
      <w:r w:rsidR="00CE4D75">
        <w:rPr>
          <w:rStyle w:val="Pripombasklic"/>
        </w:rPr>
        <w:commentReference w:id="373"/>
      </w:r>
    </w:p>
    <w:p w14:paraId="61B4FE7C" w14:textId="065613A3" w:rsidR="00360F96" w:rsidRPr="00204950" w:rsidRDefault="00C71903" w:rsidP="00FE39C0">
      <w:pPr>
        <w:pStyle w:val="podnaslov"/>
        <w:outlineLvl w:val="1"/>
      </w:pPr>
      <w:bookmarkStart w:id="374" w:name="_Toc509588442"/>
      <w:bookmarkStart w:id="375" w:name="_Toc509591251"/>
      <w:r w:rsidRPr="00204950">
        <w:t>6</w:t>
      </w:r>
      <w:r w:rsidR="00360F96" w:rsidRPr="00204950">
        <w:t>.1 DEFINIRANJE DOMENE IN DISCIPLIN</w:t>
      </w:r>
      <w:bookmarkEnd w:id="374"/>
      <w:bookmarkEnd w:id="375"/>
    </w:p>
    <w:p w14:paraId="7793D28E" w14:textId="416E6BD3"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Domeno predstavlja razvoj video iger</w:t>
      </w:r>
      <w:r w:rsidR="00C10FC9"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Osnovne faze pri razvoju programske opreme predstavljajo analiza, načrtovanje, kodiranje in testiranje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204950">
        <w:rPr>
          <w:rFonts w:ascii="Times New Roman" w:hAnsi="Times New Roman" w:cs="Times New Roman"/>
          <w:sz w:val="24"/>
          <w:szCs w:val="20"/>
        </w:rPr>
        <w:fldChar w:fldCharType="separate"/>
      </w:r>
      <w:r w:rsidR="0008640F" w:rsidRPr="00204950">
        <w:rPr>
          <w:rFonts w:ascii="Times New Roman" w:hAnsi="Times New Roman" w:cs="Times New Roman"/>
          <w:sz w:val="24"/>
        </w:rPr>
        <w:t>(Ramadan in Widya</w:t>
      </w:r>
      <w:r w:rsidR="002B6CA1" w:rsidRPr="00204950">
        <w:rPr>
          <w:rFonts w:ascii="Times New Roman" w:hAnsi="Times New Roman" w:cs="Times New Roman"/>
          <w:sz w:val="24"/>
        </w:rPr>
        <w:t>ni</w:t>
      </w:r>
      <w:r w:rsidR="00E34974">
        <w:rPr>
          <w:rFonts w:ascii="Times New Roman" w:hAnsi="Times New Roman" w:cs="Times New Roman"/>
          <w:sz w:val="24"/>
        </w:rPr>
        <w:t>,</w:t>
      </w:r>
      <w:r w:rsidR="002B6CA1" w:rsidRPr="00204950">
        <w:rPr>
          <w:rFonts w:ascii="Times New Roman" w:hAnsi="Times New Roman" w:cs="Times New Roman"/>
          <w:sz w:val="24"/>
        </w:rPr>
        <w:t xml:space="preserve"> 2013</w:t>
      </w:r>
      <w:r w:rsidR="0008640F" w:rsidRPr="00204950">
        <w:rPr>
          <w:rFonts w:ascii="Times New Roman" w:hAnsi="Times New Roman" w:cs="Times New Roman"/>
          <w:sz w:val="24"/>
        </w:rPr>
        <w:t>, 95)</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Faze, ki jih posamezni avtorji n</w:t>
      </w:r>
      <w:r w:rsidR="00581188" w:rsidRPr="00204950">
        <w:rPr>
          <w:rFonts w:ascii="Times New Roman" w:hAnsi="Times New Roman" w:cs="Times New Roman"/>
          <w:sz w:val="24"/>
          <w:szCs w:val="20"/>
        </w:rPr>
        <w:t>avajajo</w:t>
      </w:r>
      <w:ins w:id="376" w:author="kralj" w:date="2018-04-03T20:37:00Z">
        <w:r w:rsidR="00CE4D75">
          <w:rPr>
            <w:rFonts w:ascii="Times New Roman" w:hAnsi="Times New Roman" w:cs="Times New Roman"/>
            <w:sz w:val="24"/>
            <w:szCs w:val="20"/>
          </w:rPr>
          <w:t>,</w:t>
        </w:r>
      </w:ins>
      <w:r w:rsidR="00581188" w:rsidRPr="00204950">
        <w:rPr>
          <w:rFonts w:ascii="Times New Roman" w:hAnsi="Times New Roman" w:cs="Times New Roman"/>
          <w:sz w:val="24"/>
          <w:szCs w:val="20"/>
        </w:rPr>
        <w:t xml:space="preserve"> so prikazane v PRILOG</w:t>
      </w:r>
      <w:ins w:id="377" w:author="kralj" w:date="2018-04-03T20:37:00Z">
        <w:r w:rsidR="00CE4D75">
          <w:rPr>
            <w:rFonts w:ascii="Times New Roman" w:hAnsi="Times New Roman" w:cs="Times New Roman"/>
            <w:sz w:val="24"/>
            <w:szCs w:val="20"/>
          </w:rPr>
          <w:t>I</w:t>
        </w:r>
      </w:ins>
      <w:del w:id="378" w:author="kralj" w:date="2018-04-03T20:37:00Z">
        <w:r w:rsidR="00581188" w:rsidRPr="00204950" w:rsidDel="00CE4D75">
          <w:rPr>
            <w:rFonts w:ascii="Times New Roman" w:hAnsi="Times New Roman" w:cs="Times New Roman"/>
            <w:sz w:val="24"/>
            <w:szCs w:val="20"/>
          </w:rPr>
          <w:delText>A</w:delText>
        </w:r>
      </w:del>
      <w:r w:rsidR="00581188" w:rsidRPr="00204950">
        <w:rPr>
          <w:rFonts w:ascii="Times New Roman" w:hAnsi="Times New Roman" w:cs="Times New Roman"/>
          <w:sz w:val="24"/>
          <w:szCs w:val="20"/>
        </w:rPr>
        <w:t xml:space="preserve"> F</w:t>
      </w:r>
      <w:r w:rsidRPr="00204950">
        <w:rPr>
          <w:rFonts w:ascii="Times New Roman" w:hAnsi="Times New Roman" w:cs="Times New Roman"/>
          <w:sz w:val="24"/>
          <w:szCs w:val="20"/>
        </w:rPr>
        <w:t>. Na podlagi literature smo konsolidirali faze razvoja iger in jih kronološko razvrstili: formalizacija problema, razvoj koncepta, pred</w:t>
      </w:r>
      <w:del w:id="379" w:author="kralj" w:date="2018-04-03T20:37:00Z">
        <w:r w:rsidRPr="00204950" w:rsidDel="00CE4D75">
          <w:rPr>
            <w:rFonts w:ascii="Times New Roman" w:hAnsi="Times New Roman" w:cs="Times New Roman"/>
            <w:sz w:val="24"/>
            <w:szCs w:val="20"/>
          </w:rPr>
          <w:delText xml:space="preserve"> </w:delText>
        </w:r>
      </w:del>
      <w:r w:rsidRPr="00204950">
        <w:rPr>
          <w:rFonts w:ascii="Times New Roman" w:hAnsi="Times New Roman" w:cs="Times New Roman"/>
          <w:sz w:val="24"/>
          <w:szCs w:val="20"/>
        </w:rPr>
        <w:t>pro</w:t>
      </w:r>
      <w:r w:rsidR="003D5476" w:rsidRPr="00204950">
        <w:rPr>
          <w:rFonts w:ascii="Times New Roman" w:hAnsi="Times New Roman" w:cs="Times New Roman"/>
          <w:sz w:val="24"/>
          <w:szCs w:val="20"/>
        </w:rPr>
        <w:t>dukcija, produkcija, testiranje,</w:t>
      </w:r>
      <w:r w:rsidRPr="00204950">
        <w:rPr>
          <w:rFonts w:ascii="Times New Roman" w:hAnsi="Times New Roman" w:cs="Times New Roman"/>
          <w:sz w:val="24"/>
          <w:szCs w:val="20"/>
        </w:rPr>
        <w:t xml:space="preserve"> post</w:t>
      </w:r>
      <w:del w:id="380" w:author="kralj" w:date="2018-04-03T20:37:00Z">
        <w:r w:rsidRPr="00204950" w:rsidDel="00CE4D75">
          <w:rPr>
            <w:rFonts w:ascii="Times New Roman" w:hAnsi="Times New Roman" w:cs="Times New Roman"/>
            <w:sz w:val="24"/>
            <w:szCs w:val="20"/>
          </w:rPr>
          <w:delText xml:space="preserve"> </w:delText>
        </w:r>
      </w:del>
      <w:r w:rsidRPr="00204950">
        <w:rPr>
          <w:rFonts w:ascii="Times New Roman" w:hAnsi="Times New Roman" w:cs="Times New Roman"/>
          <w:sz w:val="24"/>
          <w:szCs w:val="20"/>
        </w:rPr>
        <w:t>produkcija.</w:t>
      </w:r>
    </w:p>
    <w:p w14:paraId="0880CC91" w14:textId="09AD96F7" w:rsidR="007349BB" w:rsidRPr="00204950" w:rsidRDefault="00C71903" w:rsidP="00FE39C0">
      <w:pPr>
        <w:pStyle w:val="podnaslov"/>
        <w:outlineLvl w:val="1"/>
      </w:pPr>
      <w:bookmarkStart w:id="381" w:name="_Toc509588443"/>
      <w:bookmarkStart w:id="382" w:name="_Toc509591252"/>
      <w:r w:rsidRPr="00204950">
        <w:t>6</w:t>
      </w:r>
      <w:r w:rsidR="007349BB" w:rsidRPr="00204950">
        <w:t>.2 IZGRADNJA DOMENSKEGA MODELA</w:t>
      </w:r>
      <w:bookmarkEnd w:id="381"/>
      <w:bookmarkEnd w:id="382"/>
    </w:p>
    <w:p w14:paraId="240DEAA0" w14:textId="09CA0A69" w:rsidR="008A6613" w:rsidRDefault="007349BB"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Da bi s predlaganim modelom lahko vodili tudi izdelavo resnih iger</w:t>
      </w:r>
      <w:ins w:id="383" w:author="kralj" w:date="2018-04-03T20:37:00Z">
        <w:r w:rsidR="00CE4D75">
          <w:rPr>
            <w:rFonts w:ascii="Times New Roman" w:hAnsi="Times New Roman" w:cs="Times New Roman"/>
            <w:sz w:val="24"/>
            <w:szCs w:val="20"/>
          </w:rPr>
          <w:t>,</w:t>
        </w:r>
      </w:ins>
      <w:r w:rsidRPr="00204950">
        <w:rPr>
          <w:rFonts w:ascii="Times New Roman" w:hAnsi="Times New Roman" w:cs="Times New Roman"/>
          <w:sz w:val="24"/>
          <w:szCs w:val="20"/>
        </w:rPr>
        <w:t xml:space="preserve"> smo</w:t>
      </w:r>
      <w:r w:rsidR="00C94697" w:rsidRPr="00204950">
        <w:rPr>
          <w:rFonts w:ascii="Times New Roman" w:hAnsi="Times New Roman" w:cs="Times New Roman"/>
          <w:sz w:val="24"/>
          <w:szCs w:val="20"/>
        </w:rPr>
        <w:t xml:space="preserve"> v model umestili</w:t>
      </w:r>
      <w:r w:rsidRPr="00204950">
        <w:rPr>
          <w:rFonts w:ascii="Times New Roman" w:hAnsi="Times New Roman" w:cs="Times New Roman"/>
          <w:sz w:val="24"/>
          <w:szCs w:val="20"/>
        </w:rPr>
        <w:t xml:space="preserve"> </w:t>
      </w:r>
      <w:r w:rsidR="00C94697" w:rsidRPr="00204950">
        <w:rPr>
          <w:rFonts w:ascii="Times New Roman" w:hAnsi="Times New Roman" w:cs="Times New Roman"/>
          <w:sz w:val="24"/>
          <w:szCs w:val="20"/>
        </w:rPr>
        <w:t xml:space="preserve"> prvo</w:t>
      </w:r>
      <w:r w:rsidRPr="00204950">
        <w:rPr>
          <w:rFonts w:ascii="Times New Roman" w:hAnsi="Times New Roman" w:cs="Times New Roman"/>
          <w:sz w:val="24"/>
          <w:szCs w:val="20"/>
        </w:rPr>
        <w:t xml:space="preserve"> fazo</w:t>
      </w:r>
      <w:r w:rsidR="00C94697" w:rsidRPr="00204950">
        <w:rPr>
          <w:rFonts w:ascii="Times New Roman" w:hAnsi="Times New Roman" w:cs="Times New Roman"/>
          <w:sz w:val="24"/>
          <w:szCs w:val="20"/>
        </w:rPr>
        <w:t xml:space="preserve">, ki jo </w:t>
      </w:r>
      <w:r w:rsidRPr="00204950">
        <w:rPr>
          <w:rFonts w:ascii="Times New Roman" w:hAnsi="Times New Roman" w:cs="Times New Roman"/>
          <w:sz w:val="24"/>
          <w:szCs w:val="20"/>
        </w:rPr>
        <w:t>definirata Aslan in Balci pri definiranju procesa za idela</w:t>
      </w:r>
      <w:r w:rsidR="00C94697" w:rsidRPr="00204950">
        <w:rPr>
          <w:rFonts w:ascii="Times New Roman" w:hAnsi="Times New Roman" w:cs="Times New Roman"/>
          <w:sz w:val="24"/>
          <w:szCs w:val="20"/>
        </w:rPr>
        <w:t>vo učnih iger.</w:t>
      </w:r>
      <w:r w:rsidR="00527B9F" w:rsidRPr="00204950">
        <w:rPr>
          <w:rFonts w:ascii="Times New Roman" w:hAnsi="Times New Roman" w:cs="Times New Roman"/>
          <w:sz w:val="24"/>
          <w:szCs w:val="20"/>
        </w:rPr>
        <w:t xml:space="preserve"> </w:t>
      </w:r>
      <w:r w:rsidR="009868D2" w:rsidRPr="00204950">
        <w:rPr>
          <w:rFonts w:ascii="Times New Roman" w:hAnsi="Times New Roman" w:cs="Times New Roman"/>
          <w:sz w:val="24"/>
          <w:szCs w:val="20"/>
        </w:rPr>
        <w:t>Aslan in Balci (2015) jo imenujeta formulacija</w:t>
      </w:r>
      <w:r w:rsidR="00360F96" w:rsidRPr="00204950">
        <w:rPr>
          <w:rFonts w:ascii="Times New Roman" w:hAnsi="Times New Roman" w:cs="Times New Roman"/>
          <w:sz w:val="24"/>
          <w:szCs w:val="20"/>
        </w:rPr>
        <w:t xml:space="preserve"> problema. Ta faza definira probleme različnih domen in načine reševanja, ki privedejo do efektivne</w:t>
      </w:r>
      <w:r w:rsidR="00B34EBD" w:rsidRPr="00204950">
        <w:rPr>
          <w:rFonts w:ascii="Times New Roman" w:hAnsi="Times New Roman" w:cs="Times New Roman"/>
          <w:sz w:val="24"/>
          <w:szCs w:val="20"/>
        </w:rPr>
        <w:t>ga učenja na podlagi iger</w:t>
      </w:r>
      <w:r w:rsidR="004F2B7B" w:rsidRPr="00204950">
        <w:rPr>
          <w:rFonts w:ascii="Times New Roman" w:hAnsi="Times New Roman" w:cs="Times New Roman"/>
          <w:sz w:val="24"/>
          <w:szCs w:val="20"/>
        </w:rPr>
        <w:t xml:space="preserve"> </w:t>
      </w:r>
      <w:r w:rsidR="004F2B7B" w:rsidRPr="00204950">
        <w:rPr>
          <w:rFonts w:ascii="Times New Roman" w:hAnsi="Times New Roman" w:cs="Times New Roman"/>
          <w:sz w:val="24"/>
          <w:szCs w:val="20"/>
        </w:rPr>
        <w:fldChar w:fldCharType="begin"/>
      </w:r>
      <w:r w:rsidR="004F2B7B" w:rsidRPr="00204950">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4F2B7B" w:rsidRPr="00204950">
        <w:rPr>
          <w:rFonts w:ascii="Times New Roman" w:hAnsi="Times New Roman" w:cs="Times New Roman"/>
          <w:sz w:val="24"/>
          <w:szCs w:val="20"/>
        </w:rPr>
        <w:fldChar w:fldCharType="separate"/>
      </w:r>
      <w:r w:rsidR="00D864F0" w:rsidRPr="00204950">
        <w:rPr>
          <w:rFonts w:ascii="Times New Roman" w:hAnsi="Times New Roman" w:cs="Times New Roman"/>
          <w:sz w:val="24"/>
        </w:rPr>
        <w:t>(Aslan in Balci</w:t>
      </w:r>
      <w:r w:rsidR="00E34974">
        <w:rPr>
          <w:rFonts w:ascii="Times New Roman" w:hAnsi="Times New Roman" w:cs="Times New Roman"/>
          <w:sz w:val="24"/>
        </w:rPr>
        <w:t>,</w:t>
      </w:r>
      <w:r w:rsidR="00D864F0" w:rsidRPr="00204950">
        <w:rPr>
          <w:rFonts w:ascii="Times New Roman" w:hAnsi="Times New Roman" w:cs="Times New Roman"/>
          <w:sz w:val="24"/>
        </w:rPr>
        <w:t xml:space="preserve"> 2015</w:t>
      </w:r>
      <w:r w:rsidR="004F2B7B" w:rsidRPr="00204950">
        <w:rPr>
          <w:rFonts w:ascii="Times New Roman" w:hAnsi="Times New Roman" w:cs="Times New Roman"/>
          <w:sz w:val="24"/>
        </w:rPr>
        <w:t>, 310)</w:t>
      </w:r>
      <w:r w:rsidR="004F2B7B" w:rsidRPr="00204950">
        <w:rPr>
          <w:rFonts w:ascii="Times New Roman" w:hAnsi="Times New Roman" w:cs="Times New Roman"/>
          <w:sz w:val="24"/>
          <w:szCs w:val="20"/>
        </w:rPr>
        <w:fldChar w:fldCharType="end"/>
      </w:r>
      <w:r w:rsidR="00B34EBD" w:rsidRPr="00204950">
        <w:rPr>
          <w:rFonts w:ascii="Times New Roman" w:hAnsi="Times New Roman" w:cs="Times New Roman"/>
          <w:sz w:val="24"/>
          <w:szCs w:val="20"/>
        </w:rPr>
        <w:t>.</w:t>
      </w:r>
      <w:r w:rsidR="00483CB7" w:rsidRPr="00204950">
        <w:rPr>
          <w:rFonts w:ascii="Times New Roman" w:hAnsi="Times New Roman" w:cs="Times New Roman"/>
          <w:sz w:val="24"/>
          <w:szCs w:val="20"/>
        </w:rPr>
        <w:t xml:space="preserve"> Njuna prva faza je unikatna, ker gre za specifično fazo pri razvoju učnih iger in je nismo zasledili pri drugih avtorjih. Naslednja faza, ki jo definira</w:t>
      </w:r>
      <w:r w:rsidR="00520622" w:rsidRPr="00204950">
        <w:rPr>
          <w:rFonts w:ascii="Times New Roman" w:hAnsi="Times New Roman" w:cs="Times New Roman"/>
          <w:sz w:val="24"/>
          <w:szCs w:val="20"/>
        </w:rPr>
        <w:t>ta</w:t>
      </w:r>
      <w:ins w:id="384" w:author="kralj" w:date="2018-04-03T20:38:00Z">
        <w:r w:rsidR="00CE4D75">
          <w:rPr>
            <w:rFonts w:ascii="Times New Roman" w:hAnsi="Times New Roman" w:cs="Times New Roman"/>
            <w:sz w:val="24"/>
            <w:szCs w:val="20"/>
          </w:rPr>
          <w:t>,</w:t>
        </w:r>
      </w:ins>
      <w:r w:rsidR="00520622" w:rsidRPr="00204950">
        <w:rPr>
          <w:rFonts w:ascii="Times New Roman" w:hAnsi="Times New Roman" w:cs="Times New Roman"/>
          <w:sz w:val="24"/>
          <w:szCs w:val="20"/>
        </w:rPr>
        <w:t xml:space="preserve"> </w:t>
      </w:r>
      <w:r w:rsidR="00483CB7" w:rsidRPr="00204950">
        <w:rPr>
          <w:rFonts w:ascii="Times New Roman" w:hAnsi="Times New Roman" w:cs="Times New Roman"/>
          <w:sz w:val="24"/>
          <w:szCs w:val="20"/>
        </w:rPr>
        <w:t>že sledi standardnim potekom razvoja video iger.</w:t>
      </w:r>
      <w:r w:rsidR="00BD5CF8" w:rsidRPr="00204950">
        <w:rPr>
          <w:rFonts w:ascii="Times New Roman" w:hAnsi="Times New Roman" w:cs="Times New Roman"/>
          <w:sz w:val="24"/>
          <w:szCs w:val="20"/>
        </w:rPr>
        <w:t xml:space="preserve"> </w:t>
      </w:r>
      <w:r w:rsidR="00C66EA4" w:rsidRPr="00204950">
        <w:rPr>
          <w:rFonts w:ascii="Times New Roman" w:hAnsi="Times New Roman" w:cs="Times New Roman"/>
          <w:sz w:val="24"/>
          <w:szCs w:val="20"/>
        </w:rPr>
        <w:t>Imenujeta jo</w:t>
      </w:r>
      <w:r w:rsidR="00DF0538" w:rsidRPr="00204950">
        <w:rPr>
          <w:rFonts w:ascii="Times New Roman" w:hAnsi="Times New Roman" w:cs="Times New Roman"/>
          <w:sz w:val="24"/>
          <w:szCs w:val="20"/>
        </w:rPr>
        <w:t xml:space="preserve"> generacija</w:t>
      </w:r>
      <w:r w:rsidR="00360F96" w:rsidRPr="00204950">
        <w:rPr>
          <w:rFonts w:ascii="Times New Roman" w:hAnsi="Times New Roman" w:cs="Times New Roman"/>
          <w:sz w:val="24"/>
          <w:szCs w:val="20"/>
        </w:rPr>
        <w:t xml:space="preserve"> idej </w:t>
      </w:r>
      <w:r w:rsidR="00360F96"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{"citationID":"AIQY4qCL","properties":{"formattedCitation":"(Aslan in Balci 2015b, 311)","plainCitation":"(Aslan in Balci 2015b, 311)","noteIndex":0},"citationItems":[{"id":37,"uris":["http://zotero.org/users/local/1VrTeLcH/items/4UKKUX65"],"uri":["http://zotero.org/users/local/1VrTeLcH/items/4UKKUX65"],"itemData":{"id":37,"type":"article-journal","title":"GAMED: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360F96" w:rsidRPr="00204950">
        <w:rPr>
          <w:rFonts w:ascii="Times New Roman" w:hAnsi="Times New Roman" w:cs="Times New Roman"/>
          <w:sz w:val="24"/>
          <w:szCs w:val="20"/>
        </w:rPr>
        <w:fldChar w:fldCharType="separate"/>
      </w:r>
      <w:r w:rsidR="00D864F0" w:rsidRPr="00204950">
        <w:rPr>
          <w:rFonts w:ascii="Times New Roman" w:hAnsi="Times New Roman" w:cs="Times New Roman"/>
          <w:sz w:val="24"/>
        </w:rPr>
        <w:t>(Aslan in Balci</w:t>
      </w:r>
      <w:r w:rsidR="00E34974">
        <w:rPr>
          <w:rFonts w:ascii="Times New Roman" w:hAnsi="Times New Roman" w:cs="Times New Roman"/>
          <w:sz w:val="24"/>
        </w:rPr>
        <w:t>,</w:t>
      </w:r>
      <w:r w:rsidR="00D864F0" w:rsidRPr="00204950">
        <w:rPr>
          <w:rFonts w:ascii="Times New Roman" w:hAnsi="Times New Roman" w:cs="Times New Roman"/>
          <w:sz w:val="24"/>
        </w:rPr>
        <w:t xml:space="preserve"> 2015</w:t>
      </w:r>
      <w:r w:rsidR="0008640F" w:rsidRPr="00204950">
        <w:rPr>
          <w:rFonts w:ascii="Times New Roman" w:hAnsi="Times New Roman" w:cs="Times New Roman"/>
          <w:sz w:val="24"/>
        </w:rPr>
        <w:t>, 311)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ki pa predstavlja prvo fazo po Bates (2004) in Novak (2012). Widyani (2013) </w:t>
      </w:r>
      <w:r w:rsidR="0080021F" w:rsidRPr="00204950">
        <w:rPr>
          <w:rFonts w:ascii="Times New Roman" w:hAnsi="Times New Roman" w:cs="Times New Roman"/>
          <w:sz w:val="24"/>
          <w:szCs w:val="20"/>
        </w:rPr>
        <w:t xml:space="preserve">to fazo </w:t>
      </w:r>
      <w:r w:rsidR="00360F96" w:rsidRPr="00204950">
        <w:rPr>
          <w:rFonts w:ascii="Times New Roman" w:hAnsi="Times New Roman" w:cs="Times New Roman"/>
          <w:sz w:val="24"/>
          <w:szCs w:val="20"/>
        </w:rPr>
        <w:t xml:space="preserve">imenuje iniciacija. V tej fazi je predstavljena ideja igre v pisni obliki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2012, 352)</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Čeprav Unger </w:t>
      </w:r>
      <w:r w:rsidR="00C86CF5" w:rsidRPr="00204950">
        <w:rPr>
          <w:rFonts w:ascii="Times New Roman" w:hAnsi="Times New Roman" w:cs="Times New Roman"/>
          <w:sz w:val="24"/>
          <w:szCs w:val="20"/>
        </w:rPr>
        <w:t>in Novak (2011) označujeta pred</w:t>
      </w:r>
      <w:del w:id="385" w:author="kralj" w:date="2018-04-03T20:38:00Z">
        <w:r w:rsidR="00C86CF5" w:rsidRPr="00204950" w:rsidDel="00CE4D75">
          <w:rPr>
            <w:rFonts w:ascii="Times New Roman" w:hAnsi="Times New Roman" w:cs="Times New Roman"/>
            <w:sz w:val="24"/>
            <w:szCs w:val="20"/>
          </w:rPr>
          <w:delText>-</w:delText>
        </w:r>
      </w:del>
      <w:r w:rsidR="00360F96" w:rsidRPr="00204950">
        <w:rPr>
          <w:rFonts w:ascii="Times New Roman" w:hAnsi="Times New Roman" w:cs="Times New Roman"/>
          <w:sz w:val="24"/>
          <w:szCs w:val="20"/>
        </w:rPr>
        <w:t>produkcijo za prvo fazo</w:t>
      </w:r>
      <w:r w:rsidR="007C4084" w:rsidRPr="00204950">
        <w:rPr>
          <w:rFonts w:ascii="Times New Roman" w:hAnsi="Times New Roman" w:cs="Times New Roman"/>
          <w:sz w:val="24"/>
          <w:szCs w:val="20"/>
        </w:rPr>
        <w:t>,</w:t>
      </w:r>
      <w:r w:rsidR="00360F96" w:rsidRPr="00204950">
        <w:rPr>
          <w:rFonts w:ascii="Times New Roman" w:hAnsi="Times New Roman" w:cs="Times New Roman"/>
          <w:sz w:val="24"/>
          <w:szCs w:val="20"/>
        </w:rPr>
        <w:t xml:space="preserve"> pa navajata, da se začne po uspešno spr</w:t>
      </w:r>
      <w:r w:rsidR="00401D1C" w:rsidRPr="00204950">
        <w:rPr>
          <w:rFonts w:ascii="Times New Roman" w:hAnsi="Times New Roman" w:cs="Times New Roman"/>
          <w:sz w:val="24"/>
          <w:szCs w:val="20"/>
        </w:rPr>
        <w:t>ejetem konceptu. Zato bomo pred</w:t>
      </w:r>
      <w:del w:id="386" w:author="kralj" w:date="2018-04-03T20:38:00Z">
        <w:r w:rsidR="00401D1C" w:rsidRPr="00204950" w:rsidDel="00CE4D75">
          <w:rPr>
            <w:rFonts w:ascii="Times New Roman" w:hAnsi="Times New Roman" w:cs="Times New Roman"/>
            <w:sz w:val="24"/>
            <w:szCs w:val="20"/>
          </w:rPr>
          <w:delText>-</w:delText>
        </w:r>
      </w:del>
      <w:r w:rsidR="00360F96" w:rsidRPr="00204950">
        <w:rPr>
          <w:rFonts w:ascii="Times New Roman" w:hAnsi="Times New Roman" w:cs="Times New Roman"/>
          <w:sz w:val="24"/>
          <w:szCs w:val="20"/>
        </w:rPr>
        <w:t>produkcijo kronološko posta</w:t>
      </w:r>
      <w:r w:rsidR="000633A1" w:rsidRPr="00204950">
        <w:rPr>
          <w:rFonts w:ascii="Times New Roman" w:hAnsi="Times New Roman" w:cs="Times New Roman"/>
          <w:sz w:val="24"/>
          <w:szCs w:val="20"/>
        </w:rPr>
        <w:t xml:space="preserve">vili za fazo razvoja koncepta. </w:t>
      </w:r>
    </w:p>
    <w:p w14:paraId="04A8BE4B" w14:textId="37F7DA1D" w:rsidR="00360F96" w:rsidRPr="00204950" w:rsidRDefault="00A63725"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Pred</w:t>
      </w:r>
      <w:del w:id="387" w:author="kralj" w:date="2018-04-03T20:38:00Z">
        <w:r w:rsidRPr="00204950" w:rsidDel="00CE4D75">
          <w:rPr>
            <w:rFonts w:ascii="Times New Roman" w:hAnsi="Times New Roman" w:cs="Times New Roman"/>
            <w:sz w:val="24"/>
            <w:szCs w:val="20"/>
          </w:rPr>
          <w:delText>-</w:delText>
        </w:r>
      </w:del>
      <w:r w:rsidR="005A3F4E" w:rsidRPr="00204950">
        <w:rPr>
          <w:rFonts w:ascii="Times New Roman" w:hAnsi="Times New Roman" w:cs="Times New Roman"/>
          <w:sz w:val="24"/>
          <w:szCs w:val="20"/>
        </w:rPr>
        <w:t>produkcija je faza</w:t>
      </w:r>
      <w:ins w:id="388" w:author="kralj" w:date="2018-04-03T20:38:00Z">
        <w:r w:rsidR="00CE4D75">
          <w:rPr>
            <w:rFonts w:ascii="Times New Roman" w:hAnsi="Times New Roman" w:cs="Times New Roman"/>
            <w:sz w:val="24"/>
            <w:szCs w:val="20"/>
          </w:rPr>
          <w:t>,</w:t>
        </w:r>
      </w:ins>
      <w:r w:rsidR="005A3F4E" w:rsidRPr="00204950">
        <w:rPr>
          <w:rFonts w:ascii="Times New Roman" w:hAnsi="Times New Roman" w:cs="Times New Roman"/>
          <w:sz w:val="24"/>
          <w:szCs w:val="20"/>
        </w:rPr>
        <w:t xml:space="preserve"> kjer </w:t>
      </w:r>
      <w:r w:rsidR="00360F96" w:rsidRPr="00204950">
        <w:rPr>
          <w:rFonts w:ascii="Times New Roman" w:hAnsi="Times New Roman" w:cs="Times New Roman"/>
          <w:sz w:val="24"/>
          <w:szCs w:val="20"/>
        </w:rPr>
        <w:t>se sprejme odločitev</w:t>
      </w:r>
      <w:ins w:id="389" w:author="kralj" w:date="2018-04-03T20:38:00Z">
        <w:r w:rsidR="00CE4D75">
          <w:rPr>
            <w:rFonts w:ascii="Times New Roman" w:hAnsi="Times New Roman" w:cs="Times New Roman"/>
            <w:sz w:val="24"/>
            <w:szCs w:val="20"/>
          </w:rPr>
          <w:t>,</w:t>
        </w:r>
      </w:ins>
      <w:r w:rsidR="00360F96" w:rsidRPr="00204950">
        <w:rPr>
          <w:rFonts w:ascii="Times New Roman" w:hAnsi="Times New Roman" w:cs="Times New Roman"/>
          <w:sz w:val="24"/>
          <w:szCs w:val="20"/>
        </w:rPr>
        <w:t xml:space="preserve"> kakšna bo igra in kako bo izdelana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(Unger in Novak</w:t>
      </w:r>
      <w:r w:rsidR="00E34974">
        <w:rPr>
          <w:rFonts w:ascii="Times New Roman" w:hAnsi="Times New Roman" w:cs="Times New Roman"/>
          <w:sz w:val="24"/>
        </w:rPr>
        <w:t>,</w:t>
      </w:r>
      <w:r w:rsidR="00360F96" w:rsidRPr="00204950">
        <w:rPr>
          <w:rFonts w:ascii="Times New Roman" w:hAnsi="Times New Roman" w:cs="Times New Roman"/>
          <w:sz w:val="24"/>
        </w:rPr>
        <w:t xml:space="preserve"> 2011, 176)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Predstavlja fazo načrtovanja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2012, 353)</w:t>
      </w:r>
      <w:r w:rsidR="00360F96" w:rsidRPr="00204950">
        <w:rPr>
          <w:rFonts w:ascii="Times New Roman" w:hAnsi="Times New Roman" w:cs="Times New Roman"/>
          <w:sz w:val="24"/>
          <w:szCs w:val="20"/>
        </w:rPr>
        <w:fldChar w:fldCharType="end"/>
      </w:r>
      <w:r w:rsidR="00D3495F" w:rsidRPr="00204950">
        <w:rPr>
          <w:rFonts w:ascii="Times New Roman" w:hAnsi="Times New Roman" w:cs="Times New Roman"/>
          <w:sz w:val="24"/>
          <w:szCs w:val="20"/>
        </w:rPr>
        <w:t>. Vrhunec pred</w:t>
      </w:r>
      <w:del w:id="390" w:author="kralj" w:date="2018-04-03T20:38:00Z">
        <w:r w:rsidR="00D3495F" w:rsidRPr="00204950" w:rsidDel="00CE4D75">
          <w:rPr>
            <w:rFonts w:ascii="Times New Roman" w:hAnsi="Times New Roman" w:cs="Times New Roman"/>
            <w:sz w:val="24"/>
            <w:szCs w:val="20"/>
          </w:rPr>
          <w:delText>-</w:delText>
        </w:r>
      </w:del>
      <w:r w:rsidR="00360F96" w:rsidRPr="00204950">
        <w:rPr>
          <w:rFonts w:ascii="Times New Roman" w:hAnsi="Times New Roman" w:cs="Times New Roman"/>
          <w:sz w:val="24"/>
          <w:szCs w:val="20"/>
        </w:rPr>
        <w:t xml:space="preserve">produkcije predstavlja dokaz koncepta, ki ga predstavlja prototip. Namen je dokazati zmožnost premagovanja tehničnih zahtevnosti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w:t>
      </w:r>
      <w:r w:rsidR="00E34974">
        <w:rPr>
          <w:rFonts w:ascii="Times New Roman" w:hAnsi="Times New Roman" w:cs="Times New Roman"/>
          <w:sz w:val="24"/>
        </w:rPr>
        <w:t>,</w:t>
      </w:r>
      <w:r w:rsidR="00360F96" w:rsidRPr="00204950">
        <w:rPr>
          <w:rFonts w:ascii="Times New Roman" w:hAnsi="Times New Roman" w:cs="Times New Roman"/>
          <w:sz w:val="24"/>
        </w:rPr>
        <w:t xml:space="preserve"> 2004, 88)</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Po potrditvi prototipa se lahko začne produkcija, ki predstavlja fazo razvoja igre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2012, 358)</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Produkcija je kompleksna in časovno potratna. Za uspešno izvajanje faze je priporočena fragmentacija </w:t>
      </w:r>
      <w:r w:rsidR="005A3F4E" w:rsidRPr="00204950">
        <w:rPr>
          <w:rFonts w:ascii="Times New Roman" w:hAnsi="Times New Roman" w:cs="Times New Roman"/>
          <w:sz w:val="24"/>
          <w:szCs w:val="20"/>
        </w:rPr>
        <w:t>opravil v manjše naloge, ki se jim</w:t>
      </w:r>
      <w:r w:rsidR="00360F96" w:rsidRPr="00204950">
        <w:rPr>
          <w:rFonts w:ascii="Times New Roman" w:hAnsi="Times New Roman" w:cs="Times New Roman"/>
          <w:sz w:val="24"/>
          <w:szCs w:val="20"/>
        </w:rPr>
        <w:t xml:space="preserve"> se strogo sledi</w:t>
      </w:r>
      <w:r w:rsidR="00573DAB" w:rsidRPr="00204950">
        <w:rPr>
          <w:rFonts w:ascii="Times New Roman" w:hAnsi="Times New Roman" w:cs="Times New Roman"/>
          <w:sz w:val="24"/>
          <w:szCs w:val="20"/>
        </w:rPr>
        <w:t xml:space="preserve"> </w:t>
      </w:r>
      <w:r w:rsidR="00573DAB" w:rsidRPr="00204950">
        <w:rPr>
          <w:rFonts w:ascii="Times New Roman" w:hAnsi="Times New Roman" w:cs="Times New Roman"/>
          <w:sz w:val="24"/>
          <w:szCs w:val="20"/>
        </w:rPr>
        <w:fldChar w:fldCharType="begin"/>
      </w:r>
      <w:r w:rsidR="00573DAB" w:rsidRPr="00204950">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573DAB" w:rsidRPr="00204950">
        <w:rPr>
          <w:rFonts w:ascii="Times New Roman" w:hAnsi="Times New Roman" w:cs="Times New Roman"/>
          <w:sz w:val="24"/>
          <w:szCs w:val="20"/>
        </w:rPr>
        <w:fldChar w:fldCharType="separate"/>
      </w:r>
      <w:r w:rsidR="00573DAB" w:rsidRPr="00204950">
        <w:rPr>
          <w:rFonts w:ascii="Times New Roman" w:hAnsi="Times New Roman" w:cs="Times New Roman"/>
          <w:sz w:val="24"/>
        </w:rPr>
        <w:t>(Bates</w:t>
      </w:r>
      <w:r w:rsidR="00E34974">
        <w:rPr>
          <w:rFonts w:ascii="Times New Roman" w:hAnsi="Times New Roman" w:cs="Times New Roman"/>
          <w:sz w:val="24"/>
        </w:rPr>
        <w:t>,</w:t>
      </w:r>
      <w:r w:rsidR="00573DAB" w:rsidRPr="00204950">
        <w:rPr>
          <w:rFonts w:ascii="Times New Roman" w:hAnsi="Times New Roman" w:cs="Times New Roman"/>
          <w:sz w:val="24"/>
        </w:rPr>
        <w:t xml:space="preserve"> 2004, 212)</w:t>
      </w:r>
      <w:r w:rsidR="00573DAB"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Priporočen je tedenski pregled napredka </w:t>
      </w:r>
      <w:r w:rsidR="00360F96"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{"citationID":"wE276A13","properties":{"formattedCitation":"(Bates 2004, 212)","plainCitation":"(Bates 2004,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w:t>
      </w:r>
      <w:r w:rsidR="00E34974">
        <w:rPr>
          <w:rFonts w:ascii="Times New Roman" w:hAnsi="Times New Roman" w:cs="Times New Roman"/>
          <w:sz w:val="24"/>
        </w:rPr>
        <w:t>prav tam</w:t>
      </w:r>
      <w:r w:rsidR="00360F96" w:rsidRPr="00204950">
        <w:rPr>
          <w:rFonts w:ascii="Times New Roman" w:hAnsi="Times New Roman" w:cs="Times New Roman"/>
          <w:sz w:val="24"/>
        </w:rPr>
        <w:t>)</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Čeprav se testiranje v smislu produkcijskega testiranja dogaja tudi v fazi produkcije</w:t>
      </w:r>
      <w:ins w:id="391" w:author="kralj" w:date="2018-04-03T20:39:00Z">
        <w:r w:rsidR="00CE4D75">
          <w:rPr>
            <w:rFonts w:ascii="Times New Roman" w:hAnsi="Times New Roman" w:cs="Times New Roman"/>
            <w:sz w:val="24"/>
            <w:szCs w:val="20"/>
          </w:rPr>
          <w:t>,</w:t>
        </w:r>
      </w:ins>
      <w:r w:rsidR="00360F96" w:rsidRPr="00204950">
        <w:rPr>
          <w:rFonts w:ascii="Times New Roman" w:hAnsi="Times New Roman" w:cs="Times New Roman"/>
          <w:sz w:val="24"/>
          <w:szCs w:val="20"/>
        </w:rPr>
        <w:t xml:space="preserve"> se v industriji iger ločijo posebne faze testiranja. Ko je razvoj igre tako daleč, da je mogoče igro igrati od začetka do zaključka</w:t>
      </w:r>
      <w:ins w:id="392" w:author="kralj" w:date="2018-04-03T20:53:00Z">
        <w:r w:rsidR="00164DEE">
          <w:rPr>
            <w:rFonts w:ascii="Times New Roman" w:hAnsi="Times New Roman" w:cs="Times New Roman"/>
            <w:sz w:val="24"/>
            <w:szCs w:val="20"/>
          </w:rPr>
          <w:t>,</w:t>
        </w:r>
      </w:ins>
      <w:r w:rsidR="00360F96" w:rsidRPr="00204950">
        <w:rPr>
          <w:rFonts w:ascii="Times New Roman" w:hAnsi="Times New Roman" w:cs="Times New Roman"/>
          <w:sz w:val="24"/>
          <w:szCs w:val="20"/>
        </w:rPr>
        <w:t xml:space="preserve"> se začnejo faze testiranja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2012, 359)</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Testiranje se deli na </w:t>
      </w:r>
      <w:ins w:id="393" w:author="kralj" w:date="2018-04-03T20:53:00Z">
        <w:r w:rsidR="00164DEE">
          <w:rPr>
            <w:rFonts w:ascii="Times New Roman" w:hAnsi="Times New Roman" w:cs="Times New Roman"/>
            <w:sz w:val="24"/>
            <w:szCs w:val="20"/>
          </w:rPr>
          <w:t>a</w:t>
        </w:r>
      </w:ins>
      <w:del w:id="394" w:author="kralj" w:date="2018-04-03T20:53:00Z">
        <w:r w:rsidR="00360F96" w:rsidRPr="00204950" w:rsidDel="00164DEE">
          <w:rPr>
            <w:rFonts w:ascii="Times New Roman" w:hAnsi="Times New Roman" w:cs="Times New Roman"/>
            <w:sz w:val="24"/>
            <w:szCs w:val="20"/>
          </w:rPr>
          <w:delText>A</w:delText>
        </w:r>
      </w:del>
      <w:r w:rsidR="00360F96" w:rsidRPr="00204950">
        <w:rPr>
          <w:rFonts w:ascii="Times New Roman" w:hAnsi="Times New Roman" w:cs="Times New Roman"/>
          <w:sz w:val="24"/>
          <w:szCs w:val="20"/>
        </w:rPr>
        <w:t xml:space="preserve">lfa in </w:t>
      </w:r>
      <w:ins w:id="395" w:author="kralj" w:date="2018-04-03T20:53:00Z">
        <w:r w:rsidR="00164DEE">
          <w:rPr>
            <w:rFonts w:ascii="Times New Roman" w:hAnsi="Times New Roman" w:cs="Times New Roman"/>
            <w:sz w:val="24"/>
            <w:szCs w:val="20"/>
          </w:rPr>
          <w:t>b</w:t>
        </w:r>
      </w:ins>
      <w:del w:id="396" w:author="kralj" w:date="2018-04-03T20:53:00Z">
        <w:r w:rsidR="00360F96" w:rsidRPr="00204950" w:rsidDel="00164DEE">
          <w:rPr>
            <w:rFonts w:ascii="Times New Roman" w:hAnsi="Times New Roman" w:cs="Times New Roman"/>
            <w:sz w:val="24"/>
            <w:szCs w:val="20"/>
          </w:rPr>
          <w:delText>B</w:delText>
        </w:r>
      </w:del>
      <w:r w:rsidR="00360F96" w:rsidRPr="00204950">
        <w:rPr>
          <w:rFonts w:ascii="Times New Roman" w:hAnsi="Times New Roman" w:cs="Times New Roman"/>
          <w:sz w:val="24"/>
          <w:szCs w:val="20"/>
        </w:rPr>
        <w:t xml:space="preserve">eta faze. V razvoju mobilnih iger sta fazi navadno združeni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(Unger in Novak</w:t>
      </w:r>
      <w:r w:rsidR="00E34974">
        <w:rPr>
          <w:rFonts w:ascii="Times New Roman" w:hAnsi="Times New Roman" w:cs="Times New Roman"/>
          <w:sz w:val="24"/>
        </w:rPr>
        <w:t>,</w:t>
      </w:r>
      <w:r w:rsidR="00360F96" w:rsidRPr="00204950">
        <w:rPr>
          <w:rFonts w:ascii="Times New Roman" w:hAnsi="Times New Roman" w:cs="Times New Roman"/>
          <w:sz w:val="24"/>
        </w:rPr>
        <w:t xml:space="preserve"> 2011, 176)</w:t>
      </w:r>
      <w:r w:rsidR="00360F96" w:rsidRPr="00204950">
        <w:rPr>
          <w:rFonts w:ascii="Times New Roman" w:hAnsi="Times New Roman" w:cs="Times New Roman"/>
          <w:sz w:val="24"/>
          <w:szCs w:val="20"/>
        </w:rPr>
        <w:fldChar w:fldCharType="end"/>
      </w:r>
      <w:r w:rsidR="002A5E46" w:rsidRPr="00204950">
        <w:rPr>
          <w:rFonts w:ascii="Times New Roman" w:hAnsi="Times New Roman" w:cs="Times New Roman"/>
          <w:sz w:val="24"/>
          <w:szCs w:val="20"/>
        </w:rPr>
        <w:t>. Alfa faza predstavlja točko</w:t>
      </w:r>
      <w:ins w:id="397" w:author="kralj" w:date="2018-04-03T20:53:00Z">
        <w:r w:rsidR="00164DEE">
          <w:rPr>
            <w:rFonts w:ascii="Times New Roman" w:hAnsi="Times New Roman" w:cs="Times New Roman"/>
            <w:sz w:val="24"/>
            <w:szCs w:val="20"/>
          </w:rPr>
          <w:t>,</w:t>
        </w:r>
      </w:ins>
      <w:r w:rsidR="002A5E46" w:rsidRPr="00204950">
        <w:rPr>
          <w:rFonts w:ascii="Times New Roman" w:hAnsi="Times New Roman" w:cs="Times New Roman"/>
          <w:sz w:val="24"/>
          <w:szCs w:val="20"/>
        </w:rPr>
        <w:t xml:space="preserve"> v</w:t>
      </w:r>
      <w:r w:rsidR="00360F96" w:rsidRPr="00204950">
        <w:rPr>
          <w:rFonts w:ascii="Times New Roman" w:hAnsi="Times New Roman" w:cs="Times New Roman"/>
          <w:sz w:val="24"/>
          <w:szCs w:val="20"/>
        </w:rPr>
        <w:t xml:space="preserve"> kateri je mogoče testirati celotno igranje. Testna ekipa v tej fazi testira vse module igre, zapiše defekte v</w:t>
      </w:r>
      <w:r w:rsidR="005260BF" w:rsidRPr="00204950">
        <w:rPr>
          <w:rFonts w:ascii="Times New Roman" w:hAnsi="Times New Roman" w:cs="Times New Roman"/>
          <w:sz w:val="24"/>
          <w:szCs w:val="20"/>
        </w:rPr>
        <w:t xml:space="preserve"> bazo in ustvari testni načrt. </w:t>
      </w:r>
      <w:r w:rsidR="00360F96" w:rsidRPr="00204950">
        <w:rPr>
          <w:rFonts w:ascii="Times New Roman" w:hAnsi="Times New Roman" w:cs="Times New Roman"/>
          <w:sz w:val="24"/>
          <w:szCs w:val="20"/>
        </w:rPr>
        <w:t xml:space="preserve">Beta faza je namenjena popravilu defektov in implementaciji vseh sredstev (zvok, umetnine) v igro. S tem </w:t>
      </w:r>
      <w:r w:rsidR="00624D7F" w:rsidRPr="00204950">
        <w:rPr>
          <w:rFonts w:ascii="Times New Roman" w:hAnsi="Times New Roman" w:cs="Times New Roman"/>
          <w:sz w:val="24"/>
          <w:szCs w:val="20"/>
        </w:rPr>
        <w:t xml:space="preserve">se popolnoma konča produkcijski </w:t>
      </w:r>
      <w:r w:rsidR="00360F96" w:rsidRPr="00204950">
        <w:rPr>
          <w:rFonts w:ascii="Times New Roman" w:hAnsi="Times New Roman" w:cs="Times New Roman"/>
          <w:sz w:val="24"/>
          <w:szCs w:val="20"/>
        </w:rPr>
        <w:t>proces. Namen faze je stabilizacija projekta in eliminacija večine</w:t>
      </w:r>
      <w:r w:rsidR="005260BF" w:rsidRPr="00204950">
        <w:rPr>
          <w:rFonts w:ascii="Times New Roman" w:hAnsi="Times New Roman" w:cs="Times New Roman"/>
          <w:sz w:val="24"/>
          <w:szCs w:val="20"/>
        </w:rPr>
        <w:t xml:space="preserve"> ali vseh defektov pred izdajo.</w:t>
      </w:r>
      <w:r w:rsidR="00952A07" w:rsidRPr="00204950">
        <w:rPr>
          <w:rFonts w:ascii="Times New Roman" w:hAnsi="Times New Roman" w:cs="Times New Roman"/>
          <w:sz w:val="24"/>
          <w:szCs w:val="20"/>
        </w:rPr>
        <w:t xml:space="preserve"> </w:t>
      </w:r>
      <w:r w:rsidR="003330AC" w:rsidRPr="00204950">
        <w:rPr>
          <w:rFonts w:ascii="Times New Roman" w:hAnsi="Times New Roman" w:cs="Times New Roman"/>
          <w:sz w:val="24"/>
          <w:szCs w:val="20"/>
        </w:rPr>
        <w:t xml:space="preserve">Beta faza se deli </w:t>
      </w:r>
      <w:r w:rsidR="00952A07" w:rsidRPr="00204950">
        <w:rPr>
          <w:rFonts w:ascii="Times New Roman" w:hAnsi="Times New Roman" w:cs="Times New Roman"/>
          <w:sz w:val="24"/>
          <w:szCs w:val="20"/>
        </w:rPr>
        <w:t xml:space="preserve">tudi </w:t>
      </w:r>
      <w:r w:rsidR="00360F96" w:rsidRPr="00204950">
        <w:rPr>
          <w:rFonts w:ascii="Times New Roman" w:hAnsi="Times New Roman" w:cs="Times New Roman"/>
          <w:sz w:val="24"/>
          <w:szCs w:val="20"/>
        </w:rPr>
        <w:t>na zaprto in odprto beta fazo</w:t>
      </w:r>
      <w:r w:rsidR="00F72A72" w:rsidRPr="00204950">
        <w:rPr>
          <w:rFonts w:ascii="Times New Roman" w:hAnsi="Times New Roman" w:cs="Times New Roman"/>
          <w:sz w:val="24"/>
          <w:szCs w:val="20"/>
        </w:rPr>
        <w:t xml:space="preserve"> </w:t>
      </w:r>
      <w:r w:rsidR="00F72A72" w:rsidRPr="00204950">
        <w:rPr>
          <w:rFonts w:ascii="Times New Roman" w:hAnsi="Times New Roman" w:cs="Times New Roman"/>
          <w:sz w:val="24"/>
          <w:szCs w:val="20"/>
        </w:rPr>
        <w:fldChar w:fldCharType="begin"/>
      </w:r>
      <w:r w:rsidR="00F72A72" w:rsidRPr="00204950">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00F72A72" w:rsidRPr="00204950">
        <w:rPr>
          <w:rFonts w:ascii="Times New Roman" w:hAnsi="Times New Roman" w:cs="Times New Roman"/>
          <w:sz w:val="24"/>
          <w:szCs w:val="20"/>
        </w:rPr>
        <w:fldChar w:fldCharType="separate"/>
      </w:r>
      <w:r w:rsidR="00592FCF" w:rsidRPr="00204950">
        <w:rPr>
          <w:rFonts w:ascii="Times New Roman" w:hAnsi="Times New Roman" w:cs="Times New Roman"/>
          <w:sz w:val="24"/>
          <w:szCs w:val="24"/>
        </w:rPr>
        <w:t>(</w:t>
      </w:r>
      <w:r w:rsidR="00F72A72" w:rsidRPr="00204950">
        <w:rPr>
          <w:rFonts w:ascii="Times New Roman" w:hAnsi="Times New Roman" w:cs="Times New Roman"/>
          <w:sz w:val="24"/>
          <w:szCs w:val="24"/>
        </w:rPr>
        <w:t>Levy in Novak</w:t>
      </w:r>
      <w:r w:rsidR="00E34974">
        <w:rPr>
          <w:rFonts w:ascii="Times New Roman" w:hAnsi="Times New Roman" w:cs="Times New Roman"/>
          <w:sz w:val="24"/>
          <w:szCs w:val="24"/>
        </w:rPr>
        <w:t>,</w:t>
      </w:r>
      <w:r w:rsidR="00F72A72" w:rsidRPr="00204950">
        <w:rPr>
          <w:rFonts w:ascii="Times New Roman" w:hAnsi="Times New Roman" w:cs="Times New Roman"/>
          <w:sz w:val="24"/>
          <w:szCs w:val="24"/>
        </w:rPr>
        <w:t xml:space="preserve"> 2009, 54–55)</w:t>
      </w:r>
      <w:r w:rsidR="00F72A72"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Za zaprto beta fa</w:t>
      </w:r>
      <w:r w:rsidR="007E1F49" w:rsidRPr="00204950">
        <w:rPr>
          <w:rFonts w:ascii="Times New Roman" w:hAnsi="Times New Roman" w:cs="Times New Roman"/>
          <w:sz w:val="24"/>
          <w:szCs w:val="20"/>
        </w:rPr>
        <w:t>zo velja privatno testiranje</w:t>
      </w:r>
      <w:ins w:id="398" w:author="kralj" w:date="2018-04-03T20:54:00Z">
        <w:r w:rsidR="00164DEE">
          <w:rPr>
            <w:rFonts w:ascii="Times New Roman" w:hAnsi="Times New Roman" w:cs="Times New Roman"/>
            <w:sz w:val="24"/>
            <w:szCs w:val="20"/>
          </w:rPr>
          <w:t>,</w:t>
        </w:r>
      </w:ins>
      <w:r w:rsidR="007E1F49" w:rsidRPr="00204950">
        <w:rPr>
          <w:rFonts w:ascii="Times New Roman" w:hAnsi="Times New Roman" w:cs="Times New Roman"/>
          <w:sz w:val="24"/>
          <w:szCs w:val="20"/>
        </w:rPr>
        <w:t xml:space="preserve"> v</w:t>
      </w:r>
      <w:r w:rsidR="00360F96" w:rsidRPr="00204950">
        <w:rPr>
          <w:rFonts w:ascii="Times New Roman" w:hAnsi="Times New Roman" w:cs="Times New Roman"/>
          <w:sz w:val="24"/>
          <w:szCs w:val="20"/>
        </w:rPr>
        <w:t xml:space="preserve"> kateri se razvoj fokusira na poliranje igre</w:t>
      </w:r>
      <w:r w:rsidR="00F72A72"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 Odprta faza pa je navadno uporabljena pri igrah</w:t>
      </w:r>
      <w:ins w:id="399" w:author="kralj" w:date="2018-04-03T20:54:00Z">
        <w:r w:rsidR="00164DEE">
          <w:rPr>
            <w:rFonts w:ascii="Times New Roman" w:hAnsi="Times New Roman" w:cs="Times New Roman"/>
            <w:sz w:val="24"/>
            <w:szCs w:val="20"/>
          </w:rPr>
          <w:t>,</w:t>
        </w:r>
      </w:ins>
      <w:r w:rsidR="00360F96" w:rsidRPr="00204950">
        <w:rPr>
          <w:rFonts w:ascii="Times New Roman" w:hAnsi="Times New Roman" w:cs="Times New Roman"/>
          <w:sz w:val="24"/>
          <w:szCs w:val="20"/>
        </w:rPr>
        <w:t xml:space="preserve"> ki vsebujejo spletne komponente</w:t>
      </w:r>
      <w:r w:rsidR="00F72A72"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w:t>
      </w:r>
      <w:r w:rsidR="00D06491" w:rsidRPr="00204950">
        <w:rPr>
          <w:rFonts w:ascii="Times New Roman" w:hAnsi="Times New Roman" w:cs="Times New Roman"/>
          <w:sz w:val="24"/>
          <w:szCs w:val="20"/>
        </w:rPr>
        <w:t xml:space="preserve"> V odprti beta fazi so </w:t>
      </w:r>
      <w:r w:rsidR="003330AC" w:rsidRPr="00204950">
        <w:rPr>
          <w:rFonts w:ascii="Times New Roman" w:hAnsi="Times New Roman" w:cs="Times New Roman"/>
          <w:sz w:val="24"/>
          <w:szCs w:val="20"/>
        </w:rPr>
        <w:t>povabljeni zunanji igralci, ki v zameno za brezplačno igr</w:t>
      </w:r>
      <w:r w:rsidR="00D06491" w:rsidRPr="00204950">
        <w:rPr>
          <w:rFonts w:ascii="Times New Roman" w:hAnsi="Times New Roman" w:cs="Times New Roman"/>
          <w:sz w:val="24"/>
          <w:szCs w:val="20"/>
        </w:rPr>
        <w:t>anje služijo kot testerji</w:t>
      </w:r>
      <w:r w:rsidR="001F1ABC"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 xml:space="preserve"> V tej fazi se preveri delovanje strežnikov, uravnoteži igranje in identificira defekte</w:t>
      </w:r>
      <w:r w:rsidR="00F72A72" w:rsidRPr="00204950">
        <w:rPr>
          <w:rFonts w:ascii="Times New Roman" w:hAnsi="Times New Roman" w:cs="Times New Roman"/>
          <w:sz w:val="24"/>
          <w:szCs w:val="20"/>
        </w:rPr>
        <w:t xml:space="preserve"> (prav tam)</w:t>
      </w:r>
      <w:r w:rsidR="001F1ABC"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Ko igra prestane</w:t>
      </w:r>
      <w:r w:rsidR="00D15C9B"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beta fazo</w:t>
      </w:r>
      <w:ins w:id="400" w:author="kralj" w:date="2018-04-03T20:55:00Z">
        <w:r w:rsidR="00164DEE">
          <w:rPr>
            <w:rFonts w:ascii="Times New Roman" w:hAnsi="Times New Roman" w:cs="Times New Roman"/>
            <w:sz w:val="24"/>
            <w:szCs w:val="20"/>
          </w:rPr>
          <w:t>,</w:t>
        </w:r>
      </w:ins>
      <w:r w:rsidR="00360F96" w:rsidRPr="00204950">
        <w:rPr>
          <w:rFonts w:ascii="Times New Roman" w:hAnsi="Times New Roman" w:cs="Times New Roman"/>
          <w:sz w:val="24"/>
          <w:szCs w:val="20"/>
        </w:rPr>
        <w:t xml:space="preserve"> sledi njena izdaja. V tej fazi ravnateljstvo opravi še en pregled produkta in pridobi seznam prisotnih defektov. Po pregledu sledi izdaja produkta na trg. V industriji ig</w:t>
      </w:r>
      <w:r w:rsidR="00F279E7" w:rsidRPr="00204950">
        <w:rPr>
          <w:rFonts w:ascii="Times New Roman" w:hAnsi="Times New Roman" w:cs="Times New Roman"/>
          <w:sz w:val="24"/>
          <w:szCs w:val="20"/>
        </w:rPr>
        <w:t>er je za to fazo pogost izraz zlata</w:t>
      </w:r>
      <w:r w:rsidR="00360F9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2012, 362)</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C27E6C" w:rsidRPr="00204950">
        <w:rPr>
          <w:rFonts w:ascii="Times New Roman" w:hAnsi="Times New Roman" w:cs="Times New Roman"/>
          <w:sz w:val="24"/>
          <w:szCs w:val="20"/>
        </w:rPr>
        <w:t>Po fazi izdaje sledi post</w:t>
      </w:r>
      <w:del w:id="401" w:author="kralj" w:date="2018-04-03T20:55:00Z">
        <w:r w:rsidR="00C27E6C" w:rsidRPr="00204950" w:rsidDel="00164DEE">
          <w:rPr>
            <w:rFonts w:ascii="Times New Roman" w:hAnsi="Times New Roman" w:cs="Times New Roman"/>
            <w:sz w:val="24"/>
            <w:szCs w:val="20"/>
          </w:rPr>
          <w:delText>-</w:delText>
        </w:r>
      </w:del>
      <w:r w:rsidR="00360F96" w:rsidRPr="00204950">
        <w:rPr>
          <w:rFonts w:ascii="Times New Roman" w:hAnsi="Times New Roman" w:cs="Times New Roman"/>
          <w:sz w:val="24"/>
          <w:szCs w:val="20"/>
        </w:rPr>
        <w:t>produkcijska faza. Faza predstavlja nadaljevalno produkcijo, ki jo Fullerton (</w:t>
      </w:r>
      <w:r w:rsidR="004F72BF" w:rsidRPr="00204950">
        <w:rPr>
          <w:rFonts w:ascii="Times New Roman" w:hAnsi="Times New Roman" w:cs="Times New Roman"/>
          <w:sz w:val="24"/>
          <w:szCs w:val="20"/>
        </w:rPr>
        <w:t>2014</w:t>
      </w:r>
      <w:r w:rsidR="00360F96" w:rsidRPr="00204950">
        <w:rPr>
          <w:rFonts w:ascii="Times New Roman" w:hAnsi="Times New Roman" w:cs="Times New Roman"/>
          <w:sz w:val="24"/>
          <w:szCs w:val="20"/>
        </w:rPr>
        <w:t>) i</w:t>
      </w:r>
      <w:r w:rsidR="00842104" w:rsidRPr="00204950">
        <w:rPr>
          <w:rFonts w:ascii="Times New Roman" w:hAnsi="Times New Roman" w:cs="Times New Roman"/>
          <w:sz w:val="24"/>
          <w:szCs w:val="20"/>
        </w:rPr>
        <w:t>menuje tudi vzdrževanje. Slika 6.2</w:t>
      </w:r>
      <w:r w:rsidR="00360F96" w:rsidRPr="00204950">
        <w:rPr>
          <w:rFonts w:ascii="Times New Roman" w:hAnsi="Times New Roman" w:cs="Times New Roman"/>
          <w:sz w:val="24"/>
          <w:szCs w:val="20"/>
        </w:rPr>
        <w:t xml:space="preserve"> tako predstavlja domenski model, ki je zgrajen iz razvojnih faz in hkrati predst</w:t>
      </w:r>
      <w:r w:rsidR="0024411D" w:rsidRPr="00204950">
        <w:rPr>
          <w:rFonts w:ascii="Times New Roman" w:hAnsi="Times New Roman" w:cs="Times New Roman"/>
          <w:sz w:val="24"/>
          <w:szCs w:val="20"/>
        </w:rPr>
        <w:t>avlja podlago za procesni model.</w:t>
      </w:r>
    </w:p>
    <w:p w14:paraId="40A14EAA" w14:textId="77777777" w:rsidR="008A6613" w:rsidRDefault="008A6613" w:rsidP="008A6613">
      <w:pPr>
        <w:keepNext/>
        <w:spacing w:line="360" w:lineRule="auto"/>
        <w:contextualSpacing/>
        <w:jc w:val="center"/>
        <w:rPr>
          <w:rFonts w:ascii="Times New Roman" w:hAnsi="Times New Roman" w:cs="Times New Roman"/>
          <w:sz w:val="20"/>
          <w:szCs w:val="20"/>
        </w:rPr>
      </w:pPr>
    </w:p>
    <w:p w14:paraId="27A19684" w14:textId="61F2F4AC" w:rsidR="008A6613" w:rsidRPr="008A6613" w:rsidRDefault="008A6613" w:rsidP="008A6613">
      <w:pPr>
        <w:keepNext/>
        <w:spacing w:line="360" w:lineRule="auto"/>
        <w:contextualSpacing/>
        <w:jc w:val="center"/>
        <w:rPr>
          <w:rFonts w:ascii="Times New Roman" w:hAnsi="Times New Roman" w:cs="Times New Roman"/>
          <w:sz w:val="18"/>
          <w:szCs w:val="20"/>
        </w:rPr>
      </w:pPr>
      <w:r w:rsidRPr="008A6613">
        <w:rPr>
          <w:rFonts w:ascii="Times New Roman" w:hAnsi="Times New Roman" w:cs="Times New Roman"/>
          <w:sz w:val="20"/>
        </w:rPr>
        <w:t>Slika 6.2 domenski model na podlagi razvojnih faz</w:t>
      </w:r>
    </w:p>
    <w:p w14:paraId="2E342306" w14:textId="5A7A3238" w:rsidR="00360F96" w:rsidRPr="00204950" w:rsidRDefault="00FE39C0" w:rsidP="005A6A3B">
      <w:pPr>
        <w:spacing w:line="360" w:lineRule="auto"/>
        <w:contextualSpacing/>
        <w:jc w:val="center"/>
        <w:rPr>
          <w:rFonts w:ascii="Times New Roman" w:hAnsi="Times New Roman" w:cs="Times New Roman"/>
          <w:sz w:val="20"/>
          <w:szCs w:val="20"/>
        </w:rPr>
      </w:pPr>
      <w:r w:rsidRPr="00FE39C0">
        <w:rPr>
          <w:rFonts w:ascii="Times New Roman" w:hAnsi="Times New Roman" w:cs="Times New Roman"/>
          <w:noProof/>
          <w:sz w:val="20"/>
          <w:szCs w:val="20"/>
          <w:lang w:eastAsia="sl-SI"/>
        </w:rPr>
        <w:drawing>
          <wp:inline distT="0" distB="0" distL="0" distR="0" wp14:anchorId="1CE57BD1" wp14:editId="1240A535">
            <wp:extent cx="4516582" cy="1217235"/>
            <wp:effectExtent l="0" t="0" r="0" b="254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28365" cy="1220411"/>
                    </a:xfrm>
                    <a:prstGeom prst="rect">
                      <a:avLst/>
                    </a:prstGeom>
                  </pic:spPr>
                </pic:pic>
              </a:graphicData>
            </a:graphic>
          </wp:inline>
        </w:drawing>
      </w:r>
    </w:p>
    <w:p w14:paraId="5941EFC9" w14:textId="4E4618CC" w:rsidR="00360F96" w:rsidRPr="00204950" w:rsidRDefault="00C71903" w:rsidP="009C2B07">
      <w:pPr>
        <w:pStyle w:val="podnaslov"/>
        <w:outlineLvl w:val="1"/>
      </w:pPr>
      <w:bookmarkStart w:id="402" w:name="_Toc509588444"/>
      <w:bookmarkStart w:id="403" w:name="_Toc509591253"/>
      <w:r w:rsidRPr="00204950">
        <w:lastRenderedPageBreak/>
        <w:t>6</w:t>
      </w:r>
      <w:r w:rsidR="00360F96" w:rsidRPr="00204950">
        <w:t>.3 IZBIRA NOTACIJ</w:t>
      </w:r>
      <w:bookmarkEnd w:id="402"/>
      <w:bookmarkEnd w:id="403"/>
    </w:p>
    <w:p w14:paraId="5198D111" w14:textId="3D8D5CBC"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V tem koraku bomo definirali jezik uporabe, ki nam bo podal notacije</w:t>
      </w:r>
      <w:ins w:id="404" w:author="kralj" w:date="2018-04-03T20:55:00Z">
        <w:r w:rsidR="00164DEE">
          <w:rPr>
            <w:rFonts w:ascii="Times New Roman" w:hAnsi="Times New Roman" w:cs="Times New Roman"/>
            <w:sz w:val="24"/>
            <w:szCs w:val="20"/>
          </w:rPr>
          <w:t>,</w:t>
        </w:r>
      </w:ins>
      <w:r w:rsidR="00AC6458" w:rsidRPr="00204950">
        <w:rPr>
          <w:rFonts w:ascii="Times New Roman" w:hAnsi="Times New Roman" w:cs="Times New Roman"/>
          <w:sz w:val="24"/>
          <w:szCs w:val="20"/>
        </w:rPr>
        <w:t xml:space="preserve"> s katerimi bomo lahko izrazili natančen potek delovanja procesa</w:t>
      </w:r>
      <w:r w:rsidRPr="00204950">
        <w:rPr>
          <w:rFonts w:ascii="Times New Roman" w:hAnsi="Times New Roman" w:cs="Times New Roman"/>
          <w:sz w:val="24"/>
          <w:szCs w:val="20"/>
        </w:rPr>
        <w:t>. Jezik, ki ga bomo uporabili</w:t>
      </w:r>
      <w:ins w:id="405" w:author="kralj" w:date="2018-04-03T20:56:00Z">
        <w:r w:rsidR="00164DEE">
          <w:rPr>
            <w:rFonts w:ascii="Times New Roman" w:hAnsi="Times New Roman" w:cs="Times New Roman"/>
            <w:sz w:val="24"/>
            <w:szCs w:val="20"/>
          </w:rPr>
          <w:t>,</w:t>
        </w:r>
      </w:ins>
      <w:r w:rsidRPr="00204950">
        <w:rPr>
          <w:rFonts w:ascii="Times New Roman" w:hAnsi="Times New Roman" w:cs="Times New Roman"/>
          <w:sz w:val="24"/>
          <w:szCs w:val="20"/>
        </w:rPr>
        <w:t xml:space="preserve"> </w:t>
      </w:r>
      <w:r w:rsidR="004F72BF" w:rsidRPr="00204950">
        <w:rPr>
          <w:rFonts w:ascii="Times New Roman" w:hAnsi="Times New Roman" w:cs="Times New Roman"/>
          <w:sz w:val="24"/>
          <w:szCs w:val="20"/>
        </w:rPr>
        <w:t>je</w:t>
      </w:r>
      <w:r w:rsidR="009B1672" w:rsidRPr="00204950">
        <w:rPr>
          <w:rFonts w:ascii="Times New Roman" w:hAnsi="Times New Roman" w:cs="Times New Roman"/>
          <w:sz w:val="24"/>
          <w:szCs w:val="20"/>
        </w:rPr>
        <w:t xml:space="preserve"> UML z</w:t>
      </w:r>
      <w:r w:rsidR="004F72BF" w:rsidRPr="00204950">
        <w:rPr>
          <w:rFonts w:ascii="Times New Roman" w:hAnsi="Times New Roman" w:cs="Times New Roman"/>
          <w:sz w:val="24"/>
          <w:szCs w:val="20"/>
        </w:rPr>
        <w:t xml:space="preserve"> izbranimi</w:t>
      </w:r>
      <w:r w:rsidR="00C91FB7" w:rsidRPr="00204950">
        <w:rPr>
          <w:rFonts w:ascii="Times New Roman" w:hAnsi="Times New Roman" w:cs="Times New Roman"/>
          <w:sz w:val="24"/>
          <w:szCs w:val="20"/>
        </w:rPr>
        <w:t xml:space="preserve"> notacijami v tabeli 6</w:t>
      </w:r>
      <w:r w:rsidR="009B1672" w:rsidRPr="00204950">
        <w:rPr>
          <w:rFonts w:ascii="Times New Roman" w:hAnsi="Times New Roman" w:cs="Times New Roman"/>
          <w:sz w:val="24"/>
          <w:szCs w:val="20"/>
        </w:rPr>
        <w:t>.1</w:t>
      </w:r>
      <w:r w:rsidRPr="00204950">
        <w:rPr>
          <w:rFonts w:ascii="Times New Roman" w:hAnsi="Times New Roman" w:cs="Times New Roman"/>
          <w:sz w:val="24"/>
          <w:szCs w:val="20"/>
        </w:rPr>
        <w:t>. Z notacijami bomo povezali stanj</w:t>
      </w:r>
      <w:r w:rsidR="00591CE0" w:rsidRPr="00204950">
        <w:rPr>
          <w:rFonts w:ascii="Times New Roman" w:hAnsi="Times New Roman" w:cs="Times New Roman"/>
          <w:sz w:val="24"/>
          <w:szCs w:val="20"/>
        </w:rPr>
        <w:t>a in artefakte v procesni model.</w:t>
      </w:r>
      <w:r w:rsidR="00DE04AE" w:rsidRPr="00204950">
        <w:rPr>
          <w:rFonts w:ascii="Times New Roman" w:hAnsi="Times New Roman" w:cs="Times New Roman"/>
          <w:sz w:val="24"/>
          <w:szCs w:val="20"/>
        </w:rPr>
        <w:t xml:space="preserve"> UML omogoča več različnih </w:t>
      </w:r>
      <w:r w:rsidR="005F2B88" w:rsidRPr="00204950">
        <w:rPr>
          <w:rFonts w:ascii="Times New Roman" w:hAnsi="Times New Roman" w:cs="Times New Roman"/>
          <w:sz w:val="24"/>
          <w:szCs w:val="20"/>
        </w:rPr>
        <w:t>prikazov</w:t>
      </w:r>
      <w:r w:rsidR="00DE04AE" w:rsidRPr="00204950">
        <w:rPr>
          <w:rFonts w:ascii="Times New Roman" w:hAnsi="Times New Roman" w:cs="Times New Roman"/>
          <w:sz w:val="24"/>
          <w:szCs w:val="20"/>
        </w:rPr>
        <w:t xml:space="preserve"> diagramo</w:t>
      </w:r>
      <w:r w:rsidR="00306578" w:rsidRPr="00204950">
        <w:rPr>
          <w:rFonts w:ascii="Times New Roman" w:hAnsi="Times New Roman" w:cs="Times New Roman"/>
          <w:sz w:val="24"/>
          <w:szCs w:val="20"/>
        </w:rPr>
        <w:t xml:space="preserve">v. Pri izgradnji bomo uporabili </w:t>
      </w:r>
      <w:r w:rsidR="00DE04AE" w:rsidRPr="00204950">
        <w:rPr>
          <w:rFonts w:ascii="Times New Roman" w:hAnsi="Times New Roman" w:cs="Times New Roman"/>
          <w:sz w:val="24"/>
          <w:szCs w:val="20"/>
        </w:rPr>
        <w:t xml:space="preserve">UML diagram </w:t>
      </w:r>
      <w:r w:rsidR="00966462" w:rsidRPr="00204950">
        <w:rPr>
          <w:rFonts w:ascii="Times New Roman" w:hAnsi="Times New Roman" w:cs="Times New Roman"/>
          <w:sz w:val="24"/>
          <w:szCs w:val="20"/>
        </w:rPr>
        <w:t>aktivnosti</w:t>
      </w:r>
      <w:r w:rsidR="00FA3861" w:rsidRPr="00204950">
        <w:rPr>
          <w:rFonts w:ascii="Times New Roman" w:hAnsi="Times New Roman" w:cs="Times New Roman"/>
          <w:sz w:val="24"/>
          <w:szCs w:val="20"/>
        </w:rPr>
        <w:t xml:space="preserve">, ki služijo za prikaz kontrole poteka med aktivnostmi </w:t>
      </w:r>
      <w:r w:rsidR="00FA3861" w:rsidRPr="00204950">
        <w:rPr>
          <w:rFonts w:ascii="Times New Roman" w:hAnsi="Times New Roman" w:cs="Times New Roman"/>
          <w:sz w:val="24"/>
          <w:szCs w:val="20"/>
        </w:rPr>
        <w:fldChar w:fldCharType="begin"/>
      </w:r>
      <w:r w:rsidR="00FA3861" w:rsidRPr="00204950">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sidRPr="00204950">
        <w:rPr>
          <w:rFonts w:ascii="Times New Roman" w:hAnsi="Times New Roman" w:cs="Times New Roman"/>
          <w:sz w:val="24"/>
          <w:szCs w:val="20"/>
        </w:rPr>
        <w:fldChar w:fldCharType="separate"/>
      </w:r>
      <w:r w:rsidR="00FA3861" w:rsidRPr="00204950">
        <w:rPr>
          <w:rFonts w:ascii="Times New Roman" w:hAnsi="Times New Roman" w:cs="Times New Roman"/>
          <w:sz w:val="24"/>
        </w:rPr>
        <w:t>(Rumbaugh, Jacobson, in Booch</w:t>
      </w:r>
      <w:r w:rsidR="00E34974">
        <w:rPr>
          <w:rFonts w:ascii="Times New Roman" w:hAnsi="Times New Roman" w:cs="Times New Roman"/>
          <w:sz w:val="24"/>
        </w:rPr>
        <w:t>,</w:t>
      </w:r>
      <w:r w:rsidR="00FA3861" w:rsidRPr="00204950">
        <w:rPr>
          <w:rFonts w:ascii="Times New Roman" w:hAnsi="Times New Roman" w:cs="Times New Roman"/>
          <w:sz w:val="24"/>
        </w:rPr>
        <w:t xml:space="preserve"> 2004, 37)</w:t>
      </w:r>
      <w:r w:rsidR="00FA3861" w:rsidRPr="00204950">
        <w:rPr>
          <w:rFonts w:ascii="Times New Roman" w:hAnsi="Times New Roman" w:cs="Times New Roman"/>
          <w:sz w:val="24"/>
          <w:szCs w:val="20"/>
        </w:rPr>
        <w:fldChar w:fldCharType="end"/>
      </w:r>
      <w:r w:rsidR="00FA3861" w:rsidRPr="00204950">
        <w:rPr>
          <w:rFonts w:ascii="Times New Roman" w:hAnsi="Times New Roman" w:cs="Times New Roman"/>
          <w:sz w:val="24"/>
          <w:szCs w:val="20"/>
        </w:rPr>
        <w:t>.</w:t>
      </w:r>
    </w:p>
    <w:p w14:paraId="02A0E856" w14:textId="77777777" w:rsidR="00566059" w:rsidRPr="00204950" w:rsidRDefault="00566059" w:rsidP="005A6A3B">
      <w:pPr>
        <w:spacing w:line="360" w:lineRule="auto"/>
        <w:contextualSpacing/>
        <w:jc w:val="center"/>
        <w:rPr>
          <w:rFonts w:ascii="Times New Roman" w:hAnsi="Times New Roman" w:cs="Times New Roman"/>
          <w:sz w:val="20"/>
        </w:rPr>
      </w:pPr>
    </w:p>
    <w:p w14:paraId="0A9137F3" w14:textId="72323494" w:rsidR="00360F96" w:rsidRPr="00204950" w:rsidRDefault="00514F3E" w:rsidP="005A6A3B">
      <w:pPr>
        <w:spacing w:line="360" w:lineRule="auto"/>
        <w:contextualSpacing/>
        <w:jc w:val="center"/>
        <w:rPr>
          <w:rFonts w:ascii="Times New Roman" w:hAnsi="Times New Roman" w:cs="Times New Roman"/>
          <w:sz w:val="20"/>
        </w:rPr>
      </w:pPr>
      <w:r w:rsidRPr="00204950">
        <w:rPr>
          <w:rFonts w:ascii="Times New Roman" w:hAnsi="Times New Roman" w:cs="Times New Roman"/>
          <w:sz w:val="20"/>
        </w:rPr>
        <w:t xml:space="preserve">Tabela </w:t>
      </w:r>
      <w:r w:rsidR="00C71903" w:rsidRPr="00204950">
        <w:rPr>
          <w:rFonts w:ascii="Times New Roman" w:hAnsi="Times New Roman" w:cs="Times New Roman"/>
          <w:sz w:val="20"/>
        </w:rPr>
        <w:t>6</w:t>
      </w:r>
      <w:r w:rsidRPr="00204950">
        <w:rPr>
          <w:rFonts w:ascii="Times New Roman" w:hAnsi="Times New Roman" w:cs="Times New Roman"/>
          <w:sz w:val="20"/>
        </w:rPr>
        <w:t>.1</w:t>
      </w:r>
      <w:r w:rsidR="00360F96" w:rsidRPr="00204950">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204950" w14:paraId="144F5B83" w14:textId="77777777" w:rsidTr="00E03AF8">
        <w:trPr>
          <w:trHeight w:val="486"/>
          <w:jc w:val="center"/>
        </w:trPr>
        <w:tc>
          <w:tcPr>
            <w:tcW w:w="2988" w:type="dxa"/>
            <w:shd w:val="clear" w:color="auto" w:fill="0D0D0D" w:themeFill="text1" w:themeFillTint="F2"/>
          </w:tcPr>
          <w:p w14:paraId="001C1204"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Notacija</w:t>
            </w:r>
          </w:p>
        </w:tc>
      </w:tr>
      <w:tr w:rsidR="00E7043E" w:rsidRPr="00204950" w14:paraId="66808001" w14:textId="77777777" w:rsidTr="00E03AF8">
        <w:trPr>
          <w:trHeight w:val="486"/>
          <w:jc w:val="center"/>
        </w:trPr>
        <w:tc>
          <w:tcPr>
            <w:tcW w:w="2988" w:type="dxa"/>
          </w:tcPr>
          <w:p w14:paraId="43765B39"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Začetno stanje</w:t>
            </w:r>
          </w:p>
        </w:tc>
        <w:tc>
          <w:tcPr>
            <w:tcW w:w="2988" w:type="dxa"/>
          </w:tcPr>
          <w:p w14:paraId="2E96811C"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 začetka aktivnosti</w:t>
            </w:r>
          </w:p>
        </w:tc>
        <w:tc>
          <w:tcPr>
            <w:tcW w:w="2988" w:type="dxa"/>
          </w:tcPr>
          <w:p w14:paraId="5EE3DC1F"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204950" w14:paraId="13CDECE1" w14:textId="77777777" w:rsidTr="00E03AF8">
        <w:trPr>
          <w:trHeight w:val="486"/>
          <w:jc w:val="center"/>
        </w:trPr>
        <w:tc>
          <w:tcPr>
            <w:tcW w:w="2988" w:type="dxa"/>
          </w:tcPr>
          <w:p w14:paraId="6ABB9208"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Izbira</w:t>
            </w:r>
          </w:p>
        </w:tc>
        <w:tc>
          <w:tcPr>
            <w:tcW w:w="2988" w:type="dxa"/>
          </w:tcPr>
          <w:p w14:paraId="38DE3DC9"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 ki omogoča izbiro</w:t>
            </w:r>
          </w:p>
        </w:tc>
        <w:tc>
          <w:tcPr>
            <w:tcW w:w="2988" w:type="dxa"/>
          </w:tcPr>
          <w:p w14:paraId="40F50BAE"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204950" w14:paraId="2E74815F" w14:textId="77777777" w:rsidTr="00E03AF8">
        <w:trPr>
          <w:trHeight w:val="486"/>
          <w:jc w:val="center"/>
        </w:trPr>
        <w:tc>
          <w:tcPr>
            <w:tcW w:w="2988" w:type="dxa"/>
          </w:tcPr>
          <w:p w14:paraId="5E051EF8"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Tranzicija</w:t>
            </w:r>
          </w:p>
        </w:tc>
        <w:tc>
          <w:tcPr>
            <w:tcW w:w="2988" w:type="dxa"/>
          </w:tcPr>
          <w:p w14:paraId="058208E2"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Prikazuje smer tranzicije</w:t>
            </w:r>
          </w:p>
        </w:tc>
        <w:tc>
          <w:tcPr>
            <w:tcW w:w="2988" w:type="dxa"/>
          </w:tcPr>
          <w:p w14:paraId="689B7215"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204950" w14:paraId="513A1060" w14:textId="77777777" w:rsidTr="00E03AF8">
        <w:trPr>
          <w:trHeight w:val="486"/>
          <w:jc w:val="center"/>
        </w:trPr>
        <w:tc>
          <w:tcPr>
            <w:tcW w:w="2988" w:type="dxa"/>
          </w:tcPr>
          <w:p w14:paraId="4693E903"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w:t>
            </w:r>
          </w:p>
        </w:tc>
        <w:tc>
          <w:tcPr>
            <w:tcW w:w="2988" w:type="dxa"/>
          </w:tcPr>
          <w:p w14:paraId="335EE737"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Predstavlja stanje</w:t>
            </w:r>
          </w:p>
        </w:tc>
        <w:tc>
          <w:tcPr>
            <w:tcW w:w="2988" w:type="dxa"/>
          </w:tcPr>
          <w:p w14:paraId="5AD8FBA0"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204950" w14:paraId="6CB8B266" w14:textId="77777777" w:rsidTr="00E03AF8">
        <w:trPr>
          <w:trHeight w:val="486"/>
          <w:jc w:val="center"/>
        </w:trPr>
        <w:tc>
          <w:tcPr>
            <w:tcW w:w="2988" w:type="dxa"/>
          </w:tcPr>
          <w:p w14:paraId="3B931841"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Vilice ali združitev</w:t>
            </w:r>
          </w:p>
        </w:tc>
        <w:tc>
          <w:tcPr>
            <w:tcW w:w="2988" w:type="dxa"/>
          </w:tcPr>
          <w:p w14:paraId="1516463D" w14:textId="77777777" w:rsidR="00E7043E" w:rsidRPr="00204950" w:rsidRDefault="00E05713"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Deli in združuje dejavnosti</w:t>
            </w:r>
          </w:p>
        </w:tc>
        <w:tc>
          <w:tcPr>
            <w:tcW w:w="2988" w:type="dxa"/>
          </w:tcPr>
          <w:p w14:paraId="129156B9"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04F32F3E" w:rsidR="00360F96" w:rsidRPr="00204950" w:rsidRDefault="00360F96"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Vir:</w:t>
      </w:r>
      <w:r w:rsidR="00E7043E" w:rsidRPr="00204950">
        <w:rPr>
          <w:rFonts w:ascii="Times New Roman" w:hAnsi="Times New Roman" w:cs="Times New Roman"/>
          <w:sz w:val="20"/>
          <w:szCs w:val="20"/>
        </w:rPr>
        <w:t xml:space="preserve"> sestavljeno po</w:t>
      </w:r>
      <w:r w:rsidRPr="00204950">
        <w:rPr>
          <w:rFonts w:ascii="Times New Roman" w:hAnsi="Times New Roman" w:cs="Times New Roman"/>
          <w:sz w:val="20"/>
          <w:szCs w:val="20"/>
        </w:rPr>
        <w:t xml:space="preserve"> </w:t>
      </w:r>
      <w:r w:rsidRPr="00204950">
        <w:rPr>
          <w:rFonts w:ascii="Times New Roman" w:hAnsi="Times New Roman" w:cs="Times New Roman"/>
          <w:sz w:val="20"/>
          <w:szCs w:val="20"/>
        </w:rPr>
        <w:fldChar w:fldCharType="begin"/>
      </w:r>
      <w:r w:rsidRPr="00204950">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204950">
        <w:rPr>
          <w:rFonts w:ascii="Times New Roman" w:hAnsi="Times New Roman" w:cs="Times New Roman"/>
          <w:sz w:val="20"/>
          <w:szCs w:val="20"/>
        </w:rPr>
        <w:fldChar w:fldCharType="separate"/>
      </w:r>
      <w:r w:rsidRPr="00204950">
        <w:rPr>
          <w:rFonts w:ascii="Times New Roman" w:hAnsi="Times New Roman" w:cs="Times New Roman"/>
          <w:sz w:val="20"/>
          <w:szCs w:val="24"/>
        </w:rPr>
        <w:t>(Rumbaugh, Jacobso</w:t>
      </w:r>
      <w:r w:rsidR="00C9234E" w:rsidRPr="00204950">
        <w:rPr>
          <w:rFonts w:ascii="Times New Roman" w:hAnsi="Times New Roman" w:cs="Times New Roman"/>
          <w:sz w:val="20"/>
          <w:szCs w:val="24"/>
        </w:rPr>
        <w:t>n, in Booch</w:t>
      </w:r>
      <w:r w:rsidR="00E34974">
        <w:rPr>
          <w:rFonts w:ascii="Times New Roman" w:hAnsi="Times New Roman" w:cs="Times New Roman"/>
          <w:sz w:val="20"/>
          <w:szCs w:val="24"/>
        </w:rPr>
        <w:t>,</w:t>
      </w:r>
      <w:r w:rsidR="00C9234E" w:rsidRPr="00204950">
        <w:rPr>
          <w:rFonts w:ascii="Times New Roman" w:hAnsi="Times New Roman" w:cs="Times New Roman"/>
          <w:sz w:val="20"/>
          <w:szCs w:val="24"/>
        </w:rPr>
        <w:t xml:space="preserve"> 2004, 35, 90</w:t>
      </w:r>
      <w:r w:rsidRPr="00204950">
        <w:rPr>
          <w:rFonts w:ascii="Times New Roman" w:hAnsi="Times New Roman" w:cs="Times New Roman"/>
          <w:sz w:val="20"/>
          <w:szCs w:val="24"/>
        </w:rPr>
        <w:t>)</w:t>
      </w:r>
      <w:r w:rsidRPr="00204950">
        <w:rPr>
          <w:rFonts w:ascii="Times New Roman" w:hAnsi="Times New Roman" w:cs="Times New Roman"/>
          <w:sz w:val="20"/>
          <w:szCs w:val="20"/>
        </w:rPr>
        <w:fldChar w:fldCharType="end"/>
      </w:r>
    </w:p>
    <w:p w14:paraId="2ABB5E17" w14:textId="6D10BD0E" w:rsidR="00360F96" w:rsidRPr="00204950" w:rsidRDefault="00C71903" w:rsidP="009C2B07">
      <w:pPr>
        <w:pStyle w:val="podnaslov"/>
        <w:outlineLvl w:val="1"/>
      </w:pPr>
      <w:bookmarkStart w:id="406" w:name="_Toc509588445"/>
      <w:bookmarkStart w:id="407" w:name="_Toc509591254"/>
      <w:r w:rsidRPr="00204950">
        <w:t>6</w:t>
      </w:r>
      <w:r w:rsidR="00360F96" w:rsidRPr="00204950">
        <w:t xml:space="preserve">.4 </w:t>
      </w:r>
      <w:r w:rsidR="00442E52" w:rsidRPr="00204950">
        <w:t>IZGRADNJA ARTEFAKTNEGA MODELA</w:t>
      </w:r>
      <w:bookmarkEnd w:id="406"/>
      <w:bookmarkEnd w:id="407"/>
    </w:p>
    <w:p w14:paraId="71156DC5" w14:textId="19D63BF1"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Če </w:t>
      </w:r>
      <w:r w:rsidR="008969EA" w:rsidRPr="00204950">
        <w:rPr>
          <w:rFonts w:ascii="Times New Roman" w:hAnsi="Times New Roman" w:cs="Times New Roman"/>
          <w:sz w:val="24"/>
          <w:szCs w:val="20"/>
        </w:rPr>
        <w:t>želimo razviti</w:t>
      </w:r>
      <w:r w:rsidR="00462D53" w:rsidRPr="00204950">
        <w:rPr>
          <w:rFonts w:ascii="Times New Roman" w:hAnsi="Times New Roman" w:cs="Times New Roman"/>
          <w:sz w:val="24"/>
          <w:szCs w:val="20"/>
        </w:rPr>
        <w:t xml:space="preserve"> </w:t>
      </w:r>
      <w:r w:rsidRPr="00204950">
        <w:rPr>
          <w:rFonts w:ascii="Times New Roman" w:hAnsi="Times New Roman" w:cs="Times New Roman"/>
          <w:sz w:val="24"/>
          <w:szCs w:val="20"/>
        </w:rPr>
        <w:t>učno igro</w:t>
      </w:r>
      <w:ins w:id="408" w:author="kralj" w:date="2018-04-03T20:57:00Z">
        <w:r w:rsidR="000E4967">
          <w:rPr>
            <w:rFonts w:ascii="Times New Roman" w:hAnsi="Times New Roman" w:cs="Times New Roman"/>
            <w:sz w:val="24"/>
            <w:szCs w:val="20"/>
          </w:rPr>
          <w:t>,</w:t>
        </w:r>
      </w:ins>
      <w:r w:rsidRPr="00204950">
        <w:rPr>
          <w:rFonts w:ascii="Times New Roman" w:hAnsi="Times New Roman" w:cs="Times New Roman"/>
          <w:sz w:val="24"/>
          <w:szCs w:val="20"/>
        </w:rPr>
        <w:t xml:space="preserve"> mora skozi fazo</w:t>
      </w:r>
      <w:del w:id="409" w:author="kralj" w:date="2018-04-03T20:57:00Z">
        <w:r w:rsidRPr="00204950" w:rsidDel="000E4967">
          <w:rPr>
            <w:rFonts w:ascii="Times New Roman" w:hAnsi="Times New Roman" w:cs="Times New Roman"/>
            <w:sz w:val="24"/>
            <w:szCs w:val="20"/>
          </w:rPr>
          <w:delText>,</w:delText>
        </w:r>
      </w:del>
      <w:r w:rsidRPr="00204950">
        <w:rPr>
          <w:rFonts w:ascii="Times New Roman" w:hAnsi="Times New Roman" w:cs="Times New Roman"/>
          <w:sz w:val="24"/>
          <w:szCs w:val="20"/>
        </w:rPr>
        <w:t xml:space="preserve"> formalizacije problema. V tej fazi se kreira dokument specifikacije učnega problema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204950">
        <w:rPr>
          <w:rFonts w:ascii="Times New Roman" w:hAnsi="Times New Roman" w:cs="Times New Roman"/>
          <w:sz w:val="24"/>
          <w:szCs w:val="20"/>
        </w:rPr>
        <w:fldChar w:fldCharType="separate"/>
      </w:r>
      <w:r w:rsidR="00D04076" w:rsidRPr="00204950">
        <w:rPr>
          <w:rFonts w:ascii="Times New Roman" w:hAnsi="Times New Roman" w:cs="Times New Roman"/>
          <w:sz w:val="24"/>
        </w:rPr>
        <w:t>(Aslan in Balci</w:t>
      </w:r>
      <w:r w:rsidR="00E34974">
        <w:rPr>
          <w:rFonts w:ascii="Times New Roman" w:hAnsi="Times New Roman" w:cs="Times New Roman"/>
          <w:sz w:val="24"/>
        </w:rPr>
        <w:t>,</w:t>
      </w:r>
      <w:r w:rsidR="00D04076" w:rsidRPr="00204950">
        <w:rPr>
          <w:rFonts w:ascii="Times New Roman" w:hAnsi="Times New Roman" w:cs="Times New Roman"/>
          <w:sz w:val="24"/>
        </w:rPr>
        <w:t xml:space="preserve"> 2015</w:t>
      </w:r>
      <w:r w:rsidR="0008640F" w:rsidRPr="00204950">
        <w:rPr>
          <w:rFonts w:ascii="Times New Roman" w:hAnsi="Times New Roman" w:cs="Times New Roman"/>
          <w:sz w:val="24"/>
        </w:rPr>
        <w:t>, 310)</w:t>
      </w:r>
      <w:r w:rsidRPr="00204950">
        <w:rPr>
          <w:rFonts w:ascii="Times New Roman" w:hAnsi="Times New Roman" w:cs="Times New Roman"/>
          <w:sz w:val="24"/>
          <w:szCs w:val="20"/>
        </w:rPr>
        <w:fldChar w:fldCharType="end"/>
      </w:r>
      <w:r w:rsidR="001C60D4" w:rsidRPr="00204950">
        <w:rPr>
          <w:rFonts w:ascii="Times New Roman" w:hAnsi="Times New Roman" w:cs="Times New Roman"/>
          <w:sz w:val="24"/>
          <w:szCs w:val="20"/>
        </w:rPr>
        <w:t>.</w:t>
      </w:r>
    </w:p>
    <w:p w14:paraId="5E212177" w14:textId="041AE68E" w:rsidR="00072011"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Nato sledi faza razvoja koncepta</w:t>
      </w:r>
      <w:r w:rsidR="00727A73" w:rsidRPr="00204950">
        <w:rPr>
          <w:rFonts w:ascii="Times New Roman" w:hAnsi="Times New Roman" w:cs="Times New Roman"/>
          <w:sz w:val="24"/>
          <w:szCs w:val="20"/>
        </w:rPr>
        <w:t>,</w:t>
      </w:r>
      <w:r w:rsidRPr="00204950">
        <w:rPr>
          <w:rFonts w:ascii="Times New Roman" w:hAnsi="Times New Roman" w:cs="Times New Roman"/>
          <w:sz w:val="24"/>
          <w:szCs w:val="20"/>
        </w:rPr>
        <w:t xml:space="preserve"> </w:t>
      </w:r>
      <w:r w:rsidR="008969EA" w:rsidRPr="00204950">
        <w:rPr>
          <w:rFonts w:ascii="Times New Roman" w:hAnsi="Times New Roman" w:cs="Times New Roman"/>
          <w:sz w:val="24"/>
          <w:szCs w:val="20"/>
        </w:rPr>
        <w:t xml:space="preserve">ki </w:t>
      </w:r>
      <w:del w:id="410" w:author="kralj" w:date="2018-04-04T20:16:00Z">
        <w:r w:rsidR="008969EA" w:rsidRPr="00204950" w:rsidDel="00F624DB">
          <w:rPr>
            <w:rFonts w:ascii="Times New Roman" w:hAnsi="Times New Roman" w:cs="Times New Roman"/>
            <w:sz w:val="24"/>
            <w:szCs w:val="20"/>
          </w:rPr>
          <w:delText xml:space="preserve">je </w:delText>
        </w:r>
      </w:del>
      <w:ins w:id="411" w:author="kralj" w:date="2018-04-04T20:16:00Z">
        <w:r w:rsidR="00F624DB">
          <w:rPr>
            <w:rFonts w:ascii="Times New Roman" w:hAnsi="Times New Roman" w:cs="Times New Roman"/>
            <w:sz w:val="24"/>
            <w:szCs w:val="20"/>
          </w:rPr>
          <w:t>ima</w:t>
        </w:r>
        <w:r w:rsidR="00F624DB" w:rsidRPr="00204950">
          <w:rPr>
            <w:rFonts w:ascii="Times New Roman" w:hAnsi="Times New Roman" w:cs="Times New Roman"/>
            <w:sz w:val="24"/>
            <w:szCs w:val="20"/>
          </w:rPr>
          <w:t xml:space="preserve"> </w:t>
        </w:r>
      </w:ins>
      <w:r w:rsidR="00201F91" w:rsidRPr="00204950">
        <w:rPr>
          <w:rFonts w:ascii="Times New Roman" w:hAnsi="Times New Roman" w:cs="Times New Roman"/>
          <w:sz w:val="24"/>
          <w:szCs w:val="20"/>
        </w:rPr>
        <w:t>namen definiranja</w:t>
      </w:r>
      <w:r w:rsidRPr="00204950">
        <w:rPr>
          <w:rFonts w:ascii="Times New Roman" w:hAnsi="Times New Roman" w:cs="Times New Roman"/>
          <w:sz w:val="24"/>
          <w:szCs w:val="20"/>
        </w:rPr>
        <w:t xml:space="preserve"> osrednje funkcionalnosti igre, pre</w:t>
      </w:r>
      <w:r w:rsidR="00F4608E" w:rsidRPr="00204950">
        <w:rPr>
          <w:rFonts w:ascii="Times New Roman" w:hAnsi="Times New Roman" w:cs="Times New Roman"/>
          <w:sz w:val="24"/>
          <w:szCs w:val="20"/>
        </w:rPr>
        <w:t>dstavit</w:t>
      </w:r>
      <w:ins w:id="412" w:author="kralj" w:date="2018-04-04T20:16:00Z">
        <w:r w:rsidR="00F624DB">
          <w:rPr>
            <w:rFonts w:ascii="Times New Roman" w:hAnsi="Times New Roman" w:cs="Times New Roman"/>
            <w:sz w:val="24"/>
            <w:szCs w:val="20"/>
          </w:rPr>
          <w:t>ve</w:t>
        </w:r>
      </w:ins>
      <w:del w:id="413" w:author="kralj" w:date="2018-04-04T20:16:00Z">
        <w:r w:rsidR="00F4608E" w:rsidRPr="00204950" w:rsidDel="00F624DB">
          <w:rPr>
            <w:rFonts w:ascii="Times New Roman" w:hAnsi="Times New Roman" w:cs="Times New Roman"/>
            <w:sz w:val="24"/>
            <w:szCs w:val="20"/>
          </w:rPr>
          <w:delText>ev</w:delText>
        </w:r>
      </w:del>
      <w:r w:rsidR="00F4608E" w:rsidRPr="00204950">
        <w:rPr>
          <w:rFonts w:ascii="Times New Roman" w:hAnsi="Times New Roman" w:cs="Times New Roman"/>
          <w:sz w:val="24"/>
          <w:szCs w:val="20"/>
        </w:rPr>
        <w:t xml:space="preserve"> grafičnega izgleda in </w:t>
      </w:r>
      <w:r w:rsidRPr="00204950">
        <w:rPr>
          <w:rFonts w:ascii="Times New Roman" w:hAnsi="Times New Roman" w:cs="Times New Roman"/>
          <w:sz w:val="24"/>
          <w:szCs w:val="20"/>
        </w:rPr>
        <w:t>zgodbe. Dokument</w:t>
      </w:r>
      <w:ins w:id="414" w:author="kralj" w:date="2018-04-04T20:16:00Z">
        <w:r w:rsidR="00F624DB">
          <w:rPr>
            <w:rFonts w:ascii="Times New Roman" w:hAnsi="Times New Roman" w:cs="Times New Roman"/>
            <w:sz w:val="24"/>
            <w:szCs w:val="20"/>
          </w:rPr>
          <w:t>i</w:t>
        </w:r>
      </w:ins>
      <w:del w:id="415" w:author="kralj" w:date="2018-04-04T20:16:00Z">
        <w:r w:rsidRPr="00204950" w:rsidDel="00F624DB">
          <w:rPr>
            <w:rFonts w:ascii="Times New Roman" w:hAnsi="Times New Roman" w:cs="Times New Roman"/>
            <w:sz w:val="24"/>
            <w:szCs w:val="20"/>
          </w:rPr>
          <w:delText>e</w:delText>
        </w:r>
      </w:del>
      <w:r w:rsidRPr="00204950">
        <w:rPr>
          <w:rFonts w:ascii="Times New Roman" w:hAnsi="Times New Roman" w:cs="Times New Roman"/>
          <w:sz w:val="24"/>
          <w:szCs w:val="20"/>
        </w:rPr>
        <w:t>, ki jih razvoj koncepta proizvede</w:t>
      </w:r>
      <w:ins w:id="416" w:author="kralj" w:date="2018-04-04T20:16:00Z">
        <w:r w:rsidR="00F624DB">
          <w:rPr>
            <w:rFonts w:ascii="Times New Roman" w:hAnsi="Times New Roman" w:cs="Times New Roman"/>
            <w:sz w:val="24"/>
            <w:szCs w:val="20"/>
          </w:rPr>
          <w:t>,</w:t>
        </w:r>
      </w:ins>
      <w:r w:rsidRPr="00204950">
        <w:rPr>
          <w:rFonts w:ascii="Times New Roman" w:hAnsi="Times New Roman" w:cs="Times New Roman"/>
          <w:sz w:val="24"/>
          <w:szCs w:val="20"/>
        </w:rPr>
        <w:t xml:space="preserve"> so: višji koncept, predlog igre (''pitch doc'') in koncept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(Bates</w:t>
      </w:r>
      <w:r w:rsidR="005269F6">
        <w:rPr>
          <w:rFonts w:ascii="Times New Roman" w:hAnsi="Times New Roman" w:cs="Times New Roman"/>
          <w:sz w:val="24"/>
        </w:rPr>
        <w:t>,</w:t>
      </w:r>
      <w:r w:rsidRPr="00204950">
        <w:rPr>
          <w:rFonts w:ascii="Times New Roman" w:hAnsi="Times New Roman" w:cs="Times New Roman"/>
          <w:sz w:val="24"/>
        </w:rPr>
        <w:t xml:space="preserve"> 2004, 203)</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r w:rsidR="00276516" w:rsidRPr="00204950">
        <w:rPr>
          <w:rFonts w:ascii="Times New Roman" w:hAnsi="Times New Roman" w:cs="Times New Roman"/>
          <w:sz w:val="24"/>
          <w:szCs w:val="20"/>
        </w:rPr>
        <w:t xml:space="preserve"> </w:t>
      </w:r>
      <w:r w:rsidRPr="00204950">
        <w:rPr>
          <w:rFonts w:ascii="Times New Roman" w:hAnsi="Times New Roman" w:cs="Times New Roman"/>
          <w:sz w:val="24"/>
          <w:szCs w:val="20"/>
        </w:rPr>
        <w:t>Vsak tip dokumenta, ki predstavlja koncept</w:t>
      </w:r>
      <w:ins w:id="417" w:author="kralj" w:date="2018-04-04T20:16:00Z">
        <w:r w:rsidR="00F624DB">
          <w:rPr>
            <w:rFonts w:ascii="Times New Roman" w:hAnsi="Times New Roman" w:cs="Times New Roman"/>
            <w:sz w:val="24"/>
            <w:szCs w:val="20"/>
          </w:rPr>
          <w:t>,</w:t>
        </w:r>
      </w:ins>
      <w:r w:rsidRPr="00204950">
        <w:rPr>
          <w:rFonts w:ascii="Times New Roman" w:hAnsi="Times New Roman" w:cs="Times New Roman"/>
          <w:sz w:val="24"/>
          <w:szCs w:val="20"/>
        </w:rPr>
        <w:t xml:space="preserve"> ima svoj namen, zato ni potrebno, da uporabimo vse</w:t>
      </w:r>
      <w:del w:id="418" w:author="kralj" w:date="2018-04-04T20:16:00Z">
        <w:r w:rsidRPr="00204950" w:rsidDel="00F624DB">
          <w:rPr>
            <w:rFonts w:ascii="Times New Roman" w:hAnsi="Times New Roman" w:cs="Times New Roman"/>
            <w:sz w:val="24"/>
            <w:szCs w:val="20"/>
          </w:rPr>
          <w:delText>h</w:delText>
        </w:r>
      </w:del>
      <w:r w:rsidRPr="00204950">
        <w:rPr>
          <w:rFonts w:ascii="Times New Roman" w:hAnsi="Times New Roman" w:cs="Times New Roman"/>
          <w:sz w:val="24"/>
          <w:szCs w:val="20"/>
        </w:rPr>
        <w:t>.</w:t>
      </w:r>
      <w:r w:rsidR="00276516" w:rsidRPr="00204950">
        <w:rPr>
          <w:rFonts w:ascii="Times New Roman" w:hAnsi="Times New Roman" w:cs="Times New Roman"/>
          <w:sz w:val="24"/>
          <w:szCs w:val="20"/>
        </w:rPr>
        <w:t xml:space="preserve"> V našem primeru bomo uporabili poimenovanja po Novak (2012), ki končni dokument koncepta imenuje predlog igre.</w:t>
      </w:r>
      <w:r w:rsidRPr="00204950">
        <w:rPr>
          <w:rFonts w:ascii="Times New Roman" w:hAnsi="Times New Roman" w:cs="Times New Roman"/>
          <w:sz w:val="24"/>
          <w:szCs w:val="20"/>
        </w:rPr>
        <w:t xml:space="preserve"> </w:t>
      </w:r>
      <w:r w:rsidR="00C562A8" w:rsidRPr="00204950">
        <w:rPr>
          <w:rFonts w:ascii="Times New Roman" w:hAnsi="Times New Roman" w:cs="Times New Roman"/>
          <w:sz w:val="24"/>
          <w:szCs w:val="20"/>
        </w:rPr>
        <w:t xml:space="preserve">Predlog igre definira: zgodbo, like, koncepte umetnin, </w:t>
      </w:r>
      <w:r w:rsidR="007F68A2" w:rsidRPr="00204950">
        <w:rPr>
          <w:rFonts w:ascii="Times New Roman" w:hAnsi="Times New Roman" w:cs="Times New Roman"/>
          <w:sz w:val="24"/>
          <w:szCs w:val="20"/>
        </w:rPr>
        <w:t>žanr,</w:t>
      </w:r>
      <w:r w:rsidR="005B5132" w:rsidRPr="00204950">
        <w:rPr>
          <w:rFonts w:ascii="Times New Roman" w:hAnsi="Times New Roman" w:cs="Times New Roman"/>
          <w:sz w:val="24"/>
          <w:szCs w:val="20"/>
        </w:rPr>
        <w:t xml:space="preserve"> igralni pogon,</w:t>
      </w:r>
      <w:r w:rsidR="007F68A2" w:rsidRPr="00204950">
        <w:rPr>
          <w:rFonts w:ascii="Times New Roman" w:hAnsi="Times New Roman" w:cs="Times New Roman"/>
          <w:sz w:val="24"/>
          <w:szCs w:val="20"/>
        </w:rPr>
        <w:t xml:space="preserve"> igranje, </w:t>
      </w:r>
      <w:r w:rsidR="00C562A8" w:rsidRPr="00204950">
        <w:rPr>
          <w:rFonts w:ascii="Times New Roman" w:hAnsi="Times New Roman" w:cs="Times New Roman"/>
          <w:sz w:val="24"/>
          <w:szCs w:val="20"/>
        </w:rPr>
        <w:t>trg, sestavo</w:t>
      </w:r>
      <w:r w:rsidR="000434B6" w:rsidRPr="00204950">
        <w:rPr>
          <w:rFonts w:ascii="Times New Roman" w:hAnsi="Times New Roman" w:cs="Times New Roman"/>
          <w:sz w:val="24"/>
          <w:szCs w:val="20"/>
        </w:rPr>
        <w:t xml:space="preserve"> ekipe</w:t>
      </w:r>
      <w:r w:rsidR="00331F28" w:rsidRPr="00204950">
        <w:rPr>
          <w:rFonts w:ascii="Times New Roman" w:hAnsi="Times New Roman" w:cs="Times New Roman"/>
          <w:sz w:val="24"/>
          <w:szCs w:val="20"/>
        </w:rPr>
        <w:t xml:space="preserve"> in</w:t>
      </w:r>
      <w:r w:rsidR="00C562A8" w:rsidRPr="00204950">
        <w:rPr>
          <w:rFonts w:ascii="Times New Roman" w:hAnsi="Times New Roman" w:cs="Times New Roman"/>
          <w:sz w:val="24"/>
          <w:szCs w:val="20"/>
        </w:rPr>
        <w:t xml:space="preserve"> analizo</w:t>
      </w:r>
      <w:r w:rsidR="0082093E" w:rsidRPr="00204950">
        <w:rPr>
          <w:rFonts w:ascii="Times New Roman" w:hAnsi="Times New Roman" w:cs="Times New Roman"/>
          <w:sz w:val="24"/>
          <w:szCs w:val="20"/>
        </w:rPr>
        <w:t xml:space="preserve"> tveganj</w:t>
      </w:r>
      <w:r w:rsidR="00331F28" w:rsidRPr="00204950">
        <w:rPr>
          <w:rFonts w:ascii="Times New Roman" w:hAnsi="Times New Roman" w:cs="Times New Roman"/>
          <w:sz w:val="24"/>
          <w:szCs w:val="20"/>
        </w:rPr>
        <w:t xml:space="preserve"> </w:t>
      </w:r>
      <w:r w:rsidR="007F68A2" w:rsidRPr="00204950">
        <w:rPr>
          <w:rFonts w:ascii="Times New Roman" w:hAnsi="Times New Roman" w:cs="Times New Roman"/>
          <w:sz w:val="24"/>
          <w:szCs w:val="20"/>
        </w:rPr>
        <w:fldChar w:fldCharType="begin"/>
      </w:r>
      <w:r w:rsidR="007F68A2" w:rsidRPr="00204950">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sidRPr="00204950">
        <w:rPr>
          <w:rFonts w:ascii="Times New Roman" w:hAnsi="Times New Roman" w:cs="Times New Roman"/>
          <w:sz w:val="24"/>
          <w:szCs w:val="20"/>
        </w:rPr>
        <w:fldChar w:fldCharType="separate"/>
      </w:r>
      <w:r w:rsidR="007F68A2" w:rsidRPr="00204950">
        <w:rPr>
          <w:rFonts w:ascii="Times New Roman" w:hAnsi="Times New Roman" w:cs="Times New Roman"/>
          <w:sz w:val="24"/>
          <w:szCs w:val="24"/>
        </w:rPr>
        <w:t>(Novak</w:t>
      </w:r>
      <w:r w:rsidR="005269F6">
        <w:rPr>
          <w:rFonts w:ascii="Times New Roman" w:hAnsi="Times New Roman" w:cs="Times New Roman"/>
          <w:sz w:val="24"/>
          <w:szCs w:val="24"/>
        </w:rPr>
        <w:t>,</w:t>
      </w:r>
      <w:r w:rsidR="007F68A2" w:rsidRPr="00204950">
        <w:rPr>
          <w:rFonts w:ascii="Times New Roman" w:hAnsi="Times New Roman" w:cs="Times New Roman"/>
          <w:sz w:val="24"/>
          <w:szCs w:val="24"/>
        </w:rPr>
        <w:t xml:space="preserve"> 2012, 387</w:t>
      </w:r>
      <w:r w:rsidR="0082093E" w:rsidRPr="00204950">
        <w:rPr>
          <w:rFonts w:ascii="Times New Roman" w:hAnsi="Times New Roman" w:cs="Times New Roman"/>
          <w:sz w:val="24"/>
          <w:szCs w:val="24"/>
        </w:rPr>
        <w:t>, 389</w:t>
      </w:r>
      <w:r w:rsidR="00CF7508" w:rsidRPr="00204950">
        <w:rPr>
          <w:rFonts w:ascii="Times New Roman" w:hAnsi="Times New Roman" w:cs="Times New Roman"/>
          <w:sz w:val="24"/>
          <w:szCs w:val="24"/>
        </w:rPr>
        <w:t>, 390</w:t>
      </w:r>
      <w:r w:rsidR="007F68A2" w:rsidRPr="00204950">
        <w:rPr>
          <w:rFonts w:ascii="Times New Roman" w:hAnsi="Times New Roman" w:cs="Times New Roman"/>
          <w:sz w:val="24"/>
          <w:szCs w:val="24"/>
        </w:rPr>
        <w:t>; Bates</w:t>
      </w:r>
      <w:r w:rsidR="005269F6">
        <w:rPr>
          <w:rFonts w:ascii="Times New Roman" w:hAnsi="Times New Roman" w:cs="Times New Roman"/>
          <w:sz w:val="24"/>
          <w:szCs w:val="24"/>
        </w:rPr>
        <w:t>,</w:t>
      </w:r>
      <w:r w:rsidR="007F68A2" w:rsidRPr="00204950">
        <w:rPr>
          <w:rFonts w:ascii="Times New Roman" w:hAnsi="Times New Roman" w:cs="Times New Roman"/>
          <w:sz w:val="24"/>
          <w:szCs w:val="24"/>
        </w:rPr>
        <w:t xml:space="preserve"> 2004, 204,</w:t>
      </w:r>
      <w:r w:rsidR="00331F28" w:rsidRPr="00204950">
        <w:rPr>
          <w:rFonts w:ascii="Times New Roman" w:hAnsi="Times New Roman" w:cs="Times New Roman"/>
          <w:sz w:val="24"/>
          <w:szCs w:val="24"/>
        </w:rPr>
        <w:t xml:space="preserve"> 20</w:t>
      </w:r>
      <w:r w:rsidR="007F68A2" w:rsidRPr="00204950">
        <w:rPr>
          <w:rFonts w:ascii="Times New Roman" w:hAnsi="Times New Roman" w:cs="Times New Roman"/>
          <w:sz w:val="24"/>
          <w:szCs w:val="24"/>
        </w:rPr>
        <w:t>5)</w:t>
      </w:r>
      <w:r w:rsidR="007F68A2" w:rsidRPr="00204950">
        <w:rPr>
          <w:rFonts w:ascii="Times New Roman" w:hAnsi="Times New Roman" w:cs="Times New Roman"/>
          <w:sz w:val="24"/>
          <w:szCs w:val="20"/>
        </w:rPr>
        <w:fldChar w:fldCharType="end"/>
      </w:r>
      <w:r w:rsidR="000434B6" w:rsidRPr="00204950">
        <w:rPr>
          <w:rFonts w:ascii="Times New Roman" w:hAnsi="Times New Roman" w:cs="Times New Roman"/>
          <w:sz w:val="24"/>
          <w:szCs w:val="20"/>
        </w:rPr>
        <w:t xml:space="preserve">. </w:t>
      </w:r>
      <w:del w:id="419" w:author="kralj" w:date="2018-04-04T20:17:00Z">
        <w:r w:rsidR="000434B6" w:rsidRPr="00204950" w:rsidDel="0028456D">
          <w:rPr>
            <w:rFonts w:ascii="Times New Roman" w:hAnsi="Times New Roman" w:cs="Times New Roman"/>
            <w:sz w:val="24"/>
            <w:szCs w:val="20"/>
          </w:rPr>
          <w:delText>V kolikor</w:delText>
        </w:r>
      </w:del>
      <w:ins w:id="420" w:author="kralj" w:date="2018-04-04T20:17:00Z">
        <w:r w:rsidR="0028456D">
          <w:rPr>
            <w:rFonts w:ascii="Times New Roman" w:hAnsi="Times New Roman" w:cs="Times New Roman"/>
            <w:sz w:val="24"/>
            <w:szCs w:val="20"/>
          </w:rPr>
          <w:t>Če</w:t>
        </w:r>
      </w:ins>
      <w:r w:rsidR="000434B6" w:rsidRPr="00204950">
        <w:rPr>
          <w:rFonts w:ascii="Times New Roman" w:hAnsi="Times New Roman" w:cs="Times New Roman"/>
          <w:sz w:val="24"/>
          <w:szCs w:val="20"/>
        </w:rPr>
        <w:t xml:space="preserve"> želi razvijalec pridobiti investitorja ali sredstva</w:t>
      </w:r>
      <w:r w:rsidR="004A362A" w:rsidRPr="00204950">
        <w:rPr>
          <w:rFonts w:ascii="Times New Roman" w:hAnsi="Times New Roman" w:cs="Times New Roman"/>
          <w:sz w:val="24"/>
          <w:szCs w:val="20"/>
        </w:rPr>
        <w:t>,</w:t>
      </w:r>
      <w:r w:rsidR="000434B6" w:rsidRPr="00204950">
        <w:rPr>
          <w:rFonts w:ascii="Times New Roman" w:hAnsi="Times New Roman" w:cs="Times New Roman"/>
          <w:sz w:val="24"/>
          <w:szCs w:val="20"/>
        </w:rPr>
        <w:t xml:space="preserve"> mora koncept </w:t>
      </w:r>
      <w:r w:rsidR="00CF7508" w:rsidRPr="00204950">
        <w:rPr>
          <w:rFonts w:ascii="Times New Roman" w:hAnsi="Times New Roman" w:cs="Times New Roman"/>
          <w:sz w:val="24"/>
          <w:szCs w:val="20"/>
        </w:rPr>
        <w:t>vsebovati tudi načr</w:t>
      </w:r>
      <w:r w:rsidR="00072011" w:rsidRPr="00204950">
        <w:rPr>
          <w:rFonts w:ascii="Times New Roman" w:hAnsi="Times New Roman" w:cs="Times New Roman"/>
          <w:sz w:val="24"/>
          <w:szCs w:val="20"/>
        </w:rPr>
        <w:t>t proračuna. Načrt proračuna zajema: napoved stroškov (plače, marketing, sredstva, orodja, prodaja) in napoved prihodkov</w:t>
      </w:r>
      <w:r w:rsidR="00FD6AFD" w:rsidRPr="00204950">
        <w:rPr>
          <w:rFonts w:ascii="Times New Roman" w:hAnsi="Times New Roman" w:cs="Times New Roman"/>
          <w:sz w:val="24"/>
          <w:szCs w:val="20"/>
        </w:rPr>
        <w:t xml:space="preserve"> </w:t>
      </w:r>
      <w:r w:rsidR="00FD6AFD" w:rsidRPr="00204950">
        <w:rPr>
          <w:rFonts w:ascii="Times New Roman" w:hAnsi="Times New Roman" w:cs="Times New Roman"/>
          <w:sz w:val="24"/>
          <w:szCs w:val="20"/>
        </w:rPr>
        <w:fldChar w:fldCharType="begin"/>
      </w:r>
      <w:r w:rsidR="00FD6AFD" w:rsidRPr="00204950">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sidRPr="00204950">
        <w:rPr>
          <w:rFonts w:ascii="Times New Roman" w:hAnsi="Times New Roman" w:cs="Times New Roman"/>
          <w:sz w:val="24"/>
          <w:szCs w:val="20"/>
        </w:rPr>
        <w:fldChar w:fldCharType="separate"/>
      </w:r>
      <w:r w:rsidR="00FD6AFD" w:rsidRPr="00204950">
        <w:rPr>
          <w:rFonts w:ascii="Times New Roman" w:hAnsi="Times New Roman" w:cs="Times New Roman"/>
          <w:sz w:val="24"/>
        </w:rPr>
        <w:t>(Novak</w:t>
      </w:r>
      <w:r w:rsidR="005269F6">
        <w:rPr>
          <w:rFonts w:ascii="Times New Roman" w:hAnsi="Times New Roman" w:cs="Times New Roman"/>
          <w:sz w:val="24"/>
        </w:rPr>
        <w:t>,</w:t>
      </w:r>
      <w:r w:rsidR="00FD6AFD" w:rsidRPr="00204950">
        <w:rPr>
          <w:rFonts w:ascii="Times New Roman" w:hAnsi="Times New Roman" w:cs="Times New Roman"/>
          <w:sz w:val="24"/>
        </w:rPr>
        <w:t xml:space="preserve"> 2012, 390</w:t>
      </w:r>
      <w:r w:rsidR="00092B92" w:rsidRPr="00204950">
        <w:rPr>
          <w:rFonts w:ascii="Times New Roman" w:hAnsi="Times New Roman" w:cs="Times New Roman"/>
          <w:sz w:val="24"/>
        </w:rPr>
        <w:t>; Bates</w:t>
      </w:r>
      <w:r w:rsidR="005269F6">
        <w:rPr>
          <w:rFonts w:ascii="Times New Roman" w:hAnsi="Times New Roman" w:cs="Times New Roman"/>
          <w:sz w:val="24"/>
        </w:rPr>
        <w:t>,</w:t>
      </w:r>
      <w:r w:rsidR="00092B92" w:rsidRPr="00204950">
        <w:rPr>
          <w:rFonts w:ascii="Times New Roman" w:hAnsi="Times New Roman" w:cs="Times New Roman"/>
          <w:sz w:val="24"/>
        </w:rPr>
        <w:t xml:space="preserve"> 204, 206</w:t>
      </w:r>
      <w:r w:rsidR="00FD6AFD" w:rsidRPr="00204950">
        <w:rPr>
          <w:rFonts w:ascii="Times New Roman" w:hAnsi="Times New Roman" w:cs="Times New Roman"/>
          <w:sz w:val="24"/>
        </w:rPr>
        <w:t>)</w:t>
      </w:r>
      <w:r w:rsidR="00FD6AFD" w:rsidRPr="00204950">
        <w:rPr>
          <w:rFonts w:ascii="Times New Roman" w:hAnsi="Times New Roman" w:cs="Times New Roman"/>
          <w:sz w:val="24"/>
          <w:szCs w:val="20"/>
        </w:rPr>
        <w:fldChar w:fldCharType="end"/>
      </w:r>
      <w:r w:rsidR="00072011" w:rsidRPr="00204950">
        <w:rPr>
          <w:rFonts w:ascii="Times New Roman" w:hAnsi="Times New Roman" w:cs="Times New Roman"/>
          <w:sz w:val="24"/>
          <w:szCs w:val="20"/>
        </w:rPr>
        <w:t>.</w:t>
      </w:r>
    </w:p>
    <w:p w14:paraId="3F61A694" w14:textId="77777777" w:rsidR="00467EDA" w:rsidRDefault="00467EDA" w:rsidP="005A6A3B">
      <w:pPr>
        <w:spacing w:line="360" w:lineRule="auto"/>
        <w:contextualSpacing/>
        <w:jc w:val="both"/>
        <w:rPr>
          <w:rFonts w:ascii="Times New Roman" w:hAnsi="Times New Roman" w:cs="Times New Roman"/>
          <w:sz w:val="24"/>
          <w:szCs w:val="20"/>
        </w:rPr>
      </w:pPr>
    </w:p>
    <w:p w14:paraId="380DB8A9" w14:textId="0D91DD49" w:rsidR="00553CF3" w:rsidRPr="00204950" w:rsidRDefault="004633F4"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Na podlagi p</w:t>
      </w:r>
      <w:r w:rsidR="00360F96" w:rsidRPr="00204950">
        <w:rPr>
          <w:rFonts w:ascii="Times New Roman" w:hAnsi="Times New Roman" w:cs="Times New Roman"/>
          <w:sz w:val="24"/>
          <w:szCs w:val="20"/>
        </w:rPr>
        <w:t>redlog</w:t>
      </w:r>
      <w:r w:rsidRPr="00204950">
        <w:rPr>
          <w:rFonts w:ascii="Times New Roman" w:hAnsi="Times New Roman" w:cs="Times New Roman"/>
          <w:sz w:val="24"/>
          <w:szCs w:val="20"/>
        </w:rPr>
        <w:t>a</w:t>
      </w:r>
      <w:r w:rsidR="00360F96" w:rsidRPr="00204950">
        <w:rPr>
          <w:rFonts w:ascii="Times New Roman" w:hAnsi="Times New Roman" w:cs="Times New Roman"/>
          <w:sz w:val="24"/>
          <w:szCs w:val="20"/>
        </w:rPr>
        <w:t xml:space="preserve"> igre</w:t>
      </w:r>
      <w:r w:rsidRPr="00204950">
        <w:rPr>
          <w:rFonts w:ascii="Times New Roman" w:hAnsi="Times New Roman" w:cs="Times New Roman"/>
          <w:sz w:val="24"/>
          <w:szCs w:val="20"/>
        </w:rPr>
        <w:t xml:space="preserve"> se izdela </w:t>
      </w:r>
      <w:r w:rsidR="00360F96" w:rsidRPr="00204950">
        <w:rPr>
          <w:rFonts w:ascii="Times New Roman" w:hAnsi="Times New Roman" w:cs="Times New Roman"/>
          <w:sz w:val="24"/>
          <w:szCs w:val="20"/>
        </w:rPr>
        <w:t>prvi</w:t>
      </w:r>
      <w:r w:rsidR="0041531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prototip</w:t>
      </w:r>
      <w:r w:rsidR="00360F96" w:rsidRPr="00D468C8">
        <w:rPr>
          <w:rStyle w:val="Sprotnaopomba-sklic"/>
        </w:rPr>
        <w:footnoteReference w:id="41"/>
      </w:r>
      <w:r w:rsidR="002655CF" w:rsidRPr="00204950">
        <w:rPr>
          <w:rFonts w:ascii="Times New Roman" w:hAnsi="Times New Roman" w:cs="Times New Roman"/>
          <w:sz w:val="24"/>
          <w:szCs w:val="20"/>
        </w:rPr>
        <w:t xml:space="preserve"> igre.</w:t>
      </w:r>
      <w:r w:rsidR="00796422" w:rsidRPr="00204950">
        <w:rPr>
          <w:rFonts w:ascii="Times New Roman" w:hAnsi="Times New Roman" w:cs="Times New Roman"/>
          <w:sz w:val="24"/>
          <w:szCs w:val="20"/>
        </w:rPr>
        <w:t xml:space="preserve"> </w:t>
      </w:r>
      <w:r w:rsidR="002655CF" w:rsidRPr="00204950">
        <w:rPr>
          <w:rFonts w:ascii="Times New Roman" w:hAnsi="Times New Roman" w:cs="Times New Roman"/>
          <w:sz w:val="24"/>
          <w:szCs w:val="20"/>
        </w:rPr>
        <w:t>P</w:t>
      </w:r>
      <w:r w:rsidR="00360F96" w:rsidRPr="00204950">
        <w:rPr>
          <w:rFonts w:ascii="Times New Roman" w:hAnsi="Times New Roman" w:cs="Times New Roman"/>
          <w:sz w:val="24"/>
          <w:szCs w:val="20"/>
        </w:rPr>
        <w:t xml:space="preserve">redstavlja najpomembnejši material, ki ga lahko proizvedemo v tej fazi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w:t>
      </w:r>
      <w:r w:rsidR="005269F6">
        <w:rPr>
          <w:rFonts w:ascii="Times New Roman" w:hAnsi="Times New Roman" w:cs="Times New Roman"/>
          <w:sz w:val="24"/>
        </w:rPr>
        <w:t>,</w:t>
      </w:r>
      <w:r w:rsidR="00360F96" w:rsidRPr="00204950">
        <w:rPr>
          <w:rFonts w:ascii="Times New Roman" w:hAnsi="Times New Roman" w:cs="Times New Roman"/>
          <w:sz w:val="24"/>
        </w:rPr>
        <w:t xml:space="preserve"> 2014, 486)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w:t>
      </w:r>
      <w:r w:rsidR="00404F76" w:rsidRPr="00204950">
        <w:rPr>
          <w:rFonts w:ascii="Times New Roman" w:hAnsi="Times New Roman" w:cs="Times New Roman"/>
          <w:sz w:val="24"/>
          <w:szCs w:val="20"/>
        </w:rPr>
        <w:t xml:space="preserve">elja za dokaz delovanja </w:t>
      </w:r>
      <w:r w:rsidR="00360F96" w:rsidRPr="00204950">
        <w:rPr>
          <w:rFonts w:ascii="Times New Roman" w:hAnsi="Times New Roman" w:cs="Times New Roman"/>
          <w:sz w:val="24"/>
          <w:szCs w:val="20"/>
        </w:rPr>
        <w:t xml:space="preserve">in zmožnost premagovanja tehničnih zahtevnosti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(Bartle</w:t>
      </w:r>
      <w:r w:rsidR="005269F6">
        <w:rPr>
          <w:rFonts w:ascii="Times New Roman" w:hAnsi="Times New Roman" w:cs="Times New Roman"/>
          <w:sz w:val="24"/>
        </w:rPr>
        <w:t>,</w:t>
      </w:r>
      <w:r w:rsidR="00360F96" w:rsidRPr="00204950">
        <w:rPr>
          <w:rFonts w:ascii="Times New Roman" w:hAnsi="Times New Roman" w:cs="Times New Roman"/>
          <w:sz w:val="24"/>
        </w:rPr>
        <w:t xml:space="preserve"> 2003, 88)</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Če je dokaz</w:t>
      </w:r>
      <w:r w:rsidR="00823DAB" w:rsidRPr="00204950">
        <w:rPr>
          <w:rFonts w:ascii="Times New Roman" w:hAnsi="Times New Roman" w:cs="Times New Roman"/>
          <w:sz w:val="24"/>
          <w:szCs w:val="20"/>
        </w:rPr>
        <w:t xml:space="preserve"> koncepta uspešen</w:t>
      </w:r>
      <w:ins w:id="421" w:author="kralj" w:date="2018-04-04T20:17:00Z">
        <w:r w:rsidR="00A1655F">
          <w:rPr>
            <w:rFonts w:ascii="Times New Roman" w:hAnsi="Times New Roman" w:cs="Times New Roman"/>
            <w:sz w:val="24"/>
            <w:szCs w:val="20"/>
          </w:rPr>
          <w:t>,</w:t>
        </w:r>
      </w:ins>
      <w:r w:rsidR="00823DAB" w:rsidRPr="00204950">
        <w:rPr>
          <w:rFonts w:ascii="Times New Roman" w:hAnsi="Times New Roman" w:cs="Times New Roman"/>
          <w:sz w:val="24"/>
          <w:szCs w:val="20"/>
        </w:rPr>
        <w:t xml:space="preserve"> se začne faza oblikovanja</w:t>
      </w:r>
      <w:r w:rsidR="00F22202" w:rsidRPr="00204950">
        <w:rPr>
          <w:rFonts w:ascii="Times New Roman" w:hAnsi="Times New Roman" w:cs="Times New Roman"/>
          <w:sz w:val="24"/>
          <w:szCs w:val="20"/>
        </w:rPr>
        <w:t xml:space="preserve"> ali pred</w:t>
      </w:r>
      <w:del w:id="422" w:author="kralj" w:date="2018-04-04T20:17:00Z">
        <w:r w:rsidR="00F22202" w:rsidRPr="00204950" w:rsidDel="00A1655F">
          <w:rPr>
            <w:rFonts w:ascii="Times New Roman" w:hAnsi="Times New Roman" w:cs="Times New Roman"/>
            <w:sz w:val="24"/>
            <w:szCs w:val="20"/>
          </w:rPr>
          <w:delText>-</w:delText>
        </w:r>
      </w:del>
      <w:r w:rsidR="00360F96" w:rsidRPr="00204950">
        <w:rPr>
          <w:rFonts w:ascii="Times New Roman" w:hAnsi="Times New Roman" w:cs="Times New Roman"/>
          <w:sz w:val="24"/>
          <w:szCs w:val="20"/>
        </w:rPr>
        <w:t xml:space="preserve">produkcija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5269F6">
        <w:rPr>
          <w:rFonts w:ascii="Times New Roman" w:hAnsi="Times New Roman" w:cs="Times New Roman"/>
          <w:sz w:val="24"/>
        </w:rPr>
        <w:t>,</w:t>
      </w:r>
      <w:r w:rsidR="00360F96" w:rsidRPr="00204950">
        <w:rPr>
          <w:rFonts w:ascii="Times New Roman" w:hAnsi="Times New Roman" w:cs="Times New Roman"/>
          <w:sz w:val="24"/>
        </w:rPr>
        <w:t xml:space="preserve"> 2012, 353)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Cilj je izdelava </w:t>
      </w:r>
      <w:r w:rsidR="00277F69" w:rsidRPr="00204950">
        <w:rPr>
          <w:rFonts w:ascii="Times New Roman" w:hAnsi="Times New Roman" w:cs="Times New Roman"/>
          <w:sz w:val="24"/>
          <w:szCs w:val="20"/>
        </w:rPr>
        <w:t>GDD</w:t>
      </w:r>
      <w:r w:rsidR="00360F96" w:rsidRPr="00204950">
        <w:rPr>
          <w:rFonts w:ascii="Times New Roman" w:hAnsi="Times New Roman" w:cs="Times New Roman"/>
          <w:sz w:val="24"/>
          <w:szCs w:val="20"/>
        </w:rPr>
        <w:t>,</w:t>
      </w:r>
      <w:r w:rsidR="000A7A9F" w:rsidRPr="00204950">
        <w:rPr>
          <w:rFonts w:ascii="Times New Roman" w:hAnsi="Times New Roman" w:cs="Times New Roman"/>
          <w:sz w:val="24"/>
          <w:szCs w:val="20"/>
        </w:rPr>
        <w:t xml:space="preserve"> TDD,</w:t>
      </w:r>
      <w:r w:rsidR="00360F96" w:rsidRPr="00204950">
        <w:rPr>
          <w:rFonts w:ascii="Times New Roman" w:hAnsi="Times New Roman" w:cs="Times New Roman"/>
          <w:sz w:val="24"/>
          <w:szCs w:val="20"/>
        </w:rPr>
        <w:t xml:space="preserve"> </w:t>
      </w:r>
      <w:r w:rsidR="00D74264" w:rsidRPr="00204950">
        <w:rPr>
          <w:rFonts w:ascii="Times New Roman" w:hAnsi="Times New Roman" w:cs="Times New Roman"/>
          <w:sz w:val="24"/>
          <w:szCs w:val="20"/>
        </w:rPr>
        <w:t>UB</w:t>
      </w:r>
      <w:r w:rsidR="00360F96" w:rsidRPr="00204950">
        <w:rPr>
          <w:rFonts w:ascii="Times New Roman" w:hAnsi="Times New Roman" w:cs="Times New Roman"/>
          <w:sz w:val="24"/>
          <w:szCs w:val="20"/>
        </w:rPr>
        <w:t>, definiranje produkcijske poti in stvarite</w:t>
      </w:r>
      <w:r w:rsidR="001F55CB" w:rsidRPr="00204950">
        <w:rPr>
          <w:rFonts w:ascii="Times New Roman" w:hAnsi="Times New Roman" w:cs="Times New Roman"/>
          <w:sz w:val="24"/>
          <w:szCs w:val="20"/>
        </w:rPr>
        <w:t>v projektnega načrta</w:t>
      </w:r>
      <w:r w:rsidR="00405C65" w:rsidRPr="00204950">
        <w:rPr>
          <w:rFonts w:ascii="Times New Roman" w:hAnsi="Times New Roman" w:cs="Times New Roman"/>
          <w:sz w:val="24"/>
          <w:szCs w:val="20"/>
        </w:rPr>
        <w:t xml:space="preserve"> (</w:t>
      </w:r>
      <w:r w:rsidR="00405C65" w:rsidRPr="00204950">
        <w:rPr>
          <w:rFonts w:ascii="Times New Roman" w:hAnsi="Times New Roman" w:cs="Times New Roman"/>
          <w:sz w:val="24"/>
        </w:rPr>
        <w:t>Novak</w:t>
      </w:r>
      <w:r w:rsidR="005269F6">
        <w:rPr>
          <w:rFonts w:ascii="Times New Roman" w:hAnsi="Times New Roman" w:cs="Times New Roman"/>
          <w:sz w:val="24"/>
        </w:rPr>
        <w:t>,</w:t>
      </w:r>
      <w:r w:rsidR="00405C65" w:rsidRPr="00204950">
        <w:rPr>
          <w:rFonts w:ascii="Times New Roman" w:hAnsi="Times New Roman" w:cs="Times New Roman"/>
          <w:sz w:val="24"/>
        </w:rPr>
        <w:t xml:space="preserve"> 2012, 353)</w:t>
      </w:r>
      <w:r w:rsidR="001F55CB" w:rsidRPr="00204950">
        <w:rPr>
          <w:rFonts w:ascii="Times New Roman" w:hAnsi="Times New Roman" w:cs="Times New Roman"/>
          <w:sz w:val="24"/>
          <w:szCs w:val="20"/>
        </w:rPr>
        <w:t xml:space="preserve">. </w:t>
      </w:r>
      <w:r w:rsidR="00E32504" w:rsidRPr="00204950">
        <w:rPr>
          <w:rFonts w:ascii="Times New Roman" w:hAnsi="Times New Roman" w:cs="Times New Roman"/>
          <w:sz w:val="24"/>
          <w:szCs w:val="20"/>
        </w:rPr>
        <w:t>GDD</w:t>
      </w:r>
      <w:r w:rsidR="00047D30" w:rsidRPr="00204950">
        <w:rPr>
          <w:rFonts w:ascii="Times New Roman" w:hAnsi="Times New Roman" w:cs="Times New Roman"/>
          <w:sz w:val="24"/>
          <w:szCs w:val="20"/>
        </w:rPr>
        <w:t xml:space="preserve"> pa</w:t>
      </w:r>
      <w:r w:rsidR="00E32504"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je najobsežnejši dokument v razvoju igre.</w:t>
      </w:r>
      <w:r w:rsidR="00B51D2C"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Novak (2012) navaja, da se ta dokument konst</w:t>
      </w:r>
      <w:r w:rsidR="000C6602" w:rsidRPr="00204950">
        <w:rPr>
          <w:rFonts w:ascii="Times New Roman" w:hAnsi="Times New Roman" w:cs="Times New Roman"/>
          <w:sz w:val="24"/>
          <w:szCs w:val="20"/>
        </w:rPr>
        <w:t xml:space="preserve">antno posodablja. Schell (2008) </w:t>
      </w:r>
      <w:r w:rsidR="00360F96" w:rsidRPr="00204950">
        <w:rPr>
          <w:rFonts w:ascii="Times New Roman" w:hAnsi="Times New Roman" w:cs="Times New Roman"/>
          <w:sz w:val="24"/>
          <w:szCs w:val="20"/>
        </w:rPr>
        <w:t>dodaja, da</w:t>
      </w:r>
      <w:r w:rsidR="00720BC9" w:rsidRPr="00204950">
        <w:rPr>
          <w:rFonts w:ascii="Times New Roman" w:hAnsi="Times New Roman" w:cs="Times New Roman"/>
          <w:sz w:val="24"/>
          <w:szCs w:val="20"/>
        </w:rPr>
        <w:t xml:space="preserve"> se</w:t>
      </w:r>
      <w:r w:rsidR="00A84543" w:rsidRPr="00204950">
        <w:rPr>
          <w:rFonts w:ascii="Times New Roman" w:hAnsi="Times New Roman" w:cs="Times New Roman"/>
          <w:sz w:val="24"/>
          <w:szCs w:val="20"/>
        </w:rPr>
        <w:t xml:space="preserve"> ga</w:t>
      </w:r>
      <w:r w:rsidR="00720BC9" w:rsidRPr="00204950">
        <w:rPr>
          <w:rFonts w:ascii="Times New Roman" w:hAnsi="Times New Roman" w:cs="Times New Roman"/>
          <w:sz w:val="24"/>
          <w:szCs w:val="20"/>
        </w:rPr>
        <w:t xml:space="preserve"> občasno posodablja in je po</w:t>
      </w:r>
      <w:r w:rsidR="00360F96" w:rsidRPr="00204950">
        <w:rPr>
          <w:rFonts w:ascii="Times New Roman" w:hAnsi="Times New Roman" w:cs="Times New Roman"/>
          <w:sz w:val="24"/>
          <w:szCs w:val="20"/>
        </w:rPr>
        <w:t>navadi neure</w:t>
      </w:r>
      <w:r w:rsidR="00F91980" w:rsidRPr="00204950">
        <w:rPr>
          <w:rFonts w:ascii="Times New Roman" w:hAnsi="Times New Roman" w:cs="Times New Roman"/>
          <w:sz w:val="24"/>
          <w:szCs w:val="20"/>
        </w:rPr>
        <w:t xml:space="preserve">jen. Na polovici projekta se ga </w:t>
      </w:r>
      <w:r w:rsidR="00360F96" w:rsidRPr="00204950">
        <w:rPr>
          <w:rFonts w:ascii="Times New Roman" w:hAnsi="Times New Roman" w:cs="Times New Roman"/>
          <w:sz w:val="24"/>
          <w:szCs w:val="20"/>
        </w:rPr>
        <w:t xml:space="preserve">opusti, saj vsebuje igra sama vse pomembne podrobnosti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(Schell</w:t>
      </w:r>
      <w:r w:rsidR="005269F6">
        <w:rPr>
          <w:rFonts w:ascii="Times New Roman" w:hAnsi="Times New Roman" w:cs="Times New Roman"/>
          <w:sz w:val="24"/>
        </w:rPr>
        <w:t>,</w:t>
      </w:r>
      <w:r w:rsidR="00360F96" w:rsidRPr="00204950">
        <w:rPr>
          <w:rFonts w:ascii="Times New Roman" w:hAnsi="Times New Roman" w:cs="Times New Roman"/>
          <w:sz w:val="24"/>
        </w:rPr>
        <w:t xml:space="preserve"> 2008, 382)</w:t>
      </w:r>
      <w:r w:rsidR="00360F96" w:rsidRPr="00204950">
        <w:rPr>
          <w:rFonts w:ascii="Times New Roman" w:hAnsi="Times New Roman" w:cs="Times New Roman"/>
          <w:sz w:val="24"/>
          <w:szCs w:val="20"/>
        </w:rPr>
        <w:fldChar w:fldCharType="end"/>
      </w:r>
      <w:r w:rsidR="00FA734B" w:rsidRPr="00204950">
        <w:rPr>
          <w:rFonts w:ascii="Times New Roman" w:hAnsi="Times New Roman" w:cs="Times New Roman"/>
          <w:sz w:val="24"/>
          <w:szCs w:val="20"/>
        </w:rPr>
        <w:t>.</w:t>
      </w:r>
      <w:r w:rsidR="0084685A"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Na podlagi </w:t>
      </w:r>
      <w:r w:rsidR="006F6CDE" w:rsidRPr="00204950">
        <w:rPr>
          <w:rFonts w:ascii="Times New Roman" w:hAnsi="Times New Roman" w:cs="Times New Roman"/>
          <w:sz w:val="24"/>
          <w:szCs w:val="20"/>
        </w:rPr>
        <w:t xml:space="preserve">GDD </w:t>
      </w:r>
      <w:r w:rsidR="00D70C2C" w:rsidRPr="00204950">
        <w:rPr>
          <w:rFonts w:ascii="Times New Roman" w:hAnsi="Times New Roman" w:cs="Times New Roman"/>
          <w:sz w:val="24"/>
          <w:szCs w:val="20"/>
        </w:rPr>
        <w:t>tehnična ekipa izdela TDD</w:t>
      </w:r>
      <w:r w:rsidR="00360F96" w:rsidRPr="00204950">
        <w:rPr>
          <w:rFonts w:ascii="Times New Roman" w:hAnsi="Times New Roman" w:cs="Times New Roman"/>
          <w:sz w:val="24"/>
          <w:szCs w:val="20"/>
        </w:rPr>
        <w:t>. Ta dokument predstavlja produkcijsko pot, ki vzpostavi načrt</w:t>
      </w:r>
      <w:ins w:id="423" w:author="kralj" w:date="2018-04-04T20:18:00Z">
        <w:r w:rsidR="00A1655F">
          <w:rPr>
            <w:rFonts w:ascii="Times New Roman" w:hAnsi="Times New Roman" w:cs="Times New Roman"/>
            <w:sz w:val="24"/>
            <w:szCs w:val="20"/>
          </w:rPr>
          <w:t>,</w:t>
        </w:r>
      </w:ins>
      <w:r w:rsidR="00360F96" w:rsidRPr="00204950">
        <w:rPr>
          <w:rFonts w:ascii="Times New Roman" w:hAnsi="Times New Roman" w:cs="Times New Roman"/>
          <w:sz w:val="24"/>
          <w:szCs w:val="20"/>
        </w:rPr>
        <w:t xml:space="preserve"> kako se bo razvoj premaknil od koncepta do programske opreme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5269F6">
        <w:rPr>
          <w:rFonts w:ascii="Times New Roman" w:hAnsi="Times New Roman" w:cs="Times New Roman"/>
          <w:sz w:val="24"/>
        </w:rPr>
        <w:t>,</w:t>
      </w:r>
      <w:r w:rsidR="00360F96" w:rsidRPr="00204950">
        <w:rPr>
          <w:rFonts w:ascii="Times New Roman" w:hAnsi="Times New Roman" w:cs="Times New Roman"/>
          <w:sz w:val="24"/>
        </w:rPr>
        <w:t xml:space="preserve"> 2012, 393)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Nato sledi izdelava načrta projekta, ki se začne izdelovati po definiranju grobih nalog, ki jih podaja </w:t>
      </w:r>
      <w:r w:rsidR="00E524B6" w:rsidRPr="00204950">
        <w:rPr>
          <w:rFonts w:ascii="Times New Roman" w:hAnsi="Times New Roman" w:cs="Times New Roman"/>
          <w:sz w:val="24"/>
          <w:szCs w:val="20"/>
        </w:rPr>
        <w:t>TDD</w:t>
      </w:r>
      <w:r w:rsidR="00360F96" w:rsidRPr="00204950">
        <w:rPr>
          <w:rFonts w:ascii="Times New Roman" w:hAnsi="Times New Roman" w:cs="Times New Roman"/>
          <w:sz w:val="24"/>
          <w:szCs w:val="20"/>
        </w:rPr>
        <w:t xml:space="preserve">. Ta dokument vsebuje načrt porabe </w:t>
      </w:r>
      <w:r w:rsidR="001F55CB" w:rsidRPr="00204950">
        <w:rPr>
          <w:rFonts w:ascii="Times New Roman" w:hAnsi="Times New Roman" w:cs="Times New Roman"/>
          <w:sz w:val="24"/>
          <w:szCs w:val="20"/>
        </w:rPr>
        <w:t>virov, časovni načrt, mejnike, oceno</w:t>
      </w:r>
      <w:del w:id="424" w:author="kralj" w:date="2018-04-04T20:18:00Z">
        <w:r w:rsidR="001F55CB" w:rsidRPr="00204950" w:rsidDel="00A1655F">
          <w:rPr>
            <w:rFonts w:ascii="Times New Roman" w:hAnsi="Times New Roman" w:cs="Times New Roman"/>
            <w:sz w:val="24"/>
            <w:szCs w:val="20"/>
          </w:rPr>
          <w:delText>,</w:delText>
        </w:r>
      </w:del>
      <w:r w:rsidR="001F55CB" w:rsidRPr="00204950">
        <w:rPr>
          <w:rFonts w:ascii="Times New Roman" w:hAnsi="Times New Roman" w:cs="Times New Roman"/>
          <w:sz w:val="24"/>
          <w:szCs w:val="20"/>
        </w:rPr>
        <w:t xml:space="preserve"> stroškov,  seznam sredstev za izdelavo</w:t>
      </w:r>
      <w:r w:rsidR="008C6163" w:rsidRPr="00204950">
        <w:rPr>
          <w:rFonts w:ascii="Times New Roman" w:hAnsi="Times New Roman" w:cs="Times New Roman"/>
          <w:sz w:val="24"/>
          <w:szCs w:val="20"/>
        </w:rPr>
        <w:t xml:space="preserve"> in izbrano programsko opremo (programi, igralni pogoni)</w:t>
      </w:r>
      <w:r w:rsidR="001F55CB" w:rsidRPr="00204950">
        <w:rPr>
          <w:rFonts w:ascii="Times New Roman" w:hAnsi="Times New Roman" w:cs="Times New Roman"/>
          <w:sz w:val="24"/>
          <w:szCs w:val="20"/>
        </w:rPr>
        <w:t xml:space="preserve"> </w:t>
      </w:r>
      <w:r w:rsidR="001F55CB" w:rsidRPr="00204950">
        <w:rPr>
          <w:rFonts w:ascii="Times New Roman" w:hAnsi="Times New Roman" w:cs="Times New Roman"/>
          <w:sz w:val="24"/>
          <w:szCs w:val="20"/>
        </w:rPr>
        <w:fldChar w:fldCharType="begin"/>
      </w:r>
      <w:r w:rsidR="001F55CB" w:rsidRPr="00204950">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sidRPr="00204950">
        <w:rPr>
          <w:rFonts w:ascii="Times New Roman" w:hAnsi="Times New Roman" w:cs="Times New Roman"/>
          <w:sz w:val="24"/>
          <w:szCs w:val="20"/>
        </w:rPr>
        <w:fldChar w:fldCharType="separate"/>
      </w:r>
      <w:r w:rsidR="001F55CB" w:rsidRPr="00204950">
        <w:rPr>
          <w:rFonts w:ascii="Times New Roman" w:hAnsi="Times New Roman" w:cs="Times New Roman"/>
          <w:sz w:val="24"/>
        </w:rPr>
        <w:t>(Novak</w:t>
      </w:r>
      <w:r w:rsidR="005269F6">
        <w:rPr>
          <w:rFonts w:ascii="Times New Roman" w:hAnsi="Times New Roman" w:cs="Times New Roman"/>
          <w:sz w:val="24"/>
        </w:rPr>
        <w:t>,</w:t>
      </w:r>
      <w:r w:rsidR="001F55CB" w:rsidRPr="00204950">
        <w:rPr>
          <w:rFonts w:ascii="Times New Roman" w:hAnsi="Times New Roman" w:cs="Times New Roman"/>
          <w:sz w:val="24"/>
        </w:rPr>
        <w:t xml:space="preserve"> 2012,</w:t>
      </w:r>
      <w:r w:rsidR="00031288" w:rsidRPr="00204950">
        <w:rPr>
          <w:rFonts w:ascii="Times New Roman" w:hAnsi="Times New Roman" w:cs="Times New Roman"/>
          <w:sz w:val="24"/>
        </w:rPr>
        <w:t xml:space="preserve"> 393, </w:t>
      </w:r>
      <w:r w:rsidR="001F55CB" w:rsidRPr="00204950">
        <w:rPr>
          <w:rFonts w:ascii="Times New Roman" w:hAnsi="Times New Roman" w:cs="Times New Roman"/>
          <w:sz w:val="24"/>
        </w:rPr>
        <w:t>394; Bates</w:t>
      </w:r>
      <w:r w:rsidR="005269F6">
        <w:rPr>
          <w:rFonts w:ascii="Times New Roman" w:hAnsi="Times New Roman" w:cs="Times New Roman"/>
          <w:sz w:val="24"/>
        </w:rPr>
        <w:t>,</w:t>
      </w:r>
      <w:r w:rsidR="001F55CB" w:rsidRPr="00204950">
        <w:rPr>
          <w:rFonts w:ascii="Times New Roman" w:hAnsi="Times New Roman" w:cs="Times New Roman"/>
          <w:sz w:val="24"/>
        </w:rPr>
        <w:t xml:space="preserve"> 2004, 209)</w:t>
      </w:r>
      <w:r w:rsidR="001F55CB" w:rsidRPr="00204950">
        <w:rPr>
          <w:rFonts w:ascii="Times New Roman" w:hAnsi="Times New Roman" w:cs="Times New Roman"/>
          <w:sz w:val="24"/>
          <w:szCs w:val="20"/>
        </w:rPr>
        <w:fldChar w:fldCharType="end"/>
      </w:r>
      <w:r w:rsidR="001F55CB" w:rsidRPr="00204950">
        <w:rPr>
          <w:rFonts w:ascii="Times New Roman" w:hAnsi="Times New Roman" w:cs="Times New Roman"/>
          <w:sz w:val="24"/>
          <w:szCs w:val="20"/>
        </w:rPr>
        <w:t>.</w:t>
      </w:r>
      <w:r w:rsidR="00C570C4" w:rsidRPr="00204950">
        <w:rPr>
          <w:rFonts w:ascii="Times New Roman" w:hAnsi="Times New Roman" w:cs="Times New Roman"/>
          <w:sz w:val="24"/>
          <w:szCs w:val="20"/>
        </w:rPr>
        <w:t xml:space="preserve"> </w:t>
      </w:r>
      <w:r w:rsidR="00560BBE" w:rsidRPr="00204950">
        <w:rPr>
          <w:rFonts w:ascii="Times New Roman" w:hAnsi="Times New Roman" w:cs="Times New Roman"/>
          <w:sz w:val="24"/>
          <w:szCs w:val="20"/>
        </w:rPr>
        <w:t>Zadnje dejanje pred</w:t>
      </w:r>
      <w:del w:id="425" w:author="kralj" w:date="2018-04-04T20:18:00Z">
        <w:r w:rsidR="00560BBE" w:rsidRPr="00204950" w:rsidDel="00A1655F">
          <w:rPr>
            <w:rFonts w:ascii="Times New Roman" w:hAnsi="Times New Roman" w:cs="Times New Roman"/>
            <w:sz w:val="24"/>
            <w:szCs w:val="20"/>
          </w:rPr>
          <w:delText>-</w:delText>
        </w:r>
      </w:del>
      <w:r w:rsidR="00360F96" w:rsidRPr="00204950">
        <w:rPr>
          <w:rFonts w:ascii="Times New Roman" w:hAnsi="Times New Roman" w:cs="Times New Roman"/>
          <w:sz w:val="24"/>
          <w:szCs w:val="20"/>
        </w:rPr>
        <w:t>produkc</w:t>
      </w:r>
      <w:r w:rsidR="00E432D0" w:rsidRPr="00204950">
        <w:rPr>
          <w:rFonts w:ascii="Times New Roman" w:hAnsi="Times New Roman" w:cs="Times New Roman"/>
          <w:sz w:val="24"/>
          <w:szCs w:val="20"/>
        </w:rPr>
        <w:t>ijske faze predstavlja</w:t>
      </w:r>
      <w:r w:rsidR="006A69C7" w:rsidRPr="00204950">
        <w:rPr>
          <w:rFonts w:ascii="Times New Roman" w:hAnsi="Times New Roman" w:cs="Times New Roman"/>
          <w:sz w:val="24"/>
          <w:szCs w:val="20"/>
        </w:rPr>
        <w:t xml:space="preserve"> izdelava </w:t>
      </w:r>
      <w:r w:rsidR="00360F96" w:rsidRPr="00204950">
        <w:rPr>
          <w:rFonts w:ascii="Times New Roman" w:hAnsi="Times New Roman" w:cs="Times New Roman"/>
          <w:sz w:val="24"/>
          <w:szCs w:val="20"/>
        </w:rPr>
        <w:t>prototipa</w:t>
      </w:r>
      <w:r w:rsidR="00183DD7"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204950">
        <w:rPr>
          <w:rFonts w:ascii="Times New Roman" w:hAnsi="Times New Roman" w:cs="Times New Roman"/>
          <w:sz w:val="24"/>
          <w:szCs w:val="20"/>
        </w:rPr>
        <w:fldChar w:fldCharType="separate"/>
      </w:r>
      <w:r w:rsidR="005C56A6" w:rsidRPr="00204950">
        <w:rPr>
          <w:rFonts w:ascii="Times New Roman" w:hAnsi="Times New Roman" w:cs="Times New Roman"/>
          <w:sz w:val="24"/>
          <w:szCs w:val="24"/>
        </w:rPr>
        <w:t>(Bates</w:t>
      </w:r>
      <w:r w:rsidR="005269F6">
        <w:rPr>
          <w:rFonts w:ascii="Times New Roman" w:hAnsi="Times New Roman" w:cs="Times New Roman"/>
          <w:sz w:val="24"/>
          <w:szCs w:val="24"/>
        </w:rPr>
        <w:t>,</w:t>
      </w:r>
      <w:r w:rsidR="005C56A6" w:rsidRPr="00204950">
        <w:rPr>
          <w:rFonts w:ascii="Times New Roman" w:hAnsi="Times New Roman" w:cs="Times New Roman"/>
          <w:sz w:val="24"/>
          <w:szCs w:val="24"/>
        </w:rPr>
        <w:t xml:space="preserve"> 2004, 207, 20</w:t>
      </w:r>
      <w:r w:rsidR="00360F96" w:rsidRPr="00204950">
        <w:rPr>
          <w:rFonts w:ascii="Times New Roman" w:hAnsi="Times New Roman" w:cs="Times New Roman"/>
          <w:sz w:val="24"/>
          <w:szCs w:val="24"/>
        </w:rPr>
        <w:t>8)</w:t>
      </w:r>
      <w:r w:rsidR="00360F96" w:rsidRPr="00204950">
        <w:rPr>
          <w:rFonts w:ascii="Times New Roman" w:hAnsi="Times New Roman" w:cs="Times New Roman"/>
          <w:sz w:val="24"/>
          <w:szCs w:val="20"/>
        </w:rPr>
        <w:fldChar w:fldCharType="end"/>
      </w:r>
      <w:r w:rsidR="00472257"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Ta artefakt je lahko analogne ali digitalne oblike. Pred izdelavo digitalnega je dobr</w:t>
      </w:r>
      <w:del w:id="426" w:author="kralj" w:date="2018-04-04T20:19:00Z">
        <w:r w:rsidR="00360F96" w:rsidRPr="00204950" w:rsidDel="00A1655F">
          <w:rPr>
            <w:rFonts w:ascii="Times New Roman" w:hAnsi="Times New Roman" w:cs="Times New Roman"/>
            <w:sz w:val="24"/>
            <w:szCs w:val="20"/>
          </w:rPr>
          <w:delText xml:space="preserve">a praksa </w:delText>
        </w:r>
      </w:del>
      <w:ins w:id="427" w:author="kralj" w:date="2018-04-04T20:19:00Z">
        <w:r w:rsidR="00A1655F">
          <w:rPr>
            <w:rFonts w:ascii="Times New Roman" w:hAnsi="Times New Roman" w:cs="Times New Roman"/>
            <w:sz w:val="24"/>
            <w:szCs w:val="20"/>
          </w:rPr>
          <w:t xml:space="preserve">o </w:t>
        </w:r>
      </w:ins>
      <w:r w:rsidR="00360F96" w:rsidRPr="00204950">
        <w:rPr>
          <w:rFonts w:ascii="Times New Roman" w:hAnsi="Times New Roman" w:cs="Times New Roman"/>
          <w:sz w:val="24"/>
          <w:szCs w:val="20"/>
        </w:rPr>
        <w:t>izdel</w:t>
      </w:r>
      <w:ins w:id="428" w:author="kralj" w:date="2018-04-04T20:19:00Z">
        <w:r w:rsidR="00A1655F">
          <w:rPr>
            <w:rFonts w:ascii="Times New Roman" w:hAnsi="Times New Roman" w:cs="Times New Roman"/>
            <w:sz w:val="24"/>
            <w:szCs w:val="20"/>
          </w:rPr>
          <w:t>ati</w:t>
        </w:r>
      </w:ins>
      <w:del w:id="429" w:author="kralj" w:date="2018-04-04T20:19:00Z">
        <w:r w:rsidR="00360F96" w:rsidRPr="00204950" w:rsidDel="00A1655F">
          <w:rPr>
            <w:rFonts w:ascii="Times New Roman" w:hAnsi="Times New Roman" w:cs="Times New Roman"/>
            <w:sz w:val="24"/>
            <w:szCs w:val="20"/>
          </w:rPr>
          <w:delText>av</w:delText>
        </w:r>
      </w:del>
      <w:r w:rsidR="00360F96" w:rsidRPr="00204950">
        <w:rPr>
          <w:rFonts w:ascii="Times New Roman" w:hAnsi="Times New Roman" w:cs="Times New Roman"/>
          <w:sz w:val="24"/>
          <w:szCs w:val="20"/>
        </w:rPr>
        <w:t>a enostav</w:t>
      </w:r>
      <w:ins w:id="430" w:author="kralj" w:date="2018-04-04T20:19:00Z">
        <w:r w:rsidR="00A1655F">
          <w:rPr>
            <w:rFonts w:ascii="Times New Roman" w:hAnsi="Times New Roman" w:cs="Times New Roman"/>
            <w:sz w:val="24"/>
            <w:szCs w:val="20"/>
          </w:rPr>
          <w:t>en</w:t>
        </w:r>
      </w:ins>
      <w:del w:id="431" w:author="kralj" w:date="2018-04-04T20:19:00Z">
        <w:r w:rsidR="00360F96" w:rsidRPr="00204950" w:rsidDel="00A1655F">
          <w:rPr>
            <w:rFonts w:ascii="Times New Roman" w:hAnsi="Times New Roman" w:cs="Times New Roman"/>
            <w:sz w:val="24"/>
            <w:szCs w:val="20"/>
          </w:rPr>
          <w:delText>n</w:delText>
        </w:r>
        <w:r w:rsidR="00C8566F" w:rsidRPr="00204950" w:rsidDel="00A1655F">
          <w:rPr>
            <w:rFonts w:ascii="Times New Roman" w:hAnsi="Times New Roman" w:cs="Times New Roman"/>
            <w:sz w:val="24"/>
            <w:szCs w:val="20"/>
          </w:rPr>
          <w:delText>ega</w:delText>
        </w:r>
      </w:del>
      <w:r w:rsidR="00C8566F" w:rsidRPr="00204950">
        <w:rPr>
          <w:rFonts w:ascii="Times New Roman" w:hAnsi="Times New Roman" w:cs="Times New Roman"/>
          <w:sz w:val="24"/>
          <w:szCs w:val="20"/>
        </w:rPr>
        <w:t xml:space="preserve"> analogneg</w:t>
      </w:r>
      <w:ins w:id="432" w:author="kralj" w:date="2018-04-04T20:19:00Z">
        <w:r w:rsidR="00A1655F">
          <w:rPr>
            <w:rFonts w:ascii="Times New Roman" w:hAnsi="Times New Roman" w:cs="Times New Roman"/>
            <w:sz w:val="24"/>
            <w:szCs w:val="20"/>
          </w:rPr>
          <w:t>i</w:t>
        </w:r>
      </w:ins>
      <w:del w:id="433" w:author="kralj" w:date="2018-04-04T20:19:00Z">
        <w:r w:rsidR="00C8566F" w:rsidRPr="00204950" w:rsidDel="00A1655F">
          <w:rPr>
            <w:rFonts w:ascii="Times New Roman" w:hAnsi="Times New Roman" w:cs="Times New Roman"/>
            <w:sz w:val="24"/>
            <w:szCs w:val="20"/>
          </w:rPr>
          <w:delText>a</w:delText>
        </w:r>
      </w:del>
      <w:r w:rsidR="00C8566F" w:rsidRPr="00204950">
        <w:rPr>
          <w:rFonts w:ascii="Times New Roman" w:hAnsi="Times New Roman" w:cs="Times New Roman"/>
          <w:sz w:val="24"/>
          <w:szCs w:val="20"/>
        </w:rPr>
        <w:t xml:space="preserve"> prototip</w:t>
      </w:r>
      <w:del w:id="434" w:author="kralj" w:date="2018-04-04T20:19:00Z">
        <w:r w:rsidR="00C8566F" w:rsidRPr="00204950" w:rsidDel="00A1655F">
          <w:rPr>
            <w:rFonts w:ascii="Times New Roman" w:hAnsi="Times New Roman" w:cs="Times New Roman"/>
            <w:sz w:val="24"/>
            <w:szCs w:val="20"/>
          </w:rPr>
          <w:delText>a</w:delText>
        </w:r>
      </w:del>
      <w:r w:rsidR="00C8566F" w:rsidRPr="00204950">
        <w:rPr>
          <w:rFonts w:ascii="Times New Roman" w:hAnsi="Times New Roman" w:cs="Times New Roman"/>
          <w:sz w:val="24"/>
          <w:szCs w:val="20"/>
        </w:rPr>
        <w:t xml:space="preserve">, ki ima </w:t>
      </w:r>
      <w:r w:rsidR="003C54B4" w:rsidRPr="00204950">
        <w:rPr>
          <w:rFonts w:ascii="Times New Roman" w:hAnsi="Times New Roman" w:cs="Times New Roman"/>
          <w:sz w:val="24"/>
          <w:szCs w:val="20"/>
        </w:rPr>
        <w:t xml:space="preserve">namen </w:t>
      </w:r>
      <w:r w:rsidR="008A313A" w:rsidRPr="00204950">
        <w:rPr>
          <w:rFonts w:ascii="Times New Roman" w:hAnsi="Times New Roman" w:cs="Times New Roman"/>
          <w:sz w:val="24"/>
          <w:szCs w:val="20"/>
        </w:rPr>
        <w:t xml:space="preserve">zagotoviti zabavno in prepričljivo igralno mehaniko. </w:t>
      </w:r>
      <w:r w:rsidR="00360F96" w:rsidRPr="00204950">
        <w:rPr>
          <w:rFonts w:ascii="Times New Roman" w:hAnsi="Times New Roman" w:cs="Times New Roman"/>
          <w:sz w:val="24"/>
          <w:szCs w:val="20"/>
        </w:rPr>
        <w:t xml:space="preserve">Končan prototip je lahko dokaz delovanja produkcijske poti od ideje do realizacije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5269F6">
        <w:rPr>
          <w:rFonts w:ascii="Times New Roman" w:hAnsi="Times New Roman" w:cs="Times New Roman"/>
          <w:sz w:val="24"/>
        </w:rPr>
        <w:t>,</w:t>
      </w:r>
      <w:r w:rsidR="00360F96" w:rsidRPr="00204950">
        <w:rPr>
          <w:rFonts w:ascii="Times New Roman" w:hAnsi="Times New Roman" w:cs="Times New Roman"/>
          <w:sz w:val="24"/>
        </w:rPr>
        <w:t xml:space="preserve"> 2012, 354)</w:t>
      </w:r>
      <w:r w:rsidR="00360F96" w:rsidRPr="00204950">
        <w:rPr>
          <w:rFonts w:ascii="Times New Roman" w:hAnsi="Times New Roman" w:cs="Times New Roman"/>
          <w:sz w:val="24"/>
          <w:szCs w:val="20"/>
        </w:rPr>
        <w:fldChar w:fldCharType="end"/>
      </w:r>
      <w:r w:rsidR="00CE53C1" w:rsidRPr="00204950">
        <w:rPr>
          <w:rFonts w:ascii="Times New Roman" w:hAnsi="Times New Roman" w:cs="Times New Roman"/>
          <w:sz w:val="24"/>
          <w:szCs w:val="20"/>
        </w:rPr>
        <w:t>.</w:t>
      </w:r>
      <w:r w:rsidR="005457AD" w:rsidRPr="00204950">
        <w:rPr>
          <w:rFonts w:ascii="Times New Roman" w:hAnsi="Times New Roman" w:cs="Times New Roman"/>
          <w:sz w:val="24"/>
          <w:szCs w:val="20"/>
        </w:rPr>
        <w:t xml:space="preserve"> Za kreiranje </w:t>
      </w:r>
      <w:r w:rsidR="00F54F37" w:rsidRPr="00204950">
        <w:rPr>
          <w:rFonts w:ascii="Times New Roman" w:hAnsi="Times New Roman" w:cs="Times New Roman"/>
          <w:sz w:val="24"/>
          <w:szCs w:val="20"/>
        </w:rPr>
        <w:t>prototipa se navadno uporablja tehnika vertikalnega reza</w:t>
      </w:r>
      <w:r w:rsidR="00F54F37" w:rsidRPr="00D468C8">
        <w:rPr>
          <w:rStyle w:val="Sprotnaopomba-sklic"/>
        </w:rPr>
        <w:footnoteReference w:id="42"/>
      </w:r>
      <w:r w:rsidR="005457AD" w:rsidRPr="00204950">
        <w:rPr>
          <w:rFonts w:ascii="Times New Roman" w:hAnsi="Times New Roman" w:cs="Times New Roman"/>
          <w:sz w:val="24"/>
          <w:szCs w:val="20"/>
        </w:rPr>
        <w:t>, ki pomeni, da vsebuje ravno toliko vsebine, da poda jasen občutek igranja</w:t>
      </w:r>
      <w:r w:rsidR="00F213B4" w:rsidRPr="00204950">
        <w:rPr>
          <w:rFonts w:ascii="Times New Roman" w:hAnsi="Times New Roman" w:cs="Times New Roman"/>
          <w:sz w:val="24"/>
          <w:szCs w:val="20"/>
        </w:rPr>
        <w:t xml:space="preserve"> in takšni ponavadi </w:t>
      </w:r>
      <w:r w:rsidR="005457AD" w:rsidRPr="00204950">
        <w:rPr>
          <w:rFonts w:ascii="Times New Roman" w:hAnsi="Times New Roman" w:cs="Times New Roman"/>
          <w:sz w:val="24"/>
          <w:szCs w:val="20"/>
        </w:rPr>
        <w:t xml:space="preserve">vsebujejo veliko začasnih sredstev </w:t>
      </w:r>
      <w:r w:rsidR="005457AD" w:rsidRPr="00204950">
        <w:rPr>
          <w:rFonts w:ascii="Times New Roman" w:hAnsi="Times New Roman" w:cs="Times New Roman"/>
          <w:sz w:val="24"/>
          <w:szCs w:val="20"/>
        </w:rPr>
        <w:fldChar w:fldCharType="begin"/>
      </w:r>
      <w:r w:rsidR="005457AD" w:rsidRPr="00204950">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sidRPr="00204950">
        <w:rPr>
          <w:rFonts w:ascii="Times New Roman" w:hAnsi="Times New Roman" w:cs="Times New Roman"/>
          <w:sz w:val="24"/>
          <w:szCs w:val="20"/>
        </w:rPr>
        <w:fldChar w:fldCharType="separate"/>
      </w:r>
      <w:r w:rsidR="005457AD" w:rsidRPr="00204950">
        <w:rPr>
          <w:rFonts w:ascii="Times New Roman" w:hAnsi="Times New Roman" w:cs="Times New Roman"/>
          <w:sz w:val="24"/>
        </w:rPr>
        <w:t>(Mitchell</w:t>
      </w:r>
      <w:r w:rsidR="005269F6">
        <w:rPr>
          <w:rFonts w:ascii="Times New Roman" w:hAnsi="Times New Roman" w:cs="Times New Roman"/>
          <w:sz w:val="24"/>
        </w:rPr>
        <w:t>,</w:t>
      </w:r>
      <w:r w:rsidR="005457AD" w:rsidRPr="00204950">
        <w:rPr>
          <w:rFonts w:ascii="Times New Roman" w:hAnsi="Times New Roman" w:cs="Times New Roman"/>
          <w:sz w:val="24"/>
        </w:rPr>
        <w:t xml:space="preserve"> 2012, 64, 107)</w:t>
      </w:r>
      <w:r w:rsidR="005457AD" w:rsidRPr="00204950">
        <w:rPr>
          <w:rFonts w:ascii="Times New Roman" w:hAnsi="Times New Roman" w:cs="Times New Roman"/>
          <w:sz w:val="24"/>
          <w:szCs w:val="20"/>
        </w:rPr>
        <w:fldChar w:fldCharType="end"/>
      </w:r>
      <w:r w:rsidR="00B82363" w:rsidRPr="00204950">
        <w:rPr>
          <w:rFonts w:ascii="Times New Roman" w:hAnsi="Times New Roman" w:cs="Times New Roman"/>
          <w:sz w:val="24"/>
          <w:szCs w:val="20"/>
        </w:rPr>
        <w:t>.</w:t>
      </w:r>
    </w:p>
    <w:p w14:paraId="0171EA7D" w14:textId="64682577" w:rsidR="005D74A2" w:rsidRPr="00204950" w:rsidRDefault="007D1157"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Nato sledi faza produkcije. </w:t>
      </w:r>
      <w:r w:rsidR="004426EF" w:rsidRPr="00204950">
        <w:rPr>
          <w:rFonts w:ascii="Times New Roman" w:hAnsi="Times New Roman" w:cs="Times New Roman"/>
          <w:sz w:val="24"/>
          <w:szCs w:val="20"/>
        </w:rPr>
        <w:t>V produkcij</w:t>
      </w:r>
      <w:r w:rsidR="0056662F" w:rsidRPr="00204950">
        <w:rPr>
          <w:rFonts w:ascii="Times New Roman" w:hAnsi="Times New Roman" w:cs="Times New Roman"/>
          <w:sz w:val="24"/>
          <w:szCs w:val="20"/>
        </w:rPr>
        <w:t xml:space="preserve">i se </w:t>
      </w:r>
      <w:r w:rsidR="00BD64F7" w:rsidRPr="00204950">
        <w:rPr>
          <w:rFonts w:ascii="Times New Roman" w:hAnsi="Times New Roman" w:cs="Times New Roman"/>
          <w:sz w:val="24"/>
          <w:szCs w:val="20"/>
        </w:rPr>
        <w:t>kreirajo:</w:t>
      </w:r>
      <w:r w:rsidR="0056662F" w:rsidRPr="00204950">
        <w:rPr>
          <w:rFonts w:ascii="Times New Roman" w:hAnsi="Times New Roman" w:cs="Times New Roman"/>
          <w:sz w:val="24"/>
          <w:szCs w:val="20"/>
        </w:rPr>
        <w:t xml:space="preserve"> </w:t>
      </w:r>
      <w:del w:id="435" w:author="kralj" w:date="2018-04-04T20:21:00Z">
        <w:r w:rsidR="00BD64F7" w:rsidRPr="00204950" w:rsidDel="00A1655F">
          <w:rPr>
            <w:rFonts w:ascii="Times New Roman" w:hAnsi="Times New Roman" w:cs="Times New Roman"/>
            <w:sz w:val="24"/>
            <w:szCs w:val="20"/>
          </w:rPr>
          <w:delText xml:space="preserve"> </w:delText>
        </w:r>
      </w:del>
      <w:r w:rsidR="00BD64F7" w:rsidRPr="00204950">
        <w:rPr>
          <w:rFonts w:ascii="Times New Roman" w:hAnsi="Times New Roman" w:cs="Times New Roman"/>
          <w:sz w:val="24"/>
          <w:szCs w:val="20"/>
        </w:rPr>
        <w:t xml:space="preserve">različice </w:t>
      </w:r>
      <w:r w:rsidR="0056662F" w:rsidRPr="00204950">
        <w:rPr>
          <w:rFonts w:ascii="Times New Roman" w:hAnsi="Times New Roman" w:cs="Times New Roman"/>
          <w:sz w:val="24"/>
          <w:szCs w:val="20"/>
        </w:rPr>
        <w:t>igre</w:t>
      </w:r>
      <w:r w:rsidR="00BF1FED" w:rsidRPr="00204950">
        <w:rPr>
          <w:rFonts w:ascii="Times New Roman" w:hAnsi="Times New Roman" w:cs="Times New Roman"/>
          <w:sz w:val="24"/>
          <w:szCs w:val="20"/>
        </w:rPr>
        <w:t xml:space="preserve"> (prototipi</w:t>
      </w:r>
      <w:r w:rsidR="002A1362" w:rsidRPr="00204950">
        <w:rPr>
          <w:rFonts w:ascii="Times New Roman" w:hAnsi="Times New Roman" w:cs="Times New Roman"/>
          <w:sz w:val="24"/>
          <w:szCs w:val="20"/>
        </w:rPr>
        <w:t>)</w:t>
      </w:r>
      <w:r w:rsidR="0056662F" w:rsidRPr="00204950">
        <w:rPr>
          <w:rFonts w:ascii="Times New Roman" w:hAnsi="Times New Roman" w:cs="Times New Roman"/>
          <w:sz w:val="24"/>
          <w:szCs w:val="20"/>
        </w:rPr>
        <w:t>, up</w:t>
      </w:r>
      <w:r w:rsidR="009675CA" w:rsidRPr="00204950">
        <w:rPr>
          <w:rFonts w:ascii="Times New Roman" w:hAnsi="Times New Roman" w:cs="Times New Roman"/>
          <w:sz w:val="24"/>
          <w:szCs w:val="20"/>
        </w:rPr>
        <w:t xml:space="preserve">orabniški vodnik, </w:t>
      </w:r>
      <w:r w:rsidR="0056662F" w:rsidRPr="00204950">
        <w:rPr>
          <w:rFonts w:ascii="Times New Roman" w:hAnsi="Times New Roman" w:cs="Times New Roman"/>
          <w:sz w:val="24"/>
          <w:szCs w:val="20"/>
        </w:rPr>
        <w:t>UB in sred</w:t>
      </w:r>
      <w:r w:rsidR="00BD64F7" w:rsidRPr="00204950">
        <w:rPr>
          <w:rFonts w:ascii="Times New Roman" w:hAnsi="Times New Roman" w:cs="Times New Roman"/>
          <w:sz w:val="24"/>
          <w:szCs w:val="20"/>
        </w:rPr>
        <w:t>st</w:t>
      </w:r>
      <w:r w:rsidR="0056662F" w:rsidRPr="00204950">
        <w:rPr>
          <w:rFonts w:ascii="Times New Roman" w:hAnsi="Times New Roman" w:cs="Times New Roman"/>
          <w:sz w:val="24"/>
          <w:szCs w:val="20"/>
        </w:rPr>
        <w:t>v</w:t>
      </w:r>
      <w:r w:rsidR="00BD64F7" w:rsidRPr="00204950">
        <w:rPr>
          <w:rFonts w:ascii="Times New Roman" w:hAnsi="Times New Roman" w:cs="Times New Roman"/>
          <w:sz w:val="24"/>
          <w:szCs w:val="20"/>
        </w:rPr>
        <w:t>a</w:t>
      </w:r>
      <w:r w:rsidR="00DE496B" w:rsidRPr="00204950">
        <w:rPr>
          <w:rFonts w:ascii="Times New Roman" w:hAnsi="Times New Roman" w:cs="Times New Roman"/>
          <w:sz w:val="24"/>
          <w:szCs w:val="20"/>
        </w:rPr>
        <w:t xml:space="preserve"> </w:t>
      </w:r>
      <w:r w:rsidR="00DE496B" w:rsidRPr="00204950">
        <w:rPr>
          <w:rFonts w:ascii="Times New Roman" w:hAnsi="Times New Roman" w:cs="Times New Roman"/>
          <w:sz w:val="24"/>
          <w:szCs w:val="20"/>
        </w:rPr>
        <w:fldChar w:fldCharType="begin"/>
      </w:r>
      <w:r w:rsidR="00DE496B" w:rsidRPr="00204950">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sidRPr="00204950">
        <w:rPr>
          <w:rFonts w:ascii="Times New Roman" w:hAnsi="Times New Roman" w:cs="Times New Roman"/>
          <w:sz w:val="24"/>
          <w:szCs w:val="20"/>
        </w:rPr>
        <w:fldChar w:fldCharType="separate"/>
      </w:r>
      <w:r w:rsidR="00DE496B" w:rsidRPr="00204950">
        <w:rPr>
          <w:rFonts w:ascii="Times New Roman" w:hAnsi="Times New Roman" w:cs="Times New Roman"/>
          <w:sz w:val="24"/>
        </w:rPr>
        <w:t>(Mitchell</w:t>
      </w:r>
      <w:r w:rsidR="005269F6">
        <w:rPr>
          <w:rFonts w:ascii="Times New Roman" w:hAnsi="Times New Roman" w:cs="Times New Roman"/>
          <w:sz w:val="24"/>
        </w:rPr>
        <w:t>,</w:t>
      </w:r>
      <w:r w:rsidR="00DE496B" w:rsidRPr="00204950">
        <w:rPr>
          <w:rFonts w:ascii="Times New Roman" w:hAnsi="Times New Roman" w:cs="Times New Roman"/>
          <w:sz w:val="24"/>
        </w:rPr>
        <w:t xml:space="preserve"> 2012, 218)</w:t>
      </w:r>
      <w:r w:rsidR="00DE496B" w:rsidRPr="00204950">
        <w:rPr>
          <w:rFonts w:ascii="Times New Roman" w:hAnsi="Times New Roman" w:cs="Times New Roman"/>
          <w:sz w:val="24"/>
          <w:szCs w:val="20"/>
        </w:rPr>
        <w:fldChar w:fldCharType="end"/>
      </w:r>
      <w:r w:rsidR="00345969" w:rsidRPr="00204950">
        <w:rPr>
          <w:rFonts w:ascii="Times New Roman" w:hAnsi="Times New Roman" w:cs="Times New Roman"/>
          <w:sz w:val="24"/>
          <w:szCs w:val="20"/>
        </w:rPr>
        <w:t xml:space="preserve">. Za razvoj igre se priporoča pristop, ki je fokusiran na igralca </w:t>
      </w:r>
      <w:r w:rsidR="00345969" w:rsidRPr="00204950">
        <w:rPr>
          <w:rFonts w:ascii="Times New Roman" w:hAnsi="Times New Roman" w:cs="Times New Roman"/>
          <w:sz w:val="24"/>
          <w:szCs w:val="20"/>
        </w:rPr>
        <w:fldChar w:fldCharType="begin"/>
      </w:r>
      <w:r w:rsidR="00345969" w:rsidRPr="00204950">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sidRPr="00204950">
        <w:rPr>
          <w:rFonts w:ascii="Times New Roman" w:hAnsi="Times New Roman" w:cs="Times New Roman"/>
          <w:sz w:val="24"/>
          <w:szCs w:val="20"/>
        </w:rPr>
        <w:fldChar w:fldCharType="separate"/>
      </w:r>
      <w:r w:rsidR="00345969" w:rsidRPr="00204950">
        <w:rPr>
          <w:rFonts w:ascii="Times New Roman" w:hAnsi="Times New Roman" w:cs="Times New Roman"/>
          <w:sz w:val="24"/>
        </w:rPr>
        <w:t>(Fullerton</w:t>
      </w:r>
      <w:r w:rsidR="005269F6">
        <w:rPr>
          <w:rFonts w:ascii="Times New Roman" w:hAnsi="Times New Roman" w:cs="Times New Roman"/>
          <w:sz w:val="24"/>
        </w:rPr>
        <w:t>,</w:t>
      </w:r>
      <w:r w:rsidR="00345969" w:rsidRPr="00204950">
        <w:rPr>
          <w:rFonts w:ascii="Times New Roman" w:hAnsi="Times New Roman" w:cs="Times New Roman"/>
          <w:sz w:val="24"/>
        </w:rPr>
        <w:t xml:space="preserve"> 2014, 10; Adams</w:t>
      </w:r>
      <w:r w:rsidR="005269F6">
        <w:rPr>
          <w:rFonts w:ascii="Times New Roman" w:hAnsi="Times New Roman" w:cs="Times New Roman"/>
          <w:sz w:val="24"/>
        </w:rPr>
        <w:t>,</w:t>
      </w:r>
      <w:r w:rsidR="00345969" w:rsidRPr="00204950">
        <w:rPr>
          <w:rFonts w:ascii="Times New Roman" w:hAnsi="Times New Roman" w:cs="Times New Roman"/>
          <w:sz w:val="24"/>
        </w:rPr>
        <w:t xml:space="preserve"> 2013</w:t>
      </w:r>
      <w:r w:rsidR="008717D3" w:rsidRPr="00204950">
        <w:rPr>
          <w:rFonts w:ascii="Times New Roman" w:hAnsi="Times New Roman" w:cs="Times New Roman"/>
          <w:sz w:val="24"/>
        </w:rPr>
        <w:t>, XII</w:t>
      </w:r>
      <w:r w:rsidR="00345969" w:rsidRPr="00204950">
        <w:rPr>
          <w:rFonts w:ascii="Times New Roman" w:hAnsi="Times New Roman" w:cs="Times New Roman"/>
          <w:sz w:val="24"/>
        </w:rPr>
        <w:t>)</w:t>
      </w:r>
      <w:r w:rsidR="00345969" w:rsidRPr="00204950">
        <w:rPr>
          <w:rFonts w:ascii="Times New Roman" w:hAnsi="Times New Roman" w:cs="Times New Roman"/>
          <w:sz w:val="24"/>
          <w:szCs w:val="20"/>
        </w:rPr>
        <w:fldChar w:fldCharType="end"/>
      </w:r>
      <w:r w:rsidR="00FE47D2" w:rsidRPr="00204950">
        <w:rPr>
          <w:rFonts w:ascii="Times New Roman" w:hAnsi="Times New Roman" w:cs="Times New Roman"/>
          <w:sz w:val="24"/>
          <w:szCs w:val="20"/>
        </w:rPr>
        <w:t xml:space="preserve">. </w:t>
      </w:r>
      <w:r w:rsidR="00F405A2" w:rsidRPr="00204950">
        <w:rPr>
          <w:rFonts w:ascii="Times New Roman" w:hAnsi="Times New Roman" w:cs="Times New Roman"/>
          <w:sz w:val="24"/>
          <w:szCs w:val="20"/>
        </w:rPr>
        <w:t>To pomeni</w:t>
      </w:r>
      <w:r w:rsidR="00B67181" w:rsidRPr="00204950">
        <w:rPr>
          <w:rFonts w:ascii="Times New Roman" w:hAnsi="Times New Roman" w:cs="Times New Roman"/>
          <w:sz w:val="24"/>
          <w:szCs w:val="20"/>
        </w:rPr>
        <w:t>,</w:t>
      </w:r>
      <w:r w:rsidR="00F405A2" w:rsidRPr="00204950">
        <w:rPr>
          <w:rFonts w:ascii="Times New Roman" w:hAnsi="Times New Roman" w:cs="Times New Roman"/>
          <w:sz w:val="24"/>
          <w:szCs w:val="20"/>
        </w:rPr>
        <w:t xml:space="preserve"> da </w:t>
      </w:r>
      <w:r w:rsidRPr="00204950">
        <w:rPr>
          <w:rFonts w:ascii="Times New Roman" w:hAnsi="Times New Roman" w:cs="Times New Roman"/>
          <w:sz w:val="24"/>
          <w:szCs w:val="20"/>
        </w:rPr>
        <w:t>s pomočjo introspekcije</w:t>
      </w:r>
      <w:r w:rsidR="00796184" w:rsidRPr="00204950">
        <w:rPr>
          <w:rFonts w:ascii="Times New Roman" w:hAnsi="Times New Roman" w:cs="Times New Roman"/>
          <w:sz w:val="24"/>
          <w:szCs w:val="20"/>
        </w:rPr>
        <w:t xml:space="preserve"> </w:t>
      </w:r>
      <w:r w:rsidR="00796184" w:rsidRPr="00204950">
        <w:rPr>
          <w:rFonts w:ascii="Times New Roman" w:hAnsi="Times New Roman" w:cs="Times New Roman"/>
          <w:sz w:val="24"/>
          <w:szCs w:val="20"/>
        </w:rPr>
        <w:fldChar w:fldCharType="begin"/>
      </w:r>
      <w:r w:rsidR="00796184" w:rsidRPr="00204950">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sidRPr="00204950">
        <w:rPr>
          <w:rFonts w:ascii="Times New Roman" w:hAnsi="Times New Roman" w:cs="Times New Roman"/>
          <w:sz w:val="24"/>
          <w:szCs w:val="20"/>
        </w:rPr>
        <w:fldChar w:fldCharType="separate"/>
      </w:r>
      <w:r w:rsidR="00796184" w:rsidRPr="00204950">
        <w:rPr>
          <w:rFonts w:ascii="Times New Roman" w:hAnsi="Times New Roman" w:cs="Times New Roman"/>
          <w:sz w:val="24"/>
        </w:rPr>
        <w:t>(Schell</w:t>
      </w:r>
      <w:r w:rsidR="005269F6">
        <w:rPr>
          <w:rFonts w:ascii="Times New Roman" w:hAnsi="Times New Roman" w:cs="Times New Roman"/>
          <w:sz w:val="24"/>
        </w:rPr>
        <w:t>,</w:t>
      </w:r>
      <w:r w:rsidR="00796184" w:rsidRPr="00204950">
        <w:rPr>
          <w:rFonts w:ascii="Times New Roman" w:hAnsi="Times New Roman" w:cs="Times New Roman"/>
          <w:sz w:val="24"/>
        </w:rPr>
        <w:t xml:space="preserve"> 2008, 14)</w:t>
      </w:r>
      <w:r w:rsidR="00796184" w:rsidRPr="00204950">
        <w:rPr>
          <w:rFonts w:ascii="Times New Roman" w:hAnsi="Times New Roman" w:cs="Times New Roman"/>
          <w:sz w:val="24"/>
          <w:szCs w:val="20"/>
        </w:rPr>
        <w:fldChar w:fldCharType="end"/>
      </w:r>
      <w:r w:rsidR="00E67745" w:rsidRPr="00204950">
        <w:rPr>
          <w:rFonts w:ascii="Times New Roman" w:hAnsi="Times New Roman" w:cs="Times New Roman"/>
          <w:sz w:val="24"/>
          <w:szCs w:val="20"/>
        </w:rPr>
        <w:t xml:space="preserve"> pred kodiranjem</w:t>
      </w:r>
      <w:r w:rsidR="008408EB" w:rsidRPr="00204950">
        <w:rPr>
          <w:rFonts w:ascii="Times New Roman" w:hAnsi="Times New Roman" w:cs="Times New Roman"/>
          <w:sz w:val="24"/>
          <w:szCs w:val="20"/>
        </w:rPr>
        <w:t xml:space="preserve"> </w:t>
      </w:r>
      <w:r w:rsidR="00F405A2" w:rsidRPr="00204950">
        <w:rPr>
          <w:rFonts w:ascii="Times New Roman" w:hAnsi="Times New Roman" w:cs="Times New Roman"/>
          <w:sz w:val="24"/>
          <w:szCs w:val="20"/>
        </w:rPr>
        <w:t xml:space="preserve">definiramo </w:t>
      </w:r>
      <w:r w:rsidR="004F0690" w:rsidRPr="00204950">
        <w:rPr>
          <w:rFonts w:ascii="Times New Roman" w:hAnsi="Times New Roman" w:cs="Times New Roman"/>
          <w:sz w:val="24"/>
          <w:szCs w:val="20"/>
        </w:rPr>
        <w:t>izkušnjo</w:t>
      </w:r>
      <w:r w:rsidR="00796184" w:rsidRPr="00204950">
        <w:rPr>
          <w:rFonts w:ascii="Times New Roman" w:hAnsi="Times New Roman" w:cs="Times New Roman"/>
          <w:sz w:val="24"/>
          <w:szCs w:val="20"/>
        </w:rPr>
        <w:t xml:space="preserve">, </w:t>
      </w:r>
      <w:del w:id="436" w:author="kralj" w:date="2018-04-04T20:21:00Z">
        <w:r w:rsidR="00796184" w:rsidRPr="00204950" w:rsidDel="00A1655F">
          <w:rPr>
            <w:rFonts w:ascii="Times New Roman" w:hAnsi="Times New Roman" w:cs="Times New Roman"/>
            <w:sz w:val="24"/>
            <w:szCs w:val="20"/>
          </w:rPr>
          <w:delText xml:space="preserve">katero </w:delText>
        </w:r>
      </w:del>
      <w:ins w:id="437" w:author="kralj" w:date="2018-04-04T20:21:00Z">
        <w:r w:rsidR="00A1655F">
          <w:rPr>
            <w:rFonts w:ascii="Times New Roman" w:hAnsi="Times New Roman" w:cs="Times New Roman"/>
            <w:sz w:val="24"/>
            <w:szCs w:val="20"/>
          </w:rPr>
          <w:t>ki jo</w:t>
        </w:r>
        <w:r w:rsidR="00A1655F" w:rsidRPr="00204950">
          <w:rPr>
            <w:rFonts w:ascii="Times New Roman" w:hAnsi="Times New Roman" w:cs="Times New Roman"/>
            <w:sz w:val="24"/>
            <w:szCs w:val="20"/>
          </w:rPr>
          <w:t xml:space="preserve"> </w:t>
        </w:r>
      </w:ins>
      <w:r w:rsidR="00796184" w:rsidRPr="00204950">
        <w:rPr>
          <w:rFonts w:ascii="Times New Roman" w:hAnsi="Times New Roman" w:cs="Times New Roman"/>
          <w:sz w:val="24"/>
          <w:szCs w:val="20"/>
        </w:rPr>
        <w:t>želimo podoživeti ob igranju.</w:t>
      </w:r>
      <w:r w:rsidR="0025301E" w:rsidRPr="00204950">
        <w:rPr>
          <w:rFonts w:ascii="Times New Roman" w:hAnsi="Times New Roman" w:cs="Times New Roman"/>
          <w:sz w:val="24"/>
          <w:szCs w:val="20"/>
        </w:rPr>
        <w:t xml:space="preserve"> </w:t>
      </w:r>
      <w:r w:rsidR="003A4194" w:rsidRPr="00204950">
        <w:rPr>
          <w:rFonts w:ascii="Times New Roman" w:hAnsi="Times New Roman" w:cs="Times New Roman"/>
          <w:sz w:val="24"/>
          <w:szCs w:val="20"/>
        </w:rPr>
        <w:t xml:space="preserve">To izvajamo iterativno z izdajanjem različic. </w:t>
      </w:r>
      <w:r w:rsidR="00F44669" w:rsidRPr="00204950">
        <w:rPr>
          <w:rFonts w:ascii="Times New Roman" w:hAnsi="Times New Roman" w:cs="Times New Roman"/>
          <w:sz w:val="24"/>
          <w:szCs w:val="20"/>
        </w:rPr>
        <w:t>Različica zajema</w:t>
      </w:r>
      <w:r w:rsidR="002E7322" w:rsidRPr="00204950">
        <w:rPr>
          <w:rFonts w:ascii="Times New Roman" w:hAnsi="Times New Roman" w:cs="Times New Roman"/>
          <w:sz w:val="24"/>
          <w:szCs w:val="20"/>
        </w:rPr>
        <w:t xml:space="preserve"> vsa</w:t>
      </w:r>
      <w:r w:rsidR="00F44669" w:rsidRPr="00204950">
        <w:rPr>
          <w:rFonts w:ascii="Times New Roman" w:hAnsi="Times New Roman" w:cs="Times New Roman"/>
          <w:sz w:val="24"/>
          <w:szCs w:val="20"/>
        </w:rPr>
        <w:t xml:space="preserve"> </w:t>
      </w:r>
      <w:del w:id="438" w:author="kralj" w:date="2018-04-04T20:22:00Z">
        <w:r w:rsidR="00F44669" w:rsidRPr="00204950" w:rsidDel="00A1655F">
          <w:rPr>
            <w:rFonts w:ascii="Times New Roman" w:hAnsi="Times New Roman" w:cs="Times New Roman"/>
            <w:sz w:val="24"/>
            <w:szCs w:val="20"/>
          </w:rPr>
          <w:delText xml:space="preserve">razpoložena </w:delText>
        </w:r>
      </w:del>
      <w:r w:rsidR="00F44669" w:rsidRPr="00204950">
        <w:rPr>
          <w:rFonts w:ascii="Times New Roman" w:hAnsi="Times New Roman" w:cs="Times New Roman"/>
          <w:sz w:val="24"/>
          <w:szCs w:val="20"/>
        </w:rPr>
        <w:t>sredstva</w:t>
      </w:r>
      <w:ins w:id="439" w:author="kralj" w:date="2018-04-04T20:22:00Z">
        <w:r w:rsidR="00A1655F">
          <w:rPr>
            <w:rFonts w:ascii="Times New Roman" w:hAnsi="Times New Roman" w:cs="Times New Roman"/>
            <w:sz w:val="24"/>
            <w:szCs w:val="20"/>
          </w:rPr>
          <w:t>, ki so na razpolago,</w:t>
        </w:r>
      </w:ins>
      <w:r w:rsidR="00F44669" w:rsidRPr="00204950">
        <w:rPr>
          <w:rFonts w:ascii="Times New Roman" w:hAnsi="Times New Roman" w:cs="Times New Roman"/>
          <w:sz w:val="24"/>
          <w:szCs w:val="20"/>
        </w:rPr>
        <w:t xml:space="preserve"> in </w:t>
      </w:r>
      <w:r w:rsidR="00F2016D" w:rsidRPr="00204950">
        <w:rPr>
          <w:rFonts w:ascii="Times New Roman" w:hAnsi="Times New Roman" w:cs="Times New Roman"/>
          <w:sz w:val="24"/>
          <w:szCs w:val="20"/>
        </w:rPr>
        <w:t>predstavlja</w:t>
      </w:r>
      <w:r w:rsidR="0086313C" w:rsidRPr="00204950">
        <w:rPr>
          <w:rFonts w:ascii="Times New Roman" w:hAnsi="Times New Roman" w:cs="Times New Roman"/>
          <w:sz w:val="24"/>
          <w:szCs w:val="20"/>
        </w:rPr>
        <w:t xml:space="preserve"> </w:t>
      </w:r>
      <w:r w:rsidR="002E7322" w:rsidRPr="00204950">
        <w:rPr>
          <w:rFonts w:ascii="Times New Roman" w:hAnsi="Times New Roman" w:cs="Times New Roman"/>
          <w:sz w:val="24"/>
          <w:szCs w:val="20"/>
        </w:rPr>
        <w:t>verzijo igre</w:t>
      </w:r>
      <w:ins w:id="440" w:author="kralj" w:date="2018-04-04T20:22:00Z">
        <w:r w:rsidR="00A1655F">
          <w:rPr>
            <w:rFonts w:ascii="Times New Roman" w:hAnsi="Times New Roman" w:cs="Times New Roman"/>
            <w:sz w:val="24"/>
            <w:szCs w:val="20"/>
          </w:rPr>
          <w:t>,</w:t>
        </w:r>
      </w:ins>
      <w:r w:rsidR="002E7322" w:rsidRPr="00204950">
        <w:rPr>
          <w:rFonts w:ascii="Times New Roman" w:hAnsi="Times New Roman" w:cs="Times New Roman"/>
          <w:sz w:val="24"/>
          <w:szCs w:val="20"/>
        </w:rPr>
        <w:t xml:space="preserve"> </w:t>
      </w:r>
      <w:del w:id="441" w:author="kralj" w:date="2018-04-04T20:22:00Z">
        <w:r w:rsidR="002E7322" w:rsidRPr="00204950" w:rsidDel="00A1655F">
          <w:rPr>
            <w:rFonts w:ascii="Times New Roman" w:hAnsi="Times New Roman" w:cs="Times New Roman"/>
            <w:sz w:val="24"/>
            <w:szCs w:val="20"/>
          </w:rPr>
          <w:delText xml:space="preserve">katero </w:delText>
        </w:r>
      </w:del>
      <w:ins w:id="442" w:author="kralj" w:date="2018-04-04T20:22:00Z">
        <w:r w:rsidR="00A1655F">
          <w:rPr>
            <w:rFonts w:ascii="Times New Roman" w:hAnsi="Times New Roman" w:cs="Times New Roman"/>
            <w:sz w:val="24"/>
            <w:szCs w:val="20"/>
          </w:rPr>
          <w:t>ki jo</w:t>
        </w:r>
        <w:r w:rsidR="00A1655F" w:rsidRPr="00204950">
          <w:rPr>
            <w:rFonts w:ascii="Times New Roman" w:hAnsi="Times New Roman" w:cs="Times New Roman"/>
            <w:sz w:val="24"/>
            <w:szCs w:val="20"/>
          </w:rPr>
          <w:t xml:space="preserve"> </w:t>
        </w:r>
      </w:ins>
      <w:r w:rsidR="002E7322" w:rsidRPr="00204950">
        <w:rPr>
          <w:rFonts w:ascii="Times New Roman" w:hAnsi="Times New Roman" w:cs="Times New Roman"/>
          <w:sz w:val="24"/>
          <w:szCs w:val="20"/>
        </w:rPr>
        <w:t xml:space="preserve">lahko pregledamo in testiramo </w:t>
      </w:r>
      <w:r w:rsidR="002E7322" w:rsidRPr="00204950">
        <w:rPr>
          <w:rFonts w:ascii="Times New Roman" w:hAnsi="Times New Roman" w:cs="Times New Roman"/>
          <w:sz w:val="24"/>
          <w:szCs w:val="20"/>
        </w:rPr>
        <w:fldChar w:fldCharType="begin"/>
      </w:r>
      <w:r w:rsidR="00954FF6" w:rsidRPr="00204950">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sidRPr="00204950">
        <w:rPr>
          <w:rFonts w:ascii="Times New Roman" w:hAnsi="Times New Roman" w:cs="Times New Roman"/>
          <w:sz w:val="24"/>
          <w:szCs w:val="20"/>
        </w:rPr>
        <w:fldChar w:fldCharType="separate"/>
      </w:r>
      <w:r w:rsidR="002E7322" w:rsidRPr="00204950">
        <w:rPr>
          <w:rFonts w:ascii="Times New Roman" w:hAnsi="Times New Roman" w:cs="Times New Roman"/>
          <w:sz w:val="24"/>
        </w:rPr>
        <w:t>(Mitchell</w:t>
      </w:r>
      <w:r w:rsidR="005269F6">
        <w:rPr>
          <w:rFonts w:ascii="Times New Roman" w:hAnsi="Times New Roman" w:cs="Times New Roman"/>
          <w:sz w:val="24"/>
        </w:rPr>
        <w:t>,</w:t>
      </w:r>
      <w:r w:rsidR="002E7322" w:rsidRPr="00204950">
        <w:rPr>
          <w:rFonts w:ascii="Times New Roman" w:hAnsi="Times New Roman" w:cs="Times New Roman"/>
          <w:sz w:val="24"/>
        </w:rPr>
        <w:t xml:space="preserve"> 2012, 218)</w:t>
      </w:r>
      <w:r w:rsidR="002E7322" w:rsidRPr="00204950">
        <w:rPr>
          <w:rFonts w:ascii="Times New Roman" w:hAnsi="Times New Roman" w:cs="Times New Roman"/>
          <w:sz w:val="24"/>
          <w:szCs w:val="20"/>
        </w:rPr>
        <w:fldChar w:fldCharType="end"/>
      </w:r>
      <w:r w:rsidR="002E7322" w:rsidRPr="00204950">
        <w:rPr>
          <w:rFonts w:ascii="Times New Roman" w:hAnsi="Times New Roman" w:cs="Times New Roman"/>
          <w:sz w:val="24"/>
          <w:szCs w:val="20"/>
        </w:rPr>
        <w:t>.</w:t>
      </w:r>
      <w:r w:rsidR="00E7358A"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Izdelava UB se lahko začne že</w:t>
      </w:r>
      <w:r w:rsidR="007356D5" w:rsidRPr="00204950">
        <w:rPr>
          <w:rFonts w:ascii="Times New Roman" w:hAnsi="Times New Roman" w:cs="Times New Roman"/>
          <w:sz w:val="24"/>
          <w:szCs w:val="20"/>
        </w:rPr>
        <w:t xml:space="preserve"> v pred</w:t>
      </w:r>
      <w:del w:id="443" w:author="kralj" w:date="2018-04-04T20:22:00Z">
        <w:r w:rsidR="007356D5" w:rsidRPr="00204950" w:rsidDel="00A1655F">
          <w:rPr>
            <w:rFonts w:ascii="Times New Roman" w:hAnsi="Times New Roman" w:cs="Times New Roman"/>
            <w:sz w:val="24"/>
            <w:szCs w:val="20"/>
          </w:rPr>
          <w:delText>-</w:delText>
        </w:r>
      </w:del>
      <w:r w:rsidR="0056662F" w:rsidRPr="00204950">
        <w:rPr>
          <w:rFonts w:ascii="Times New Roman" w:hAnsi="Times New Roman" w:cs="Times New Roman"/>
          <w:sz w:val="24"/>
          <w:szCs w:val="20"/>
        </w:rPr>
        <w:t>produkciji</w:t>
      </w:r>
      <w:r w:rsidR="004426EF" w:rsidRPr="00204950">
        <w:rPr>
          <w:rFonts w:ascii="Times New Roman" w:hAnsi="Times New Roman" w:cs="Times New Roman"/>
          <w:sz w:val="24"/>
          <w:szCs w:val="20"/>
        </w:rPr>
        <w:t>, vendar po definiranju</w:t>
      </w:r>
      <w:r w:rsidR="00427D23" w:rsidRPr="00204950">
        <w:rPr>
          <w:rFonts w:ascii="Times New Roman" w:hAnsi="Times New Roman" w:cs="Times New Roman"/>
          <w:sz w:val="24"/>
          <w:szCs w:val="20"/>
        </w:rPr>
        <w:t xml:space="preserve"> žanra </w:t>
      </w:r>
      <w:r w:rsidR="00F25C8B" w:rsidRPr="00204950">
        <w:rPr>
          <w:rFonts w:ascii="Times New Roman" w:hAnsi="Times New Roman" w:cs="Times New Roman"/>
          <w:sz w:val="24"/>
          <w:szCs w:val="20"/>
        </w:rPr>
        <w:t xml:space="preserve">v </w:t>
      </w:r>
      <w:r w:rsidR="00427D23" w:rsidRPr="00204950">
        <w:rPr>
          <w:rFonts w:ascii="Times New Roman" w:hAnsi="Times New Roman" w:cs="Times New Roman"/>
          <w:sz w:val="24"/>
          <w:szCs w:val="20"/>
        </w:rPr>
        <w:t xml:space="preserve">GDD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(Novak</w:t>
      </w:r>
      <w:r w:rsidR="005269F6">
        <w:rPr>
          <w:rFonts w:ascii="Times New Roman" w:hAnsi="Times New Roman" w:cs="Times New Roman"/>
          <w:sz w:val="24"/>
        </w:rPr>
        <w:t>,</w:t>
      </w:r>
      <w:r w:rsidR="0056662F" w:rsidRPr="00204950">
        <w:rPr>
          <w:rFonts w:ascii="Times New Roman" w:hAnsi="Times New Roman" w:cs="Times New Roman"/>
          <w:sz w:val="24"/>
        </w:rPr>
        <w:t xml:space="preserve"> 2012, 393)</w:t>
      </w:r>
      <w:r w:rsidR="0056662F" w:rsidRPr="00204950">
        <w:rPr>
          <w:rFonts w:ascii="Times New Roman" w:hAnsi="Times New Roman" w:cs="Times New Roman"/>
          <w:sz w:val="24"/>
          <w:szCs w:val="20"/>
        </w:rPr>
        <w:fldChar w:fldCharType="end"/>
      </w:r>
      <w:r w:rsidR="0056662F" w:rsidRPr="00204950">
        <w:rPr>
          <w:rFonts w:ascii="Times New Roman" w:hAnsi="Times New Roman" w:cs="Times New Roman"/>
          <w:sz w:val="24"/>
          <w:szCs w:val="20"/>
        </w:rPr>
        <w:t xml:space="preserve">. </w:t>
      </w:r>
      <w:r w:rsidR="00287C79" w:rsidRPr="00204950">
        <w:rPr>
          <w:rFonts w:ascii="Times New Roman" w:hAnsi="Times New Roman" w:cs="Times New Roman"/>
          <w:sz w:val="24"/>
          <w:szCs w:val="20"/>
        </w:rPr>
        <w:t xml:space="preserve">Navadno se </w:t>
      </w:r>
      <w:r w:rsidR="0056662F" w:rsidRPr="00204950">
        <w:rPr>
          <w:rFonts w:ascii="Times New Roman" w:hAnsi="Times New Roman" w:cs="Times New Roman"/>
          <w:sz w:val="24"/>
          <w:szCs w:val="20"/>
        </w:rPr>
        <w:t>UB</w:t>
      </w:r>
      <w:r w:rsidR="00287C79"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gradi iterativno v času produkcije, ker se jo</w:t>
      </w:r>
      <w:r w:rsidR="00556907" w:rsidRPr="00204950">
        <w:rPr>
          <w:rFonts w:ascii="Times New Roman" w:hAnsi="Times New Roman" w:cs="Times New Roman"/>
          <w:sz w:val="24"/>
          <w:szCs w:val="20"/>
        </w:rPr>
        <w:t xml:space="preserve"> v fazi pred</w:t>
      </w:r>
      <w:del w:id="444" w:author="kralj" w:date="2018-04-04T20:22:00Z">
        <w:r w:rsidR="00556907" w:rsidRPr="00204950" w:rsidDel="00A1655F">
          <w:rPr>
            <w:rFonts w:ascii="Times New Roman" w:hAnsi="Times New Roman" w:cs="Times New Roman"/>
            <w:sz w:val="24"/>
            <w:szCs w:val="20"/>
          </w:rPr>
          <w:delText>-</w:delText>
        </w:r>
      </w:del>
      <w:r w:rsidR="00C74FA1" w:rsidRPr="00204950">
        <w:rPr>
          <w:rFonts w:ascii="Times New Roman" w:hAnsi="Times New Roman" w:cs="Times New Roman"/>
          <w:sz w:val="24"/>
          <w:szCs w:val="20"/>
        </w:rPr>
        <w:t xml:space="preserve">produkcije </w:t>
      </w:r>
      <w:r w:rsidR="005F4CEF" w:rsidRPr="00204950">
        <w:rPr>
          <w:rFonts w:ascii="Times New Roman" w:hAnsi="Times New Roman" w:cs="Times New Roman"/>
          <w:sz w:val="24"/>
          <w:szCs w:val="20"/>
        </w:rPr>
        <w:t>ne</w:t>
      </w:r>
      <w:r w:rsidR="0056662F" w:rsidRPr="00204950">
        <w:rPr>
          <w:rFonts w:ascii="Times New Roman" w:hAnsi="Times New Roman" w:cs="Times New Roman"/>
          <w:sz w:val="24"/>
          <w:szCs w:val="20"/>
        </w:rPr>
        <w:t xml:space="preserve"> potrebuje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(Bartle</w:t>
      </w:r>
      <w:r w:rsidR="005269F6">
        <w:rPr>
          <w:rFonts w:ascii="Times New Roman" w:hAnsi="Times New Roman" w:cs="Times New Roman"/>
          <w:sz w:val="24"/>
        </w:rPr>
        <w:t>,</w:t>
      </w:r>
      <w:r w:rsidR="0056662F" w:rsidRPr="00204950">
        <w:rPr>
          <w:rFonts w:ascii="Times New Roman" w:hAnsi="Times New Roman" w:cs="Times New Roman"/>
          <w:sz w:val="24"/>
        </w:rPr>
        <w:t xml:space="preserve"> 2003, 87, 88)</w:t>
      </w:r>
      <w:r w:rsidR="0056662F" w:rsidRPr="00204950">
        <w:rPr>
          <w:rFonts w:ascii="Times New Roman" w:hAnsi="Times New Roman" w:cs="Times New Roman"/>
          <w:sz w:val="24"/>
          <w:szCs w:val="20"/>
        </w:rPr>
        <w:fldChar w:fldCharType="end"/>
      </w:r>
      <w:r w:rsidR="0056662F" w:rsidRPr="00204950">
        <w:rPr>
          <w:rFonts w:ascii="Times New Roman" w:hAnsi="Times New Roman" w:cs="Times New Roman"/>
          <w:sz w:val="24"/>
          <w:szCs w:val="20"/>
        </w:rPr>
        <w:t>.</w:t>
      </w:r>
      <w:r w:rsidR="00FC7097"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 xml:space="preserve">UB </w:t>
      </w:r>
      <w:ins w:id="445" w:author="kralj" w:date="2018-04-04T20:22:00Z">
        <w:r w:rsidR="00A1655F">
          <w:rPr>
            <w:rFonts w:ascii="Times New Roman" w:hAnsi="Times New Roman" w:cs="Times New Roman"/>
            <w:sz w:val="24"/>
            <w:szCs w:val="20"/>
          </w:rPr>
          <w:t>s</w:t>
        </w:r>
      </w:ins>
      <w:del w:id="446" w:author="kralj" w:date="2018-04-04T20:22:00Z">
        <w:r w:rsidR="0056662F" w:rsidRPr="00204950" w:rsidDel="00A1655F">
          <w:rPr>
            <w:rFonts w:ascii="Times New Roman" w:hAnsi="Times New Roman" w:cs="Times New Roman"/>
            <w:sz w:val="24"/>
            <w:szCs w:val="20"/>
          </w:rPr>
          <w:delText>S</w:delText>
        </w:r>
      </w:del>
      <w:r w:rsidR="0056662F" w:rsidRPr="00204950">
        <w:rPr>
          <w:rFonts w:ascii="Times New Roman" w:hAnsi="Times New Roman" w:cs="Times New Roman"/>
          <w:sz w:val="24"/>
          <w:szCs w:val="20"/>
        </w:rPr>
        <w:t>luži za definiranje</w:t>
      </w:r>
      <w:r w:rsidR="00201312" w:rsidRPr="00204950">
        <w:rPr>
          <w:rFonts w:ascii="Times New Roman" w:hAnsi="Times New Roman" w:cs="Times New Roman"/>
          <w:sz w:val="24"/>
          <w:szCs w:val="20"/>
        </w:rPr>
        <w:t xml:space="preserve"> umetniškega sloga igre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(Bates</w:t>
      </w:r>
      <w:r w:rsidR="005269F6">
        <w:rPr>
          <w:rFonts w:ascii="Times New Roman" w:hAnsi="Times New Roman" w:cs="Times New Roman"/>
          <w:sz w:val="24"/>
        </w:rPr>
        <w:t>,</w:t>
      </w:r>
      <w:r w:rsidR="0056662F" w:rsidRPr="00204950">
        <w:rPr>
          <w:rFonts w:ascii="Times New Roman" w:hAnsi="Times New Roman" w:cs="Times New Roman"/>
          <w:sz w:val="24"/>
        </w:rPr>
        <w:t xml:space="preserve"> 2004, 208)</w:t>
      </w:r>
      <w:r w:rsidR="0056662F" w:rsidRPr="00204950">
        <w:rPr>
          <w:rFonts w:ascii="Times New Roman" w:hAnsi="Times New Roman" w:cs="Times New Roman"/>
          <w:sz w:val="24"/>
          <w:szCs w:val="20"/>
        </w:rPr>
        <w:fldChar w:fldCharType="end"/>
      </w:r>
      <w:r w:rsidR="00B67D0D" w:rsidRPr="00204950">
        <w:rPr>
          <w:rFonts w:ascii="Times New Roman" w:hAnsi="Times New Roman" w:cs="Times New Roman"/>
          <w:sz w:val="24"/>
          <w:szCs w:val="20"/>
        </w:rPr>
        <w:t xml:space="preserve"> na podlagi katerega se v tej fazi prične razvoj </w:t>
      </w:r>
      <w:r w:rsidR="00D63931" w:rsidRPr="00204950">
        <w:rPr>
          <w:rFonts w:ascii="Times New Roman" w:hAnsi="Times New Roman" w:cs="Times New Roman"/>
          <w:sz w:val="24"/>
          <w:szCs w:val="20"/>
        </w:rPr>
        <w:t xml:space="preserve">končnih </w:t>
      </w:r>
      <w:r w:rsidR="00B67D0D" w:rsidRPr="00204950">
        <w:rPr>
          <w:rFonts w:ascii="Times New Roman" w:hAnsi="Times New Roman" w:cs="Times New Roman"/>
          <w:sz w:val="24"/>
          <w:szCs w:val="20"/>
        </w:rPr>
        <w:t xml:space="preserve">sredstev </w:t>
      </w:r>
      <w:r w:rsidR="00B67D0D" w:rsidRPr="00204950">
        <w:rPr>
          <w:rFonts w:ascii="Times New Roman" w:hAnsi="Times New Roman" w:cs="Times New Roman"/>
          <w:sz w:val="24"/>
          <w:szCs w:val="20"/>
        </w:rPr>
        <w:fldChar w:fldCharType="begin"/>
      </w:r>
      <w:r w:rsidR="00B67D0D" w:rsidRPr="00204950">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sidRPr="00204950">
        <w:rPr>
          <w:rFonts w:ascii="Times New Roman" w:hAnsi="Times New Roman" w:cs="Times New Roman"/>
          <w:sz w:val="24"/>
          <w:szCs w:val="20"/>
        </w:rPr>
        <w:fldChar w:fldCharType="separate"/>
      </w:r>
      <w:r w:rsidR="00B67D0D" w:rsidRPr="00204950">
        <w:rPr>
          <w:rFonts w:ascii="Times New Roman" w:hAnsi="Times New Roman" w:cs="Times New Roman"/>
          <w:sz w:val="24"/>
        </w:rPr>
        <w:t>(Fullerton</w:t>
      </w:r>
      <w:r w:rsidR="005269F6">
        <w:rPr>
          <w:rFonts w:ascii="Times New Roman" w:hAnsi="Times New Roman" w:cs="Times New Roman"/>
          <w:sz w:val="24"/>
        </w:rPr>
        <w:t>,</w:t>
      </w:r>
      <w:r w:rsidR="00B67D0D" w:rsidRPr="00204950">
        <w:rPr>
          <w:rFonts w:ascii="Times New Roman" w:hAnsi="Times New Roman" w:cs="Times New Roman"/>
          <w:sz w:val="24"/>
        </w:rPr>
        <w:t xml:space="preserve"> 2014, 414)</w:t>
      </w:r>
      <w:r w:rsidR="00B67D0D" w:rsidRPr="00204950">
        <w:rPr>
          <w:rFonts w:ascii="Times New Roman" w:hAnsi="Times New Roman" w:cs="Times New Roman"/>
          <w:sz w:val="24"/>
          <w:szCs w:val="20"/>
        </w:rPr>
        <w:fldChar w:fldCharType="end"/>
      </w:r>
      <w:r w:rsidR="008666BE" w:rsidRPr="00204950">
        <w:rPr>
          <w:rFonts w:ascii="Times New Roman" w:hAnsi="Times New Roman" w:cs="Times New Roman"/>
          <w:sz w:val="24"/>
          <w:szCs w:val="20"/>
        </w:rPr>
        <w:t>.</w:t>
      </w:r>
      <w:r w:rsidR="00561406" w:rsidRPr="00204950">
        <w:rPr>
          <w:rFonts w:ascii="Times New Roman" w:hAnsi="Times New Roman" w:cs="Times New Roman"/>
          <w:sz w:val="24"/>
          <w:szCs w:val="20"/>
        </w:rPr>
        <w:t xml:space="preserve"> </w:t>
      </w:r>
      <w:r w:rsidR="00705C9E" w:rsidRPr="00204950">
        <w:rPr>
          <w:rFonts w:ascii="Times New Roman" w:hAnsi="Times New Roman" w:cs="Times New Roman"/>
          <w:sz w:val="24"/>
          <w:szCs w:val="20"/>
        </w:rPr>
        <w:t>D</w:t>
      </w:r>
      <w:r w:rsidR="00360F96" w:rsidRPr="00204950">
        <w:rPr>
          <w:rFonts w:ascii="Times New Roman" w:hAnsi="Times New Roman" w:cs="Times New Roman"/>
          <w:sz w:val="24"/>
          <w:szCs w:val="20"/>
        </w:rPr>
        <w:t>opolnjevanje priročnika</w:t>
      </w:r>
      <w:r w:rsidR="00705C9E" w:rsidRPr="00204950">
        <w:rPr>
          <w:rFonts w:ascii="Times New Roman" w:hAnsi="Times New Roman" w:cs="Times New Roman"/>
          <w:sz w:val="24"/>
          <w:szCs w:val="20"/>
        </w:rPr>
        <w:t xml:space="preserve"> </w:t>
      </w:r>
      <w:r w:rsidR="00705C9E" w:rsidRPr="00204950">
        <w:rPr>
          <w:rFonts w:ascii="Times New Roman" w:hAnsi="Times New Roman" w:cs="Times New Roman"/>
          <w:sz w:val="24"/>
          <w:szCs w:val="20"/>
        </w:rPr>
        <w:lastRenderedPageBreak/>
        <w:t xml:space="preserve">je priporočljivo </w:t>
      </w:r>
      <w:r w:rsidR="00360F96" w:rsidRPr="00204950">
        <w:rPr>
          <w:rFonts w:ascii="Times New Roman" w:hAnsi="Times New Roman" w:cs="Times New Roman"/>
          <w:sz w:val="24"/>
          <w:szCs w:val="20"/>
        </w:rPr>
        <w:t xml:space="preserve">vzporedno z razvojem. </w:t>
      </w:r>
      <w:r w:rsidR="00E2693C" w:rsidRPr="00204950">
        <w:rPr>
          <w:rFonts w:ascii="Times New Roman" w:hAnsi="Times New Roman" w:cs="Times New Roman"/>
          <w:sz w:val="24"/>
          <w:szCs w:val="20"/>
        </w:rPr>
        <w:t>V</w:t>
      </w:r>
      <w:r w:rsidR="00360F96" w:rsidRPr="00204950">
        <w:rPr>
          <w:rFonts w:ascii="Times New Roman" w:hAnsi="Times New Roman" w:cs="Times New Roman"/>
          <w:sz w:val="24"/>
          <w:szCs w:val="20"/>
        </w:rPr>
        <w:t xml:space="preserve">sebuje razlago igre, vodnika po namestitvi, hiter začetek in detajlno razlago funkcionalnosti uporabniškega vmesnika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(Rucker</w:t>
      </w:r>
      <w:r w:rsidR="005269F6">
        <w:rPr>
          <w:rFonts w:ascii="Times New Roman" w:hAnsi="Times New Roman" w:cs="Times New Roman"/>
          <w:sz w:val="24"/>
        </w:rPr>
        <w:t>,</w:t>
      </w:r>
      <w:r w:rsidR="00360F96" w:rsidRPr="00204950">
        <w:rPr>
          <w:rFonts w:ascii="Times New Roman" w:hAnsi="Times New Roman" w:cs="Times New Roman"/>
          <w:sz w:val="24"/>
        </w:rPr>
        <w:t xml:space="preserve"> 2002, 6)</w:t>
      </w:r>
      <w:r w:rsidR="00360F96" w:rsidRPr="00204950">
        <w:rPr>
          <w:rFonts w:ascii="Times New Roman" w:hAnsi="Times New Roman" w:cs="Times New Roman"/>
          <w:sz w:val="24"/>
          <w:szCs w:val="20"/>
        </w:rPr>
        <w:fldChar w:fldCharType="end"/>
      </w:r>
      <w:r w:rsidR="00DC6DF9" w:rsidRPr="00204950">
        <w:rPr>
          <w:rFonts w:ascii="Times New Roman" w:hAnsi="Times New Roman" w:cs="Times New Roman"/>
          <w:sz w:val="24"/>
          <w:szCs w:val="20"/>
        </w:rPr>
        <w:t>.</w:t>
      </w:r>
    </w:p>
    <w:p w14:paraId="0A3D6EA4" w14:textId="176B1382"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Produkciji sledi faza testiranja. Ta faza predstavlja zagotavljanje kakovosti</w:t>
      </w:r>
      <w:r w:rsidRPr="00D468C8">
        <w:rPr>
          <w:rStyle w:val="Sprotnaopomba-sklic"/>
        </w:rPr>
        <w:footnoteReference w:id="43"/>
      </w:r>
      <w:r w:rsidRPr="00204950">
        <w:rPr>
          <w:rFonts w:ascii="Times New Roman" w:hAnsi="Times New Roman" w:cs="Times New Roman"/>
          <w:sz w:val="24"/>
          <w:szCs w:val="20"/>
        </w:rPr>
        <w:t xml:space="preserve"> in skrbi, da igra zadovoljuje vse potrebe</w:t>
      </w:r>
      <w:ins w:id="447" w:author="kralj" w:date="2018-04-04T20:23:00Z">
        <w:r w:rsidR="00A1655F">
          <w:rPr>
            <w:rFonts w:ascii="Times New Roman" w:hAnsi="Times New Roman" w:cs="Times New Roman"/>
            <w:sz w:val="24"/>
            <w:szCs w:val="20"/>
          </w:rPr>
          <w:t>,</w:t>
        </w:r>
      </w:ins>
      <w:r w:rsidRPr="00204950">
        <w:rPr>
          <w:rFonts w:ascii="Times New Roman" w:hAnsi="Times New Roman" w:cs="Times New Roman"/>
          <w:sz w:val="24"/>
          <w:szCs w:val="20"/>
        </w:rPr>
        <w:t xml:space="preserve"> preden se izda na trg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Novak</w:t>
      </w:r>
      <w:r w:rsidR="005269F6">
        <w:rPr>
          <w:rFonts w:ascii="Times New Roman" w:hAnsi="Times New Roman" w:cs="Times New Roman"/>
          <w:sz w:val="24"/>
        </w:rPr>
        <w:t>,</w:t>
      </w:r>
      <w:r w:rsidR="0008640F" w:rsidRPr="00204950">
        <w:rPr>
          <w:rFonts w:ascii="Times New Roman" w:hAnsi="Times New Roman" w:cs="Times New Roman"/>
          <w:sz w:val="24"/>
        </w:rPr>
        <w:t xml:space="preserve"> 2009, 57)</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V tem koraku se izdelata podatkovna baza defektov in načrt testiranja</w:t>
      </w:r>
      <w:r w:rsidR="00AC3546" w:rsidRPr="00204950">
        <w:rPr>
          <w:rFonts w:ascii="Times New Roman" w:hAnsi="Times New Roman" w:cs="Times New Roman"/>
          <w:sz w:val="24"/>
          <w:szCs w:val="20"/>
        </w:rPr>
        <w:t>. Po testiranju sledi faza post</w:t>
      </w:r>
      <w:del w:id="448" w:author="kralj" w:date="2018-04-04T20:34:00Z">
        <w:r w:rsidR="00AC3546" w:rsidRPr="00204950" w:rsidDel="00380091">
          <w:rPr>
            <w:rFonts w:ascii="Times New Roman" w:hAnsi="Times New Roman" w:cs="Times New Roman"/>
            <w:sz w:val="24"/>
            <w:szCs w:val="20"/>
          </w:rPr>
          <w:delText>-</w:delText>
        </w:r>
      </w:del>
      <w:r w:rsidRPr="00204950">
        <w:rPr>
          <w:rFonts w:ascii="Times New Roman" w:hAnsi="Times New Roman" w:cs="Times New Roman"/>
          <w:sz w:val="24"/>
          <w:szCs w:val="20"/>
        </w:rPr>
        <w:t xml:space="preserve">produkcije. </w:t>
      </w:r>
      <w:r w:rsidR="00296424" w:rsidRPr="00204950">
        <w:rPr>
          <w:rFonts w:ascii="Times New Roman" w:hAnsi="Times New Roman" w:cs="Times New Roman"/>
          <w:sz w:val="24"/>
          <w:szCs w:val="20"/>
        </w:rPr>
        <w:t xml:space="preserve">Artefakte v tej fazi predstavljajo: </w:t>
      </w:r>
      <w:r w:rsidRPr="00204950">
        <w:rPr>
          <w:rFonts w:ascii="Times New Roman" w:hAnsi="Times New Roman" w:cs="Times New Roman"/>
          <w:sz w:val="24"/>
          <w:szCs w:val="20"/>
        </w:rPr>
        <w:t>popra</w:t>
      </w:r>
      <w:r w:rsidR="00E85EB8" w:rsidRPr="00204950">
        <w:rPr>
          <w:rFonts w:ascii="Times New Roman" w:hAnsi="Times New Roman" w:cs="Times New Roman"/>
          <w:sz w:val="24"/>
          <w:szCs w:val="20"/>
        </w:rPr>
        <w:t xml:space="preserve">vki, posodobitve in razširitve. Popravki </w:t>
      </w:r>
      <w:r w:rsidRPr="00204950">
        <w:rPr>
          <w:rFonts w:ascii="Times New Roman" w:hAnsi="Times New Roman" w:cs="Times New Roman"/>
          <w:sz w:val="24"/>
          <w:szCs w:val="20"/>
        </w:rPr>
        <w:t>so brezplačne</w:t>
      </w:r>
      <w:r w:rsidR="00E85EB8" w:rsidRPr="00204950">
        <w:rPr>
          <w:rFonts w:ascii="Times New Roman" w:hAnsi="Times New Roman" w:cs="Times New Roman"/>
          <w:sz w:val="24"/>
          <w:szCs w:val="20"/>
        </w:rPr>
        <w:t xml:space="preserve"> verzije</w:t>
      </w:r>
      <w:r w:rsidRPr="00204950">
        <w:rPr>
          <w:rFonts w:ascii="Times New Roman" w:hAnsi="Times New Roman" w:cs="Times New Roman"/>
          <w:sz w:val="24"/>
          <w:szCs w:val="20"/>
        </w:rPr>
        <w:t xml:space="preserve"> in so ustvarjene z apliciranjem popravkov na originalno različico izdaje. Popravki</w:t>
      </w:r>
      <w:del w:id="449" w:author="kralj" w:date="2018-04-04T20:34:00Z">
        <w:r w:rsidRPr="00204950" w:rsidDel="00380091">
          <w:rPr>
            <w:rFonts w:ascii="Times New Roman" w:hAnsi="Times New Roman" w:cs="Times New Roman"/>
            <w:sz w:val="24"/>
            <w:szCs w:val="20"/>
          </w:rPr>
          <w:delText>,</w:delText>
        </w:r>
      </w:del>
      <w:r w:rsidRPr="00204950">
        <w:rPr>
          <w:rFonts w:ascii="Times New Roman" w:hAnsi="Times New Roman" w:cs="Times New Roman"/>
          <w:sz w:val="24"/>
          <w:szCs w:val="20"/>
        </w:rPr>
        <w:t xml:space="preserve"> so lahko aplicirani tudi z namenom reševanja </w:t>
      </w:r>
      <w:r w:rsidR="008A2490" w:rsidRPr="00204950">
        <w:rPr>
          <w:rFonts w:ascii="Times New Roman" w:hAnsi="Times New Roman" w:cs="Times New Roman"/>
          <w:sz w:val="24"/>
          <w:szCs w:val="20"/>
        </w:rPr>
        <w:t>ostalih produkcijskih defektov.</w:t>
      </w:r>
      <w:r w:rsidR="002860A2" w:rsidRPr="00204950">
        <w:rPr>
          <w:rFonts w:ascii="Times New Roman" w:hAnsi="Times New Roman" w:cs="Times New Roman"/>
          <w:sz w:val="24"/>
          <w:szCs w:val="20"/>
        </w:rPr>
        <w:t xml:space="preserve"> Posodobitve </w:t>
      </w:r>
      <w:r w:rsidRPr="00204950">
        <w:rPr>
          <w:rFonts w:ascii="Times New Roman" w:hAnsi="Times New Roman" w:cs="Times New Roman"/>
          <w:sz w:val="24"/>
          <w:szCs w:val="20"/>
        </w:rPr>
        <w:t xml:space="preserve">izboljšujejo originalno </w:t>
      </w:r>
      <w:r w:rsidR="00AD4CFD" w:rsidRPr="00204950">
        <w:rPr>
          <w:rFonts w:ascii="Times New Roman" w:hAnsi="Times New Roman" w:cs="Times New Roman"/>
          <w:sz w:val="24"/>
          <w:szCs w:val="20"/>
        </w:rPr>
        <w:t>različico</w:t>
      </w:r>
      <w:r w:rsidRPr="00204950">
        <w:rPr>
          <w:rFonts w:ascii="Times New Roman" w:hAnsi="Times New Roman" w:cs="Times New Roman"/>
          <w:sz w:val="24"/>
          <w:szCs w:val="20"/>
        </w:rPr>
        <w:t xml:space="preserve"> igre. Te so večinoma ustvarjene z namenom podaljšanja življenjske dobe igre.</w:t>
      </w:r>
      <w:r w:rsidR="003B7A95" w:rsidRPr="00204950">
        <w:rPr>
          <w:rFonts w:ascii="Times New Roman" w:hAnsi="Times New Roman" w:cs="Times New Roman"/>
          <w:sz w:val="24"/>
          <w:szCs w:val="20"/>
        </w:rPr>
        <w:t xml:space="preserve"> </w:t>
      </w:r>
      <w:r w:rsidR="00D43C16" w:rsidRPr="00204950">
        <w:rPr>
          <w:rFonts w:ascii="Times New Roman" w:hAnsi="Times New Roman" w:cs="Times New Roman"/>
          <w:sz w:val="24"/>
          <w:szCs w:val="20"/>
        </w:rPr>
        <w:t>Razširitve lahko deluje</w:t>
      </w:r>
      <w:r w:rsidRPr="00204950">
        <w:rPr>
          <w:rFonts w:ascii="Times New Roman" w:hAnsi="Times New Roman" w:cs="Times New Roman"/>
          <w:sz w:val="24"/>
          <w:szCs w:val="20"/>
        </w:rPr>
        <w:t xml:space="preserve">jo kot samostojne igre ali pa potrebujejo originalno igro za delovanje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w:t>
      </w:r>
      <w:r w:rsidR="005269F6">
        <w:rPr>
          <w:rFonts w:ascii="Times New Roman" w:hAnsi="Times New Roman" w:cs="Times New Roman"/>
          <w:sz w:val="24"/>
        </w:rPr>
        <w:t>,</w:t>
      </w:r>
      <w:r w:rsidRPr="00204950">
        <w:rPr>
          <w:rFonts w:ascii="Times New Roman" w:hAnsi="Times New Roman" w:cs="Times New Roman"/>
          <w:sz w:val="24"/>
        </w:rPr>
        <w:t xml:space="preserve"> 2012, 365)</w:t>
      </w:r>
      <w:r w:rsidRPr="00204950">
        <w:rPr>
          <w:rFonts w:ascii="Times New Roman" w:hAnsi="Times New Roman" w:cs="Times New Roman"/>
          <w:sz w:val="24"/>
          <w:szCs w:val="20"/>
        </w:rPr>
        <w:fldChar w:fldCharType="end"/>
      </w:r>
      <w:r w:rsidR="00B64C8A" w:rsidRPr="00204950">
        <w:rPr>
          <w:rFonts w:ascii="Times New Roman" w:hAnsi="Times New Roman" w:cs="Times New Roman"/>
          <w:sz w:val="24"/>
          <w:szCs w:val="20"/>
        </w:rPr>
        <w:t>.</w:t>
      </w:r>
      <w:r w:rsidR="000455A0" w:rsidRPr="00204950">
        <w:rPr>
          <w:rFonts w:ascii="Times New Roman" w:hAnsi="Times New Roman" w:cs="Times New Roman"/>
          <w:sz w:val="24"/>
          <w:szCs w:val="20"/>
        </w:rPr>
        <w:t xml:space="preserve"> </w:t>
      </w:r>
      <w:r w:rsidR="00A879B8" w:rsidRPr="00204950">
        <w:rPr>
          <w:rFonts w:ascii="Times New Roman" w:hAnsi="Times New Roman" w:cs="Times New Roman"/>
          <w:sz w:val="24"/>
          <w:szCs w:val="20"/>
        </w:rPr>
        <w:t xml:space="preserve">Po izdaji igre se izdela dokument </w:t>
      </w:r>
      <w:r w:rsidR="008F08DE" w:rsidRPr="00204950">
        <w:rPr>
          <w:rFonts w:ascii="Times New Roman" w:hAnsi="Times New Roman" w:cs="Times New Roman"/>
          <w:sz w:val="24"/>
          <w:szCs w:val="20"/>
        </w:rPr>
        <w:t>analize</w:t>
      </w:r>
      <w:r w:rsidR="0058138A" w:rsidRPr="00204950">
        <w:rPr>
          <w:rFonts w:ascii="Times New Roman" w:hAnsi="Times New Roman" w:cs="Times New Roman"/>
          <w:sz w:val="24"/>
          <w:szCs w:val="20"/>
        </w:rPr>
        <w:t xml:space="preserve"> razvoja, ki </w:t>
      </w:r>
      <w:r w:rsidR="00A879B8" w:rsidRPr="00204950">
        <w:rPr>
          <w:rFonts w:ascii="Times New Roman" w:hAnsi="Times New Roman" w:cs="Times New Roman"/>
          <w:sz w:val="24"/>
          <w:szCs w:val="20"/>
        </w:rPr>
        <w:t>pripomore k izboljšanju</w:t>
      </w:r>
      <w:r w:rsidR="00514443" w:rsidRPr="00204950">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56765CBC" w:rsidR="00360F96" w:rsidRPr="00204950" w:rsidRDefault="002A26C9"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Slika 6.3</w:t>
      </w:r>
      <w:r w:rsidR="00BF68C9" w:rsidRPr="00204950">
        <w:rPr>
          <w:rFonts w:ascii="Times New Roman" w:hAnsi="Times New Roman" w:cs="Times New Roman"/>
          <w:sz w:val="24"/>
          <w:szCs w:val="20"/>
        </w:rPr>
        <w:t xml:space="preserve"> </w:t>
      </w:r>
      <w:r w:rsidR="00595626" w:rsidRPr="00204950">
        <w:rPr>
          <w:rFonts w:ascii="Times New Roman" w:hAnsi="Times New Roman" w:cs="Times New Roman"/>
          <w:sz w:val="24"/>
          <w:szCs w:val="20"/>
        </w:rPr>
        <w:t xml:space="preserve">prikazuje </w:t>
      </w:r>
      <w:r w:rsidR="00360F96" w:rsidRPr="00204950">
        <w:rPr>
          <w:rFonts w:ascii="Times New Roman" w:hAnsi="Times New Roman" w:cs="Times New Roman"/>
          <w:sz w:val="24"/>
          <w:szCs w:val="20"/>
        </w:rPr>
        <w:t>model artefaktov, ki je</w:t>
      </w:r>
      <w:r w:rsidR="006C0212" w:rsidRPr="00204950">
        <w:rPr>
          <w:rFonts w:ascii="Times New Roman" w:hAnsi="Times New Roman" w:cs="Times New Roman"/>
          <w:sz w:val="24"/>
          <w:szCs w:val="20"/>
        </w:rPr>
        <w:t xml:space="preserve"> ustrezno kronološko razvrščen.</w:t>
      </w:r>
    </w:p>
    <w:p w14:paraId="604F57E9" w14:textId="77777777" w:rsidR="002A26C9" w:rsidRPr="00204950" w:rsidRDefault="002A26C9" w:rsidP="005A6A3B">
      <w:pPr>
        <w:spacing w:line="360" w:lineRule="auto"/>
        <w:contextualSpacing/>
        <w:jc w:val="both"/>
        <w:rPr>
          <w:rFonts w:ascii="Times New Roman" w:hAnsi="Times New Roman" w:cs="Times New Roman"/>
          <w:sz w:val="24"/>
          <w:szCs w:val="20"/>
        </w:rPr>
      </w:pPr>
    </w:p>
    <w:p w14:paraId="57729E36" w14:textId="0D69DFE2" w:rsidR="00360F96" w:rsidRPr="00204950" w:rsidRDefault="00360F96" w:rsidP="002A26C9">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 xml:space="preserve">Slika </w:t>
      </w:r>
      <w:r w:rsidR="00C71903" w:rsidRPr="00204950">
        <w:rPr>
          <w:rFonts w:ascii="Times New Roman" w:hAnsi="Times New Roman" w:cs="Times New Roman"/>
          <w:sz w:val="20"/>
          <w:szCs w:val="20"/>
        </w:rPr>
        <w:t>6</w:t>
      </w:r>
      <w:r w:rsidRPr="00204950">
        <w:rPr>
          <w:rFonts w:ascii="Times New Roman" w:hAnsi="Times New Roman" w:cs="Times New Roman"/>
          <w:sz w:val="20"/>
          <w:szCs w:val="20"/>
        </w:rPr>
        <w:t>.</w:t>
      </w:r>
      <w:r w:rsidR="002A26C9" w:rsidRPr="00204950">
        <w:rPr>
          <w:rFonts w:ascii="Times New Roman" w:hAnsi="Times New Roman" w:cs="Times New Roman"/>
          <w:sz w:val="20"/>
          <w:szCs w:val="20"/>
        </w:rPr>
        <w:t>3</w:t>
      </w:r>
      <w:r w:rsidRPr="00204950">
        <w:rPr>
          <w:rFonts w:ascii="Times New Roman" w:hAnsi="Times New Roman" w:cs="Times New Roman"/>
          <w:sz w:val="20"/>
          <w:szCs w:val="20"/>
        </w:rPr>
        <w:t xml:space="preserve"> </w:t>
      </w:r>
      <w:r w:rsidR="00FA734B" w:rsidRPr="00204950">
        <w:rPr>
          <w:rFonts w:ascii="Times New Roman" w:hAnsi="Times New Roman" w:cs="Times New Roman"/>
          <w:sz w:val="20"/>
          <w:szCs w:val="20"/>
        </w:rPr>
        <w:t>model artefaktov</w:t>
      </w:r>
      <w:r w:rsidRPr="00204950">
        <w:rPr>
          <w:rFonts w:ascii="Times New Roman" w:hAnsi="Times New Roman" w:cs="Times New Roman"/>
          <w:sz w:val="20"/>
          <w:szCs w:val="20"/>
        </w:rPr>
        <w:t xml:space="preserve"> pri razvoju video iger</w:t>
      </w:r>
      <w:ins w:id="450" w:author="kralj" w:date="2018-04-04T20:35:00Z">
        <w:r w:rsidR="00380091">
          <w:rPr>
            <w:rFonts w:ascii="Times New Roman" w:hAnsi="Times New Roman" w:cs="Times New Roman"/>
            <w:sz w:val="20"/>
            <w:szCs w:val="20"/>
          </w:rPr>
          <w:t>,</w:t>
        </w:r>
      </w:ins>
      <w:r w:rsidR="00AF1758" w:rsidRPr="00204950">
        <w:rPr>
          <w:rFonts w:ascii="Times New Roman" w:hAnsi="Times New Roman" w:cs="Times New Roman"/>
          <w:sz w:val="20"/>
          <w:szCs w:val="20"/>
        </w:rPr>
        <w:t xml:space="preserve"> zgrajen na podlagi</w:t>
      </w:r>
      <w:r w:rsidR="00CD1F4E" w:rsidRPr="00204950">
        <w:rPr>
          <w:rFonts w:ascii="Times New Roman" w:hAnsi="Times New Roman" w:cs="Times New Roman"/>
          <w:sz w:val="20"/>
          <w:szCs w:val="20"/>
        </w:rPr>
        <w:t xml:space="preserve"> pregleda</w:t>
      </w:r>
      <w:r w:rsidR="00AF1758" w:rsidRPr="00204950">
        <w:rPr>
          <w:rFonts w:ascii="Times New Roman" w:hAnsi="Times New Roman" w:cs="Times New Roman"/>
          <w:sz w:val="20"/>
          <w:szCs w:val="20"/>
        </w:rPr>
        <w:t xml:space="preserve"> literatur</w:t>
      </w:r>
      <w:r w:rsidR="00CD1F4E" w:rsidRPr="00204950">
        <w:rPr>
          <w:rFonts w:ascii="Times New Roman" w:hAnsi="Times New Roman" w:cs="Times New Roman"/>
          <w:sz w:val="20"/>
          <w:szCs w:val="20"/>
        </w:rPr>
        <w:t xml:space="preserve"> in praks</w:t>
      </w:r>
    </w:p>
    <w:p w14:paraId="632C5E0C" w14:textId="575D4546" w:rsidR="00360F96" w:rsidRPr="00204950" w:rsidRDefault="0011332B"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sz w:val="20"/>
          <w:szCs w:val="20"/>
          <w:lang w:eastAsia="sl-SI"/>
        </w:rPr>
        <w:drawing>
          <wp:inline distT="0" distB="0" distL="0" distR="0" wp14:anchorId="303781BF" wp14:editId="62C5AB40">
            <wp:extent cx="4135024" cy="425196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38886" cy="4255931"/>
                    </a:xfrm>
                    <a:prstGeom prst="rect">
                      <a:avLst/>
                    </a:prstGeom>
                  </pic:spPr>
                </pic:pic>
              </a:graphicData>
            </a:graphic>
          </wp:inline>
        </w:drawing>
      </w:r>
    </w:p>
    <w:p w14:paraId="61B5FF1D" w14:textId="1EB4545D" w:rsidR="00360F96" w:rsidRPr="00204950" w:rsidRDefault="00C71903" w:rsidP="009C2B07">
      <w:pPr>
        <w:pStyle w:val="podnaslov"/>
        <w:outlineLvl w:val="1"/>
      </w:pPr>
      <w:bookmarkStart w:id="451" w:name="_Toc509588446"/>
      <w:bookmarkStart w:id="452" w:name="_Toc509591255"/>
      <w:r w:rsidRPr="00204950">
        <w:lastRenderedPageBreak/>
        <w:t>6</w:t>
      </w:r>
      <w:r w:rsidR="00360F96" w:rsidRPr="00204950">
        <w:t>.5 DEFINIRANJE PROCESNEGA MODELA</w:t>
      </w:r>
      <w:bookmarkEnd w:id="451"/>
      <w:bookmarkEnd w:id="452"/>
    </w:p>
    <w:p w14:paraId="5721D0B0" w14:textId="1C607EC4" w:rsidR="00360F96" w:rsidRPr="00204950" w:rsidRDefault="00D6153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S pomočjo definiranih UML notacij  in združevanjem ar</w:t>
      </w:r>
      <w:r w:rsidR="00B00B77" w:rsidRPr="00204950">
        <w:rPr>
          <w:rFonts w:ascii="Times New Roman" w:hAnsi="Times New Roman" w:cs="Times New Roman"/>
          <w:sz w:val="24"/>
          <w:szCs w:val="20"/>
        </w:rPr>
        <w:t xml:space="preserve">tefaktnega in domenskega modela </w:t>
      </w:r>
      <w:r w:rsidRPr="00204950">
        <w:rPr>
          <w:rFonts w:ascii="Times New Roman" w:hAnsi="Times New Roman" w:cs="Times New Roman"/>
          <w:sz w:val="24"/>
          <w:szCs w:val="20"/>
        </w:rPr>
        <w:t>smo definirali UML diagram aktivnosti, ki predstavlja procesni model za igre</w:t>
      </w:r>
      <w:r w:rsidR="009F2F00" w:rsidRPr="00204950">
        <w:rPr>
          <w:rFonts w:ascii="Times New Roman" w:hAnsi="Times New Roman" w:cs="Times New Roman"/>
          <w:sz w:val="24"/>
          <w:szCs w:val="20"/>
        </w:rPr>
        <w:t xml:space="preserve"> (sl. </w:t>
      </w:r>
      <w:r w:rsidR="00C71903" w:rsidRPr="00204950">
        <w:rPr>
          <w:rFonts w:ascii="Times New Roman" w:hAnsi="Times New Roman" w:cs="Times New Roman"/>
          <w:sz w:val="24"/>
          <w:szCs w:val="20"/>
        </w:rPr>
        <w:t>6</w:t>
      </w:r>
      <w:r w:rsidR="009F2F00" w:rsidRPr="00204950">
        <w:rPr>
          <w:rFonts w:ascii="Times New Roman" w:hAnsi="Times New Roman" w:cs="Times New Roman"/>
          <w:sz w:val="24"/>
          <w:szCs w:val="20"/>
        </w:rPr>
        <w:t>.</w:t>
      </w:r>
      <w:r w:rsidR="009230EE" w:rsidRPr="00204950">
        <w:rPr>
          <w:rFonts w:ascii="Times New Roman" w:hAnsi="Times New Roman" w:cs="Times New Roman"/>
          <w:sz w:val="24"/>
          <w:szCs w:val="20"/>
        </w:rPr>
        <w:t>4</w:t>
      </w:r>
      <w:r w:rsidR="009F2F00" w:rsidRPr="00204950">
        <w:rPr>
          <w:rFonts w:ascii="Times New Roman" w:hAnsi="Times New Roman" w:cs="Times New Roman"/>
          <w:sz w:val="24"/>
          <w:szCs w:val="20"/>
        </w:rPr>
        <w:t>)</w:t>
      </w:r>
      <w:r w:rsidRPr="00204950">
        <w:rPr>
          <w:rFonts w:ascii="Times New Roman" w:hAnsi="Times New Roman" w:cs="Times New Roman"/>
          <w:sz w:val="24"/>
          <w:szCs w:val="20"/>
        </w:rPr>
        <w:t>.</w:t>
      </w:r>
      <w:r w:rsidR="009F2F00" w:rsidRPr="00204950">
        <w:rPr>
          <w:rFonts w:ascii="Times New Roman" w:hAnsi="Times New Roman" w:cs="Times New Roman"/>
          <w:sz w:val="24"/>
          <w:szCs w:val="20"/>
        </w:rPr>
        <w:t xml:space="preserve"> </w:t>
      </w:r>
      <w:r w:rsidR="00D430EF" w:rsidRPr="00204950">
        <w:rPr>
          <w:rFonts w:ascii="Times New Roman" w:hAnsi="Times New Roman" w:cs="Times New Roman"/>
          <w:sz w:val="24"/>
          <w:szCs w:val="20"/>
        </w:rPr>
        <w:t>Bela stanja so</w:t>
      </w:r>
      <w:r w:rsidR="0020292F" w:rsidRPr="00204950">
        <w:rPr>
          <w:rFonts w:ascii="Times New Roman" w:hAnsi="Times New Roman" w:cs="Times New Roman"/>
          <w:sz w:val="24"/>
          <w:szCs w:val="20"/>
        </w:rPr>
        <w:t xml:space="preserve"> aktivnosti</w:t>
      </w:r>
      <w:r w:rsidR="007C234A" w:rsidRPr="00204950">
        <w:rPr>
          <w:rFonts w:ascii="Times New Roman" w:hAnsi="Times New Roman" w:cs="Times New Roman"/>
          <w:sz w:val="24"/>
          <w:szCs w:val="20"/>
        </w:rPr>
        <w:t xml:space="preserve">, ki </w:t>
      </w:r>
      <w:r w:rsidR="00360F96" w:rsidRPr="00204950">
        <w:rPr>
          <w:rFonts w:ascii="Times New Roman" w:hAnsi="Times New Roman" w:cs="Times New Roman"/>
          <w:sz w:val="24"/>
          <w:szCs w:val="20"/>
        </w:rPr>
        <w:t>pred</w:t>
      </w:r>
      <w:r w:rsidR="008C1258" w:rsidRPr="00204950">
        <w:rPr>
          <w:rFonts w:ascii="Times New Roman" w:hAnsi="Times New Roman" w:cs="Times New Roman"/>
          <w:sz w:val="24"/>
          <w:szCs w:val="20"/>
        </w:rPr>
        <w:t xml:space="preserve">stavljajo fazo razvoja koncepta. Ta se </w:t>
      </w:r>
      <w:r w:rsidR="00360F96" w:rsidRPr="00204950">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w:t>
      </w:r>
      <w:r w:rsidR="005269F6">
        <w:rPr>
          <w:rFonts w:ascii="Times New Roman" w:hAnsi="Times New Roman" w:cs="Times New Roman"/>
          <w:sz w:val="24"/>
        </w:rPr>
        <w:t>,</w:t>
      </w:r>
      <w:r w:rsidR="00360F96" w:rsidRPr="00204950">
        <w:rPr>
          <w:rFonts w:ascii="Times New Roman" w:hAnsi="Times New Roman" w:cs="Times New Roman"/>
          <w:sz w:val="24"/>
        </w:rPr>
        <w:t xml:space="preserve"> 2013, 49)</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w:t>
      </w:r>
      <w:r w:rsidR="005269F6">
        <w:rPr>
          <w:rFonts w:ascii="Times New Roman" w:hAnsi="Times New Roman" w:cs="Times New Roman"/>
          <w:sz w:val="24"/>
        </w:rPr>
        <w:t>,</w:t>
      </w:r>
      <w:r w:rsidR="00360F96" w:rsidRPr="00204950">
        <w:rPr>
          <w:rFonts w:ascii="Times New Roman" w:hAnsi="Times New Roman" w:cs="Times New Roman"/>
          <w:sz w:val="24"/>
        </w:rPr>
        <w:t xml:space="preserve"> 2014, 197)</w:t>
      </w:r>
      <w:r w:rsidR="00360F96" w:rsidRPr="00204950">
        <w:rPr>
          <w:rFonts w:ascii="Times New Roman" w:hAnsi="Times New Roman" w:cs="Times New Roman"/>
          <w:sz w:val="24"/>
          <w:szCs w:val="20"/>
        </w:rPr>
        <w:fldChar w:fldCharType="end"/>
      </w:r>
      <w:r w:rsidR="00923F2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V tem procesnem modelu se prototip pojavi že zgodaj v konceptualni fazi, ki dokazuje delovanje ideje preden se začne dolga faza </w:t>
      </w:r>
      <w:r w:rsidR="00053E74" w:rsidRPr="00204950">
        <w:rPr>
          <w:rFonts w:ascii="Times New Roman" w:hAnsi="Times New Roman" w:cs="Times New Roman"/>
          <w:sz w:val="24"/>
          <w:szCs w:val="20"/>
        </w:rPr>
        <w:t>oblikovanja</w:t>
      </w:r>
      <w:r w:rsidR="00360F96" w:rsidRPr="00204950">
        <w:rPr>
          <w:rFonts w:ascii="Times New Roman" w:hAnsi="Times New Roman" w:cs="Times New Roman"/>
          <w:sz w:val="24"/>
          <w:szCs w:val="20"/>
        </w:rPr>
        <w:t xml:space="preserve">. Ta lahko traja več mesecev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w:t>
      </w:r>
      <w:r w:rsidR="005269F6">
        <w:rPr>
          <w:rFonts w:ascii="Times New Roman" w:hAnsi="Times New Roman" w:cs="Times New Roman"/>
          <w:sz w:val="24"/>
        </w:rPr>
        <w:t>,</w:t>
      </w:r>
      <w:r w:rsidR="00360F96" w:rsidRPr="00204950">
        <w:rPr>
          <w:rFonts w:ascii="Times New Roman" w:hAnsi="Times New Roman" w:cs="Times New Roman"/>
          <w:sz w:val="24"/>
        </w:rPr>
        <w:t xml:space="preserve"> 2013, 49)</w:t>
      </w:r>
      <w:r w:rsidR="00360F96" w:rsidRPr="00204950">
        <w:rPr>
          <w:rFonts w:ascii="Times New Roman" w:hAnsi="Times New Roman" w:cs="Times New Roman"/>
          <w:sz w:val="24"/>
          <w:szCs w:val="20"/>
        </w:rPr>
        <w:fldChar w:fldCharType="end"/>
      </w:r>
      <w:r w:rsidR="00F33B03" w:rsidRPr="00204950">
        <w:rPr>
          <w:rFonts w:ascii="Times New Roman" w:hAnsi="Times New Roman" w:cs="Times New Roman"/>
          <w:sz w:val="24"/>
          <w:szCs w:val="20"/>
        </w:rPr>
        <w:t>.</w:t>
      </w:r>
      <w:r w:rsidR="00D0165F"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Proces se nadaljuje v </w:t>
      </w:r>
      <w:r w:rsidR="00C95ABA" w:rsidRPr="00204950">
        <w:rPr>
          <w:rFonts w:ascii="Times New Roman" w:hAnsi="Times New Roman" w:cs="Times New Roman"/>
          <w:sz w:val="24"/>
          <w:szCs w:val="20"/>
        </w:rPr>
        <w:t>ž</w:t>
      </w:r>
      <w:r w:rsidR="00360F96" w:rsidRPr="00204950">
        <w:rPr>
          <w:rFonts w:ascii="Times New Roman" w:hAnsi="Times New Roman" w:cs="Times New Roman"/>
          <w:sz w:val="24"/>
          <w:szCs w:val="20"/>
        </w:rPr>
        <w:t>eleno stanje, ki predstavlja pred</w:t>
      </w:r>
      <w:del w:id="453" w:author="kralj" w:date="2018-04-04T20:38:00Z">
        <w:r w:rsidR="00C95ABA" w:rsidRPr="00204950" w:rsidDel="00CB1155">
          <w:rPr>
            <w:rFonts w:ascii="Times New Roman" w:hAnsi="Times New Roman" w:cs="Times New Roman"/>
            <w:sz w:val="24"/>
            <w:szCs w:val="20"/>
          </w:rPr>
          <w:delText>-</w:delText>
        </w:r>
      </w:del>
      <w:r w:rsidR="008A4843" w:rsidRPr="00204950">
        <w:rPr>
          <w:rFonts w:ascii="Times New Roman" w:hAnsi="Times New Roman" w:cs="Times New Roman"/>
          <w:sz w:val="24"/>
          <w:szCs w:val="20"/>
        </w:rPr>
        <w:t xml:space="preserve">produkcijo. </w:t>
      </w:r>
      <w:r w:rsidR="00360F96" w:rsidRPr="00204950">
        <w:rPr>
          <w:rFonts w:ascii="Times New Roman" w:hAnsi="Times New Roman" w:cs="Times New Roman"/>
          <w:sz w:val="24"/>
          <w:szCs w:val="20"/>
        </w:rPr>
        <w:t>Ta se navadno konča, ko je investitor že videl igralno različico igre in je zadovoljen z ekipo in delom. Če</w:t>
      </w:r>
      <w:r w:rsidR="00641E67" w:rsidRPr="00204950">
        <w:rPr>
          <w:rFonts w:ascii="Times New Roman" w:hAnsi="Times New Roman" w:cs="Times New Roman"/>
          <w:sz w:val="24"/>
          <w:szCs w:val="20"/>
        </w:rPr>
        <w:t xml:space="preserve"> investitor</w:t>
      </w:r>
      <w:r w:rsidR="00360F96" w:rsidRPr="00204950">
        <w:rPr>
          <w:rFonts w:ascii="Times New Roman" w:hAnsi="Times New Roman" w:cs="Times New Roman"/>
          <w:sz w:val="24"/>
          <w:szCs w:val="20"/>
        </w:rPr>
        <w:t xml:space="preserve"> projektu </w:t>
      </w:r>
      <w:del w:id="454" w:author="kralj" w:date="2018-04-04T20:38:00Z">
        <w:r w:rsidR="00360F96" w:rsidRPr="00204950" w:rsidDel="00CB1155">
          <w:rPr>
            <w:rFonts w:ascii="Times New Roman" w:hAnsi="Times New Roman" w:cs="Times New Roman"/>
            <w:sz w:val="24"/>
            <w:szCs w:val="20"/>
          </w:rPr>
          <w:delText>po</w:delText>
        </w:r>
      </w:del>
      <w:r w:rsidR="00360F96" w:rsidRPr="00204950">
        <w:rPr>
          <w:rFonts w:ascii="Times New Roman" w:hAnsi="Times New Roman" w:cs="Times New Roman"/>
          <w:sz w:val="24"/>
          <w:szCs w:val="20"/>
        </w:rPr>
        <w:t>da zeleno luč</w:t>
      </w:r>
      <w:ins w:id="455" w:author="kralj" w:date="2018-04-04T20:38:00Z">
        <w:r w:rsidR="00CB1155">
          <w:rPr>
            <w:rFonts w:ascii="Times New Roman" w:hAnsi="Times New Roman" w:cs="Times New Roman"/>
            <w:sz w:val="24"/>
            <w:szCs w:val="20"/>
          </w:rPr>
          <w:t>,</w:t>
        </w:r>
      </w:ins>
      <w:r w:rsidR="00360F96" w:rsidRPr="00204950">
        <w:rPr>
          <w:rFonts w:ascii="Times New Roman" w:hAnsi="Times New Roman" w:cs="Times New Roman"/>
          <w:sz w:val="24"/>
          <w:szCs w:val="20"/>
        </w:rPr>
        <w:t xml:space="preserve"> se začne produkcijska faza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w:t>
      </w:r>
      <w:r w:rsidR="005269F6">
        <w:rPr>
          <w:rFonts w:ascii="Times New Roman" w:hAnsi="Times New Roman" w:cs="Times New Roman"/>
          <w:sz w:val="24"/>
        </w:rPr>
        <w:t>,</w:t>
      </w:r>
      <w:r w:rsidR="00360F96" w:rsidRPr="00204950">
        <w:rPr>
          <w:rFonts w:ascii="Times New Roman" w:hAnsi="Times New Roman" w:cs="Times New Roman"/>
          <w:sz w:val="24"/>
        </w:rPr>
        <w:t xml:space="preserve"> 2013, 46)</w:t>
      </w:r>
      <w:r w:rsidR="00360F96" w:rsidRPr="00204950">
        <w:rPr>
          <w:rFonts w:ascii="Times New Roman" w:hAnsi="Times New Roman" w:cs="Times New Roman"/>
          <w:sz w:val="24"/>
          <w:szCs w:val="20"/>
        </w:rPr>
        <w:fldChar w:fldCharType="end"/>
      </w:r>
      <w:r w:rsidR="00F33B03" w:rsidRPr="00204950">
        <w:rPr>
          <w:rFonts w:ascii="Times New Roman" w:hAnsi="Times New Roman" w:cs="Times New Roman"/>
          <w:sz w:val="24"/>
          <w:szCs w:val="20"/>
        </w:rPr>
        <w:t>.</w:t>
      </w:r>
    </w:p>
    <w:p w14:paraId="474FD816" w14:textId="46C12EB0" w:rsidR="00907D8D"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Produkcijska faza se odvija med </w:t>
      </w:r>
      <w:r w:rsidR="002A0855" w:rsidRPr="00204950">
        <w:rPr>
          <w:rFonts w:ascii="Times New Roman" w:hAnsi="Times New Roman" w:cs="Times New Roman"/>
          <w:sz w:val="24"/>
          <w:szCs w:val="20"/>
        </w:rPr>
        <w:t xml:space="preserve">aktivnostmi načrtovanja, kodiranja </w:t>
      </w:r>
      <w:r w:rsidRPr="00204950">
        <w:rPr>
          <w:rFonts w:ascii="Times New Roman" w:hAnsi="Times New Roman" w:cs="Times New Roman"/>
          <w:sz w:val="24"/>
          <w:szCs w:val="20"/>
        </w:rPr>
        <w:t xml:space="preserve">in </w:t>
      </w:r>
      <w:r w:rsidR="002A0855" w:rsidRPr="00204950">
        <w:rPr>
          <w:rFonts w:ascii="Times New Roman" w:hAnsi="Times New Roman" w:cs="Times New Roman"/>
          <w:sz w:val="24"/>
          <w:szCs w:val="20"/>
        </w:rPr>
        <w:t>evalvacije</w:t>
      </w:r>
      <w:r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w:t>
      </w:r>
      <w:r w:rsidR="005269F6">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0"/>
        </w:rPr>
        <w:fldChar w:fldCharType="end"/>
      </w:r>
      <w:r w:rsidR="00FD1326" w:rsidRPr="00204950">
        <w:rPr>
          <w:rFonts w:ascii="Times New Roman" w:hAnsi="Times New Roman" w:cs="Times New Roman"/>
          <w:sz w:val="24"/>
          <w:szCs w:val="20"/>
        </w:rPr>
        <w:t xml:space="preserve">. </w:t>
      </w:r>
      <w:r w:rsidR="009B6936" w:rsidRPr="00204950">
        <w:rPr>
          <w:rFonts w:ascii="Times New Roman" w:hAnsi="Times New Roman" w:cs="Times New Roman"/>
          <w:sz w:val="24"/>
          <w:szCs w:val="20"/>
        </w:rPr>
        <w:t>Fullerton (2014) jo</w:t>
      </w:r>
      <w:r w:rsidRPr="00204950">
        <w:rPr>
          <w:rFonts w:ascii="Times New Roman" w:hAnsi="Times New Roman" w:cs="Times New Roman"/>
          <w:sz w:val="24"/>
          <w:szCs w:val="20"/>
        </w:rPr>
        <w:t xml:space="preserve"> opisuje kot iterativni proces med testiranjem igranja, evalvacije in </w:t>
      </w:r>
      <w:r w:rsidR="003C5631" w:rsidRPr="00204950">
        <w:rPr>
          <w:rFonts w:ascii="Times New Roman" w:hAnsi="Times New Roman" w:cs="Times New Roman"/>
          <w:sz w:val="24"/>
          <w:szCs w:val="20"/>
        </w:rPr>
        <w:t>razvoja</w:t>
      </w:r>
      <w:r w:rsidR="00EB545E"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V našem modelu se testiranje igranja izvaja v stanju evalvacije. </w:t>
      </w:r>
    </w:p>
    <w:p w14:paraId="5D21B043" w14:textId="5AEDE047" w:rsidR="002F417A"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Po načrtovanju</w:t>
      </w:r>
      <w:r w:rsidR="00641E67" w:rsidRPr="00204950">
        <w:rPr>
          <w:rFonts w:ascii="Times New Roman" w:hAnsi="Times New Roman" w:cs="Times New Roman"/>
          <w:sz w:val="24"/>
          <w:szCs w:val="20"/>
        </w:rPr>
        <w:t xml:space="preserve"> iteracije</w:t>
      </w:r>
      <w:r w:rsidRPr="00204950">
        <w:rPr>
          <w:rFonts w:ascii="Times New Roman" w:hAnsi="Times New Roman" w:cs="Times New Roman"/>
          <w:sz w:val="24"/>
          <w:szCs w:val="20"/>
        </w:rPr>
        <w:t xml:space="preserve"> se izvede</w:t>
      </w:r>
      <w:r w:rsidR="00641E67" w:rsidRPr="00204950">
        <w:rPr>
          <w:rFonts w:ascii="Times New Roman" w:hAnsi="Times New Roman" w:cs="Times New Roman"/>
          <w:sz w:val="24"/>
          <w:szCs w:val="20"/>
        </w:rPr>
        <w:t xml:space="preserve"> izbira orodja in izdela prototip v </w:t>
      </w:r>
      <w:r w:rsidR="00716A15" w:rsidRPr="00204950">
        <w:rPr>
          <w:rFonts w:ascii="Times New Roman" w:hAnsi="Times New Roman" w:cs="Times New Roman"/>
          <w:sz w:val="24"/>
          <w:szCs w:val="20"/>
        </w:rPr>
        <w:t>aktivnosti</w:t>
      </w:r>
      <w:r w:rsidR="00641E67" w:rsidRPr="00204950">
        <w:rPr>
          <w:rFonts w:ascii="Times New Roman" w:hAnsi="Times New Roman" w:cs="Times New Roman"/>
          <w:sz w:val="24"/>
          <w:szCs w:val="20"/>
        </w:rPr>
        <w:t xml:space="preserve"> kodiranja. </w:t>
      </w:r>
      <w:r w:rsidRPr="00204950">
        <w:rPr>
          <w:rFonts w:ascii="Times New Roman" w:hAnsi="Times New Roman" w:cs="Times New Roman"/>
          <w:sz w:val="24"/>
          <w:szCs w:val="20"/>
        </w:rPr>
        <w:t>V fazi evalvacije ekipa igro testira in se odloči</w:t>
      </w:r>
      <w:ins w:id="456" w:author="kralj" w:date="2018-04-04T20:38:00Z">
        <w:r w:rsidR="00CB1155">
          <w:rPr>
            <w:rFonts w:ascii="Times New Roman" w:hAnsi="Times New Roman" w:cs="Times New Roman"/>
            <w:sz w:val="24"/>
            <w:szCs w:val="20"/>
          </w:rPr>
          <w:t>,</w:t>
        </w:r>
      </w:ins>
      <w:r w:rsidRPr="00204950">
        <w:rPr>
          <w:rFonts w:ascii="Times New Roman" w:hAnsi="Times New Roman" w:cs="Times New Roman"/>
          <w:sz w:val="24"/>
          <w:szCs w:val="20"/>
        </w:rPr>
        <w:t xml:space="preserve"> ali se vrne v fazo načrtovanja in nadgradi prototip. Ta proces se izvaja</w:t>
      </w:r>
      <w:ins w:id="457" w:author="kralj" w:date="2018-04-04T20:38:00Z">
        <w:r w:rsidR="00CB1155">
          <w:rPr>
            <w:rFonts w:ascii="Times New Roman" w:hAnsi="Times New Roman" w:cs="Times New Roman"/>
            <w:sz w:val="24"/>
            <w:szCs w:val="20"/>
          </w:rPr>
          <w:t>,</w:t>
        </w:r>
      </w:ins>
      <w:r w:rsidRPr="00204950">
        <w:rPr>
          <w:rFonts w:ascii="Times New Roman" w:hAnsi="Times New Roman" w:cs="Times New Roman"/>
          <w:sz w:val="24"/>
          <w:szCs w:val="20"/>
        </w:rPr>
        <w:t xml:space="preserve"> dokler igra ne predstavlja več prototipa ampak končno igro</w:t>
      </w:r>
      <w:r w:rsidR="008E0040" w:rsidRPr="00204950">
        <w:rPr>
          <w:rFonts w:ascii="Times New Roman" w:hAnsi="Times New Roman" w:cs="Times New Roman"/>
          <w:sz w:val="24"/>
          <w:szCs w:val="20"/>
        </w:rPr>
        <w:t xml:space="preserve"> </w:t>
      </w:r>
      <w:r w:rsidR="008E0040" w:rsidRPr="00204950">
        <w:rPr>
          <w:rFonts w:ascii="Times New Roman" w:hAnsi="Times New Roman" w:cs="Times New Roman"/>
          <w:sz w:val="24"/>
          <w:szCs w:val="20"/>
        </w:rPr>
        <w:fldChar w:fldCharType="begin"/>
      </w:r>
      <w:r w:rsidR="008E0040" w:rsidRPr="00204950">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204950">
        <w:rPr>
          <w:rFonts w:ascii="Times New Roman" w:hAnsi="Times New Roman" w:cs="Times New Roman"/>
          <w:sz w:val="24"/>
          <w:szCs w:val="20"/>
        </w:rPr>
        <w:fldChar w:fldCharType="separate"/>
      </w:r>
      <w:r w:rsidR="008E0040" w:rsidRPr="00204950">
        <w:rPr>
          <w:rFonts w:ascii="Times New Roman" w:hAnsi="Times New Roman" w:cs="Times New Roman"/>
          <w:sz w:val="24"/>
        </w:rPr>
        <w:t>(Novak</w:t>
      </w:r>
      <w:r w:rsidR="005269F6">
        <w:rPr>
          <w:rFonts w:ascii="Times New Roman" w:hAnsi="Times New Roman" w:cs="Times New Roman"/>
          <w:sz w:val="24"/>
        </w:rPr>
        <w:t>,</w:t>
      </w:r>
      <w:r w:rsidR="008E0040" w:rsidRPr="00204950">
        <w:rPr>
          <w:rFonts w:ascii="Times New Roman" w:hAnsi="Times New Roman" w:cs="Times New Roman"/>
          <w:sz w:val="24"/>
        </w:rPr>
        <w:t xml:space="preserve"> 2012, 367)</w:t>
      </w:r>
      <w:r w:rsidR="008E0040"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Vsaka iteracija mora imeti svoj cikel razvoja skupaj z načrtovanjem potreb, artefaktov in urnika </w:t>
      </w:r>
      <w:r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{"citationID":"5iitii6P","properties":{"formattedCitation":"(Novak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w:t>
      </w:r>
      <w:r w:rsidR="005269F6">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0"/>
        </w:rPr>
        <w:fldChar w:fldCharType="end"/>
      </w:r>
      <w:r w:rsidR="00C473E0" w:rsidRPr="00204950">
        <w:rPr>
          <w:rFonts w:ascii="Times New Roman" w:hAnsi="Times New Roman" w:cs="Times New Roman"/>
          <w:sz w:val="24"/>
          <w:szCs w:val="20"/>
        </w:rPr>
        <w:t>, zato ima model na sliki 6</w:t>
      </w:r>
      <w:r w:rsidR="009F3A11" w:rsidRPr="00204950">
        <w:rPr>
          <w:rFonts w:ascii="Times New Roman" w:hAnsi="Times New Roman" w:cs="Times New Roman"/>
          <w:sz w:val="24"/>
          <w:szCs w:val="20"/>
        </w:rPr>
        <w:t>.3</w:t>
      </w:r>
      <w:r w:rsidR="003623FC" w:rsidRPr="00204950">
        <w:rPr>
          <w:rFonts w:ascii="Times New Roman" w:hAnsi="Times New Roman" w:cs="Times New Roman"/>
          <w:sz w:val="24"/>
          <w:szCs w:val="20"/>
        </w:rPr>
        <w:t xml:space="preserve"> v produkcijski</w:t>
      </w:r>
      <w:r w:rsidR="00F86C53" w:rsidRPr="00204950">
        <w:rPr>
          <w:rFonts w:ascii="Times New Roman" w:hAnsi="Times New Roman" w:cs="Times New Roman"/>
          <w:sz w:val="24"/>
          <w:szCs w:val="20"/>
        </w:rPr>
        <w:t xml:space="preserve"> fazi dve aktivnosti </w:t>
      </w:r>
      <w:r w:rsidRPr="00204950">
        <w:rPr>
          <w:rFonts w:ascii="Times New Roman" w:hAnsi="Times New Roman" w:cs="Times New Roman"/>
          <w:sz w:val="24"/>
          <w:szCs w:val="20"/>
        </w:rPr>
        <w:t>(načrtovanje iteracij, izbire orodij), ki vsebujeta prakse in orodja, ki podpirajo te potrebe. Stanja produkcije so označena z rdečo barvo in se odvijajo iterativno</w:t>
      </w:r>
      <w:ins w:id="458" w:author="kralj" w:date="2018-04-04T20:43:00Z">
        <w:r w:rsidR="00CB1155">
          <w:rPr>
            <w:rFonts w:ascii="Times New Roman" w:hAnsi="Times New Roman" w:cs="Times New Roman"/>
            <w:sz w:val="24"/>
            <w:szCs w:val="20"/>
          </w:rPr>
          <w:t>.</w:t>
        </w:r>
      </w:ins>
      <w:r w:rsidRPr="00204950">
        <w:rPr>
          <w:rFonts w:ascii="Times New Roman" w:hAnsi="Times New Roman" w:cs="Times New Roman"/>
          <w:sz w:val="24"/>
          <w:szCs w:val="20"/>
        </w:rPr>
        <w:t xml:space="preserve"> dokler igra ni končna. Vzporedno se v produkciji </w:t>
      </w:r>
      <w:r w:rsidR="00625B27" w:rsidRPr="00204950">
        <w:rPr>
          <w:rFonts w:ascii="Times New Roman" w:hAnsi="Times New Roman" w:cs="Times New Roman"/>
          <w:sz w:val="24"/>
          <w:szCs w:val="20"/>
        </w:rPr>
        <w:t>odvijajo tudi procesi</w:t>
      </w:r>
      <w:r w:rsidRPr="00204950">
        <w:rPr>
          <w:rFonts w:ascii="Times New Roman" w:hAnsi="Times New Roman" w:cs="Times New Roman"/>
          <w:sz w:val="24"/>
          <w:szCs w:val="20"/>
        </w:rPr>
        <w:t xml:space="preserve"> posodabljanja baze defektov</w:t>
      </w:r>
      <w:r w:rsidR="00625B27" w:rsidRPr="00204950">
        <w:rPr>
          <w:rFonts w:ascii="Times New Roman" w:hAnsi="Times New Roman" w:cs="Times New Roman"/>
          <w:sz w:val="24"/>
          <w:szCs w:val="20"/>
        </w:rPr>
        <w:t>, sredstev</w:t>
      </w:r>
      <w:r w:rsidRPr="00204950">
        <w:rPr>
          <w:rFonts w:ascii="Times New Roman" w:hAnsi="Times New Roman" w:cs="Times New Roman"/>
          <w:sz w:val="24"/>
          <w:szCs w:val="20"/>
        </w:rPr>
        <w:t xml:space="preserve"> in dokumentacije. Baza defektov je označena z vijolično barvo in predstavlja aktivnost, ki se izvaja v več fazah (produkcij</w:t>
      </w:r>
      <w:r w:rsidR="005269F6">
        <w:rPr>
          <w:rFonts w:ascii="Times New Roman" w:hAnsi="Times New Roman" w:cs="Times New Roman"/>
          <w:sz w:val="24"/>
          <w:szCs w:val="20"/>
        </w:rPr>
        <w:t>a, testiranje, post</w:t>
      </w:r>
      <w:del w:id="459" w:author="kralj" w:date="2018-04-04T20:43:00Z">
        <w:r w:rsidR="005269F6" w:rsidDel="00CB1155">
          <w:rPr>
            <w:rFonts w:ascii="Times New Roman" w:hAnsi="Times New Roman" w:cs="Times New Roman"/>
            <w:sz w:val="24"/>
            <w:szCs w:val="20"/>
          </w:rPr>
          <w:delText>-</w:delText>
        </w:r>
      </w:del>
      <w:r w:rsidR="002925DC" w:rsidRPr="00204950">
        <w:rPr>
          <w:rFonts w:ascii="Times New Roman" w:hAnsi="Times New Roman" w:cs="Times New Roman"/>
          <w:sz w:val="24"/>
          <w:szCs w:val="20"/>
        </w:rPr>
        <w:t>produkcij</w:t>
      </w:r>
      <w:r w:rsidR="007F7E9C" w:rsidRPr="00204950">
        <w:rPr>
          <w:rFonts w:ascii="Times New Roman" w:hAnsi="Times New Roman" w:cs="Times New Roman"/>
          <w:sz w:val="24"/>
          <w:szCs w:val="20"/>
        </w:rPr>
        <w:t>a).</w:t>
      </w:r>
    </w:p>
    <w:p w14:paraId="7756C57F" w14:textId="6803991D" w:rsidR="00E12246" w:rsidRPr="00204950" w:rsidRDefault="007E4DB2" w:rsidP="00387CB2">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Posebnost</w:t>
      </w:r>
      <w:r w:rsidR="007D38BB" w:rsidRPr="00204950">
        <w:rPr>
          <w:rFonts w:ascii="Times New Roman" w:hAnsi="Times New Roman" w:cs="Times New Roman"/>
          <w:sz w:val="24"/>
          <w:szCs w:val="20"/>
        </w:rPr>
        <w:t xml:space="preserve"> </w:t>
      </w:r>
      <w:r w:rsidR="00474771" w:rsidRPr="00204950">
        <w:rPr>
          <w:rFonts w:ascii="Times New Roman" w:hAnsi="Times New Roman" w:cs="Times New Roman"/>
          <w:sz w:val="24"/>
          <w:szCs w:val="20"/>
        </w:rPr>
        <w:t xml:space="preserve">predlaganega </w:t>
      </w:r>
      <w:r w:rsidR="00B5446B" w:rsidRPr="00204950">
        <w:rPr>
          <w:rFonts w:ascii="Times New Roman" w:hAnsi="Times New Roman" w:cs="Times New Roman"/>
          <w:sz w:val="24"/>
          <w:szCs w:val="20"/>
        </w:rPr>
        <w:t>procesnega modela je implem</w:t>
      </w:r>
      <w:r w:rsidR="004E5727" w:rsidRPr="00204950">
        <w:rPr>
          <w:rFonts w:ascii="Times New Roman" w:hAnsi="Times New Roman" w:cs="Times New Roman"/>
          <w:sz w:val="24"/>
          <w:szCs w:val="20"/>
        </w:rPr>
        <w:t>entac</w:t>
      </w:r>
      <w:r w:rsidR="00CD12CE" w:rsidRPr="00204950">
        <w:rPr>
          <w:rFonts w:ascii="Times New Roman" w:hAnsi="Times New Roman" w:cs="Times New Roman"/>
          <w:sz w:val="24"/>
          <w:szCs w:val="20"/>
        </w:rPr>
        <w:t>ija toka razvoja sredstev</w:t>
      </w:r>
      <w:r w:rsidR="0003425A" w:rsidRPr="00204950">
        <w:rPr>
          <w:rFonts w:ascii="Times New Roman" w:hAnsi="Times New Roman" w:cs="Times New Roman"/>
          <w:sz w:val="24"/>
          <w:szCs w:val="20"/>
        </w:rPr>
        <w:t xml:space="preserve">, kar priporoča tudi Bates </w:t>
      </w:r>
      <w:r w:rsidR="0003425A" w:rsidRPr="00204950">
        <w:rPr>
          <w:rFonts w:ascii="Times New Roman" w:hAnsi="Times New Roman" w:cs="Times New Roman"/>
          <w:sz w:val="24"/>
          <w:szCs w:val="20"/>
        </w:rPr>
        <w:fldChar w:fldCharType="begin"/>
      </w:r>
      <w:r w:rsidR="0003425A" w:rsidRPr="00204950">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sidRPr="00204950">
        <w:rPr>
          <w:rFonts w:ascii="Times New Roman" w:hAnsi="Times New Roman" w:cs="Times New Roman"/>
          <w:sz w:val="24"/>
          <w:szCs w:val="20"/>
        </w:rPr>
        <w:fldChar w:fldCharType="separate"/>
      </w:r>
      <w:r w:rsidR="0003425A" w:rsidRPr="00204950">
        <w:rPr>
          <w:rFonts w:ascii="Times New Roman" w:hAnsi="Times New Roman" w:cs="Times New Roman"/>
          <w:sz w:val="24"/>
        </w:rPr>
        <w:t>(Bates</w:t>
      </w:r>
      <w:r w:rsidR="005269F6">
        <w:rPr>
          <w:rFonts w:ascii="Times New Roman" w:hAnsi="Times New Roman" w:cs="Times New Roman"/>
          <w:sz w:val="24"/>
        </w:rPr>
        <w:t>,</w:t>
      </w:r>
      <w:r w:rsidR="0003425A" w:rsidRPr="00204950">
        <w:rPr>
          <w:rFonts w:ascii="Times New Roman" w:hAnsi="Times New Roman" w:cs="Times New Roman"/>
          <w:sz w:val="24"/>
        </w:rPr>
        <w:t xml:space="preserve"> 2004, 171)</w:t>
      </w:r>
      <w:r w:rsidR="0003425A" w:rsidRPr="00204950">
        <w:rPr>
          <w:rFonts w:ascii="Times New Roman" w:hAnsi="Times New Roman" w:cs="Times New Roman"/>
          <w:sz w:val="24"/>
          <w:szCs w:val="20"/>
        </w:rPr>
        <w:fldChar w:fldCharType="end"/>
      </w:r>
      <w:r w:rsidR="00CD12CE"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t>Aslan potrjuje, da se to prične izvajati v fazi elaboracije</w:t>
      </w:r>
      <w:r w:rsidR="00CD12CE"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t>produkcija</w:t>
      </w:r>
      <w:r w:rsidR="00CD12CE" w:rsidRPr="00204950">
        <w:rPr>
          <w:rFonts w:ascii="Times New Roman" w:hAnsi="Times New Roman" w:cs="Times New Roman"/>
          <w:sz w:val="24"/>
          <w:szCs w:val="20"/>
        </w:rPr>
        <w:t>)</w:t>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(Adams</w:t>
      </w:r>
      <w:r w:rsidR="005269F6">
        <w:rPr>
          <w:rFonts w:ascii="Times New Roman" w:hAnsi="Times New Roman" w:cs="Times New Roman"/>
          <w:sz w:val="24"/>
        </w:rPr>
        <w:t>,</w:t>
      </w:r>
      <w:r w:rsidR="0036353C" w:rsidRPr="00204950">
        <w:rPr>
          <w:rFonts w:ascii="Times New Roman" w:hAnsi="Times New Roman" w:cs="Times New Roman"/>
          <w:sz w:val="24"/>
        </w:rPr>
        <w:t xml:space="preserve"> 2013, 13)</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314F43" w:rsidRPr="00204950">
        <w:rPr>
          <w:rFonts w:ascii="Times New Roman" w:hAnsi="Times New Roman" w:cs="Times New Roman"/>
          <w:sz w:val="24"/>
          <w:szCs w:val="20"/>
        </w:rPr>
        <w:t xml:space="preserve">to </w:t>
      </w:r>
      <w:r w:rsidR="0036353C" w:rsidRPr="00204950">
        <w:rPr>
          <w:rFonts w:ascii="Times New Roman" w:hAnsi="Times New Roman" w:cs="Times New Roman"/>
          <w:sz w:val="24"/>
          <w:szCs w:val="20"/>
        </w:rPr>
        <w:t xml:space="preserve">potrjuje tudi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Mitchell (2012)</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Sredstva se</w:t>
      </w:r>
      <w:r w:rsidR="003C36DE" w:rsidRPr="00204950">
        <w:rPr>
          <w:rFonts w:ascii="Times New Roman" w:hAnsi="Times New Roman" w:cs="Times New Roman"/>
          <w:sz w:val="24"/>
          <w:szCs w:val="20"/>
        </w:rPr>
        <w:t xml:space="preserve"> proizvajajo do faze testiranja. </w:t>
      </w:r>
      <w:r w:rsidR="00A44E6F" w:rsidRPr="00204950">
        <w:rPr>
          <w:rFonts w:ascii="Times New Roman" w:hAnsi="Times New Roman" w:cs="Times New Roman"/>
          <w:sz w:val="24"/>
          <w:szCs w:val="20"/>
        </w:rPr>
        <w:t xml:space="preserve">Ponavadi </w:t>
      </w:r>
      <w:r w:rsidR="003C36DE" w:rsidRPr="00204950">
        <w:rPr>
          <w:rFonts w:ascii="Times New Roman" w:hAnsi="Times New Roman" w:cs="Times New Roman"/>
          <w:sz w:val="24"/>
          <w:szCs w:val="20"/>
        </w:rPr>
        <w:t>v alfa fazi</w:t>
      </w:r>
      <w:r w:rsidR="0036353C" w:rsidRPr="00204950">
        <w:rPr>
          <w:rFonts w:ascii="Times New Roman" w:hAnsi="Times New Roman" w:cs="Times New Roman"/>
          <w:sz w:val="24"/>
          <w:szCs w:val="20"/>
        </w:rPr>
        <w:t xml:space="preserve"> še niso povsem izdelana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(Bates</w:t>
      </w:r>
      <w:r w:rsidR="005269F6">
        <w:rPr>
          <w:rFonts w:ascii="Times New Roman" w:hAnsi="Times New Roman" w:cs="Times New Roman"/>
          <w:sz w:val="24"/>
        </w:rPr>
        <w:t>,</w:t>
      </w:r>
      <w:r w:rsidR="0036353C" w:rsidRPr="00204950">
        <w:rPr>
          <w:rFonts w:ascii="Times New Roman" w:hAnsi="Times New Roman" w:cs="Times New Roman"/>
          <w:sz w:val="24"/>
        </w:rPr>
        <w:t xml:space="preserve"> 2004, 214; Novak</w:t>
      </w:r>
      <w:r w:rsidR="005269F6">
        <w:rPr>
          <w:rFonts w:ascii="Times New Roman" w:hAnsi="Times New Roman" w:cs="Times New Roman"/>
          <w:sz w:val="24"/>
        </w:rPr>
        <w:t>,</w:t>
      </w:r>
      <w:r w:rsidR="0036353C" w:rsidRPr="00204950">
        <w:rPr>
          <w:rFonts w:ascii="Times New Roman" w:hAnsi="Times New Roman" w:cs="Times New Roman"/>
          <w:sz w:val="24"/>
        </w:rPr>
        <w:t xml:space="preserve"> 2012, 359)</w:t>
      </w:r>
      <w:r w:rsidR="0036353C" w:rsidRPr="00204950">
        <w:rPr>
          <w:rFonts w:ascii="Times New Roman" w:hAnsi="Times New Roman" w:cs="Times New Roman"/>
          <w:sz w:val="24"/>
          <w:szCs w:val="20"/>
        </w:rPr>
        <w:fldChar w:fldCharType="end"/>
      </w:r>
      <w:r w:rsidR="00E56E89" w:rsidRPr="00204950">
        <w:rPr>
          <w:rFonts w:ascii="Times New Roman" w:hAnsi="Times New Roman" w:cs="Times New Roman"/>
          <w:sz w:val="24"/>
          <w:szCs w:val="20"/>
        </w:rPr>
        <w:t xml:space="preserve">, vendar morajo biti do začetka beta faze </w:t>
      </w:r>
      <w:r w:rsidR="003C36DE" w:rsidRPr="00204950">
        <w:rPr>
          <w:rFonts w:ascii="Times New Roman" w:hAnsi="Times New Roman" w:cs="Times New Roman"/>
          <w:sz w:val="24"/>
          <w:szCs w:val="20"/>
        </w:rPr>
        <w:t>permanentna, drugače se beta ne izvede</w:t>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w:t>
      </w:r>
      <w:r w:rsidR="005269F6">
        <w:rPr>
          <w:rFonts w:ascii="Times New Roman" w:hAnsi="Times New Roman" w:cs="Times New Roman"/>
          <w:sz w:val="24"/>
        </w:rPr>
        <w:t>,</w:t>
      </w:r>
      <w:r w:rsidR="0036353C" w:rsidRPr="00204950">
        <w:rPr>
          <w:rFonts w:ascii="Times New Roman" w:hAnsi="Times New Roman" w:cs="Times New Roman"/>
          <w:sz w:val="24"/>
        </w:rPr>
        <w:t xml:space="preserve"> 2009, 53)</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370A9C" w:rsidRPr="00204950">
        <w:rPr>
          <w:rFonts w:ascii="Times New Roman" w:hAnsi="Times New Roman" w:cs="Times New Roman"/>
          <w:sz w:val="24"/>
          <w:szCs w:val="20"/>
        </w:rPr>
        <w:t xml:space="preserve">Mesta </w:t>
      </w:r>
      <w:r w:rsidR="00CA636A" w:rsidRPr="00204950">
        <w:rPr>
          <w:rFonts w:ascii="Times New Roman" w:hAnsi="Times New Roman" w:cs="Times New Roman"/>
          <w:sz w:val="24"/>
          <w:szCs w:val="20"/>
        </w:rPr>
        <w:t>neizdelanih sredstev</w:t>
      </w:r>
      <w:r w:rsidR="0036353C" w:rsidRPr="00204950">
        <w:rPr>
          <w:rFonts w:ascii="Times New Roman" w:hAnsi="Times New Roman" w:cs="Times New Roman"/>
          <w:sz w:val="24"/>
          <w:szCs w:val="20"/>
        </w:rPr>
        <w:t xml:space="preserve"> zaradi </w:t>
      </w:r>
      <w:r w:rsidR="00BF2DB0" w:rsidRPr="00204950">
        <w:rPr>
          <w:rFonts w:ascii="Times New Roman" w:hAnsi="Times New Roman" w:cs="Times New Roman"/>
          <w:sz w:val="24"/>
          <w:szCs w:val="20"/>
        </w:rPr>
        <w:t xml:space="preserve">razvoja </w:t>
      </w:r>
      <w:r w:rsidR="0036353C" w:rsidRPr="00204950">
        <w:rPr>
          <w:rFonts w:ascii="Times New Roman" w:hAnsi="Times New Roman" w:cs="Times New Roman"/>
          <w:sz w:val="24"/>
          <w:szCs w:val="20"/>
        </w:rPr>
        <w:t xml:space="preserve">zapolnjujejo </w:t>
      </w:r>
      <w:r w:rsidR="0036353C" w:rsidRPr="00204950">
        <w:rPr>
          <w:rFonts w:ascii="Times New Roman" w:hAnsi="Times New Roman" w:cs="Times New Roman"/>
          <w:sz w:val="24"/>
          <w:szCs w:val="20"/>
        </w:rPr>
        <w:lastRenderedPageBreak/>
        <w:t>začasna sredstva</w:t>
      </w:r>
      <w:r w:rsidR="0036353C" w:rsidRPr="00D468C8">
        <w:rPr>
          <w:rStyle w:val="Sprotnaopomba-sklic"/>
        </w:rPr>
        <w:footnoteReference w:id="44"/>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w:t>
      </w:r>
      <w:r w:rsidR="00170D6E">
        <w:rPr>
          <w:rFonts w:ascii="Times New Roman" w:hAnsi="Times New Roman" w:cs="Times New Roman"/>
          <w:sz w:val="24"/>
        </w:rPr>
        <w:t>,</w:t>
      </w:r>
      <w:r w:rsidR="0036353C" w:rsidRPr="00204950">
        <w:rPr>
          <w:rFonts w:ascii="Times New Roman" w:hAnsi="Times New Roman" w:cs="Times New Roman"/>
          <w:sz w:val="24"/>
        </w:rPr>
        <w:t xml:space="preserve"> 2009, 52; McAllister in White</w:t>
      </w:r>
      <w:r w:rsidR="00170D6E">
        <w:rPr>
          <w:rFonts w:ascii="Times New Roman" w:hAnsi="Times New Roman" w:cs="Times New Roman"/>
          <w:sz w:val="24"/>
        </w:rPr>
        <w:t>,</w:t>
      </w:r>
      <w:r w:rsidR="0036353C" w:rsidRPr="00204950">
        <w:rPr>
          <w:rFonts w:ascii="Times New Roman" w:hAnsi="Times New Roman" w:cs="Times New Roman"/>
          <w:sz w:val="24"/>
        </w:rPr>
        <w:t xml:space="preserve"> 2015, 16)</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Začasna sredstva se med razvojem pogosto uporablja za testiranje uporabnosti brez distrakcije estetike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(Novak</w:t>
      </w:r>
      <w:r w:rsidR="00170D6E">
        <w:rPr>
          <w:rFonts w:ascii="Times New Roman" w:hAnsi="Times New Roman" w:cs="Times New Roman"/>
          <w:sz w:val="24"/>
        </w:rPr>
        <w:t>,</w:t>
      </w:r>
      <w:r w:rsidR="0036353C" w:rsidRPr="00204950">
        <w:rPr>
          <w:rFonts w:ascii="Times New Roman" w:hAnsi="Times New Roman" w:cs="Times New Roman"/>
          <w:sz w:val="24"/>
        </w:rPr>
        <w:t xml:space="preserve"> 2012, 261)</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Takšna praksa se pogosto uporablja in je priporočljiva,</w:t>
      </w:r>
      <w:r w:rsidR="003E404B" w:rsidRPr="00204950">
        <w:rPr>
          <w:rFonts w:ascii="Times New Roman" w:hAnsi="Times New Roman" w:cs="Times New Roman"/>
          <w:sz w:val="24"/>
          <w:szCs w:val="20"/>
        </w:rPr>
        <w:t xml:space="preserve"> saj onemogoča ozka grla produkcije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(Zagal in Altizer</w:t>
      </w:r>
      <w:r w:rsidR="00170D6E">
        <w:rPr>
          <w:rFonts w:ascii="Times New Roman" w:hAnsi="Times New Roman" w:cs="Times New Roman"/>
          <w:sz w:val="24"/>
        </w:rPr>
        <w:t>,</w:t>
      </w:r>
      <w:r w:rsidR="0036353C" w:rsidRPr="00204950">
        <w:rPr>
          <w:rFonts w:ascii="Times New Roman" w:hAnsi="Times New Roman" w:cs="Times New Roman"/>
          <w:sz w:val="24"/>
        </w:rPr>
        <w:t xml:space="preserve"> 2015, 746)</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Za zvočne efekte ali določene teksture se navadno ne priporoča uporaba začasnih sredstev. Velikokrat se zgodi, da se odkrije manjkajoča tekstura globoko v zaključni beta fazi</w:t>
      </w:r>
      <w:r w:rsidR="005B36FA" w:rsidRPr="00204950">
        <w:rPr>
          <w:rFonts w:ascii="Times New Roman" w:hAnsi="Times New Roman" w:cs="Times New Roman"/>
          <w:sz w:val="24"/>
          <w:szCs w:val="20"/>
        </w:rPr>
        <w:t xml:space="preserve"> </w:t>
      </w:r>
      <w:r w:rsidR="005B36FA" w:rsidRPr="00204950">
        <w:rPr>
          <w:rFonts w:ascii="Times New Roman" w:hAnsi="Times New Roman" w:cs="Times New Roman"/>
          <w:sz w:val="24"/>
          <w:szCs w:val="20"/>
        </w:rPr>
        <w:fldChar w:fldCharType="begin"/>
      </w:r>
      <w:r w:rsidR="005B36FA" w:rsidRPr="00204950">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5B36FA" w:rsidRPr="00204950">
        <w:rPr>
          <w:rFonts w:ascii="Times New Roman" w:hAnsi="Times New Roman" w:cs="Times New Roman"/>
          <w:sz w:val="24"/>
        </w:rPr>
        <w:t>Levy in Novak</w:t>
      </w:r>
      <w:r w:rsidR="00170D6E">
        <w:rPr>
          <w:rFonts w:ascii="Times New Roman" w:hAnsi="Times New Roman" w:cs="Times New Roman"/>
          <w:sz w:val="24"/>
        </w:rPr>
        <w:t>,</w:t>
      </w:r>
      <w:r w:rsidR="005B36FA" w:rsidRPr="00204950">
        <w:rPr>
          <w:rFonts w:ascii="Times New Roman" w:hAnsi="Times New Roman" w:cs="Times New Roman"/>
          <w:sz w:val="24"/>
        </w:rPr>
        <w:t xml:space="preserve"> 2009, 79, 82)</w:t>
      </w:r>
      <w:r w:rsidR="005B36FA"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8C38C1" w:rsidRPr="00204950">
        <w:rPr>
          <w:rFonts w:ascii="Times New Roman" w:hAnsi="Times New Roman" w:cs="Times New Roman"/>
          <w:sz w:val="24"/>
          <w:szCs w:val="20"/>
        </w:rPr>
        <w:t>Še t</w:t>
      </w:r>
      <w:r w:rsidR="0036353C" w:rsidRPr="00204950">
        <w:rPr>
          <w:rFonts w:ascii="Times New Roman" w:hAnsi="Times New Roman" w:cs="Times New Roman"/>
          <w:sz w:val="24"/>
          <w:szCs w:val="20"/>
        </w:rPr>
        <w:t>ežje</w:t>
      </w:r>
      <w:r w:rsidR="008C38C1" w:rsidRPr="00204950">
        <w:rPr>
          <w:rFonts w:ascii="Times New Roman" w:hAnsi="Times New Roman" w:cs="Times New Roman"/>
          <w:sz w:val="24"/>
          <w:szCs w:val="20"/>
        </w:rPr>
        <w:t xml:space="preserve"> pa</w:t>
      </w:r>
      <w:r w:rsidR="0036353C" w:rsidRPr="00204950">
        <w:rPr>
          <w:rFonts w:ascii="Times New Roman" w:hAnsi="Times New Roman" w:cs="Times New Roman"/>
          <w:sz w:val="24"/>
          <w:szCs w:val="20"/>
        </w:rPr>
        <w:t xml:space="preserve"> je odkriti manjkajočo zvočno podlago </w:t>
      </w:r>
      <w:r w:rsidR="0036353C"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{"citationID":"fDtlkuS8","properties":{"formattedCitation":"(L.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w:t>
      </w:r>
      <w:r w:rsidR="00170D6E">
        <w:rPr>
          <w:rFonts w:ascii="Times New Roman" w:hAnsi="Times New Roman" w:cs="Times New Roman"/>
          <w:sz w:val="24"/>
        </w:rPr>
        <w:t>,</w:t>
      </w:r>
      <w:r w:rsidR="0036353C" w:rsidRPr="00204950">
        <w:rPr>
          <w:rFonts w:ascii="Times New Roman" w:hAnsi="Times New Roman" w:cs="Times New Roman"/>
          <w:sz w:val="24"/>
        </w:rPr>
        <w:t xml:space="preserve"> 2009, 79, 82)</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Za izdelavo sredstev se priporoča linearni proces z izboljševanjem serije prototipov. To vodi v </w:t>
      </w:r>
      <w:r w:rsidR="007F7E9C" w:rsidRPr="00204950">
        <w:rPr>
          <w:rFonts w:ascii="Times New Roman" w:hAnsi="Times New Roman" w:cs="Times New Roman"/>
          <w:sz w:val="24"/>
          <w:szCs w:val="20"/>
        </w:rPr>
        <w:t xml:space="preserve">ponavljajoč </w:t>
      </w:r>
      <w:r w:rsidR="0036353C" w:rsidRPr="00204950">
        <w:rPr>
          <w:rFonts w:ascii="Times New Roman" w:hAnsi="Times New Roman" w:cs="Times New Roman"/>
          <w:sz w:val="24"/>
          <w:szCs w:val="20"/>
        </w:rPr>
        <w:t xml:space="preserve">kaskadni način razvoja sredstev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(Bates</w:t>
      </w:r>
      <w:r w:rsidR="00170D6E">
        <w:rPr>
          <w:rFonts w:ascii="Times New Roman" w:hAnsi="Times New Roman" w:cs="Times New Roman"/>
          <w:sz w:val="24"/>
        </w:rPr>
        <w:t>,</w:t>
      </w:r>
      <w:r w:rsidR="0036353C" w:rsidRPr="00204950">
        <w:rPr>
          <w:rFonts w:ascii="Times New Roman" w:hAnsi="Times New Roman" w:cs="Times New Roman"/>
          <w:sz w:val="24"/>
        </w:rPr>
        <w:t xml:space="preserve"> 2004, 227)</w:t>
      </w:r>
      <w:r w:rsidR="0036353C" w:rsidRPr="00204950">
        <w:rPr>
          <w:rFonts w:ascii="Times New Roman" w:hAnsi="Times New Roman" w:cs="Times New Roman"/>
          <w:sz w:val="24"/>
          <w:szCs w:val="20"/>
        </w:rPr>
        <w:fldChar w:fldCharType="end"/>
      </w:r>
      <w:r w:rsidR="009C4287" w:rsidRPr="00204950">
        <w:rPr>
          <w:rFonts w:ascii="Times New Roman" w:hAnsi="Times New Roman" w:cs="Times New Roman"/>
          <w:sz w:val="24"/>
          <w:szCs w:val="20"/>
        </w:rPr>
        <w:t>, kar priporočajo</w:t>
      </w:r>
      <w:r w:rsidR="00571C6F" w:rsidRPr="00204950">
        <w:rPr>
          <w:rFonts w:ascii="Times New Roman" w:hAnsi="Times New Roman" w:cs="Times New Roman"/>
          <w:sz w:val="24"/>
          <w:szCs w:val="20"/>
        </w:rPr>
        <w:t xml:space="preserve"> tudi Manjuka in </w:t>
      </w:r>
      <w:r w:rsidR="003E7A2D" w:rsidRPr="00204950">
        <w:rPr>
          <w:rFonts w:ascii="Times New Roman" w:hAnsi="Times New Roman" w:cs="Times New Roman"/>
          <w:sz w:val="24"/>
          <w:szCs w:val="20"/>
        </w:rPr>
        <w:t>kolegi</w:t>
      </w:r>
      <w:r w:rsidR="00571C6F" w:rsidRPr="00204950">
        <w:rPr>
          <w:rFonts w:ascii="Times New Roman" w:hAnsi="Times New Roman" w:cs="Times New Roman"/>
          <w:sz w:val="24"/>
          <w:szCs w:val="20"/>
        </w:rPr>
        <w:t xml:space="preserve"> (2016)</w:t>
      </w:r>
      <w:r w:rsidR="00CD0A28" w:rsidRPr="00204950">
        <w:rPr>
          <w:rFonts w:ascii="Times New Roman" w:hAnsi="Times New Roman" w:cs="Times New Roman"/>
          <w:sz w:val="24"/>
          <w:szCs w:val="20"/>
        </w:rPr>
        <w:t xml:space="preserve">. </w:t>
      </w:r>
      <w:r w:rsidR="003C12FD" w:rsidRPr="00204950">
        <w:rPr>
          <w:rFonts w:ascii="Times New Roman" w:hAnsi="Times New Roman" w:cs="Times New Roman"/>
          <w:sz w:val="24"/>
          <w:szCs w:val="20"/>
        </w:rPr>
        <w:t>Proces razvoja sredstev se začne z razvejanjem tranzi</w:t>
      </w:r>
      <w:r w:rsidR="00C40157" w:rsidRPr="00204950">
        <w:rPr>
          <w:rFonts w:ascii="Times New Roman" w:hAnsi="Times New Roman" w:cs="Times New Roman"/>
          <w:sz w:val="24"/>
          <w:szCs w:val="20"/>
        </w:rPr>
        <w:t xml:space="preserve">cije </w:t>
      </w:r>
      <w:r w:rsidR="00885F5E" w:rsidRPr="00204950">
        <w:rPr>
          <w:rFonts w:ascii="Times New Roman" w:hAnsi="Times New Roman" w:cs="Times New Roman"/>
          <w:sz w:val="24"/>
          <w:szCs w:val="20"/>
        </w:rPr>
        <w:t>iz aktivnosti oblikovanja igre. Ena tranzicija prenese začasna sredstva v razvoj, druga gre v p</w:t>
      </w:r>
      <w:r w:rsidR="002673C2" w:rsidRPr="00204950">
        <w:rPr>
          <w:rFonts w:ascii="Times New Roman" w:hAnsi="Times New Roman" w:cs="Times New Roman"/>
          <w:sz w:val="24"/>
          <w:szCs w:val="20"/>
        </w:rPr>
        <w:t>rvo aktivnost kreir</w:t>
      </w:r>
      <w:r w:rsidR="00885F5E" w:rsidRPr="00204950">
        <w:rPr>
          <w:rFonts w:ascii="Times New Roman" w:hAnsi="Times New Roman" w:cs="Times New Roman"/>
          <w:sz w:val="24"/>
          <w:szCs w:val="20"/>
        </w:rPr>
        <w:t>anja</w:t>
      </w:r>
      <w:r w:rsidR="000809D3" w:rsidRPr="00204950">
        <w:rPr>
          <w:rFonts w:ascii="Times New Roman" w:hAnsi="Times New Roman" w:cs="Times New Roman"/>
          <w:sz w:val="24"/>
          <w:szCs w:val="20"/>
        </w:rPr>
        <w:t xml:space="preserve"> konceptualnih</w:t>
      </w:r>
      <w:r w:rsidR="0085362E" w:rsidRPr="00204950">
        <w:rPr>
          <w:rFonts w:ascii="Times New Roman" w:hAnsi="Times New Roman" w:cs="Times New Roman"/>
          <w:sz w:val="24"/>
          <w:szCs w:val="20"/>
        </w:rPr>
        <w:t xml:space="preserve"> sredstev</w:t>
      </w:r>
      <w:r w:rsidR="00297E87" w:rsidRPr="00204950">
        <w:rPr>
          <w:rFonts w:ascii="Times New Roman" w:hAnsi="Times New Roman" w:cs="Times New Roman"/>
          <w:sz w:val="24"/>
          <w:szCs w:val="20"/>
        </w:rPr>
        <w:t>.</w:t>
      </w:r>
      <w:r w:rsidR="006450B4" w:rsidRPr="00204950">
        <w:rPr>
          <w:rFonts w:ascii="Times New Roman" w:hAnsi="Times New Roman" w:cs="Times New Roman"/>
          <w:sz w:val="24"/>
          <w:szCs w:val="20"/>
        </w:rPr>
        <w:t xml:space="preserve"> Za koncepte se</w:t>
      </w:r>
      <w:r w:rsidR="00C015E5" w:rsidRPr="00204950">
        <w:rPr>
          <w:rFonts w:ascii="Times New Roman" w:hAnsi="Times New Roman" w:cs="Times New Roman"/>
          <w:sz w:val="24"/>
          <w:szCs w:val="20"/>
        </w:rPr>
        <w:t xml:space="preserve"> priporoča</w:t>
      </w:r>
      <w:r w:rsidR="00534C16" w:rsidRPr="00204950">
        <w:rPr>
          <w:rFonts w:ascii="Times New Roman" w:hAnsi="Times New Roman" w:cs="Times New Roman"/>
          <w:sz w:val="24"/>
          <w:szCs w:val="20"/>
        </w:rPr>
        <w:t>, da so enostavni</w:t>
      </w:r>
      <w:r w:rsidR="00695AA9" w:rsidRPr="00204950">
        <w:rPr>
          <w:rFonts w:ascii="Times New Roman" w:hAnsi="Times New Roman" w:cs="Times New Roman"/>
          <w:sz w:val="24"/>
          <w:szCs w:val="20"/>
        </w:rPr>
        <w:t>, saj s</w:t>
      </w:r>
      <w:r w:rsidR="00A41FD0" w:rsidRPr="00204950">
        <w:rPr>
          <w:rFonts w:ascii="Times New Roman" w:hAnsi="Times New Roman" w:cs="Times New Roman"/>
          <w:sz w:val="24"/>
          <w:szCs w:val="20"/>
        </w:rPr>
        <w:t>lužijo za</w:t>
      </w:r>
      <w:r w:rsidR="000A6E55" w:rsidRPr="00204950">
        <w:rPr>
          <w:rFonts w:ascii="Times New Roman" w:hAnsi="Times New Roman" w:cs="Times New Roman"/>
          <w:sz w:val="24"/>
          <w:szCs w:val="20"/>
        </w:rPr>
        <w:t xml:space="preserve"> predstavitve </w:t>
      </w:r>
      <w:r w:rsidR="00954FF6" w:rsidRPr="00204950">
        <w:rPr>
          <w:rFonts w:ascii="Times New Roman" w:hAnsi="Times New Roman" w:cs="Times New Roman"/>
          <w:sz w:val="24"/>
          <w:szCs w:val="20"/>
        </w:rPr>
        <w:fldChar w:fldCharType="begin"/>
      </w:r>
      <w:r w:rsidR="00954FF6" w:rsidRPr="00204950">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sidRPr="00204950">
        <w:rPr>
          <w:rFonts w:ascii="Times New Roman" w:hAnsi="Times New Roman" w:cs="Times New Roman"/>
          <w:sz w:val="24"/>
          <w:szCs w:val="20"/>
        </w:rPr>
        <w:fldChar w:fldCharType="separate"/>
      </w:r>
      <w:r w:rsidR="00954FF6" w:rsidRPr="00204950">
        <w:rPr>
          <w:rFonts w:ascii="Times New Roman" w:hAnsi="Times New Roman" w:cs="Times New Roman"/>
          <w:sz w:val="24"/>
        </w:rPr>
        <w:t>(Mitchell</w:t>
      </w:r>
      <w:r w:rsidR="00170D6E">
        <w:rPr>
          <w:rFonts w:ascii="Times New Roman" w:hAnsi="Times New Roman" w:cs="Times New Roman"/>
          <w:sz w:val="24"/>
        </w:rPr>
        <w:t>,</w:t>
      </w:r>
      <w:r w:rsidR="00954FF6" w:rsidRPr="00204950">
        <w:rPr>
          <w:rFonts w:ascii="Times New Roman" w:hAnsi="Times New Roman" w:cs="Times New Roman"/>
          <w:sz w:val="24"/>
        </w:rPr>
        <w:t xml:space="preserve"> 2012, 85)</w:t>
      </w:r>
      <w:r w:rsidR="00954FF6" w:rsidRPr="00204950">
        <w:rPr>
          <w:rFonts w:ascii="Times New Roman" w:hAnsi="Times New Roman" w:cs="Times New Roman"/>
          <w:sz w:val="24"/>
          <w:szCs w:val="20"/>
        </w:rPr>
        <w:fldChar w:fldCharType="end"/>
      </w:r>
      <w:r w:rsidR="00DA7725" w:rsidRPr="00204950">
        <w:rPr>
          <w:rFonts w:ascii="Times New Roman" w:hAnsi="Times New Roman" w:cs="Times New Roman"/>
          <w:sz w:val="24"/>
          <w:szCs w:val="20"/>
        </w:rPr>
        <w:t>. Po sprejetju koncepta se proces nadaljuje v aktivnost izvedbe</w:t>
      </w:r>
      <w:r w:rsidR="00C340B7" w:rsidRPr="00204950">
        <w:rPr>
          <w:rFonts w:ascii="Times New Roman" w:hAnsi="Times New Roman" w:cs="Times New Roman"/>
          <w:sz w:val="24"/>
          <w:szCs w:val="20"/>
        </w:rPr>
        <w:t xml:space="preserve">, </w:t>
      </w:r>
      <w:r w:rsidR="00FA38FF" w:rsidRPr="00204950">
        <w:rPr>
          <w:rFonts w:ascii="Times New Roman" w:hAnsi="Times New Roman" w:cs="Times New Roman"/>
          <w:sz w:val="24"/>
          <w:szCs w:val="20"/>
        </w:rPr>
        <w:t xml:space="preserve">kjer se </w:t>
      </w:r>
      <w:r w:rsidR="00DA7725" w:rsidRPr="00204950">
        <w:rPr>
          <w:rFonts w:ascii="Times New Roman" w:hAnsi="Times New Roman" w:cs="Times New Roman"/>
          <w:sz w:val="24"/>
          <w:szCs w:val="20"/>
        </w:rPr>
        <w:t>sredstv</w:t>
      </w:r>
      <w:r w:rsidR="00FA38FF" w:rsidRPr="00204950">
        <w:rPr>
          <w:rFonts w:ascii="Times New Roman" w:hAnsi="Times New Roman" w:cs="Times New Roman"/>
          <w:sz w:val="24"/>
          <w:szCs w:val="20"/>
        </w:rPr>
        <w:t>o izdela</w:t>
      </w:r>
      <w:r w:rsidR="003938EC" w:rsidRPr="00204950">
        <w:rPr>
          <w:rFonts w:ascii="Times New Roman" w:hAnsi="Times New Roman" w:cs="Times New Roman"/>
          <w:sz w:val="24"/>
          <w:szCs w:val="20"/>
        </w:rPr>
        <w:t xml:space="preserve"> </w:t>
      </w:r>
      <w:r w:rsidR="003938EC" w:rsidRPr="00204950">
        <w:rPr>
          <w:rFonts w:ascii="Times New Roman" w:hAnsi="Times New Roman" w:cs="Times New Roman"/>
          <w:sz w:val="24"/>
          <w:szCs w:val="20"/>
        </w:rPr>
        <w:fldChar w:fldCharType="begin"/>
      </w:r>
      <w:r w:rsidR="003938EC" w:rsidRPr="00204950">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sidRPr="00204950">
        <w:rPr>
          <w:rFonts w:ascii="Times New Roman" w:hAnsi="Times New Roman" w:cs="Times New Roman"/>
          <w:sz w:val="24"/>
          <w:szCs w:val="20"/>
        </w:rPr>
        <w:fldChar w:fldCharType="separate"/>
      </w:r>
      <w:r w:rsidR="003938EC" w:rsidRPr="00204950">
        <w:rPr>
          <w:rFonts w:ascii="Times New Roman" w:hAnsi="Times New Roman" w:cs="Times New Roman"/>
          <w:sz w:val="24"/>
        </w:rPr>
        <w:t>(Mitchell</w:t>
      </w:r>
      <w:r w:rsidR="00170D6E">
        <w:rPr>
          <w:rFonts w:ascii="Times New Roman" w:hAnsi="Times New Roman" w:cs="Times New Roman"/>
          <w:sz w:val="24"/>
        </w:rPr>
        <w:t>,</w:t>
      </w:r>
      <w:r w:rsidR="003938EC" w:rsidRPr="00204950">
        <w:rPr>
          <w:rFonts w:ascii="Times New Roman" w:hAnsi="Times New Roman" w:cs="Times New Roman"/>
          <w:sz w:val="24"/>
        </w:rPr>
        <w:t xml:space="preserve"> 2012, 103)</w:t>
      </w:r>
      <w:r w:rsidR="003938EC" w:rsidRPr="00204950">
        <w:rPr>
          <w:rFonts w:ascii="Times New Roman" w:hAnsi="Times New Roman" w:cs="Times New Roman"/>
          <w:sz w:val="24"/>
          <w:szCs w:val="20"/>
        </w:rPr>
        <w:fldChar w:fldCharType="end"/>
      </w:r>
      <w:r w:rsidR="00CB79AB" w:rsidRPr="00204950">
        <w:rPr>
          <w:rFonts w:ascii="Times New Roman" w:hAnsi="Times New Roman" w:cs="Times New Roman"/>
          <w:sz w:val="24"/>
          <w:szCs w:val="20"/>
        </w:rPr>
        <w:t>. Izdelano sredstvo se preveri s testiranjem</w:t>
      </w:r>
      <w:r w:rsidR="00FA2A7E" w:rsidRPr="00204950">
        <w:rPr>
          <w:rFonts w:ascii="Times New Roman" w:hAnsi="Times New Roman" w:cs="Times New Roman"/>
          <w:sz w:val="24"/>
          <w:szCs w:val="20"/>
        </w:rPr>
        <w:t xml:space="preserve"> v </w:t>
      </w:r>
      <w:r w:rsidR="00272F27" w:rsidRPr="00204950">
        <w:rPr>
          <w:rFonts w:ascii="Times New Roman" w:hAnsi="Times New Roman" w:cs="Times New Roman"/>
          <w:sz w:val="24"/>
          <w:szCs w:val="20"/>
        </w:rPr>
        <w:t>različici igre</w:t>
      </w:r>
      <w:r w:rsidR="00CB79AB" w:rsidRPr="00204950">
        <w:rPr>
          <w:rFonts w:ascii="Times New Roman" w:hAnsi="Times New Roman" w:cs="Times New Roman"/>
          <w:sz w:val="24"/>
          <w:szCs w:val="20"/>
        </w:rPr>
        <w:t xml:space="preserve"> </w:t>
      </w:r>
      <w:r w:rsidR="00CB79AB" w:rsidRPr="00204950">
        <w:rPr>
          <w:rFonts w:ascii="Times New Roman" w:hAnsi="Times New Roman" w:cs="Times New Roman"/>
          <w:sz w:val="24"/>
          <w:szCs w:val="20"/>
        </w:rPr>
        <w:fldChar w:fldCharType="begin"/>
      </w:r>
      <w:r w:rsidR="00CB79AB" w:rsidRPr="00204950">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CB79AB" w:rsidRPr="00204950">
        <w:rPr>
          <w:rFonts w:ascii="Times New Roman" w:hAnsi="Times New Roman" w:cs="Times New Roman"/>
          <w:sz w:val="24"/>
        </w:rPr>
        <w:t>Levy in Novak</w:t>
      </w:r>
      <w:r w:rsidR="00170D6E">
        <w:rPr>
          <w:rFonts w:ascii="Times New Roman" w:hAnsi="Times New Roman" w:cs="Times New Roman"/>
          <w:sz w:val="24"/>
        </w:rPr>
        <w:t>,</w:t>
      </w:r>
      <w:r w:rsidR="00CB79AB" w:rsidRPr="00204950">
        <w:rPr>
          <w:rFonts w:ascii="Times New Roman" w:hAnsi="Times New Roman" w:cs="Times New Roman"/>
          <w:sz w:val="24"/>
        </w:rPr>
        <w:t xml:space="preserve"> 2009, 79)</w:t>
      </w:r>
      <w:r w:rsidR="00CB79AB" w:rsidRPr="00204950">
        <w:rPr>
          <w:rFonts w:ascii="Times New Roman" w:hAnsi="Times New Roman" w:cs="Times New Roman"/>
          <w:sz w:val="24"/>
          <w:szCs w:val="20"/>
        </w:rPr>
        <w:fldChar w:fldCharType="end"/>
      </w:r>
      <w:r w:rsidR="00EB319B" w:rsidRPr="00204950">
        <w:rPr>
          <w:rFonts w:ascii="Times New Roman" w:hAnsi="Times New Roman" w:cs="Times New Roman"/>
          <w:sz w:val="24"/>
          <w:szCs w:val="20"/>
        </w:rPr>
        <w:t>.</w:t>
      </w:r>
      <w:r w:rsidR="00712FAD" w:rsidRPr="00204950">
        <w:rPr>
          <w:rFonts w:ascii="Times New Roman" w:hAnsi="Times New Roman" w:cs="Times New Roman"/>
          <w:sz w:val="24"/>
          <w:szCs w:val="20"/>
        </w:rPr>
        <w:t xml:space="preserve"> Ko se sredstvo odloži v razvoj</w:t>
      </w:r>
      <w:ins w:id="460" w:author="kralj" w:date="2018-04-04T20:45:00Z">
        <w:r w:rsidR="00CB1155">
          <w:rPr>
            <w:rFonts w:ascii="Times New Roman" w:hAnsi="Times New Roman" w:cs="Times New Roman"/>
            <w:sz w:val="24"/>
            <w:szCs w:val="20"/>
          </w:rPr>
          <w:t>,</w:t>
        </w:r>
      </w:ins>
      <w:r w:rsidR="00D50A6B" w:rsidRPr="00204950">
        <w:rPr>
          <w:rFonts w:ascii="Times New Roman" w:hAnsi="Times New Roman" w:cs="Times New Roman"/>
          <w:sz w:val="24"/>
          <w:szCs w:val="20"/>
        </w:rPr>
        <w:t xml:space="preserve"> se</w:t>
      </w:r>
      <w:r w:rsidR="00712FAD" w:rsidRPr="00204950">
        <w:rPr>
          <w:rFonts w:ascii="Times New Roman" w:hAnsi="Times New Roman" w:cs="Times New Roman"/>
          <w:sz w:val="24"/>
          <w:szCs w:val="20"/>
        </w:rPr>
        <w:t xml:space="preserve"> mora izvesti celoten cikel razvoja</w:t>
      </w:r>
      <w:r w:rsidR="00D50A6B" w:rsidRPr="00204950">
        <w:rPr>
          <w:rFonts w:ascii="Times New Roman" w:hAnsi="Times New Roman" w:cs="Times New Roman"/>
          <w:sz w:val="24"/>
          <w:szCs w:val="20"/>
        </w:rPr>
        <w:t>, ki predstavlja testiranje sredstva. Cikel izdelave sredstva se vedno konča v posodobitvi dokumentacije (seznam sredstev v projektnem načrtu</w:t>
      </w:r>
      <w:r w:rsidR="00710BEE">
        <w:rPr>
          <w:rFonts w:ascii="Times New Roman" w:hAnsi="Times New Roman" w:cs="Times New Roman"/>
          <w:sz w:val="24"/>
          <w:szCs w:val="20"/>
        </w:rPr>
        <w:t xml:space="preserve"> ali</w:t>
      </w:r>
      <w:r w:rsidR="008568C7">
        <w:rPr>
          <w:rFonts w:ascii="Times New Roman" w:hAnsi="Times New Roman" w:cs="Times New Roman"/>
          <w:sz w:val="24"/>
          <w:szCs w:val="20"/>
        </w:rPr>
        <w:t xml:space="preserve"> </w:t>
      </w:r>
      <w:r w:rsidR="00710BEE">
        <w:rPr>
          <w:rFonts w:ascii="Times New Roman" w:hAnsi="Times New Roman" w:cs="Times New Roman"/>
          <w:sz w:val="24"/>
          <w:szCs w:val="20"/>
        </w:rPr>
        <w:t xml:space="preserve">v GDD </w:t>
      </w:r>
      <w:r w:rsidR="008568C7">
        <w:rPr>
          <w:rFonts w:ascii="Times New Roman" w:hAnsi="Times New Roman" w:cs="Times New Roman"/>
          <w:sz w:val="24"/>
          <w:szCs w:val="20"/>
        </w:rPr>
        <w:t xml:space="preserve">PRILOGA </w:t>
      </w:r>
      <w:r w:rsidR="00710BEE">
        <w:rPr>
          <w:rFonts w:ascii="Times New Roman" w:hAnsi="Times New Roman" w:cs="Times New Roman"/>
          <w:sz w:val="24"/>
          <w:szCs w:val="20"/>
        </w:rPr>
        <w:t>H – SECTION XI ASSET LIST</w:t>
      </w:r>
      <w:r w:rsidR="00D50A6B" w:rsidRPr="00204950">
        <w:rPr>
          <w:rFonts w:ascii="Times New Roman" w:hAnsi="Times New Roman" w:cs="Times New Roman"/>
          <w:sz w:val="24"/>
          <w:szCs w:val="20"/>
        </w:rPr>
        <w:t>).</w:t>
      </w:r>
      <w:r w:rsidR="00530879" w:rsidRPr="00204950">
        <w:rPr>
          <w:rFonts w:ascii="Times New Roman" w:hAnsi="Times New Roman" w:cs="Times New Roman"/>
          <w:sz w:val="24"/>
          <w:szCs w:val="20"/>
        </w:rPr>
        <w:t xml:space="preserve"> </w:t>
      </w:r>
      <w:r w:rsidR="00EB319B" w:rsidRPr="00204950">
        <w:rPr>
          <w:rFonts w:ascii="Times New Roman" w:hAnsi="Times New Roman" w:cs="Times New Roman"/>
          <w:sz w:val="24"/>
          <w:szCs w:val="20"/>
        </w:rPr>
        <w:t>Če je sredstvo sprejeto</w:t>
      </w:r>
      <w:ins w:id="461" w:author="kralj" w:date="2018-04-04T20:46:00Z">
        <w:r w:rsidR="00CB1155">
          <w:rPr>
            <w:rFonts w:ascii="Times New Roman" w:hAnsi="Times New Roman" w:cs="Times New Roman"/>
            <w:sz w:val="24"/>
            <w:szCs w:val="20"/>
          </w:rPr>
          <w:t>,</w:t>
        </w:r>
      </w:ins>
      <w:r w:rsidR="00EB319B" w:rsidRPr="00204950">
        <w:rPr>
          <w:rFonts w:ascii="Times New Roman" w:hAnsi="Times New Roman" w:cs="Times New Roman"/>
          <w:sz w:val="24"/>
          <w:szCs w:val="20"/>
        </w:rPr>
        <w:t xml:space="preserve"> je na volj</w:t>
      </w:r>
      <w:r w:rsidR="00DC0A46" w:rsidRPr="00204950">
        <w:rPr>
          <w:rFonts w:ascii="Times New Roman" w:hAnsi="Times New Roman" w:cs="Times New Roman"/>
          <w:sz w:val="24"/>
          <w:szCs w:val="20"/>
        </w:rPr>
        <w:t>o za posodobitev igre</w:t>
      </w:r>
      <w:ins w:id="462" w:author="kralj" w:date="2018-04-04T20:46:00Z">
        <w:r w:rsidR="00CB1155">
          <w:rPr>
            <w:rFonts w:ascii="Times New Roman" w:hAnsi="Times New Roman" w:cs="Times New Roman"/>
            <w:sz w:val="24"/>
            <w:szCs w:val="20"/>
          </w:rPr>
          <w:t>,</w:t>
        </w:r>
      </w:ins>
      <w:r w:rsidR="00DC0A46" w:rsidRPr="00204950">
        <w:rPr>
          <w:rFonts w:ascii="Times New Roman" w:hAnsi="Times New Roman" w:cs="Times New Roman"/>
          <w:sz w:val="24"/>
          <w:szCs w:val="20"/>
        </w:rPr>
        <w:t xml:space="preserve"> drugače </w:t>
      </w:r>
      <w:r w:rsidR="00C75444" w:rsidRPr="00204950">
        <w:rPr>
          <w:rFonts w:ascii="Times New Roman" w:hAnsi="Times New Roman" w:cs="Times New Roman"/>
          <w:sz w:val="24"/>
          <w:szCs w:val="20"/>
        </w:rPr>
        <w:t>se v</w:t>
      </w:r>
      <w:r w:rsidR="00D50A6B" w:rsidRPr="00204950">
        <w:rPr>
          <w:rFonts w:ascii="Times New Roman" w:hAnsi="Times New Roman" w:cs="Times New Roman"/>
          <w:sz w:val="24"/>
          <w:szCs w:val="20"/>
        </w:rPr>
        <w:t>rne v aktivnost izvedbe.</w:t>
      </w:r>
    </w:p>
    <w:p w14:paraId="06C554CF" w14:textId="52E80A95" w:rsidR="008270FA" w:rsidRDefault="007F7E9C"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Dokumentacija se lahko zaradi iterativnega in inkrementalnega razvoja drastično spremeni</w:t>
      </w:r>
      <w:r w:rsidR="00F70FB2" w:rsidRPr="00204950">
        <w:rPr>
          <w:rFonts w:ascii="Times New Roman" w:hAnsi="Times New Roman" w:cs="Times New Roman"/>
          <w:sz w:val="24"/>
          <w:szCs w:val="20"/>
        </w:rPr>
        <w:t xml:space="preserve"> </w:t>
      </w:r>
      <w:r w:rsidR="00F70FB2" w:rsidRPr="00204950">
        <w:rPr>
          <w:rFonts w:ascii="Times New Roman" w:hAnsi="Times New Roman" w:cs="Times New Roman"/>
          <w:sz w:val="24"/>
          <w:szCs w:val="20"/>
        </w:rPr>
        <w:fldChar w:fldCharType="begin"/>
      </w:r>
      <w:r w:rsidR="00F70FB2" w:rsidRPr="00204950">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F70FB2" w:rsidRPr="00204950">
        <w:rPr>
          <w:rFonts w:ascii="Times New Roman" w:hAnsi="Times New Roman" w:cs="Times New Roman"/>
          <w:sz w:val="24"/>
          <w:szCs w:val="20"/>
        </w:rPr>
        <w:fldChar w:fldCharType="separate"/>
      </w:r>
      <w:r w:rsidR="00F70FB2" w:rsidRPr="00204950">
        <w:rPr>
          <w:rFonts w:ascii="Times New Roman" w:hAnsi="Times New Roman" w:cs="Times New Roman"/>
          <w:sz w:val="24"/>
          <w:szCs w:val="24"/>
        </w:rPr>
        <w:t>(O’Hagan in O’Connor</w:t>
      </w:r>
      <w:r w:rsidR="00170D6E">
        <w:rPr>
          <w:rFonts w:ascii="Times New Roman" w:hAnsi="Times New Roman" w:cs="Times New Roman"/>
          <w:sz w:val="24"/>
          <w:szCs w:val="24"/>
        </w:rPr>
        <w:t>,</w:t>
      </w:r>
      <w:r w:rsidR="00F70FB2" w:rsidRPr="00204950">
        <w:rPr>
          <w:rFonts w:ascii="Times New Roman" w:hAnsi="Times New Roman" w:cs="Times New Roman"/>
          <w:sz w:val="24"/>
          <w:szCs w:val="24"/>
        </w:rPr>
        <w:t xml:space="preserve"> 2015, 5)</w:t>
      </w:r>
      <w:r w:rsidR="00F70FB2" w:rsidRPr="00204950">
        <w:rPr>
          <w:rFonts w:ascii="Times New Roman" w:hAnsi="Times New Roman" w:cs="Times New Roman"/>
          <w:sz w:val="24"/>
          <w:szCs w:val="20"/>
        </w:rPr>
        <w:fldChar w:fldCharType="end"/>
      </w:r>
      <w:r w:rsidRPr="00204950">
        <w:rPr>
          <w:rFonts w:ascii="Times New Roman" w:hAnsi="Times New Roman" w:cs="Times New Roman"/>
          <w:sz w:val="24"/>
          <w:szCs w:val="20"/>
        </w:rPr>
        <w:t>. Slabo nadzorovane spremembe</w:t>
      </w:r>
      <w:r w:rsidR="00387CB2" w:rsidRPr="00204950">
        <w:rPr>
          <w:rFonts w:ascii="Times New Roman" w:hAnsi="Times New Roman" w:cs="Times New Roman"/>
          <w:sz w:val="24"/>
          <w:szCs w:val="20"/>
        </w:rPr>
        <w:t xml:space="preserve"> v dokumentaciji</w:t>
      </w:r>
      <w:r w:rsidRPr="00204950">
        <w:rPr>
          <w:rFonts w:ascii="Times New Roman" w:hAnsi="Times New Roman" w:cs="Times New Roman"/>
          <w:sz w:val="24"/>
          <w:szCs w:val="20"/>
        </w:rPr>
        <w:t xml:space="preserve"> lahko prerastejo v večje težave, ki lahko negativno vpl</w:t>
      </w:r>
      <w:r w:rsidR="00DC28C9" w:rsidRPr="00204950">
        <w:rPr>
          <w:rFonts w:ascii="Times New Roman" w:hAnsi="Times New Roman" w:cs="Times New Roman"/>
          <w:sz w:val="24"/>
          <w:szCs w:val="20"/>
        </w:rPr>
        <w:t>ivajo na funkcionalnost</w:t>
      </w:r>
      <w:r w:rsidR="006120B6" w:rsidRPr="00204950">
        <w:rPr>
          <w:rFonts w:ascii="Times New Roman" w:hAnsi="Times New Roman" w:cs="Times New Roman"/>
          <w:sz w:val="24"/>
          <w:szCs w:val="20"/>
        </w:rPr>
        <w:t xml:space="preserve"> igre</w:t>
      </w:r>
      <w:r w:rsidR="00DC28C9" w:rsidRPr="00204950">
        <w:rPr>
          <w:rFonts w:ascii="Times New Roman" w:hAnsi="Times New Roman" w:cs="Times New Roman"/>
          <w:sz w:val="24"/>
          <w:szCs w:val="20"/>
        </w:rPr>
        <w:t>, sredst</w:t>
      </w:r>
      <w:r w:rsidR="006120B6" w:rsidRPr="00204950">
        <w:rPr>
          <w:rFonts w:ascii="Times New Roman" w:hAnsi="Times New Roman" w:cs="Times New Roman"/>
          <w:sz w:val="24"/>
          <w:szCs w:val="20"/>
        </w:rPr>
        <w:t>va</w:t>
      </w:r>
      <w:r w:rsidRPr="00204950">
        <w:rPr>
          <w:rFonts w:ascii="Times New Roman" w:hAnsi="Times New Roman" w:cs="Times New Roman"/>
          <w:sz w:val="24"/>
          <w:szCs w:val="20"/>
        </w:rPr>
        <w:t xml:space="preserve"> ali časovne m</w:t>
      </w:r>
      <w:r w:rsidR="000275B8" w:rsidRPr="00204950">
        <w:rPr>
          <w:rFonts w:ascii="Times New Roman" w:hAnsi="Times New Roman" w:cs="Times New Roman"/>
          <w:sz w:val="24"/>
          <w:szCs w:val="20"/>
        </w:rPr>
        <w:t>ejnike</w:t>
      </w:r>
      <w:r w:rsidR="00672825" w:rsidRPr="00204950">
        <w:rPr>
          <w:rFonts w:ascii="Times New Roman" w:hAnsi="Times New Roman" w:cs="Times New Roman"/>
          <w:sz w:val="24"/>
          <w:szCs w:val="20"/>
        </w:rPr>
        <w:t xml:space="preserve"> </w:t>
      </w:r>
      <w:r w:rsidR="00991CA8" w:rsidRPr="00204950">
        <w:rPr>
          <w:rFonts w:ascii="Times New Roman" w:hAnsi="Times New Roman" w:cs="Times New Roman"/>
          <w:sz w:val="24"/>
          <w:szCs w:val="20"/>
        </w:rPr>
        <w:t>(</w:t>
      </w:r>
      <w:r w:rsidR="00672825"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{"citationID":"8hkAe0lX","properties":{"formattedCitation":"(O\\uc0\\u8217{}Hagan in O\\uc0\\u8217{}Connor 2015, 5)","plainCitation":"(O’Hagan in O’Connor 2015,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sidRPr="00204950">
        <w:rPr>
          <w:rFonts w:ascii="Times New Roman" w:hAnsi="Times New Roman" w:cs="Times New Roman"/>
          <w:sz w:val="24"/>
          <w:szCs w:val="20"/>
        </w:rPr>
        <w:fldChar w:fldCharType="separate"/>
      </w:r>
      <w:r w:rsidR="00DC627B" w:rsidRPr="00DC627B">
        <w:rPr>
          <w:rFonts w:ascii="Times New Roman" w:hAnsi="Times New Roman" w:cs="Times New Roman"/>
          <w:sz w:val="24"/>
          <w:szCs w:val="24"/>
        </w:rPr>
        <w:t>(O’Hagan in O’Connor 2015, 5)</w:t>
      </w:r>
      <w:r w:rsidR="00672825" w:rsidRPr="00204950">
        <w:rPr>
          <w:rFonts w:ascii="Times New Roman" w:hAnsi="Times New Roman" w:cs="Times New Roman"/>
          <w:sz w:val="24"/>
          <w:szCs w:val="20"/>
        </w:rPr>
        <w:fldChar w:fldCharType="end"/>
      </w:r>
      <w:r w:rsidR="00672825" w:rsidRPr="00204950">
        <w:rPr>
          <w:rFonts w:ascii="Times New Roman" w:hAnsi="Times New Roman" w:cs="Times New Roman"/>
          <w:sz w:val="24"/>
          <w:szCs w:val="20"/>
        </w:rPr>
        <w:t>.</w:t>
      </w:r>
      <w:r w:rsidR="00B62314" w:rsidRPr="00204950">
        <w:rPr>
          <w:rFonts w:ascii="Times New Roman" w:hAnsi="Times New Roman" w:cs="Times New Roman"/>
          <w:sz w:val="24"/>
          <w:szCs w:val="20"/>
        </w:rPr>
        <w:t xml:space="preserve"> </w:t>
      </w:r>
      <w:r w:rsidR="007E41F3" w:rsidRPr="00204950">
        <w:rPr>
          <w:rFonts w:ascii="Times New Roman" w:hAnsi="Times New Roman" w:cs="Times New Roman"/>
          <w:sz w:val="24"/>
          <w:szCs w:val="20"/>
        </w:rPr>
        <w:t>Aleem in kolegi (2016) priporočajo vpeljavo dokumentacije, ki beleži spreme</w:t>
      </w:r>
      <w:r w:rsidR="008E2D32" w:rsidRPr="00204950">
        <w:rPr>
          <w:rFonts w:ascii="Times New Roman" w:hAnsi="Times New Roman" w:cs="Times New Roman"/>
          <w:sz w:val="24"/>
          <w:szCs w:val="20"/>
        </w:rPr>
        <w:t>mbe in povezane težave</w:t>
      </w:r>
      <w:r w:rsidR="008A7F5E" w:rsidRPr="00204950">
        <w:rPr>
          <w:rFonts w:ascii="Times New Roman" w:hAnsi="Times New Roman" w:cs="Times New Roman"/>
          <w:sz w:val="24"/>
          <w:szCs w:val="20"/>
        </w:rPr>
        <w:t>.</w:t>
      </w:r>
      <w:r w:rsidR="008E2D32" w:rsidRPr="00204950">
        <w:rPr>
          <w:rFonts w:ascii="Times New Roman" w:hAnsi="Times New Roman" w:cs="Times New Roman"/>
          <w:sz w:val="24"/>
          <w:szCs w:val="20"/>
        </w:rPr>
        <w:t xml:space="preserve"> Ker razvoj iger stremi k agilnim praksa</w:t>
      </w:r>
      <w:r w:rsidR="001E2EDC" w:rsidRPr="00204950">
        <w:rPr>
          <w:rFonts w:ascii="Times New Roman" w:hAnsi="Times New Roman" w:cs="Times New Roman"/>
          <w:sz w:val="24"/>
          <w:szCs w:val="20"/>
        </w:rPr>
        <w:t xml:space="preserve">m, ki </w:t>
      </w:r>
      <w:r w:rsidR="0067584C" w:rsidRPr="00204950">
        <w:rPr>
          <w:rFonts w:ascii="Times New Roman" w:hAnsi="Times New Roman" w:cs="Times New Roman"/>
          <w:sz w:val="24"/>
          <w:szCs w:val="20"/>
        </w:rPr>
        <w:t xml:space="preserve">se </w:t>
      </w:r>
      <w:r w:rsidR="008E2D32" w:rsidRPr="00204950">
        <w:rPr>
          <w:rFonts w:ascii="Times New Roman" w:hAnsi="Times New Roman" w:cs="Times New Roman"/>
          <w:sz w:val="24"/>
          <w:szCs w:val="20"/>
        </w:rPr>
        <w:t>ogibajo presežku dokumentacije</w:t>
      </w:r>
      <w:r w:rsidR="00471678" w:rsidRPr="00204950">
        <w:rPr>
          <w:rFonts w:ascii="Times New Roman" w:hAnsi="Times New Roman" w:cs="Times New Roman"/>
          <w:sz w:val="24"/>
          <w:szCs w:val="20"/>
        </w:rPr>
        <w:t xml:space="preserve"> </w:t>
      </w:r>
      <w:r w:rsidR="00471678" w:rsidRPr="00204950">
        <w:rPr>
          <w:rFonts w:ascii="Times New Roman" w:hAnsi="Times New Roman" w:cs="Times New Roman"/>
          <w:sz w:val="24"/>
          <w:szCs w:val="20"/>
        </w:rPr>
        <w:fldChar w:fldCharType="begin"/>
      </w:r>
      <w:r w:rsidR="00471678" w:rsidRPr="00204950">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sidRPr="00204950">
        <w:rPr>
          <w:rFonts w:ascii="Times New Roman" w:hAnsi="Times New Roman" w:cs="Times New Roman"/>
          <w:sz w:val="24"/>
          <w:szCs w:val="20"/>
        </w:rPr>
        <w:fldChar w:fldCharType="separate"/>
      </w:r>
      <w:r w:rsidR="00471678" w:rsidRPr="00204950">
        <w:rPr>
          <w:rFonts w:ascii="Times New Roman" w:hAnsi="Times New Roman" w:cs="Times New Roman"/>
          <w:sz w:val="24"/>
          <w:szCs w:val="24"/>
        </w:rPr>
        <w:t>(O’Hagan in O’Connor</w:t>
      </w:r>
      <w:r w:rsidR="00170D6E">
        <w:rPr>
          <w:rFonts w:ascii="Times New Roman" w:hAnsi="Times New Roman" w:cs="Times New Roman"/>
          <w:sz w:val="24"/>
          <w:szCs w:val="24"/>
        </w:rPr>
        <w:t>,</w:t>
      </w:r>
      <w:r w:rsidR="00471678" w:rsidRPr="00204950">
        <w:rPr>
          <w:rFonts w:ascii="Times New Roman" w:hAnsi="Times New Roman" w:cs="Times New Roman"/>
          <w:sz w:val="24"/>
          <w:szCs w:val="24"/>
        </w:rPr>
        <w:t xml:space="preserve"> 2015, 5)</w:t>
      </w:r>
      <w:r w:rsidR="00471678" w:rsidRPr="00204950">
        <w:rPr>
          <w:rFonts w:ascii="Times New Roman" w:hAnsi="Times New Roman" w:cs="Times New Roman"/>
          <w:sz w:val="24"/>
          <w:szCs w:val="20"/>
        </w:rPr>
        <w:fldChar w:fldCharType="end"/>
      </w:r>
      <w:ins w:id="463" w:author="kralj" w:date="2018-04-04T20:46:00Z">
        <w:r w:rsidR="00CB1155">
          <w:rPr>
            <w:rFonts w:ascii="Times New Roman" w:hAnsi="Times New Roman" w:cs="Times New Roman"/>
            <w:sz w:val="24"/>
            <w:szCs w:val="20"/>
          </w:rPr>
          <w:t>,</w:t>
        </w:r>
      </w:ins>
      <w:r w:rsidR="00471678" w:rsidRPr="00204950">
        <w:rPr>
          <w:rFonts w:ascii="Times New Roman" w:hAnsi="Times New Roman" w:cs="Times New Roman"/>
          <w:sz w:val="24"/>
          <w:szCs w:val="20"/>
        </w:rPr>
        <w:t xml:space="preserve"> predvideva naš model spro</w:t>
      </w:r>
      <w:r w:rsidR="0024618C" w:rsidRPr="00204950">
        <w:rPr>
          <w:rFonts w:ascii="Times New Roman" w:hAnsi="Times New Roman" w:cs="Times New Roman"/>
          <w:sz w:val="24"/>
          <w:szCs w:val="20"/>
        </w:rPr>
        <w:t>tno p</w:t>
      </w:r>
      <w:r w:rsidR="005F2F16" w:rsidRPr="00204950">
        <w:rPr>
          <w:rFonts w:ascii="Times New Roman" w:hAnsi="Times New Roman" w:cs="Times New Roman"/>
          <w:sz w:val="24"/>
          <w:szCs w:val="20"/>
        </w:rPr>
        <w:t>osodobitev dokumentac</w:t>
      </w:r>
      <w:r w:rsidR="005779D1" w:rsidRPr="00204950">
        <w:rPr>
          <w:rFonts w:ascii="Times New Roman" w:hAnsi="Times New Roman" w:cs="Times New Roman"/>
          <w:sz w:val="24"/>
          <w:szCs w:val="20"/>
        </w:rPr>
        <w:t xml:space="preserve">ije po vsakem inkrementu </w:t>
      </w:r>
      <w:r w:rsidR="004C3953" w:rsidRPr="00204950">
        <w:rPr>
          <w:rFonts w:ascii="Times New Roman" w:hAnsi="Times New Roman" w:cs="Times New Roman"/>
          <w:sz w:val="24"/>
          <w:szCs w:val="20"/>
        </w:rPr>
        <w:t>igre</w:t>
      </w:r>
      <w:r w:rsidR="00E249D9" w:rsidRPr="00204950">
        <w:rPr>
          <w:rFonts w:ascii="Times New Roman" w:hAnsi="Times New Roman" w:cs="Times New Roman"/>
          <w:sz w:val="24"/>
          <w:szCs w:val="20"/>
        </w:rPr>
        <w:t xml:space="preserve"> ali izdelav</w:t>
      </w:r>
      <w:ins w:id="464" w:author="kralj" w:date="2018-04-04T20:47:00Z">
        <w:r w:rsidR="00CB1155">
          <w:rPr>
            <w:rFonts w:ascii="Times New Roman" w:hAnsi="Times New Roman" w:cs="Times New Roman"/>
            <w:sz w:val="24"/>
            <w:szCs w:val="20"/>
          </w:rPr>
          <w:t>i</w:t>
        </w:r>
      </w:ins>
      <w:del w:id="465" w:author="kralj" w:date="2018-04-04T20:47:00Z">
        <w:r w:rsidR="00E249D9" w:rsidRPr="00204950" w:rsidDel="00CB1155">
          <w:rPr>
            <w:rFonts w:ascii="Times New Roman" w:hAnsi="Times New Roman" w:cs="Times New Roman"/>
            <w:sz w:val="24"/>
            <w:szCs w:val="20"/>
          </w:rPr>
          <w:delText>e</w:delText>
        </w:r>
      </w:del>
      <w:r w:rsidR="00E249D9" w:rsidRPr="00204950">
        <w:rPr>
          <w:rFonts w:ascii="Times New Roman" w:hAnsi="Times New Roman" w:cs="Times New Roman"/>
          <w:sz w:val="24"/>
          <w:szCs w:val="20"/>
        </w:rPr>
        <w:t xml:space="preserve"> sredstva.</w:t>
      </w:r>
      <w:r w:rsidR="00387CB2" w:rsidRPr="00204950">
        <w:rPr>
          <w:rFonts w:ascii="Times New Roman" w:hAnsi="Times New Roman" w:cs="Times New Roman"/>
          <w:sz w:val="24"/>
          <w:szCs w:val="20"/>
        </w:rPr>
        <w:t xml:space="preserve"> Podjetja imajo lahko različne standarde dokumentacije. Nekatera ustvarijo več dokumentov, druga manj. Navadno je dokumentacija obratno proporcionalna stopnji zaupanja založnika in izkušenosti razvojne ekipe. Ne glede na izkušnje ekipe</w:t>
      </w:r>
      <w:del w:id="466" w:author="kralj" w:date="2018-04-04T20:47:00Z">
        <w:r w:rsidR="00387CB2" w:rsidRPr="00204950" w:rsidDel="00CB1155">
          <w:rPr>
            <w:rFonts w:ascii="Times New Roman" w:hAnsi="Times New Roman" w:cs="Times New Roman"/>
            <w:sz w:val="24"/>
            <w:szCs w:val="20"/>
          </w:rPr>
          <w:delText>,</w:delText>
        </w:r>
      </w:del>
      <w:r w:rsidR="00387CB2" w:rsidRPr="00204950">
        <w:rPr>
          <w:rFonts w:ascii="Times New Roman" w:hAnsi="Times New Roman" w:cs="Times New Roman"/>
          <w:sz w:val="24"/>
          <w:szCs w:val="20"/>
        </w:rPr>
        <w:t xml:space="preserve"> dobra dokumentacija pripomore k boljšem razvoju </w:t>
      </w:r>
      <w:r w:rsidR="00387CB2" w:rsidRPr="00204950">
        <w:rPr>
          <w:rFonts w:ascii="Times New Roman" w:hAnsi="Times New Roman" w:cs="Times New Roman"/>
          <w:sz w:val="24"/>
          <w:szCs w:val="20"/>
        </w:rPr>
        <w:fldChar w:fldCharType="begin"/>
      </w:r>
      <w:r w:rsidR="00387CB2" w:rsidRPr="00204950">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87CB2" w:rsidRPr="00204950">
        <w:rPr>
          <w:rFonts w:ascii="Times New Roman" w:hAnsi="Times New Roman" w:cs="Times New Roman"/>
          <w:sz w:val="24"/>
          <w:szCs w:val="20"/>
        </w:rPr>
        <w:fldChar w:fldCharType="separate"/>
      </w:r>
      <w:r w:rsidR="00387CB2" w:rsidRPr="00204950">
        <w:rPr>
          <w:rFonts w:ascii="Times New Roman" w:hAnsi="Times New Roman" w:cs="Times New Roman"/>
          <w:sz w:val="24"/>
        </w:rPr>
        <w:t>(III</w:t>
      </w:r>
      <w:r w:rsidR="00BA3687">
        <w:rPr>
          <w:rFonts w:ascii="Times New Roman" w:hAnsi="Times New Roman" w:cs="Times New Roman"/>
          <w:sz w:val="24"/>
        </w:rPr>
        <w:t>,</w:t>
      </w:r>
      <w:r w:rsidR="00387CB2" w:rsidRPr="00204950">
        <w:rPr>
          <w:rFonts w:ascii="Times New Roman" w:hAnsi="Times New Roman" w:cs="Times New Roman"/>
          <w:sz w:val="24"/>
        </w:rPr>
        <w:t xml:space="preserve"> 2004, 319)</w:t>
      </w:r>
      <w:r w:rsidR="00387CB2" w:rsidRPr="00204950">
        <w:rPr>
          <w:rFonts w:ascii="Times New Roman" w:hAnsi="Times New Roman" w:cs="Times New Roman"/>
          <w:sz w:val="24"/>
          <w:szCs w:val="20"/>
        </w:rPr>
        <w:fldChar w:fldCharType="end"/>
      </w:r>
      <w:r w:rsidR="00387CB2" w:rsidRPr="00204950">
        <w:rPr>
          <w:rFonts w:ascii="Times New Roman" w:hAnsi="Times New Roman" w:cs="Times New Roman"/>
          <w:sz w:val="24"/>
          <w:szCs w:val="20"/>
        </w:rPr>
        <w:t>.</w:t>
      </w:r>
    </w:p>
    <w:p w14:paraId="24C6F973" w14:textId="77777777" w:rsidR="008270FA" w:rsidRDefault="008270FA" w:rsidP="005A6A3B">
      <w:pPr>
        <w:spacing w:line="360" w:lineRule="auto"/>
        <w:contextualSpacing/>
        <w:jc w:val="both"/>
        <w:rPr>
          <w:rFonts w:ascii="Times New Roman" w:hAnsi="Times New Roman" w:cs="Times New Roman"/>
          <w:sz w:val="24"/>
          <w:szCs w:val="20"/>
        </w:rPr>
      </w:pPr>
    </w:p>
    <w:p w14:paraId="0A8822F6" w14:textId="220E03F0" w:rsidR="006A6761" w:rsidRPr="00204950" w:rsidRDefault="00335D6C"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 xml:space="preserve">V času produkcije se zaradi dobro definiranih </w:t>
      </w:r>
      <w:r w:rsidR="0043318E" w:rsidRPr="00204950">
        <w:rPr>
          <w:rFonts w:ascii="Times New Roman" w:hAnsi="Times New Roman" w:cs="Times New Roman"/>
          <w:sz w:val="24"/>
          <w:szCs w:val="20"/>
        </w:rPr>
        <w:t xml:space="preserve">zahtev število iteracij zmanjša, </w:t>
      </w:r>
      <w:r w:rsidR="008B1092">
        <w:rPr>
          <w:rFonts w:ascii="Times New Roman" w:hAnsi="Times New Roman" w:cs="Times New Roman"/>
          <w:sz w:val="24"/>
          <w:szCs w:val="20"/>
        </w:rPr>
        <w:t xml:space="preserve">kar </w:t>
      </w:r>
      <w:r w:rsidRPr="00204950">
        <w:rPr>
          <w:rFonts w:ascii="Times New Roman" w:hAnsi="Times New Roman" w:cs="Times New Roman"/>
          <w:sz w:val="24"/>
          <w:szCs w:val="20"/>
        </w:rPr>
        <w:t xml:space="preserve">vodi v spiralno orientiran razvoj, ki ga </w:t>
      </w:r>
      <w:r w:rsidR="007648E0" w:rsidRPr="00204950">
        <w:rPr>
          <w:rFonts w:ascii="Times New Roman" w:hAnsi="Times New Roman" w:cs="Times New Roman"/>
          <w:sz w:val="24"/>
          <w:szCs w:val="20"/>
        </w:rPr>
        <w:t xml:space="preserve">priporoča več avtorjev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{"citationID":"eYqDmoa8","properties":{"formattedCitation":"{\\rtf (Kanode in Haddad 2009, 264; Manjuka, Chakradhar Raju, in Sai Chand 2016, 557\\uc0\\u8211{}58; Ruonala 2016, 9)}","plainCitation":"(Kanode in Haddad 2009, 264; Manjuka, Chakradhar Raju, in Sai Chand 2016, 557–58; Ruonala 2016, 9)"},"citationItems":[{"id":"Kd7xtoeT/edU4XabS","uris":["http://zotero.org/users/local/JVXXncel/items/2JMJA7VQ"],"uri":["http://zotero.org/users/local/JVXXncel/items/2JMJA7VQ"],"itemData":{"id":"Kd7xtoeT/edU4XabS","type":"paper-conference","title":"Software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szCs w:val="24"/>
        </w:rPr>
        <w:t>(Kanode in Haddad</w:t>
      </w:r>
      <w:r w:rsidR="00BA3687">
        <w:rPr>
          <w:rFonts w:ascii="Times New Roman" w:hAnsi="Times New Roman" w:cs="Times New Roman"/>
          <w:sz w:val="24"/>
          <w:szCs w:val="24"/>
        </w:rPr>
        <w:t>,</w:t>
      </w:r>
      <w:r w:rsidRPr="00204950">
        <w:rPr>
          <w:rFonts w:ascii="Times New Roman" w:hAnsi="Times New Roman" w:cs="Times New Roman"/>
          <w:sz w:val="24"/>
          <w:szCs w:val="24"/>
        </w:rPr>
        <w:t xml:space="preserve"> 2009, 264; Manjuka, Chakradhar Raju, in Sai Chand</w:t>
      </w:r>
      <w:r w:rsidR="00BA3687">
        <w:rPr>
          <w:rFonts w:ascii="Times New Roman" w:hAnsi="Times New Roman" w:cs="Times New Roman"/>
          <w:sz w:val="24"/>
          <w:szCs w:val="24"/>
        </w:rPr>
        <w:t>,</w:t>
      </w:r>
      <w:r w:rsidRPr="00204950">
        <w:rPr>
          <w:rFonts w:ascii="Times New Roman" w:hAnsi="Times New Roman" w:cs="Times New Roman"/>
          <w:sz w:val="24"/>
          <w:szCs w:val="24"/>
        </w:rPr>
        <w:t xml:space="preserve"> 2016, 557–58; Ruonala</w:t>
      </w:r>
      <w:r w:rsidR="00BA3687">
        <w:rPr>
          <w:rFonts w:ascii="Times New Roman" w:hAnsi="Times New Roman" w:cs="Times New Roman"/>
          <w:sz w:val="24"/>
          <w:szCs w:val="24"/>
        </w:rPr>
        <w:t>,</w:t>
      </w:r>
      <w:r w:rsidRPr="00204950">
        <w:rPr>
          <w:rFonts w:ascii="Times New Roman" w:hAnsi="Times New Roman" w:cs="Times New Roman"/>
          <w:sz w:val="24"/>
          <w:szCs w:val="24"/>
        </w:rPr>
        <w:t xml:space="preserve"> 2016, 9)</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r w:rsidR="00D501B7" w:rsidRPr="00204950">
        <w:rPr>
          <w:rFonts w:ascii="Times New Roman" w:hAnsi="Times New Roman" w:cs="Times New Roman"/>
          <w:sz w:val="24"/>
          <w:szCs w:val="20"/>
        </w:rPr>
        <w:t xml:space="preserve"> Predl</w:t>
      </w:r>
      <w:r w:rsidR="00D06A01" w:rsidRPr="00204950">
        <w:rPr>
          <w:rFonts w:ascii="Times New Roman" w:hAnsi="Times New Roman" w:cs="Times New Roman"/>
          <w:sz w:val="24"/>
          <w:szCs w:val="20"/>
        </w:rPr>
        <w:t>agani</w:t>
      </w:r>
      <w:r w:rsidR="00743831" w:rsidRPr="00204950">
        <w:rPr>
          <w:rFonts w:ascii="Times New Roman" w:hAnsi="Times New Roman" w:cs="Times New Roman"/>
          <w:sz w:val="24"/>
          <w:szCs w:val="20"/>
        </w:rPr>
        <w:t xml:space="preserve"> procesni model to omogoča, saj</w:t>
      </w:r>
      <w:r w:rsidR="004B7377" w:rsidRPr="00204950">
        <w:rPr>
          <w:rFonts w:ascii="Times New Roman" w:hAnsi="Times New Roman" w:cs="Times New Roman"/>
          <w:sz w:val="24"/>
          <w:szCs w:val="20"/>
        </w:rPr>
        <w:t xml:space="preserve"> </w:t>
      </w:r>
      <w:r w:rsidR="00D06A01" w:rsidRPr="00204950">
        <w:rPr>
          <w:rFonts w:ascii="Times New Roman" w:hAnsi="Times New Roman" w:cs="Times New Roman"/>
          <w:sz w:val="24"/>
          <w:szCs w:val="20"/>
        </w:rPr>
        <w:t xml:space="preserve">izbor agilnih praks v fazi </w:t>
      </w:r>
      <w:r w:rsidR="00743831" w:rsidRPr="00204950">
        <w:rPr>
          <w:rFonts w:ascii="Times New Roman" w:hAnsi="Times New Roman" w:cs="Times New Roman"/>
          <w:sz w:val="24"/>
          <w:szCs w:val="20"/>
        </w:rPr>
        <w:t xml:space="preserve">načrtovanja iteracije ni </w:t>
      </w:r>
      <w:r w:rsidR="001C1860" w:rsidRPr="00204950">
        <w:rPr>
          <w:rFonts w:ascii="Times New Roman" w:hAnsi="Times New Roman" w:cs="Times New Roman"/>
          <w:sz w:val="24"/>
          <w:szCs w:val="20"/>
        </w:rPr>
        <w:t>nujen</w:t>
      </w:r>
      <w:r w:rsidR="0007750A" w:rsidRPr="00204950">
        <w:rPr>
          <w:rFonts w:ascii="Times New Roman" w:hAnsi="Times New Roman" w:cs="Times New Roman"/>
          <w:sz w:val="24"/>
          <w:szCs w:val="20"/>
        </w:rPr>
        <w:t xml:space="preserve">. </w:t>
      </w:r>
      <w:r w:rsidR="005D20A2" w:rsidRPr="00204950">
        <w:rPr>
          <w:rFonts w:ascii="Times New Roman" w:hAnsi="Times New Roman" w:cs="Times New Roman"/>
          <w:sz w:val="24"/>
          <w:szCs w:val="20"/>
        </w:rPr>
        <w:t>Za lažj</w:t>
      </w:r>
      <w:ins w:id="467" w:author="kralj" w:date="2018-04-04T20:47:00Z">
        <w:r w:rsidR="003517E3">
          <w:rPr>
            <w:rFonts w:ascii="Times New Roman" w:hAnsi="Times New Roman" w:cs="Times New Roman"/>
            <w:sz w:val="24"/>
            <w:szCs w:val="20"/>
          </w:rPr>
          <w:t>e</w:t>
        </w:r>
      </w:ins>
      <w:del w:id="468" w:author="kralj" w:date="2018-04-04T20:47:00Z">
        <w:r w:rsidR="005D20A2" w:rsidRPr="00204950" w:rsidDel="003517E3">
          <w:rPr>
            <w:rFonts w:ascii="Times New Roman" w:hAnsi="Times New Roman" w:cs="Times New Roman"/>
            <w:sz w:val="24"/>
            <w:szCs w:val="20"/>
          </w:rPr>
          <w:delText>o</w:delText>
        </w:r>
      </w:del>
      <w:r w:rsidR="005D20A2" w:rsidRPr="00204950">
        <w:rPr>
          <w:rFonts w:ascii="Times New Roman" w:hAnsi="Times New Roman" w:cs="Times New Roman"/>
          <w:sz w:val="24"/>
          <w:szCs w:val="20"/>
        </w:rPr>
        <w:t xml:space="preserve"> definiranje dokumentacije priporoča</w:t>
      </w:r>
      <w:r w:rsidR="00F2320F" w:rsidRPr="00204950">
        <w:rPr>
          <w:rFonts w:ascii="Times New Roman" w:hAnsi="Times New Roman" w:cs="Times New Roman"/>
          <w:sz w:val="24"/>
          <w:szCs w:val="20"/>
        </w:rPr>
        <w:t>mo uporabo osnutkov. V PRILOG</w:t>
      </w:r>
      <w:ins w:id="469" w:author="kralj" w:date="2018-04-04T20:47:00Z">
        <w:r w:rsidR="003517E3">
          <w:rPr>
            <w:rFonts w:ascii="Times New Roman" w:hAnsi="Times New Roman" w:cs="Times New Roman"/>
            <w:sz w:val="24"/>
            <w:szCs w:val="20"/>
          </w:rPr>
          <w:t>I</w:t>
        </w:r>
      </w:ins>
      <w:del w:id="470" w:author="kralj" w:date="2018-04-04T20:47:00Z">
        <w:r w:rsidR="00F2320F" w:rsidRPr="00204950" w:rsidDel="003517E3">
          <w:rPr>
            <w:rFonts w:ascii="Times New Roman" w:hAnsi="Times New Roman" w:cs="Times New Roman"/>
            <w:sz w:val="24"/>
            <w:szCs w:val="20"/>
          </w:rPr>
          <w:delText>A</w:delText>
        </w:r>
      </w:del>
      <w:r w:rsidR="00F2320F" w:rsidRPr="00204950">
        <w:rPr>
          <w:rFonts w:ascii="Times New Roman" w:hAnsi="Times New Roman" w:cs="Times New Roman"/>
          <w:sz w:val="24"/>
          <w:szCs w:val="20"/>
        </w:rPr>
        <w:t xml:space="preserve"> H</w:t>
      </w:r>
      <w:r w:rsidR="005D20A2" w:rsidRPr="00204950">
        <w:rPr>
          <w:rFonts w:ascii="Times New Roman" w:hAnsi="Times New Roman" w:cs="Times New Roman"/>
          <w:sz w:val="24"/>
          <w:szCs w:val="20"/>
        </w:rPr>
        <w:t xml:space="preserve"> je primer osnutka GDD.</w:t>
      </w:r>
    </w:p>
    <w:p w14:paraId="2AF8B13D" w14:textId="6123F0F9" w:rsidR="00360F96" w:rsidRPr="00204950" w:rsidRDefault="00BC2964"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Na sliki 6.4</w:t>
      </w:r>
      <w:r w:rsidR="007E4031" w:rsidRPr="00204950">
        <w:rPr>
          <w:rFonts w:ascii="Times New Roman" w:hAnsi="Times New Roman" w:cs="Times New Roman"/>
          <w:sz w:val="24"/>
          <w:szCs w:val="20"/>
        </w:rPr>
        <w:t xml:space="preserve"> modra stanja predstavljajo f</w:t>
      </w:r>
      <w:r w:rsidR="00360F96" w:rsidRPr="00204950">
        <w:rPr>
          <w:rFonts w:ascii="Times New Roman" w:hAnsi="Times New Roman" w:cs="Times New Roman"/>
          <w:sz w:val="24"/>
          <w:szCs w:val="20"/>
        </w:rPr>
        <w:t>a</w:t>
      </w:r>
      <w:r w:rsidR="007E4031" w:rsidRPr="00204950">
        <w:rPr>
          <w:rFonts w:ascii="Times New Roman" w:hAnsi="Times New Roman" w:cs="Times New Roman"/>
          <w:sz w:val="24"/>
          <w:szCs w:val="20"/>
        </w:rPr>
        <w:t>ze</w:t>
      </w:r>
      <w:r w:rsidR="00360F96" w:rsidRPr="00204950">
        <w:rPr>
          <w:rFonts w:ascii="Times New Roman" w:hAnsi="Times New Roman" w:cs="Times New Roman"/>
          <w:sz w:val="24"/>
          <w:szCs w:val="20"/>
        </w:rPr>
        <w:t xml:space="preserve"> testiranja. V fazo testiranja preidemo, ko igra predstavl</w:t>
      </w:r>
      <w:r w:rsidR="003E04F5" w:rsidRPr="00204950">
        <w:rPr>
          <w:rFonts w:ascii="Times New Roman" w:hAnsi="Times New Roman" w:cs="Times New Roman"/>
          <w:sz w:val="24"/>
          <w:szCs w:val="20"/>
        </w:rPr>
        <w:t xml:space="preserve">ja končni izdelek ali če nas </w:t>
      </w:r>
      <w:r w:rsidR="00360F96" w:rsidRPr="00204950">
        <w:rPr>
          <w:rFonts w:ascii="Times New Roman" w:hAnsi="Times New Roman" w:cs="Times New Roman"/>
          <w:sz w:val="24"/>
          <w:szCs w:val="20"/>
        </w:rPr>
        <w:t>obvezujejo</w:t>
      </w:r>
      <w:r w:rsidR="00C36548" w:rsidRPr="00204950">
        <w:rPr>
          <w:rFonts w:ascii="Times New Roman" w:hAnsi="Times New Roman" w:cs="Times New Roman"/>
          <w:sz w:val="24"/>
          <w:szCs w:val="20"/>
        </w:rPr>
        <w:t xml:space="preserve"> kakršnekoli časovne ali</w:t>
      </w:r>
      <w:r w:rsidR="00360F96" w:rsidRPr="00204950">
        <w:rPr>
          <w:rFonts w:ascii="Times New Roman" w:hAnsi="Times New Roman" w:cs="Times New Roman"/>
          <w:sz w:val="24"/>
          <w:szCs w:val="20"/>
        </w:rPr>
        <w:t xml:space="preserve"> pogodbene obveznosti</w:t>
      </w:r>
      <w:r w:rsidR="00C36548"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Ta faza se deli na alfa in beta fazo testiranja. Alfa stremi k zaklepanju funkcionalnosti</w:t>
      </w:r>
      <w:ins w:id="471" w:author="kralj" w:date="2018-04-04T20:48:00Z">
        <w:r w:rsidR="003517E3">
          <w:rPr>
            <w:rFonts w:ascii="Times New Roman" w:hAnsi="Times New Roman" w:cs="Times New Roman"/>
            <w:sz w:val="24"/>
            <w:szCs w:val="20"/>
          </w:rPr>
          <w:t>,</w:t>
        </w:r>
      </w:ins>
      <w:r w:rsidR="00360F96" w:rsidRPr="00204950">
        <w:rPr>
          <w:rFonts w:ascii="Times New Roman" w:hAnsi="Times New Roman" w:cs="Times New Roman"/>
          <w:sz w:val="24"/>
          <w:szCs w:val="20"/>
        </w:rPr>
        <w:t xml:space="preserve"> medtem</w:t>
      </w:r>
      <w:del w:id="472" w:author="kralj" w:date="2018-04-04T20:48:00Z">
        <w:r w:rsidR="00360F96" w:rsidRPr="00204950" w:rsidDel="003517E3">
          <w:rPr>
            <w:rFonts w:ascii="Times New Roman" w:hAnsi="Times New Roman" w:cs="Times New Roman"/>
            <w:sz w:val="24"/>
            <w:szCs w:val="20"/>
          </w:rPr>
          <w:delText>,</w:delText>
        </w:r>
      </w:del>
      <w:r w:rsidR="00360F96" w:rsidRPr="00204950">
        <w:rPr>
          <w:rFonts w:ascii="Times New Roman" w:hAnsi="Times New Roman" w:cs="Times New Roman"/>
          <w:sz w:val="24"/>
          <w:szCs w:val="20"/>
        </w:rPr>
        <w:t xml:space="preserve"> ko se beta faza osredotoča na poliranje igre in reševanje defektov </w:t>
      </w:r>
      <w:r w:rsidR="00360F96"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00360F96" w:rsidRPr="00204950">
        <w:rPr>
          <w:rFonts w:ascii="Times New Roman" w:hAnsi="Times New Roman" w:cs="Times New Roman"/>
          <w:sz w:val="24"/>
          <w:szCs w:val="20"/>
        </w:rPr>
        <w:fldChar w:fldCharType="separate"/>
      </w:r>
      <w:r w:rsidR="00592FCF" w:rsidRPr="00204950">
        <w:rPr>
          <w:rFonts w:ascii="Times New Roman" w:hAnsi="Times New Roman" w:cs="Times New Roman"/>
          <w:sz w:val="24"/>
          <w:szCs w:val="24"/>
        </w:rPr>
        <w:t>(</w:t>
      </w:r>
      <w:r w:rsidR="0008640F" w:rsidRPr="00204950">
        <w:rPr>
          <w:rFonts w:ascii="Times New Roman" w:hAnsi="Times New Roman" w:cs="Times New Roman"/>
          <w:sz w:val="24"/>
          <w:szCs w:val="24"/>
        </w:rPr>
        <w:t>Levy in Novak</w:t>
      </w:r>
      <w:r w:rsidR="00C145DF">
        <w:rPr>
          <w:rFonts w:ascii="Times New Roman" w:hAnsi="Times New Roman" w:cs="Times New Roman"/>
          <w:sz w:val="24"/>
          <w:szCs w:val="24"/>
        </w:rPr>
        <w:t>,</w:t>
      </w:r>
      <w:r w:rsidR="0008640F" w:rsidRPr="00204950">
        <w:rPr>
          <w:rFonts w:ascii="Times New Roman" w:hAnsi="Times New Roman" w:cs="Times New Roman"/>
          <w:sz w:val="24"/>
          <w:szCs w:val="24"/>
        </w:rPr>
        <w:t xml:space="preserve"> 2009, 52–53)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 obeh faza</w:t>
      </w:r>
      <w:r w:rsidR="003E04F5" w:rsidRPr="00204950">
        <w:rPr>
          <w:rFonts w:ascii="Times New Roman" w:hAnsi="Times New Roman" w:cs="Times New Roman"/>
          <w:sz w:val="24"/>
          <w:szCs w:val="20"/>
        </w:rPr>
        <w:t>h</w:t>
      </w:r>
      <w:r w:rsidR="00360F96" w:rsidRPr="00204950">
        <w:rPr>
          <w:rFonts w:ascii="Times New Roman" w:hAnsi="Times New Roman" w:cs="Times New Roman"/>
          <w:sz w:val="24"/>
          <w:szCs w:val="20"/>
        </w:rPr>
        <w:t xml:space="preserve"> se proces nadaljuje iterativno</w:t>
      </w:r>
      <w:ins w:id="473" w:author="kralj" w:date="2018-04-04T20:48:00Z">
        <w:r w:rsidR="003517E3">
          <w:rPr>
            <w:rFonts w:ascii="Times New Roman" w:hAnsi="Times New Roman" w:cs="Times New Roman"/>
            <w:sz w:val="24"/>
            <w:szCs w:val="20"/>
          </w:rPr>
          <w:t>,</w:t>
        </w:r>
      </w:ins>
      <w:r w:rsidR="00360F96" w:rsidRPr="00204950">
        <w:rPr>
          <w:rFonts w:ascii="Times New Roman" w:hAnsi="Times New Roman" w:cs="Times New Roman"/>
          <w:sz w:val="24"/>
          <w:szCs w:val="20"/>
        </w:rPr>
        <w:t xml:space="preserve"> dokler obstajajo defekti ali dokler ti niso označeni za nepomembne (WNF</w:t>
      </w:r>
      <w:r w:rsidR="000E40C3" w:rsidRPr="00204950">
        <w:rPr>
          <w:rFonts w:ascii="Times New Roman" w:hAnsi="Times New Roman" w:cs="Times New Roman"/>
          <w:sz w:val="24"/>
          <w:szCs w:val="20"/>
        </w:rPr>
        <w:t>, NAB)</w:t>
      </w:r>
      <w:r w:rsidR="00360F96" w:rsidRPr="00D468C8">
        <w:rPr>
          <w:rStyle w:val="Sprotnaopomba-sklic"/>
        </w:rPr>
        <w:footnoteReference w:id="45"/>
      </w:r>
      <w:r w:rsidR="00360F9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00360F96"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Novak</w:t>
      </w:r>
      <w:r w:rsidR="00C145DF">
        <w:rPr>
          <w:rFonts w:ascii="Times New Roman" w:hAnsi="Times New Roman" w:cs="Times New Roman"/>
          <w:sz w:val="24"/>
        </w:rPr>
        <w:t>,</w:t>
      </w:r>
      <w:r w:rsidR="0008640F" w:rsidRPr="00204950">
        <w:rPr>
          <w:rFonts w:ascii="Times New Roman" w:hAnsi="Times New Roman" w:cs="Times New Roman"/>
          <w:sz w:val="24"/>
        </w:rPr>
        <w:t xml:space="preserve"> 2009, 103)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w:t>
      </w:r>
      <w:ins w:id="476" w:author="kralj" w:date="2018-04-04T20:49:00Z">
        <w:r w:rsidR="003517E3">
          <w:rPr>
            <w:rFonts w:ascii="Times New Roman" w:hAnsi="Times New Roman" w:cs="Times New Roman"/>
            <w:sz w:val="24"/>
            <w:szCs w:val="20"/>
          </w:rPr>
          <w:t>a</w:t>
        </w:r>
      </w:ins>
      <w:del w:id="477" w:author="kralj" w:date="2018-04-04T20:49:00Z">
        <w:r w:rsidR="00360F96" w:rsidRPr="00204950" w:rsidDel="003517E3">
          <w:rPr>
            <w:rFonts w:ascii="Times New Roman" w:hAnsi="Times New Roman" w:cs="Times New Roman"/>
            <w:sz w:val="24"/>
            <w:szCs w:val="20"/>
          </w:rPr>
          <w:delText>o</w:delText>
        </w:r>
      </w:del>
      <w:r w:rsidR="00360F96" w:rsidRPr="00204950">
        <w:rPr>
          <w:rFonts w:ascii="Times New Roman" w:hAnsi="Times New Roman" w:cs="Times New Roman"/>
          <w:sz w:val="24"/>
          <w:szCs w:val="20"/>
        </w:rPr>
        <w:t>. Vzrok ne leži nujno v rani izdaji</w:t>
      </w:r>
      <w:ins w:id="478" w:author="kralj" w:date="2018-04-04T20:49:00Z">
        <w:r w:rsidR="003517E3">
          <w:rPr>
            <w:rFonts w:ascii="Times New Roman" w:hAnsi="Times New Roman" w:cs="Times New Roman"/>
            <w:sz w:val="24"/>
            <w:szCs w:val="20"/>
          </w:rPr>
          <w:t>,</w:t>
        </w:r>
      </w:ins>
      <w:r w:rsidR="00360F96" w:rsidRPr="00204950">
        <w:rPr>
          <w:rFonts w:ascii="Times New Roman" w:hAnsi="Times New Roman" w:cs="Times New Roman"/>
          <w:sz w:val="24"/>
          <w:szCs w:val="20"/>
        </w:rPr>
        <w:t xml:space="preserve"> temveč v tisoče različnih strojnih kon</w:t>
      </w:r>
      <w:r w:rsidR="006E22C7" w:rsidRPr="00204950">
        <w:rPr>
          <w:rFonts w:ascii="Times New Roman" w:hAnsi="Times New Roman" w:cs="Times New Roman"/>
          <w:sz w:val="24"/>
          <w:szCs w:val="20"/>
        </w:rPr>
        <w:t>figuracijah</w:t>
      </w:r>
      <w:ins w:id="479" w:author="kralj" w:date="2018-04-04T20:49:00Z">
        <w:r w:rsidR="003517E3">
          <w:rPr>
            <w:rFonts w:ascii="Times New Roman" w:hAnsi="Times New Roman" w:cs="Times New Roman"/>
            <w:sz w:val="24"/>
            <w:szCs w:val="20"/>
          </w:rPr>
          <w:t>,</w:t>
        </w:r>
      </w:ins>
      <w:r w:rsidR="006E22C7" w:rsidRPr="00204950">
        <w:rPr>
          <w:rFonts w:ascii="Times New Roman" w:hAnsi="Times New Roman" w:cs="Times New Roman"/>
          <w:sz w:val="24"/>
          <w:szCs w:val="20"/>
        </w:rPr>
        <w:t xml:space="preserve"> </w:t>
      </w:r>
      <w:del w:id="480" w:author="kralj" w:date="2018-04-04T20:49:00Z">
        <w:r w:rsidR="006E22C7" w:rsidRPr="00204950" w:rsidDel="003517E3">
          <w:rPr>
            <w:rFonts w:ascii="Times New Roman" w:hAnsi="Times New Roman" w:cs="Times New Roman"/>
            <w:sz w:val="24"/>
            <w:szCs w:val="20"/>
          </w:rPr>
          <w:delText xml:space="preserve">katere </w:delText>
        </w:r>
      </w:del>
      <w:ins w:id="481" w:author="kralj" w:date="2018-04-04T20:49:00Z">
        <w:r w:rsidR="003517E3">
          <w:rPr>
            <w:rFonts w:ascii="Times New Roman" w:hAnsi="Times New Roman" w:cs="Times New Roman"/>
            <w:sz w:val="24"/>
            <w:szCs w:val="20"/>
          </w:rPr>
          <w:t>ki jih</w:t>
        </w:r>
        <w:r w:rsidR="003517E3" w:rsidRPr="00204950">
          <w:rPr>
            <w:rFonts w:ascii="Times New Roman" w:hAnsi="Times New Roman" w:cs="Times New Roman"/>
            <w:sz w:val="24"/>
            <w:szCs w:val="20"/>
          </w:rPr>
          <w:t xml:space="preserve"> </w:t>
        </w:r>
      </w:ins>
      <w:r w:rsidR="006E22C7" w:rsidRPr="00204950">
        <w:rPr>
          <w:rFonts w:ascii="Times New Roman" w:hAnsi="Times New Roman" w:cs="Times New Roman"/>
          <w:sz w:val="24"/>
          <w:szCs w:val="20"/>
        </w:rPr>
        <w:t xml:space="preserve">je nemogoče </w:t>
      </w:r>
      <w:r w:rsidR="00360F96" w:rsidRPr="00204950">
        <w:rPr>
          <w:rFonts w:ascii="Times New Roman" w:hAnsi="Times New Roman" w:cs="Times New Roman"/>
          <w:sz w:val="24"/>
          <w:szCs w:val="20"/>
        </w:rPr>
        <w:t>v celoti predvideti in testirati</w:t>
      </w:r>
      <w:r w:rsidR="00500C5C" w:rsidRPr="00204950">
        <w:rPr>
          <w:rFonts w:ascii="Times New Roman" w:hAnsi="Times New Roman" w:cs="Times New Roman"/>
          <w:sz w:val="24"/>
          <w:szCs w:val="20"/>
        </w:rPr>
        <w:t xml:space="preserve"> </w:t>
      </w:r>
      <w:r w:rsidR="00500C5C" w:rsidRPr="00204950">
        <w:rPr>
          <w:rFonts w:ascii="Times New Roman" w:hAnsi="Times New Roman" w:cs="Times New Roman"/>
          <w:sz w:val="24"/>
          <w:szCs w:val="20"/>
        </w:rPr>
        <w:fldChar w:fldCharType="begin"/>
      </w:r>
      <w:r w:rsidR="00500C5C" w:rsidRPr="00204950">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500C5C" w:rsidRPr="00204950">
        <w:rPr>
          <w:rFonts w:ascii="Times New Roman" w:hAnsi="Times New Roman" w:cs="Times New Roman"/>
          <w:sz w:val="24"/>
          <w:szCs w:val="20"/>
        </w:rPr>
        <w:fldChar w:fldCharType="separate"/>
      </w:r>
      <w:r w:rsidR="00500C5C" w:rsidRPr="00204950">
        <w:rPr>
          <w:rFonts w:ascii="Times New Roman" w:hAnsi="Times New Roman" w:cs="Times New Roman"/>
          <w:sz w:val="24"/>
        </w:rPr>
        <w:t>(Bates</w:t>
      </w:r>
      <w:r w:rsidR="00C145DF">
        <w:rPr>
          <w:rFonts w:ascii="Times New Roman" w:hAnsi="Times New Roman" w:cs="Times New Roman"/>
          <w:sz w:val="24"/>
        </w:rPr>
        <w:t>,</w:t>
      </w:r>
      <w:r w:rsidR="00500C5C" w:rsidRPr="00204950">
        <w:rPr>
          <w:rFonts w:ascii="Times New Roman" w:hAnsi="Times New Roman" w:cs="Times New Roman"/>
          <w:sz w:val="24"/>
        </w:rPr>
        <w:t xml:space="preserve"> 2004, 216)</w:t>
      </w:r>
      <w:r w:rsidR="00500C5C"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Prav tako kot popravki predstavljajo posodobitve majhne projekte, ki zahtevajo načrtovanje mejnikov, testiranja in druge elemente dobrih praks </w:t>
      </w:r>
      <w:r w:rsidR="00360F96"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{"citationID":"u06vsdTM","properties":{"formattedCitation":"(Bates 2004, 216)","plainCitation":"(Bates 2004,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w:t>
      </w:r>
      <w:r w:rsidR="00500C5C" w:rsidRPr="00204950">
        <w:rPr>
          <w:rFonts w:ascii="Times New Roman" w:hAnsi="Times New Roman" w:cs="Times New Roman"/>
          <w:sz w:val="24"/>
        </w:rPr>
        <w:t>prav tam</w:t>
      </w:r>
      <w:r w:rsidR="00360F96" w:rsidRPr="00204950">
        <w:rPr>
          <w:rFonts w:ascii="Times New Roman" w:hAnsi="Times New Roman" w:cs="Times New Roman"/>
          <w:sz w:val="24"/>
        </w:rPr>
        <w:t>)</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Procesni model to zagotavlja, saj se ob potrebi po posodobitvah (nadgradnje, popravki, razširitve) ponovno začne iterativni proces razvoja. Proces razvoja igre se tako nikoli ne konča. Razvijalci kljub izdanem produktu</w:t>
      </w:r>
      <w:r w:rsidR="00180D34"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na podlagi povratnih informacij objavljajo popravke in včasih celo dodajo funkcionalnosti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w:t>
      </w:r>
      <w:r w:rsidR="00C145DF">
        <w:rPr>
          <w:rFonts w:ascii="Times New Roman" w:hAnsi="Times New Roman" w:cs="Times New Roman"/>
          <w:sz w:val="24"/>
        </w:rPr>
        <w:t>,</w:t>
      </w:r>
      <w:r w:rsidR="00360F96" w:rsidRPr="00204950">
        <w:rPr>
          <w:rFonts w:ascii="Times New Roman" w:hAnsi="Times New Roman" w:cs="Times New Roman"/>
          <w:sz w:val="24"/>
        </w:rPr>
        <w:t xml:space="preserve"> 2014, 421)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279DE922" w14:textId="77777777" w:rsidR="00BC2964" w:rsidRPr="00204950" w:rsidRDefault="00BC2964" w:rsidP="005A6A3B">
      <w:pPr>
        <w:spacing w:line="360" w:lineRule="auto"/>
        <w:contextualSpacing/>
        <w:jc w:val="both"/>
        <w:rPr>
          <w:rFonts w:ascii="Times New Roman" w:hAnsi="Times New Roman" w:cs="Times New Roman"/>
          <w:sz w:val="24"/>
          <w:szCs w:val="20"/>
        </w:rPr>
      </w:pPr>
    </w:p>
    <w:p w14:paraId="21B43413" w14:textId="261A1783" w:rsidR="00360F96" w:rsidRPr="00204950" w:rsidRDefault="00BE6497" w:rsidP="005A6A3B">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 xml:space="preserve">Slika </w:t>
      </w:r>
      <w:r w:rsidR="00C71903" w:rsidRPr="00204950">
        <w:rPr>
          <w:rFonts w:ascii="Times New Roman" w:hAnsi="Times New Roman" w:cs="Times New Roman"/>
          <w:sz w:val="20"/>
          <w:szCs w:val="20"/>
        </w:rPr>
        <w:t>6</w:t>
      </w:r>
      <w:r w:rsidR="00240CDE" w:rsidRPr="00204950">
        <w:rPr>
          <w:rFonts w:ascii="Times New Roman" w:hAnsi="Times New Roman" w:cs="Times New Roman"/>
          <w:sz w:val="20"/>
          <w:szCs w:val="20"/>
        </w:rPr>
        <w:t>.</w:t>
      </w:r>
      <w:r w:rsidR="00BC2964" w:rsidRPr="00204950">
        <w:rPr>
          <w:rFonts w:ascii="Times New Roman" w:hAnsi="Times New Roman" w:cs="Times New Roman"/>
          <w:sz w:val="20"/>
          <w:szCs w:val="20"/>
        </w:rPr>
        <w:t>4</w:t>
      </w:r>
      <w:r w:rsidR="00BF13CF" w:rsidRPr="00204950">
        <w:rPr>
          <w:rFonts w:ascii="Times New Roman" w:hAnsi="Times New Roman" w:cs="Times New Roman"/>
          <w:sz w:val="20"/>
          <w:szCs w:val="20"/>
        </w:rPr>
        <w:t xml:space="preserve"> p</w:t>
      </w:r>
      <w:r w:rsidR="00360F96" w:rsidRPr="00204950">
        <w:rPr>
          <w:rFonts w:ascii="Times New Roman" w:hAnsi="Times New Roman" w:cs="Times New Roman"/>
          <w:sz w:val="20"/>
          <w:szCs w:val="20"/>
        </w:rPr>
        <w:t>rocesni model za video igre</w:t>
      </w:r>
      <w:ins w:id="482" w:author="kralj" w:date="2018-04-04T20:50:00Z">
        <w:r w:rsidR="003517E3">
          <w:rPr>
            <w:rFonts w:ascii="Times New Roman" w:hAnsi="Times New Roman" w:cs="Times New Roman"/>
            <w:sz w:val="20"/>
            <w:szCs w:val="20"/>
          </w:rPr>
          <w:t>,</w:t>
        </w:r>
      </w:ins>
      <w:r w:rsidR="00BF13CF" w:rsidRPr="00204950">
        <w:rPr>
          <w:rFonts w:ascii="Times New Roman" w:hAnsi="Times New Roman" w:cs="Times New Roman"/>
          <w:sz w:val="20"/>
          <w:szCs w:val="20"/>
        </w:rPr>
        <w:t xml:space="preserve"> zgrajen na podlagi združevanja</w:t>
      </w:r>
      <w:r w:rsidR="00710DDF" w:rsidRPr="00204950">
        <w:rPr>
          <w:rFonts w:ascii="Times New Roman" w:hAnsi="Times New Roman" w:cs="Times New Roman"/>
          <w:sz w:val="20"/>
          <w:szCs w:val="20"/>
        </w:rPr>
        <w:t xml:space="preserve"> procesnega in artefaktnega modela</w:t>
      </w:r>
      <w:r w:rsidR="00BF13CF" w:rsidRPr="00204950">
        <w:rPr>
          <w:rFonts w:ascii="Times New Roman" w:hAnsi="Times New Roman" w:cs="Times New Roman"/>
          <w:sz w:val="20"/>
          <w:szCs w:val="20"/>
        </w:rPr>
        <w:t xml:space="preserve"> </w:t>
      </w:r>
      <w:r w:rsidR="00360F96" w:rsidRPr="00204950">
        <w:rPr>
          <w:rFonts w:ascii="Times New Roman" w:hAnsi="Times New Roman" w:cs="Times New Roman"/>
          <w:sz w:val="24"/>
          <w:szCs w:val="20"/>
        </w:rPr>
        <w:br/>
      </w:r>
      <w:r w:rsidR="001F4AC6" w:rsidRPr="00204950">
        <w:rPr>
          <w:rFonts w:ascii="Times New Roman" w:hAnsi="Times New Roman" w:cs="Times New Roman"/>
          <w:noProof/>
          <w:sz w:val="20"/>
          <w:szCs w:val="20"/>
          <w:lang w:eastAsia="sl-SI"/>
        </w:rPr>
        <w:drawing>
          <wp:inline distT="0" distB="0" distL="0" distR="0" wp14:anchorId="00B48A9C" wp14:editId="2D7A3F15">
            <wp:extent cx="5719445" cy="6007666"/>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9541" cy="6028775"/>
                    </a:xfrm>
                    <a:prstGeom prst="rect">
                      <a:avLst/>
                    </a:prstGeom>
                  </pic:spPr>
                </pic:pic>
              </a:graphicData>
            </a:graphic>
          </wp:inline>
        </w:drawing>
      </w:r>
    </w:p>
    <w:p w14:paraId="3F2FE923" w14:textId="77777777" w:rsidR="00B420BA" w:rsidRPr="00204950" w:rsidRDefault="00B420BA" w:rsidP="005A6A3B">
      <w:pPr>
        <w:spacing w:line="360" w:lineRule="auto"/>
        <w:contextualSpacing/>
        <w:jc w:val="both"/>
        <w:rPr>
          <w:rFonts w:ascii="Times New Roman" w:hAnsi="Times New Roman" w:cs="Times New Roman"/>
          <w:sz w:val="24"/>
          <w:szCs w:val="20"/>
        </w:rPr>
      </w:pPr>
    </w:p>
    <w:p w14:paraId="11C92BCD" w14:textId="77777777" w:rsidR="006211B4" w:rsidRPr="00204950" w:rsidRDefault="006211B4">
      <w:pPr>
        <w:rPr>
          <w:rFonts w:ascii="Times New Roman" w:hAnsi="Times New Roman" w:cs="Times New Roman"/>
          <w:sz w:val="24"/>
          <w:szCs w:val="20"/>
        </w:rPr>
      </w:pPr>
      <w:r w:rsidRPr="00204950">
        <w:rPr>
          <w:rFonts w:ascii="Times New Roman" w:hAnsi="Times New Roman" w:cs="Times New Roman"/>
          <w:sz w:val="24"/>
          <w:szCs w:val="20"/>
        </w:rPr>
        <w:br w:type="page"/>
      </w:r>
    </w:p>
    <w:p w14:paraId="193E7840" w14:textId="1F8FA3F7" w:rsidR="00360F96" w:rsidRPr="00204950" w:rsidRDefault="00C71903" w:rsidP="00A12E0D">
      <w:pPr>
        <w:pStyle w:val="podnaslov"/>
        <w:outlineLvl w:val="1"/>
      </w:pPr>
      <w:bookmarkStart w:id="483" w:name="_Toc509588447"/>
      <w:bookmarkStart w:id="484" w:name="_Toc509591256"/>
      <w:r w:rsidRPr="00204950">
        <w:lastRenderedPageBreak/>
        <w:t>6</w:t>
      </w:r>
      <w:r w:rsidR="00360F96" w:rsidRPr="00204950">
        <w:t>.</w:t>
      </w:r>
      <w:r w:rsidR="00A12E0D">
        <w:t>6</w:t>
      </w:r>
      <w:r w:rsidR="00360F96" w:rsidRPr="00204950">
        <w:t xml:space="preserve"> IZBIRA ORODIJ</w:t>
      </w:r>
      <w:bookmarkEnd w:id="483"/>
      <w:bookmarkEnd w:id="484"/>
    </w:p>
    <w:p w14:paraId="0C97DD56" w14:textId="632C5247" w:rsidR="007A6190"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Izbira se odvija v času produkcije ali post</w:t>
      </w:r>
      <w:del w:id="485" w:author="kralj" w:date="2018-04-04T20:51:00Z">
        <w:r w:rsidRPr="00204950" w:rsidDel="003517E3">
          <w:rPr>
            <w:rFonts w:ascii="Times New Roman" w:hAnsi="Times New Roman" w:cs="Times New Roman"/>
            <w:sz w:val="24"/>
            <w:szCs w:val="20"/>
          </w:rPr>
          <w:delText xml:space="preserve"> </w:delText>
        </w:r>
      </w:del>
      <w:r w:rsidRPr="00204950">
        <w:rPr>
          <w:rFonts w:ascii="Times New Roman" w:hAnsi="Times New Roman" w:cs="Times New Roman"/>
          <w:sz w:val="24"/>
          <w:szCs w:val="20"/>
        </w:rPr>
        <w:t>produkcije (posodobitve) pred vsakim začetkom iter</w:t>
      </w:r>
      <w:r w:rsidR="007B2B56" w:rsidRPr="00204950">
        <w:rPr>
          <w:rFonts w:ascii="Times New Roman" w:hAnsi="Times New Roman" w:cs="Times New Roman"/>
          <w:sz w:val="24"/>
          <w:szCs w:val="20"/>
        </w:rPr>
        <w:t xml:space="preserve">acije razvoja. Ta korak omogoča AM </w:t>
      </w:r>
      <w:r w:rsidRPr="00204950">
        <w:rPr>
          <w:rFonts w:ascii="Times New Roman" w:hAnsi="Times New Roman" w:cs="Times New Roman"/>
          <w:sz w:val="24"/>
          <w:szCs w:val="20"/>
        </w:rPr>
        <w:t>v stanjih načrtovanja iteracije in izbire orodij. Orodja niso determinirana</w:t>
      </w:r>
      <w:ins w:id="486" w:author="kralj" w:date="2018-04-04T20:51:00Z">
        <w:r w:rsidR="003517E3">
          <w:rPr>
            <w:rFonts w:ascii="Times New Roman" w:hAnsi="Times New Roman" w:cs="Times New Roman"/>
            <w:sz w:val="24"/>
            <w:szCs w:val="20"/>
          </w:rPr>
          <w:t>,</w:t>
        </w:r>
      </w:ins>
      <w:r w:rsidRPr="00204950">
        <w:rPr>
          <w:rFonts w:ascii="Times New Roman" w:hAnsi="Times New Roman" w:cs="Times New Roman"/>
          <w:sz w:val="24"/>
          <w:szCs w:val="20"/>
        </w:rPr>
        <w:t xml:space="preserve"> vendar se izbirajo po potrebi projekta ali same naloge. Tukaj se izrazi</w:t>
      </w:r>
      <w:r w:rsidR="00A72840" w:rsidRPr="00204950">
        <w:rPr>
          <w:rFonts w:ascii="Times New Roman" w:hAnsi="Times New Roman" w:cs="Times New Roman"/>
          <w:sz w:val="24"/>
          <w:szCs w:val="20"/>
        </w:rPr>
        <w:t xml:space="preserve"> praksa</w:t>
      </w:r>
      <w:r w:rsidRPr="00204950">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204950">
        <w:rPr>
          <w:rFonts w:ascii="Times New Roman" w:hAnsi="Times New Roman" w:cs="Times New Roman"/>
          <w:sz w:val="24"/>
          <w:szCs w:val="20"/>
        </w:rPr>
        <w:fldChar w:fldCharType="begin"/>
      </w:r>
      <w:r w:rsidR="00215A14" w:rsidRPr="00204950">
        <w:rPr>
          <w:rFonts w:ascii="Times New Roman" w:hAnsi="Times New Roman" w:cs="Times New Roman"/>
          <w:sz w:val="24"/>
          <w:szCs w:val="20"/>
        </w:rPr>
        <w:instrText xml:space="preserve"> ADDIN ZOTERO_ITEM CSL_CITATION {"citationID":"o6aARaD5","properties":{"formattedCitation":"(Ambler 2002, 9)","plainCitation":"(Ambler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204950">
        <w:rPr>
          <w:rFonts w:ascii="Times New Roman" w:hAnsi="Times New Roman" w:cs="Times New Roman"/>
          <w:sz w:val="24"/>
          <w:szCs w:val="20"/>
        </w:rPr>
        <w:fldChar w:fldCharType="separate"/>
      </w:r>
      <w:r w:rsidR="00215A14" w:rsidRPr="00204950">
        <w:rPr>
          <w:rFonts w:ascii="Times New Roman" w:hAnsi="Times New Roman" w:cs="Times New Roman"/>
          <w:sz w:val="24"/>
        </w:rPr>
        <w:t>(Ambler</w:t>
      </w:r>
      <w:r w:rsidR="00C145DF">
        <w:rPr>
          <w:rFonts w:ascii="Times New Roman" w:hAnsi="Times New Roman" w:cs="Times New Roman"/>
          <w:sz w:val="24"/>
        </w:rPr>
        <w:t>,</w:t>
      </w:r>
      <w:r w:rsidR="00215A14" w:rsidRPr="00204950">
        <w:rPr>
          <w:rFonts w:ascii="Times New Roman" w:hAnsi="Times New Roman" w:cs="Times New Roman"/>
          <w:sz w:val="24"/>
        </w:rPr>
        <w:t xml:space="preserve"> 2002, 9)</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p>
    <w:p w14:paraId="22711ACA" w14:textId="0068205E"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AM nam ponuja različne prakse, ki so se razvile </w:t>
      </w:r>
      <w:r w:rsidR="007A6C5F" w:rsidRPr="00204950">
        <w:rPr>
          <w:rFonts w:ascii="Times New Roman" w:hAnsi="Times New Roman" w:cs="Times New Roman"/>
          <w:sz w:val="24"/>
          <w:szCs w:val="20"/>
        </w:rPr>
        <w:t>na podlagi osnovnih kategorij</w:t>
      </w:r>
      <w:r w:rsidR="00F16ABE" w:rsidRPr="00204950">
        <w:rPr>
          <w:rFonts w:ascii="Times New Roman" w:hAnsi="Times New Roman" w:cs="Times New Roman"/>
          <w:sz w:val="24"/>
          <w:szCs w:val="20"/>
        </w:rPr>
        <w:t xml:space="preserve"> </w:t>
      </w:r>
      <w:r w:rsidRPr="00204950">
        <w:rPr>
          <w:rFonts w:ascii="Times New Roman" w:hAnsi="Times New Roman" w:cs="Times New Roman"/>
          <w:sz w:val="24"/>
          <w:szCs w:val="20"/>
        </w:rPr>
        <w:t>znotraj posameznih agilnih procesnih modelov. Nekaj vidnejših praks posameznih procesnih model</w:t>
      </w:r>
      <w:r w:rsidR="00A55BDD" w:rsidRPr="00204950">
        <w:rPr>
          <w:rFonts w:ascii="Times New Roman" w:hAnsi="Times New Roman" w:cs="Times New Roman"/>
          <w:sz w:val="24"/>
          <w:szCs w:val="20"/>
        </w:rPr>
        <w:t xml:space="preserve">ov je </w:t>
      </w:r>
      <w:r w:rsidR="009A1EF0" w:rsidRPr="00204950">
        <w:rPr>
          <w:rFonts w:ascii="Times New Roman" w:hAnsi="Times New Roman" w:cs="Times New Roman"/>
          <w:sz w:val="24"/>
          <w:szCs w:val="20"/>
        </w:rPr>
        <w:t>zbranih</w:t>
      </w:r>
      <w:r w:rsidR="00C145DF">
        <w:rPr>
          <w:rFonts w:ascii="Times New Roman" w:hAnsi="Times New Roman" w:cs="Times New Roman"/>
          <w:sz w:val="24"/>
          <w:szCs w:val="20"/>
        </w:rPr>
        <w:t xml:space="preserve"> v PRILOGA I</w:t>
      </w:r>
      <w:r w:rsidRPr="00204950">
        <w:rPr>
          <w:rFonts w:ascii="Times New Roman" w:hAnsi="Times New Roman" w:cs="Times New Roman"/>
          <w:sz w:val="24"/>
          <w:szCs w:val="20"/>
        </w:rPr>
        <w:t xml:space="preserve">. Te prakse </w:t>
      </w:r>
      <w:r w:rsidR="00E31E30" w:rsidRPr="00204950">
        <w:rPr>
          <w:rFonts w:ascii="Times New Roman" w:hAnsi="Times New Roman" w:cs="Times New Roman"/>
          <w:sz w:val="24"/>
          <w:szCs w:val="20"/>
        </w:rPr>
        <w:t>bomo uporabili</w:t>
      </w:r>
      <w:r w:rsidR="00A6597F" w:rsidRPr="00204950">
        <w:rPr>
          <w:rFonts w:ascii="Times New Roman" w:hAnsi="Times New Roman" w:cs="Times New Roman"/>
          <w:sz w:val="24"/>
          <w:szCs w:val="20"/>
        </w:rPr>
        <w:t xml:space="preserve"> </w:t>
      </w:r>
      <w:r w:rsidRPr="00204950">
        <w:rPr>
          <w:rFonts w:ascii="Times New Roman" w:hAnsi="Times New Roman" w:cs="Times New Roman"/>
          <w:sz w:val="24"/>
          <w:szCs w:val="20"/>
        </w:rPr>
        <w:t>za podporo našemu temeljnemu procesu</w:t>
      </w:r>
      <w:r w:rsidR="00233D61" w:rsidRPr="00204950">
        <w:rPr>
          <w:rFonts w:ascii="Times New Roman" w:hAnsi="Times New Roman" w:cs="Times New Roman"/>
          <w:sz w:val="24"/>
          <w:szCs w:val="20"/>
        </w:rPr>
        <w:t xml:space="preserve"> na sliki 6.4 </w:t>
      </w:r>
      <w:r w:rsidRPr="00204950">
        <w:rPr>
          <w:rFonts w:ascii="Times New Roman" w:hAnsi="Times New Roman" w:cs="Times New Roman"/>
          <w:sz w:val="24"/>
          <w:szCs w:val="20"/>
        </w:rPr>
        <w:t>v kombinaciji s po</w:t>
      </w:r>
      <w:r w:rsidR="00B454D3" w:rsidRPr="00204950">
        <w:rPr>
          <w:rFonts w:ascii="Times New Roman" w:hAnsi="Times New Roman" w:cs="Times New Roman"/>
          <w:sz w:val="24"/>
          <w:szCs w:val="20"/>
        </w:rPr>
        <w:t>polnim agilnim procesom</w:t>
      </w:r>
      <w:ins w:id="487" w:author="kralj" w:date="2018-04-04T20:52:00Z">
        <w:r w:rsidR="003517E3">
          <w:rPr>
            <w:rFonts w:ascii="Times New Roman" w:hAnsi="Times New Roman" w:cs="Times New Roman"/>
            <w:sz w:val="24"/>
            <w:szCs w:val="20"/>
          </w:rPr>
          <w:t>,</w:t>
        </w:r>
      </w:ins>
      <w:r w:rsidR="00FE57D5" w:rsidRPr="00204950">
        <w:rPr>
          <w:rFonts w:ascii="Times New Roman" w:hAnsi="Times New Roman" w:cs="Times New Roman"/>
          <w:sz w:val="24"/>
          <w:szCs w:val="20"/>
        </w:rPr>
        <w:t xml:space="preserve"> </w:t>
      </w:r>
      <w:r w:rsidR="004E5404" w:rsidRPr="00204950">
        <w:rPr>
          <w:rFonts w:ascii="Times New Roman" w:hAnsi="Times New Roman" w:cs="Times New Roman"/>
          <w:sz w:val="24"/>
          <w:szCs w:val="20"/>
        </w:rPr>
        <w:t xml:space="preserve">kot to prikazuje slika </w:t>
      </w:r>
      <w:r w:rsidR="00C71903" w:rsidRPr="00204950">
        <w:rPr>
          <w:rFonts w:ascii="Times New Roman" w:hAnsi="Times New Roman" w:cs="Times New Roman"/>
          <w:sz w:val="24"/>
          <w:szCs w:val="20"/>
        </w:rPr>
        <w:t>6</w:t>
      </w:r>
      <w:r w:rsidR="00BC2964" w:rsidRPr="00204950">
        <w:rPr>
          <w:rFonts w:ascii="Times New Roman" w:hAnsi="Times New Roman" w:cs="Times New Roman"/>
          <w:sz w:val="24"/>
          <w:szCs w:val="20"/>
        </w:rPr>
        <w:t>.5</w:t>
      </w:r>
      <w:r w:rsidR="00474086"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00215A14" w:rsidRPr="00204950">
        <w:rPr>
          <w:rFonts w:ascii="Times New Roman" w:hAnsi="Times New Roman" w:cs="Times New Roman"/>
          <w:sz w:val="24"/>
          <w:szCs w:val="20"/>
        </w:rPr>
        <w:instrText xml:space="preserve"> ADDIN ZOTERO_ITEM CSL_CITATION {"citationID":"k6aXk0OY","properties":{"formattedCitation":"(Ambler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204950">
        <w:rPr>
          <w:rFonts w:ascii="Times New Roman" w:hAnsi="Times New Roman" w:cs="Times New Roman"/>
          <w:sz w:val="24"/>
          <w:szCs w:val="20"/>
        </w:rPr>
        <w:fldChar w:fldCharType="separate"/>
      </w:r>
      <w:r w:rsidR="00215A14" w:rsidRPr="00204950">
        <w:rPr>
          <w:rFonts w:ascii="Times New Roman" w:hAnsi="Times New Roman" w:cs="Times New Roman"/>
          <w:sz w:val="24"/>
        </w:rPr>
        <w:t>(Ambler</w:t>
      </w:r>
      <w:r w:rsidR="00C145DF">
        <w:rPr>
          <w:rFonts w:ascii="Times New Roman" w:hAnsi="Times New Roman" w:cs="Times New Roman"/>
          <w:sz w:val="24"/>
        </w:rPr>
        <w:t>,</w:t>
      </w:r>
      <w:r w:rsidR="00215A14" w:rsidRPr="00204950">
        <w:rPr>
          <w:rFonts w:ascii="Times New Roman" w:hAnsi="Times New Roman" w:cs="Times New Roman"/>
          <w:sz w:val="24"/>
        </w:rPr>
        <w:t xml:space="preserve"> 2002, 10)</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p>
    <w:p w14:paraId="681D6AA2" w14:textId="77777777" w:rsidR="007A6190" w:rsidRPr="00204950" w:rsidRDefault="007A6190" w:rsidP="005A6A3B">
      <w:pPr>
        <w:spacing w:line="360" w:lineRule="auto"/>
        <w:contextualSpacing/>
        <w:jc w:val="both"/>
        <w:rPr>
          <w:rFonts w:ascii="Times New Roman" w:hAnsi="Times New Roman" w:cs="Times New Roman"/>
          <w:sz w:val="24"/>
          <w:szCs w:val="20"/>
        </w:rPr>
      </w:pPr>
    </w:p>
    <w:p w14:paraId="4B90ABFB" w14:textId="7E3F58E4" w:rsidR="007A6190" w:rsidRPr="00204950" w:rsidRDefault="007A6190" w:rsidP="007A6190">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 xml:space="preserve">Slika </w:t>
      </w:r>
      <w:r w:rsidR="00C71903" w:rsidRPr="00204950">
        <w:rPr>
          <w:rFonts w:ascii="Times New Roman" w:hAnsi="Times New Roman" w:cs="Times New Roman"/>
          <w:sz w:val="20"/>
          <w:szCs w:val="20"/>
        </w:rPr>
        <w:t>6</w:t>
      </w:r>
      <w:r w:rsidR="00BC2964" w:rsidRPr="00204950">
        <w:rPr>
          <w:rFonts w:ascii="Times New Roman" w:hAnsi="Times New Roman" w:cs="Times New Roman"/>
          <w:sz w:val="20"/>
          <w:szCs w:val="20"/>
        </w:rPr>
        <w:t>.5</w:t>
      </w:r>
      <w:r w:rsidRPr="00204950">
        <w:rPr>
          <w:rFonts w:ascii="Times New Roman" w:hAnsi="Times New Roman" w:cs="Times New Roman"/>
          <w:sz w:val="20"/>
          <w:szCs w:val="20"/>
        </w:rPr>
        <w:t xml:space="preserve"> abstrakcija</w:t>
      </w:r>
      <w:r w:rsidR="00AD6982" w:rsidRPr="00204950">
        <w:rPr>
          <w:rFonts w:ascii="Times New Roman" w:hAnsi="Times New Roman" w:cs="Times New Roman"/>
          <w:sz w:val="20"/>
          <w:szCs w:val="20"/>
        </w:rPr>
        <w:t xml:space="preserve"> aplikacije</w:t>
      </w:r>
      <w:r w:rsidRPr="00204950">
        <w:rPr>
          <w:rFonts w:ascii="Times New Roman" w:hAnsi="Times New Roman" w:cs="Times New Roman"/>
          <w:sz w:val="20"/>
          <w:szCs w:val="20"/>
        </w:rPr>
        <w:t xml:space="preserve"> predlaganega procesnega modela</w:t>
      </w:r>
    </w:p>
    <w:p w14:paraId="0822A1F1" w14:textId="4D57E847" w:rsidR="007A6190" w:rsidRPr="00204950" w:rsidRDefault="00150CB6" w:rsidP="007A6190">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sz w:val="20"/>
          <w:szCs w:val="20"/>
          <w:lang w:eastAsia="sl-SI"/>
        </w:rPr>
        <w:drawing>
          <wp:inline distT="0" distB="0" distL="0" distR="0" wp14:anchorId="4076C7BB" wp14:editId="5EDA9BEA">
            <wp:extent cx="2849880" cy="909014"/>
            <wp:effectExtent l="0" t="0" r="762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67921" cy="914769"/>
                    </a:xfrm>
                    <a:prstGeom prst="rect">
                      <a:avLst/>
                    </a:prstGeom>
                  </pic:spPr>
                </pic:pic>
              </a:graphicData>
            </a:graphic>
          </wp:inline>
        </w:drawing>
      </w:r>
    </w:p>
    <w:p w14:paraId="33AB414A" w14:textId="77777777" w:rsidR="007A6190" w:rsidRPr="00204950" w:rsidRDefault="007A6190" w:rsidP="005A6A3B">
      <w:pPr>
        <w:spacing w:line="360" w:lineRule="auto"/>
        <w:contextualSpacing/>
        <w:jc w:val="both"/>
        <w:rPr>
          <w:rFonts w:ascii="Times New Roman" w:hAnsi="Times New Roman" w:cs="Times New Roman"/>
          <w:sz w:val="24"/>
          <w:szCs w:val="20"/>
        </w:rPr>
      </w:pPr>
    </w:p>
    <w:p w14:paraId="4BF48A33" w14:textId="6F92EA82" w:rsidR="00360F96" w:rsidRPr="00204950" w:rsidRDefault="00B111CD"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V razvoju video iger obstajajo </w:t>
      </w:r>
      <w:r w:rsidR="0021132D" w:rsidRPr="00204950">
        <w:rPr>
          <w:rFonts w:ascii="Times New Roman" w:hAnsi="Times New Roman" w:cs="Times New Roman"/>
          <w:sz w:val="24"/>
          <w:szCs w:val="20"/>
        </w:rPr>
        <w:t>tehnične in ne</w:t>
      </w:r>
      <w:del w:id="488" w:author="kralj" w:date="2018-04-04T20:52:00Z">
        <w:r w:rsidR="0021132D" w:rsidRPr="00204950" w:rsidDel="003517E3">
          <w:rPr>
            <w:rFonts w:ascii="Times New Roman" w:hAnsi="Times New Roman" w:cs="Times New Roman"/>
            <w:sz w:val="24"/>
            <w:szCs w:val="20"/>
          </w:rPr>
          <w:delText xml:space="preserve"> </w:delText>
        </w:r>
      </w:del>
      <w:r w:rsidR="0021132D" w:rsidRPr="00204950">
        <w:rPr>
          <w:rFonts w:ascii="Times New Roman" w:hAnsi="Times New Roman" w:cs="Times New Roman"/>
          <w:sz w:val="24"/>
          <w:szCs w:val="20"/>
        </w:rPr>
        <w:t>tehnične</w:t>
      </w:r>
      <w:r w:rsidR="00360F96" w:rsidRPr="00204950">
        <w:rPr>
          <w:rFonts w:ascii="Times New Roman" w:hAnsi="Times New Roman" w:cs="Times New Roman"/>
          <w:sz w:val="24"/>
          <w:szCs w:val="20"/>
        </w:rPr>
        <w:t xml:space="preserve"> usmeritve, ki omogočajo uspeh projektov. </w:t>
      </w:r>
      <w:r w:rsidR="009940E3" w:rsidRPr="00204950">
        <w:rPr>
          <w:rFonts w:ascii="Times New Roman" w:hAnsi="Times New Roman" w:cs="Times New Roman"/>
          <w:sz w:val="24"/>
          <w:szCs w:val="20"/>
        </w:rPr>
        <w:t>Tehnične so zagotoviti</w:t>
      </w:r>
      <w:r w:rsidR="00360F96" w:rsidRPr="00204950">
        <w:rPr>
          <w:rFonts w:ascii="Times New Roman" w:hAnsi="Times New Roman" w:cs="Times New Roman"/>
          <w:sz w:val="24"/>
          <w:szCs w:val="20"/>
        </w:rPr>
        <w:t>:</w:t>
      </w:r>
      <w:r w:rsidR="003D7A6D" w:rsidRPr="00204950">
        <w:rPr>
          <w:rFonts w:ascii="Times New Roman" w:hAnsi="Times New Roman" w:cs="Times New Roman"/>
          <w:sz w:val="24"/>
          <w:szCs w:val="20"/>
        </w:rPr>
        <w:t xml:space="preserve"> </w:t>
      </w:r>
      <w:r w:rsidR="00906D1F" w:rsidRPr="00204950">
        <w:rPr>
          <w:rFonts w:ascii="Times New Roman" w:hAnsi="Times New Roman" w:cs="Times New Roman"/>
          <w:sz w:val="24"/>
          <w:szCs w:val="20"/>
        </w:rPr>
        <w:t xml:space="preserve">tehnični, časovni in projektni načrt, </w:t>
      </w:r>
      <w:r w:rsidR="00360F96" w:rsidRPr="00204950">
        <w:rPr>
          <w:rFonts w:ascii="Times New Roman" w:hAnsi="Times New Roman" w:cs="Times New Roman"/>
          <w:sz w:val="24"/>
          <w:szCs w:val="20"/>
        </w:rPr>
        <w:t xml:space="preserve">razumevanje tveganj in znanje ponastavitve projekta v težavah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w:t>
      </w:r>
      <w:r w:rsidR="001C3046">
        <w:rPr>
          <w:rFonts w:ascii="Times New Roman" w:hAnsi="Times New Roman" w:cs="Times New Roman"/>
          <w:sz w:val="24"/>
        </w:rPr>
        <w:t>,</w:t>
      </w:r>
      <w:r w:rsidR="00360F96" w:rsidRPr="00204950">
        <w:rPr>
          <w:rFonts w:ascii="Times New Roman" w:hAnsi="Times New Roman" w:cs="Times New Roman"/>
          <w:sz w:val="24"/>
        </w:rPr>
        <w:t xml:space="preserve"> 2004, 219)</w:t>
      </w:r>
      <w:r w:rsidR="00360F96" w:rsidRPr="00204950">
        <w:rPr>
          <w:rFonts w:ascii="Times New Roman" w:hAnsi="Times New Roman" w:cs="Times New Roman"/>
          <w:sz w:val="24"/>
          <w:szCs w:val="20"/>
        </w:rPr>
        <w:fldChar w:fldCharType="end"/>
      </w:r>
      <w:r w:rsidR="00F75B30"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Ne</w:t>
      </w:r>
      <w:del w:id="489" w:author="kralj" w:date="2018-04-04T20:52:00Z">
        <w:r w:rsidR="00360F96" w:rsidRPr="00204950" w:rsidDel="003517E3">
          <w:rPr>
            <w:rFonts w:ascii="Times New Roman" w:hAnsi="Times New Roman" w:cs="Times New Roman"/>
            <w:sz w:val="24"/>
            <w:szCs w:val="20"/>
          </w:rPr>
          <w:delText xml:space="preserve"> </w:delText>
        </w:r>
      </w:del>
      <w:r w:rsidR="00360F96" w:rsidRPr="00204950">
        <w:rPr>
          <w:rFonts w:ascii="Times New Roman" w:hAnsi="Times New Roman" w:cs="Times New Roman"/>
          <w:sz w:val="24"/>
          <w:szCs w:val="20"/>
        </w:rPr>
        <w:t>tehnične predstav</w:t>
      </w:r>
      <w:r w:rsidR="00A67D0B" w:rsidRPr="00204950">
        <w:rPr>
          <w:rFonts w:ascii="Times New Roman" w:hAnsi="Times New Roman" w:cs="Times New Roman"/>
          <w:sz w:val="24"/>
          <w:szCs w:val="20"/>
        </w:rPr>
        <w:t xml:space="preserve">ljajo: vzdrževanje komunikacije, </w:t>
      </w:r>
      <w:r w:rsidR="00360F96" w:rsidRPr="00204950">
        <w:rPr>
          <w:rFonts w:ascii="Times New Roman" w:hAnsi="Times New Roman" w:cs="Times New Roman"/>
          <w:sz w:val="24"/>
          <w:szCs w:val="20"/>
        </w:rPr>
        <w:t xml:space="preserve">sledenje stroškom, vzdrževanje ekipnega duha in identitete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w:t>
      </w:r>
      <w:r w:rsidR="001C3046">
        <w:rPr>
          <w:rFonts w:ascii="Times New Roman" w:hAnsi="Times New Roman" w:cs="Times New Roman"/>
          <w:sz w:val="24"/>
        </w:rPr>
        <w:t>,</w:t>
      </w:r>
      <w:r w:rsidR="00360F96" w:rsidRPr="00204950">
        <w:rPr>
          <w:rFonts w:ascii="Times New Roman" w:hAnsi="Times New Roman" w:cs="Times New Roman"/>
          <w:sz w:val="24"/>
        </w:rPr>
        <w:t xml:space="preserve"> 2004, 213)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Vse te usmeritve lahko zadovoljimo z izbiro pra</w:t>
      </w:r>
      <w:r w:rsidR="00EC5A0F" w:rsidRPr="00204950">
        <w:rPr>
          <w:rFonts w:ascii="Times New Roman" w:hAnsi="Times New Roman" w:cs="Times New Roman"/>
          <w:sz w:val="24"/>
          <w:szCs w:val="20"/>
        </w:rPr>
        <w:t xml:space="preserve">vega orodja ali več njih. Če </w:t>
      </w:r>
      <w:r w:rsidR="00360F96" w:rsidRPr="00204950">
        <w:rPr>
          <w:rFonts w:ascii="Times New Roman" w:hAnsi="Times New Roman" w:cs="Times New Roman"/>
          <w:sz w:val="24"/>
          <w:szCs w:val="20"/>
        </w:rPr>
        <w:t>se orodje ne izkaže za pravo</w:t>
      </w:r>
      <w:ins w:id="490" w:author="kralj" w:date="2018-04-04T20:53:00Z">
        <w:r w:rsidR="003517E3">
          <w:rPr>
            <w:rFonts w:ascii="Times New Roman" w:hAnsi="Times New Roman" w:cs="Times New Roman"/>
            <w:sz w:val="24"/>
            <w:szCs w:val="20"/>
          </w:rPr>
          <w:t>,</w:t>
        </w:r>
      </w:ins>
      <w:r w:rsidR="004D4B37" w:rsidRPr="00204950">
        <w:rPr>
          <w:rFonts w:ascii="Times New Roman" w:hAnsi="Times New Roman" w:cs="Times New Roman"/>
          <w:sz w:val="24"/>
          <w:szCs w:val="20"/>
        </w:rPr>
        <w:t xml:space="preserve"> je praksa AM</w:t>
      </w:r>
      <w:r w:rsidR="00E2242E" w:rsidRPr="00204950">
        <w:rPr>
          <w:rFonts w:ascii="Times New Roman" w:hAnsi="Times New Roman" w:cs="Times New Roman"/>
          <w:sz w:val="24"/>
          <w:szCs w:val="20"/>
        </w:rPr>
        <w:t xml:space="preserve"> v naslednji iteraciji izbrati</w:t>
      </w:r>
      <w:r w:rsidR="00360F96" w:rsidRPr="00204950">
        <w:rPr>
          <w:rFonts w:ascii="Times New Roman" w:hAnsi="Times New Roman" w:cs="Times New Roman"/>
          <w:sz w:val="24"/>
          <w:szCs w:val="20"/>
        </w:rPr>
        <w:t xml:space="preserve"> drugega</w:t>
      </w:r>
      <w:r w:rsidR="004A10A8" w:rsidRPr="00204950">
        <w:rPr>
          <w:rFonts w:ascii="Times New Roman" w:hAnsi="Times New Roman" w:cs="Times New Roman"/>
          <w:sz w:val="24"/>
          <w:szCs w:val="20"/>
        </w:rPr>
        <w:t xml:space="preserve"> (pog 5.1)</w:t>
      </w:r>
      <w:r w:rsidR="00360F96" w:rsidRPr="00204950">
        <w:rPr>
          <w:rFonts w:ascii="Times New Roman" w:hAnsi="Times New Roman" w:cs="Times New Roman"/>
          <w:sz w:val="24"/>
          <w:szCs w:val="20"/>
        </w:rPr>
        <w:t>.</w:t>
      </w:r>
    </w:p>
    <w:p w14:paraId="71C77928" w14:textId="3BA43797" w:rsidR="00B40077"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Pri načrtovanju razvoja je priporočljiva fragmentacija večjih nalog v manjše obvladljive naloge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(Bates</w:t>
      </w:r>
      <w:r w:rsidR="001C3046">
        <w:rPr>
          <w:rFonts w:ascii="Times New Roman" w:hAnsi="Times New Roman" w:cs="Times New Roman"/>
          <w:sz w:val="24"/>
        </w:rPr>
        <w:t>,</w:t>
      </w:r>
      <w:r w:rsidRPr="00204950">
        <w:rPr>
          <w:rFonts w:ascii="Times New Roman" w:hAnsi="Times New Roman" w:cs="Times New Roman"/>
          <w:sz w:val="24"/>
        </w:rPr>
        <w:t xml:space="preserve"> 2004, 212)</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Za takšno opravilo je pr</w:t>
      </w:r>
      <w:r w:rsidR="00DF1246" w:rsidRPr="00204950">
        <w:rPr>
          <w:rFonts w:ascii="Times New Roman" w:hAnsi="Times New Roman" w:cs="Times New Roman"/>
          <w:sz w:val="24"/>
          <w:szCs w:val="20"/>
        </w:rPr>
        <w:t>iporočljiva upor</w:t>
      </w:r>
      <w:r w:rsidR="00CA73AF" w:rsidRPr="00204950">
        <w:rPr>
          <w:rFonts w:ascii="Times New Roman" w:hAnsi="Times New Roman" w:cs="Times New Roman"/>
          <w:sz w:val="24"/>
          <w:szCs w:val="20"/>
        </w:rPr>
        <w:t>aba Scrum prakse,</w:t>
      </w:r>
      <w:r w:rsidRPr="00204950">
        <w:rPr>
          <w:rFonts w:ascii="Times New Roman" w:hAnsi="Times New Roman" w:cs="Times New Roman"/>
          <w:sz w:val="24"/>
          <w:szCs w:val="20"/>
        </w:rPr>
        <w:t xml:space="preserve"> </w:t>
      </w:r>
      <w:r w:rsidR="008267B0" w:rsidRPr="00204950">
        <w:rPr>
          <w:rFonts w:ascii="Times New Roman" w:hAnsi="Times New Roman" w:cs="Times New Roman"/>
          <w:sz w:val="24"/>
          <w:szCs w:val="20"/>
        </w:rPr>
        <w:t xml:space="preserve"> fragmentacije  produkta na obvladujoče entitete </w:t>
      </w:r>
      <w:r w:rsidR="008267B0" w:rsidRPr="00204950">
        <w:rPr>
          <w:rFonts w:ascii="Times New Roman" w:hAnsi="Times New Roman" w:cs="Times New Roman"/>
          <w:sz w:val="24"/>
          <w:szCs w:val="20"/>
        </w:rPr>
        <w:fldChar w:fldCharType="begin"/>
      </w:r>
      <w:r w:rsidR="008267B0" w:rsidRPr="00204950">
        <w:rPr>
          <w:rFonts w:ascii="Times New Roman" w:hAnsi="Times New Roman" w:cs="Times New Roman"/>
          <w:sz w:val="24"/>
          <w:szCs w:val="20"/>
        </w:rPr>
        <w:instrText xml:space="preserve"> ADDIN ZOTERO_ITEM CSL_CITATION {"citationID":"4sjI2EzV","properties":{"formattedCitation":"(Sommerville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sidRPr="00204950">
        <w:rPr>
          <w:rFonts w:ascii="Times New Roman" w:hAnsi="Times New Roman" w:cs="Times New Roman"/>
          <w:sz w:val="24"/>
          <w:szCs w:val="20"/>
        </w:rPr>
        <w:fldChar w:fldCharType="separate"/>
      </w:r>
      <w:r w:rsidR="008267B0" w:rsidRPr="00204950">
        <w:rPr>
          <w:rFonts w:ascii="Times New Roman" w:hAnsi="Times New Roman" w:cs="Times New Roman"/>
          <w:sz w:val="24"/>
        </w:rPr>
        <w:t>(Sommerville</w:t>
      </w:r>
      <w:r w:rsidR="001C3046">
        <w:rPr>
          <w:rFonts w:ascii="Times New Roman" w:hAnsi="Times New Roman" w:cs="Times New Roman"/>
          <w:sz w:val="24"/>
        </w:rPr>
        <w:t>,</w:t>
      </w:r>
      <w:r w:rsidR="008267B0" w:rsidRPr="00204950">
        <w:rPr>
          <w:rFonts w:ascii="Times New Roman" w:hAnsi="Times New Roman" w:cs="Times New Roman"/>
          <w:sz w:val="24"/>
        </w:rPr>
        <w:t xml:space="preserve"> 2010, 74)</w:t>
      </w:r>
      <w:r w:rsidR="008267B0" w:rsidRPr="00204950">
        <w:rPr>
          <w:rFonts w:ascii="Times New Roman" w:hAnsi="Times New Roman" w:cs="Times New Roman"/>
          <w:sz w:val="24"/>
          <w:szCs w:val="20"/>
        </w:rPr>
        <w:fldChar w:fldCharType="end"/>
      </w:r>
      <w:r w:rsidR="008267B0" w:rsidRPr="00204950">
        <w:rPr>
          <w:rFonts w:ascii="Times New Roman" w:hAnsi="Times New Roman" w:cs="Times New Roman"/>
          <w:sz w:val="24"/>
          <w:szCs w:val="20"/>
        </w:rPr>
        <w:t xml:space="preserve">. </w:t>
      </w:r>
      <w:r w:rsidR="00E5396F" w:rsidRPr="00204950">
        <w:rPr>
          <w:rFonts w:ascii="Times New Roman" w:hAnsi="Times New Roman" w:cs="Times New Roman"/>
          <w:sz w:val="24"/>
          <w:szCs w:val="20"/>
        </w:rPr>
        <w:t xml:space="preserve">Vendar </w:t>
      </w:r>
      <w:r w:rsidR="00DF1246" w:rsidRPr="00204950">
        <w:rPr>
          <w:rFonts w:ascii="Times New Roman" w:hAnsi="Times New Roman" w:cs="Times New Roman"/>
          <w:sz w:val="24"/>
          <w:szCs w:val="20"/>
        </w:rPr>
        <w:t>Scrum ne definira tehničnih aspektov agilnega pristopa</w:t>
      </w:r>
      <w:ins w:id="491" w:author="kralj" w:date="2018-04-04T20:53:00Z">
        <w:r w:rsidR="003517E3">
          <w:rPr>
            <w:rFonts w:ascii="Times New Roman" w:hAnsi="Times New Roman" w:cs="Times New Roman"/>
            <w:sz w:val="24"/>
            <w:szCs w:val="20"/>
          </w:rPr>
          <w:t>,</w:t>
        </w:r>
      </w:ins>
      <w:r w:rsidR="00DF1246" w:rsidRPr="00204950">
        <w:rPr>
          <w:rFonts w:ascii="Times New Roman" w:hAnsi="Times New Roman" w:cs="Times New Roman"/>
          <w:sz w:val="24"/>
          <w:szCs w:val="20"/>
        </w:rPr>
        <w:t xml:space="preserve"> </w:t>
      </w:r>
      <w:r w:rsidR="00692C17" w:rsidRPr="00204950">
        <w:rPr>
          <w:rFonts w:ascii="Times New Roman" w:hAnsi="Times New Roman" w:cs="Times New Roman"/>
          <w:sz w:val="24"/>
          <w:szCs w:val="20"/>
        </w:rPr>
        <w:t>ampak</w:t>
      </w:r>
      <w:r w:rsidR="00DF1246" w:rsidRPr="00204950">
        <w:rPr>
          <w:rFonts w:ascii="Times New Roman" w:hAnsi="Times New Roman" w:cs="Times New Roman"/>
          <w:sz w:val="24"/>
          <w:szCs w:val="20"/>
        </w:rPr>
        <w:t xml:space="preserve"> se osredotoča le na upravljanje inkrementalnega razvoja </w:t>
      </w:r>
      <w:r w:rsidR="00DF1246"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{"citationID":"bu7jH3v3","properties":{"formattedCitation":"(Sommerville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sidRPr="00204950">
        <w:rPr>
          <w:rFonts w:ascii="Times New Roman" w:hAnsi="Times New Roman" w:cs="Times New Roman"/>
          <w:sz w:val="24"/>
          <w:szCs w:val="20"/>
        </w:rPr>
        <w:fldChar w:fldCharType="separate"/>
      </w:r>
      <w:r w:rsidR="00DF1246" w:rsidRPr="00204950">
        <w:rPr>
          <w:rFonts w:ascii="Times New Roman" w:hAnsi="Times New Roman" w:cs="Times New Roman"/>
          <w:sz w:val="24"/>
        </w:rPr>
        <w:t>(Sommerville</w:t>
      </w:r>
      <w:r w:rsidR="001C3046">
        <w:rPr>
          <w:rFonts w:ascii="Times New Roman" w:hAnsi="Times New Roman" w:cs="Times New Roman"/>
          <w:sz w:val="24"/>
        </w:rPr>
        <w:t>,</w:t>
      </w:r>
      <w:r w:rsidR="00DF1246" w:rsidRPr="00204950">
        <w:rPr>
          <w:rFonts w:ascii="Times New Roman" w:hAnsi="Times New Roman" w:cs="Times New Roman"/>
          <w:sz w:val="24"/>
        </w:rPr>
        <w:t xml:space="preserve"> 2010, 72)</w:t>
      </w:r>
      <w:r w:rsidR="00DF1246" w:rsidRPr="00204950">
        <w:rPr>
          <w:rFonts w:ascii="Times New Roman" w:hAnsi="Times New Roman" w:cs="Times New Roman"/>
          <w:sz w:val="24"/>
          <w:szCs w:val="20"/>
        </w:rPr>
        <w:fldChar w:fldCharType="end"/>
      </w:r>
      <w:ins w:id="492" w:author="kralj" w:date="2018-04-04T20:53:00Z">
        <w:r w:rsidR="003517E3">
          <w:rPr>
            <w:rFonts w:ascii="Times New Roman" w:hAnsi="Times New Roman" w:cs="Times New Roman"/>
            <w:sz w:val="24"/>
            <w:szCs w:val="20"/>
          </w:rPr>
          <w:t>,</w:t>
        </w:r>
      </w:ins>
      <w:del w:id="493" w:author="kralj" w:date="2018-04-04T20:53:00Z">
        <w:r w:rsidR="00DF1246" w:rsidRPr="00204950" w:rsidDel="003517E3">
          <w:rPr>
            <w:rFonts w:ascii="Times New Roman" w:hAnsi="Times New Roman" w:cs="Times New Roman"/>
            <w:sz w:val="24"/>
            <w:szCs w:val="20"/>
          </w:rPr>
          <w:delText>.</w:delText>
        </w:r>
      </w:del>
      <w:r w:rsidR="00B40077" w:rsidRPr="00204950">
        <w:rPr>
          <w:rFonts w:ascii="Times New Roman" w:hAnsi="Times New Roman" w:cs="Times New Roman"/>
          <w:sz w:val="24"/>
          <w:szCs w:val="20"/>
        </w:rPr>
        <w:t xml:space="preserve"> </w:t>
      </w:r>
      <w:ins w:id="494" w:author="kralj" w:date="2018-04-04T20:53:00Z">
        <w:r w:rsidR="003517E3">
          <w:rPr>
            <w:rFonts w:ascii="Times New Roman" w:hAnsi="Times New Roman" w:cs="Times New Roman"/>
            <w:sz w:val="24"/>
            <w:szCs w:val="20"/>
          </w:rPr>
          <w:t>z</w:t>
        </w:r>
      </w:ins>
      <w:del w:id="495" w:author="kralj" w:date="2018-04-04T20:53:00Z">
        <w:r w:rsidRPr="00204950" w:rsidDel="003517E3">
          <w:rPr>
            <w:rFonts w:ascii="Times New Roman" w:hAnsi="Times New Roman" w:cs="Times New Roman"/>
            <w:sz w:val="24"/>
            <w:szCs w:val="20"/>
          </w:rPr>
          <w:delText>Z</w:delText>
        </w:r>
      </w:del>
      <w:r w:rsidRPr="00204950">
        <w:rPr>
          <w:rFonts w:ascii="Times New Roman" w:hAnsi="Times New Roman" w:cs="Times New Roman"/>
          <w:sz w:val="24"/>
          <w:szCs w:val="20"/>
        </w:rPr>
        <w:t xml:space="preserve">ato so najverjetneje podjetja Scrum metodologijo posvojila v različnih oblikah. </w:t>
      </w:r>
    </w:p>
    <w:p w14:paraId="2250652F"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014687E8"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09D87BDE"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7F66A9F4" w14:textId="0C7FEA69"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Dr. Lennart E. Nacke za Novak (2012) navaja:</w:t>
      </w:r>
    </w:p>
    <w:p w14:paraId="2092F745"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204950" w:rsidRDefault="00360F96" w:rsidP="005A6A3B">
      <w:pPr>
        <w:spacing w:line="360" w:lineRule="auto"/>
        <w:ind w:left="708"/>
        <w:contextualSpacing/>
        <w:jc w:val="both"/>
        <w:rPr>
          <w:rFonts w:ascii="Times New Roman" w:hAnsi="Times New Roman" w:cs="Times New Roman"/>
          <w:i/>
          <w:sz w:val="24"/>
          <w:szCs w:val="20"/>
        </w:rPr>
      </w:pPr>
      <w:r w:rsidRPr="00204950">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44C18875" w14:textId="14A7F1C3" w:rsidR="007A6190"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To nakazuje na uporabo hibrida Scrum in Kanban metodologije</w:t>
      </w:r>
      <w:ins w:id="496" w:author="kralj" w:date="2018-04-04T20:54:00Z">
        <w:r w:rsidR="003517E3">
          <w:rPr>
            <w:rFonts w:ascii="Times New Roman" w:hAnsi="Times New Roman" w:cs="Times New Roman"/>
            <w:sz w:val="24"/>
            <w:szCs w:val="20"/>
          </w:rPr>
          <w:t>,</w:t>
        </w:r>
      </w:ins>
      <w:r w:rsidR="008217DB" w:rsidRPr="00204950">
        <w:rPr>
          <w:rFonts w:ascii="Times New Roman" w:hAnsi="Times New Roman" w:cs="Times New Roman"/>
          <w:sz w:val="24"/>
          <w:szCs w:val="20"/>
        </w:rPr>
        <w:t xml:space="preserve"> imenovano Scrumban</w:t>
      </w:r>
      <w:r w:rsidRPr="00204950">
        <w:rPr>
          <w:rFonts w:ascii="Times New Roman" w:hAnsi="Times New Roman" w:cs="Times New Roman"/>
          <w:sz w:val="24"/>
          <w:szCs w:val="20"/>
        </w:rPr>
        <w:t>, ki jo predstavita Yilmaz in O'Connor</w:t>
      </w:r>
      <w:r w:rsidR="004F6794" w:rsidRPr="00204950">
        <w:rPr>
          <w:rFonts w:ascii="Times New Roman" w:hAnsi="Times New Roman" w:cs="Times New Roman"/>
          <w:sz w:val="24"/>
          <w:szCs w:val="20"/>
        </w:rPr>
        <w:t xml:space="preserve"> (2016)</w:t>
      </w:r>
      <w:r w:rsidRPr="00204950">
        <w:rPr>
          <w:rFonts w:ascii="Times New Roman" w:hAnsi="Times New Roman" w:cs="Times New Roman"/>
          <w:sz w:val="24"/>
          <w:szCs w:val="20"/>
        </w:rPr>
        <w:t xml:space="preserve">. </w:t>
      </w:r>
      <w:r w:rsidR="003001AE" w:rsidRPr="00204950">
        <w:rPr>
          <w:rFonts w:ascii="Times New Roman" w:hAnsi="Times New Roman" w:cs="Times New Roman"/>
          <w:sz w:val="24"/>
          <w:szCs w:val="20"/>
        </w:rPr>
        <w:t xml:space="preserve">S </w:t>
      </w:r>
      <w:r w:rsidR="00DA78B2" w:rsidRPr="00204950">
        <w:rPr>
          <w:rFonts w:ascii="Times New Roman" w:hAnsi="Times New Roman" w:cs="Times New Roman"/>
          <w:sz w:val="24"/>
          <w:szCs w:val="20"/>
        </w:rPr>
        <w:t>Kanban dimenzijo metodologije vsak trenutek vemo</w:t>
      </w:r>
      <w:ins w:id="497" w:author="kralj" w:date="2018-04-04T20:54:00Z">
        <w:r w:rsidR="003517E3">
          <w:rPr>
            <w:rFonts w:ascii="Times New Roman" w:hAnsi="Times New Roman" w:cs="Times New Roman"/>
            <w:sz w:val="24"/>
            <w:szCs w:val="20"/>
          </w:rPr>
          <w:t>,</w:t>
        </w:r>
      </w:ins>
      <w:r w:rsidR="00DA78B2" w:rsidRPr="00204950">
        <w:rPr>
          <w:rFonts w:ascii="Times New Roman" w:hAnsi="Times New Roman" w:cs="Times New Roman"/>
          <w:sz w:val="24"/>
          <w:szCs w:val="20"/>
        </w:rPr>
        <w:t xml:space="preserve"> koliko dela je v obtoku</w:t>
      </w:r>
      <w:r w:rsidR="003E1402" w:rsidRPr="00204950">
        <w:rPr>
          <w:rFonts w:ascii="Times New Roman" w:hAnsi="Times New Roman" w:cs="Times New Roman"/>
          <w:sz w:val="24"/>
          <w:szCs w:val="20"/>
        </w:rPr>
        <w:t xml:space="preserve"> </w:t>
      </w:r>
      <w:r w:rsidR="003E1402" w:rsidRPr="00204950">
        <w:rPr>
          <w:rFonts w:ascii="Times New Roman" w:hAnsi="Times New Roman" w:cs="Times New Roman"/>
          <w:sz w:val="24"/>
          <w:szCs w:val="20"/>
        </w:rPr>
        <w:fldChar w:fldCharType="begin"/>
      </w:r>
      <w:r w:rsidR="003E1402" w:rsidRPr="00204950">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204950">
        <w:rPr>
          <w:rFonts w:ascii="Times New Roman" w:hAnsi="Times New Roman" w:cs="Times New Roman"/>
          <w:sz w:val="24"/>
          <w:szCs w:val="20"/>
        </w:rPr>
        <w:fldChar w:fldCharType="separate"/>
      </w:r>
      <w:r w:rsidR="003E1402" w:rsidRPr="00204950">
        <w:rPr>
          <w:rFonts w:ascii="Times New Roman" w:hAnsi="Times New Roman" w:cs="Times New Roman"/>
          <w:sz w:val="24"/>
          <w:szCs w:val="24"/>
        </w:rPr>
        <w:t>(Yilmaz in O’Connor</w:t>
      </w:r>
      <w:r w:rsidR="001C3046">
        <w:rPr>
          <w:rFonts w:ascii="Times New Roman" w:hAnsi="Times New Roman" w:cs="Times New Roman"/>
          <w:sz w:val="24"/>
          <w:szCs w:val="24"/>
        </w:rPr>
        <w:t>,</w:t>
      </w:r>
      <w:r w:rsidR="003E1402" w:rsidRPr="00204950">
        <w:rPr>
          <w:rFonts w:ascii="Times New Roman" w:hAnsi="Times New Roman" w:cs="Times New Roman"/>
          <w:sz w:val="24"/>
          <w:szCs w:val="24"/>
        </w:rPr>
        <w:t xml:space="preserve"> 2016, 242)</w:t>
      </w:r>
      <w:r w:rsidR="003E1402" w:rsidRPr="00204950">
        <w:rPr>
          <w:rFonts w:ascii="Times New Roman" w:hAnsi="Times New Roman" w:cs="Times New Roman"/>
          <w:sz w:val="24"/>
          <w:szCs w:val="20"/>
        </w:rPr>
        <w:fldChar w:fldCharType="end"/>
      </w:r>
      <w:r w:rsidR="00DA78B2" w:rsidRPr="00204950">
        <w:rPr>
          <w:rFonts w:ascii="Times New Roman" w:hAnsi="Times New Roman" w:cs="Times New Roman"/>
          <w:sz w:val="24"/>
          <w:szCs w:val="20"/>
        </w:rPr>
        <w:t>. Poleg tega lahko na podlagi obremenitve izračunamo stroške in napredek projekta</w:t>
      </w:r>
      <w:r w:rsidR="00171604" w:rsidRPr="00204950">
        <w:rPr>
          <w:rFonts w:ascii="Times New Roman" w:hAnsi="Times New Roman" w:cs="Times New Roman"/>
          <w:sz w:val="24"/>
          <w:szCs w:val="20"/>
        </w:rPr>
        <w:t xml:space="preserve"> </w:t>
      </w:r>
      <w:r w:rsidR="00171604"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{"citationID":"eBhgrHrD","properties":{"formattedCitation":"{\\rtf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204950">
        <w:rPr>
          <w:rFonts w:ascii="Times New Roman" w:hAnsi="Times New Roman" w:cs="Times New Roman"/>
          <w:sz w:val="24"/>
          <w:szCs w:val="20"/>
        </w:rPr>
        <w:fldChar w:fldCharType="separate"/>
      </w:r>
      <w:r w:rsidR="00171604"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171604" w:rsidRPr="00204950">
        <w:rPr>
          <w:rFonts w:ascii="Times New Roman" w:hAnsi="Times New Roman" w:cs="Times New Roman"/>
          <w:sz w:val="24"/>
          <w:szCs w:val="24"/>
        </w:rPr>
        <w:t>)</w:t>
      </w:r>
      <w:r w:rsidR="00171604" w:rsidRPr="00204950">
        <w:rPr>
          <w:rFonts w:ascii="Times New Roman" w:hAnsi="Times New Roman" w:cs="Times New Roman"/>
          <w:sz w:val="24"/>
          <w:szCs w:val="20"/>
        </w:rPr>
        <w:fldChar w:fldCharType="end"/>
      </w:r>
      <w:r w:rsidR="00DA78B2" w:rsidRPr="00204950">
        <w:rPr>
          <w:rFonts w:ascii="Times New Roman" w:hAnsi="Times New Roman" w:cs="Times New Roman"/>
          <w:sz w:val="24"/>
          <w:szCs w:val="20"/>
        </w:rPr>
        <w:t xml:space="preserve">. </w:t>
      </w:r>
      <w:r w:rsidR="00300D10" w:rsidRPr="00204950">
        <w:rPr>
          <w:rFonts w:ascii="Times New Roman" w:hAnsi="Times New Roman" w:cs="Times New Roman"/>
          <w:sz w:val="24"/>
          <w:szCs w:val="20"/>
        </w:rPr>
        <w:t>Vodenje projekta se izvaja s Scrum prak</w:t>
      </w:r>
      <w:r w:rsidR="00A07BBD" w:rsidRPr="00204950">
        <w:rPr>
          <w:rFonts w:ascii="Times New Roman" w:hAnsi="Times New Roman" w:cs="Times New Roman"/>
          <w:sz w:val="24"/>
          <w:szCs w:val="20"/>
        </w:rPr>
        <w:t>sami, kakor tudi fragmentacija dela, ki se izvaja z uporabo definiranja zgodb</w:t>
      </w:r>
      <w:r w:rsidR="00171604" w:rsidRPr="00204950">
        <w:rPr>
          <w:rFonts w:ascii="Times New Roman" w:hAnsi="Times New Roman" w:cs="Times New Roman"/>
          <w:sz w:val="24"/>
          <w:szCs w:val="20"/>
        </w:rPr>
        <w:t xml:space="preserve"> </w:t>
      </w:r>
      <w:r w:rsidR="00171604"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{"citationID":"8wWKMmkf","properties":{"formattedCitation":"{\\rtf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204950">
        <w:rPr>
          <w:rFonts w:ascii="Times New Roman" w:hAnsi="Times New Roman" w:cs="Times New Roman"/>
          <w:sz w:val="24"/>
          <w:szCs w:val="20"/>
        </w:rPr>
        <w:fldChar w:fldCharType="separate"/>
      </w:r>
      <w:r w:rsidR="001C3046">
        <w:rPr>
          <w:rFonts w:ascii="Times New Roman" w:hAnsi="Times New Roman" w:cs="Times New Roman"/>
          <w:sz w:val="24"/>
          <w:szCs w:val="24"/>
        </w:rPr>
        <w:t>(prav tam</w:t>
      </w:r>
      <w:r w:rsidR="00171604" w:rsidRPr="00204950">
        <w:rPr>
          <w:rFonts w:ascii="Times New Roman" w:hAnsi="Times New Roman" w:cs="Times New Roman"/>
          <w:sz w:val="24"/>
          <w:szCs w:val="24"/>
        </w:rPr>
        <w:t>)</w:t>
      </w:r>
      <w:r w:rsidR="00171604" w:rsidRPr="00204950">
        <w:rPr>
          <w:rFonts w:ascii="Times New Roman" w:hAnsi="Times New Roman" w:cs="Times New Roman"/>
          <w:sz w:val="24"/>
          <w:szCs w:val="20"/>
        </w:rPr>
        <w:fldChar w:fldCharType="end"/>
      </w:r>
      <w:r w:rsidR="00A07BBD" w:rsidRPr="00204950">
        <w:rPr>
          <w:rFonts w:ascii="Times New Roman" w:hAnsi="Times New Roman" w:cs="Times New Roman"/>
          <w:sz w:val="24"/>
          <w:szCs w:val="20"/>
        </w:rPr>
        <w:t>.</w:t>
      </w:r>
      <w:r w:rsidR="00C67D19" w:rsidRPr="00204950">
        <w:rPr>
          <w:rFonts w:ascii="Times New Roman" w:hAnsi="Times New Roman" w:cs="Times New Roman"/>
          <w:sz w:val="24"/>
          <w:szCs w:val="20"/>
        </w:rPr>
        <w:t xml:space="preserve"> </w:t>
      </w:r>
      <w:r w:rsidR="002E5176" w:rsidRPr="00204950">
        <w:rPr>
          <w:rFonts w:ascii="Times New Roman" w:hAnsi="Times New Roman" w:cs="Times New Roman"/>
          <w:sz w:val="24"/>
          <w:szCs w:val="20"/>
        </w:rPr>
        <w:t>Tudi v</w:t>
      </w:r>
      <w:r w:rsidR="00E661B1" w:rsidRPr="00204950">
        <w:rPr>
          <w:rFonts w:ascii="Times New Roman" w:hAnsi="Times New Roman" w:cs="Times New Roman"/>
          <w:sz w:val="24"/>
          <w:szCs w:val="20"/>
        </w:rPr>
        <w:t xml:space="preserve"> našem primeru pre</w:t>
      </w:r>
      <w:r w:rsidR="00B96364" w:rsidRPr="00204950">
        <w:rPr>
          <w:rFonts w:ascii="Times New Roman" w:hAnsi="Times New Roman" w:cs="Times New Roman"/>
          <w:sz w:val="24"/>
          <w:szCs w:val="20"/>
        </w:rPr>
        <w:t>dlagam</w:t>
      </w:r>
      <w:r w:rsidR="00C6327C" w:rsidRPr="00204950">
        <w:rPr>
          <w:rFonts w:ascii="Times New Roman" w:hAnsi="Times New Roman" w:cs="Times New Roman"/>
          <w:sz w:val="24"/>
          <w:szCs w:val="20"/>
        </w:rPr>
        <w:t xml:space="preserve">o uporabo Scrumban pristopa. Ta </w:t>
      </w:r>
      <w:r w:rsidR="00E661B1" w:rsidRPr="00204950">
        <w:rPr>
          <w:rFonts w:ascii="Times New Roman" w:hAnsi="Times New Roman" w:cs="Times New Roman"/>
          <w:sz w:val="24"/>
          <w:szCs w:val="20"/>
        </w:rPr>
        <w:t xml:space="preserve">izboljša Kanbanov WiP z vpeljavo sistema vlečenja, ki omeji količino dela v teku </w:t>
      </w:r>
      <w:r w:rsidR="00E661B1"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{"citationID":"zVpfNQdT","properties":{"formattedCitation":"{\\rtf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E661B1" w:rsidRPr="00204950">
        <w:rPr>
          <w:rFonts w:ascii="Times New Roman" w:hAnsi="Times New Roman" w:cs="Times New Roman"/>
          <w:sz w:val="24"/>
          <w:szCs w:val="24"/>
        </w:rPr>
        <w:t>)</w:t>
      </w:r>
      <w:r w:rsidR="00E661B1"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w:t>
      </w:r>
      <w:r w:rsidR="00171604"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Obremenitev razvoja je tako minimaln</w:t>
      </w:r>
      <w:r w:rsidR="002E78E6" w:rsidRPr="00204950">
        <w:rPr>
          <w:rFonts w:ascii="Times New Roman" w:hAnsi="Times New Roman" w:cs="Times New Roman"/>
          <w:sz w:val="24"/>
          <w:szCs w:val="20"/>
        </w:rPr>
        <w:t>a</w:t>
      </w:r>
      <w:r w:rsidR="004C70FB" w:rsidRPr="00204950">
        <w:rPr>
          <w:rFonts w:ascii="Times New Roman" w:hAnsi="Times New Roman" w:cs="Times New Roman"/>
          <w:sz w:val="24"/>
          <w:szCs w:val="20"/>
        </w:rPr>
        <w:t xml:space="preserve"> </w:t>
      </w:r>
      <w:r w:rsidR="004C70FB"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{"citationID":"7yxUzFcQ","properties":{"formattedCitation":"{\\rtf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204950">
        <w:rPr>
          <w:rFonts w:ascii="Times New Roman" w:hAnsi="Times New Roman" w:cs="Times New Roman"/>
          <w:sz w:val="24"/>
          <w:szCs w:val="20"/>
        </w:rPr>
        <w:fldChar w:fldCharType="separate"/>
      </w:r>
      <w:r w:rsidR="001C3046">
        <w:rPr>
          <w:rFonts w:ascii="Times New Roman" w:hAnsi="Times New Roman" w:cs="Times New Roman"/>
          <w:sz w:val="24"/>
          <w:szCs w:val="24"/>
        </w:rPr>
        <w:t>(prav tam</w:t>
      </w:r>
      <w:r w:rsidR="004C70FB" w:rsidRPr="00204950">
        <w:rPr>
          <w:rFonts w:ascii="Times New Roman" w:hAnsi="Times New Roman" w:cs="Times New Roman"/>
          <w:sz w:val="24"/>
          <w:szCs w:val="24"/>
        </w:rPr>
        <w:t>)</w:t>
      </w:r>
      <w:r w:rsidR="004C70FB" w:rsidRPr="00204950">
        <w:rPr>
          <w:rFonts w:ascii="Times New Roman" w:hAnsi="Times New Roman" w:cs="Times New Roman"/>
          <w:sz w:val="24"/>
          <w:szCs w:val="20"/>
        </w:rPr>
        <w:fldChar w:fldCharType="end"/>
      </w:r>
      <w:r w:rsidR="002E78E6"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Ocena hitrosti dela tako ni odvisna od števila zgodb, ki jih razvoj proizvede</w:t>
      </w:r>
      <w:ins w:id="498" w:author="kralj" w:date="2018-04-04T20:55:00Z">
        <w:r w:rsidR="003517E3">
          <w:rPr>
            <w:rFonts w:ascii="Times New Roman" w:hAnsi="Times New Roman" w:cs="Times New Roman"/>
            <w:sz w:val="24"/>
            <w:szCs w:val="20"/>
          </w:rPr>
          <w:t>,</w:t>
        </w:r>
      </w:ins>
      <w:r w:rsidR="00E661B1" w:rsidRPr="00204950">
        <w:rPr>
          <w:rFonts w:ascii="Times New Roman" w:hAnsi="Times New Roman" w:cs="Times New Roman"/>
          <w:sz w:val="24"/>
          <w:szCs w:val="20"/>
        </w:rPr>
        <w:t xml:space="preserve"> ampak od dnevnika zaostankov</w:t>
      </w:r>
      <w:r w:rsidR="004C70FB" w:rsidRPr="00204950">
        <w:rPr>
          <w:rFonts w:ascii="Times New Roman" w:hAnsi="Times New Roman" w:cs="Times New Roman"/>
          <w:sz w:val="24"/>
          <w:szCs w:val="20"/>
        </w:rPr>
        <w:t xml:space="preserve"> </w:t>
      </w:r>
      <w:r w:rsidR="004C70FB"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{"citationID":"Vd5AZSxo","properties":{"formattedCitation":"{\\rtf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204950">
        <w:rPr>
          <w:rFonts w:ascii="Times New Roman" w:hAnsi="Times New Roman" w:cs="Times New Roman"/>
          <w:sz w:val="24"/>
          <w:szCs w:val="20"/>
        </w:rPr>
        <w:fldChar w:fldCharType="separate"/>
      </w:r>
      <w:r w:rsidR="004C70FB"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4C70FB" w:rsidRPr="00204950">
        <w:rPr>
          <w:rFonts w:ascii="Times New Roman" w:hAnsi="Times New Roman" w:cs="Times New Roman"/>
          <w:sz w:val="24"/>
          <w:szCs w:val="24"/>
        </w:rPr>
        <w:t>)</w:t>
      </w:r>
      <w:r w:rsidR="004C70FB"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xml:space="preserve">. Prav tako model posodobi dnevne sestanke, </w:t>
      </w:r>
      <w:del w:id="499" w:author="kralj" w:date="2018-04-04T20:55:00Z">
        <w:r w:rsidR="00E661B1" w:rsidRPr="00204950" w:rsidDel="003517E3">
          <w:rPr>
            <w:rFonts w:ascii="Times New Roman" w:hAnsi="Times New Roman" w:cs="Times New Roman"/>
            <w:sz w:val="24"/>
            <w:szCs w:val="20"/>
          </w:rPr>
          <w:delText xml:space="preserve">katere </w:delText>
        </w:r>
      </w:del>
      <w:ins w:id="500" w:author="kralj" w:date="2018-04-04T20:55:00Z">
        <w:r w:rsidR="003517E3">
          <w:rPr>
            <w:rFonts w:ascii="Times New Roman" w:hAnsi="Times New Roman" w:cs="Times New Roman"/>
            <w:sz w:val="24"/>
            <w:szCs w:val="20"/>
          </w:rPr>
          <w:t>ki jih</w:t>
        </w:r>
        <w:r w:rsidR="003517E3" w:rsidRPr="00204950">
          <w:rPr>
            <w:rFonts w:ascii="Times New Roman" w:hAnsi="Times New Roman" w:cs="Times New Roman"/>
            <w:sz w:val="24"/>
            <w:szCs w:val="20"/>
          </w:rPr>
          <w:t xml:space="preserve"> </w:t>
        </w:r>
      </w:ins>
      <w:r w:rsidR="00E661B1" w:rsidRPr="00204950">
        <w:rPr>
          <w:rFonts w:ascii="Times New Roman" w:hAnsi="Times New Roman" w:cs="Times New Roman"/>
          <w:sz w:val="24"/>
          <w:szCs w:val="20"/>
        </w:rPr>
        <w:t xml:space="preserve">nadgradi </w:t>
      </w:r>
      <w:r w:rsidR="00980144" w:rsidRPr="00204950">
        <w:rPr>
          <w:rFonts w:ascii="Times New Roman" w:hAnsi="Times New Roman" w:cs="Times New Roman"/>
          <w:sz w:val="24"/>
          <w:szCs w:val="20"/>
        </w:rPr>
        <w:t>v pol</w:t>
      </w:r>
      <w:del w:id="501" w:author="kralj" w:date="2018-04-04T20:55:00Z">
        <w:r w:rsidR="00980144" w:rsidRPr="00204950" w:rsidDel="003517E3">
          <w:rPr>
            <w:rFonts w:ascii="Times New Roman" w:hAnsi="Times New Roman" w:cs="Times New Roman"/>
            <w:sz w:val="24"/>
            <w:szCs w:val="20"/>
          </w:rPr>
          <w:delText xml:space="preserve"> </w:delText>
        </w:r>
      </w:del>
      <w:r w:rsidR="00980144" w:rsidRPr="00204950">
        <w:rPr>
          <w:rFonts w:ascii="Times New Roman" w:hAnsi="Times New Roman" w:cs="Times New Roman"/>
          <w:sz w:val="24"/>
          <w:szCs w:val="20"/>
        </w:rPr>
        <w:t xml:space="preserve">strukturirane intervjuje </w:t>
      </w:r>
      <w:r w:rsidR="00E661B1" w:rsidRPr="00204950">
        <w:rPr>
          <w:rFonts w:ascii="Times New Roman" w:hAnsi="Times New Roman" w:cs="Times New Roman"/>
          <w:sz w:val="24"/>
          <w:szCs w:val="20"/>
        </w:rPr>
        <w:fldChar w:fldCharType="begin"/>
      </w:r>
      <w:r w:rsidR="00E661B1" w:rsidRPr="00204950">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E661B1" w:rsidRPr="00204950">
        <w:rPr>
          <w:rFonts w:ascii="Times New Roman" w:hAnsi="Times New Roman" w:cs="Times New Roman"/>
          <w:sz w:val="24"/>
          <w:szCs w:val="24"/>
        </w:rPr>
        <w:t>)</w:t>
      </w:r>
      <w:r w:rsidR="00E661B1"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V realnosti veliko razvojnih ekip zgreši pri napovedi trajanja projekta</w:t>
      </w:r>
      <w:r w:rsidR="008A2642" w:rsidRPr="00204950">
        <w:rPr>
          <w:rFonts w:ascii="Times New Roman" w:hAnsi="Times New Roman" w:cs="Times New Roman"/>
          <w:sz w:val="24"/>
          <w:szCs w:val="20"/>
        </w:rPr>
        <w:t xml:space="preserve"> </w:t>
      </w:r>
      <w:r w:rsidR="008A2642" w:rsidRPr="00204950">
        <w:rPr>
          <w:rFonts w:ascii="Times New Roman" w:hAnsi="Times New Roman" w:cs="Times New Roman"/>
          <w:sz w:val="24"/>
          <w:szCs w:val="20"/>
        </w:rPr>
        <w:fldChar w:fldCharType="begin"/>
      </w:r>
      <w:r w:rsidR="008A2642" w:rsidRPr="00204950">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204950">
        <w:rPr>
          <w:rFonts w:ascii="Times New Roman" w:hAnsi="Times New Roman" w:cs="Times New Roman"/>
          <w:sz w:val="24"/>
          <w:szCs w:val="20"/>
        </w:rPr>
        <w:fldChar w:fldCharType="separate"/>
      </w:r>
      <w:r w:rsidR="008A2642" w:rsidRPr="00204950">
        <w:rPr>
          <w:rFonts w:ascii="Times New Roman" w:hAnsi="Times New Roman" w:cs="Times New Roman"/>
          <w:sz w:val="24"/>
        </w:rPr>
        <w:t>(Novak</w:t>
      </w:r>
      <w:r w:rsidR="00F20555">
        <w:rPr>
          <w:rFonts w:ascii="Times New Roman" w:hAnsi="Times New Roman" w:cs="Times New Roman"/>
          <w:sz w:val="24"/>
        </w:rPr>
        <w:t>,</w:t>
      </w:r>
      <w:r w:rsidR="008A2642" w:rsidRPr="00204950">
        <w:rPr>
          <w:rFonts w:ascii="Times New Roman" w:hAnsi="Times New Roman" w:cs="Times New Roman"/>
          <w:sz w:val="24"/>
        </w:rPr>
        <w:t xml:space="preserve"> 2012, 358)</w:t>
      </w:r>
      <w:r w:rsidR="008A2642"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Zavoljo tega se proti koncu produkcijskega cikla velikokrat pojavi čas krize</w:t>
      </w:r>
      <w:r w:rsidR="00E661B1" w:rsidRPr="00D468C8">
        <w:rPr>
          <w:rStyle w:val="Sprotnaopomba-sklic"/>
        </w:rPr>
        <w:footnoteReference w:id="46"/>
      </w:r>
      <w:r w:rsidR="00E661B1"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{"citationID":"833oOuFs","properties":{"formattedCitation":"(Novak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rPr>
        <w:t>(</w:t>
      </w:r>
      <w:r w:rsidR="00F20555">
        <w:rPr>
          <w:rFonts w:ascii="Times New Roman" w:hAnsi="Times New Roman" w:cs="Times New Roman"/>
          <w:sz w:val="24"/>
        </w:rPr>
        <w:t>prav tam</w:t>
      </w:r>
      <w:r w:rsidR="00E661B1" w:rsidRPr="00204950">
        <w:rPr>
          <w:rFonts w:ascii="Times New Roman" w:hAnsi="Times New Roman" w:cs="Times New Roman"/>
          <w:sz w:val="24"/>
        </w:rPr>
        <w:t>)</w:t>
      </w:r>
      <w:r w:rsidR="00E661B1" w:rsidRPr="00204950">
        <w:rPr>
          <w:rFonts w:ascii="Times New Roman" w:hAnsi="Times New Roman" w:cs="Times New Roman"/>
          <w:sz w:val="24"/>
          <w:szCs w:val="20"/>
        </w:rPr>
        <w:fldChar w:fldCharType="end"/>
      </w:r>
      <w:r w:rsidR="004E504A" w:rsidRPr="00204950">
        <w:rPr>
          <w:rFonts w:ascii="Times New Roman" w:hAnsi="Times New Roman" w:cs="Times New Roman"/>
          <w:sz w:val="24"/>
          <w:szCs w:val="20"/>
        </w:rPr>
        <w:t>. Z uporabo praks tega</w:t>
      </w:r>
      <w:r w:rsidR="00E661B1" w:rsidRPr="00204950">
        <w:rPr>
          <w:rFonts w:ascii="Times New Roman" w:hAnsi="Times New Roman" w:cs="Times New Roman"/>
          <w:sz w:val="24"/>
          <w:szCs w:val="20"/>
        </w:rPr>
        <w:t xml:space="preserve"> procesnega modela pridobimo na reševanju težav slabih časovnih napovedi razvoja. </w:t>
      </w:r>
      <w:del w:id="502" w:author="kralj" w:date="2018-04-04T20:56:00Z">
        <w:r w:rsidR="005C7F07" w:rsidRPr="00204950" w:rsidDel="003517E3">
          <w:rPr>
            <w:rFonts w:ascii="Times New Roman" w:hAnsi="Times New Roman" w:cs="Times New Roman"/>
            <w:sz w:val="24"/>
            <w:szCs w:val="20"/>
          </w:rPr>
          <w:delText xml:space="preserve">Za </w:delText>
        </w:r>
      </w:del>
      <w:ins w:id="503" w:author="kralj" w:date="2018-04-04T20:56:00Z">
        <w:r w:rsidR="003517E3">
          <w:rPr>
            <w:rFonts w:ascii="Times New Roman" w:hAnsi="Times New Roman" w:cs="Times New Roman"/>
            <w:sz w:val="24"/>
            <w:szCs w:val="20"/>
          </w:rPr>
          <w:t>Kot</w:t>
        </w:r>
        <w:r w:rsidR="003517E3" w:rsidRPr="00204950">
          <w:rPr>
            <w:rFonts w:ascii="Times New Roman" w:hAnsi="Times New Roman" w:cs="Times New Roman"/>
            <w:sz w:val="24"/>
            <w:szCs w:val="20"/>
          </w:rPr>
          <w:t xml:space="preserve"> </w:t>
        </w:r>
      </w:ins>
      <w:r w:rsidR="005C7F07" w:rsidRPr="00204950">
        <w:rPr>
          <w:rFonts w:ascii="Times New Roman" w:hAnsi="Times New Roman" w:cs="Times New Roman"/>
          <w:sz w:val="24"/>
          <w:szCs w:val="20"/>
        </w:rPr>
        <w:t>pod</w:t>
      </w:r>
      <w:r w:rsidR="009E4215" w:rsidRPr="00204950">
        <w:rPr>
          <w:rFonts w:ascii="Times New Roman" w:hAnsi="Times New Roman" w:cs="Times New Roman"/>
          <w:sz w:val="24"/>
          <w:szCs w:val="20"/>
        </w:rPr>
        <w:t>poro S</w:t>
      </w:r>
      <w:r w:rsidR="00A56769" w:rsidRPr="00204950">
        <w:rPr>
          <w:rFonts w:ascii="Times New Roman" w:hAnsi="Times New Roman" w:cs="Times New Roman"/>
          <w:sz w:val="24"/>
          <w:szCs w:val="20"/>
        </w:rPr>
        <w:t>crumban predlagamo agilni praksi</w:t>
      </w:r>
      <w:r w:rsidR="005C7F07"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XP</w:t>
      </w:r>
      <w:r w:rsidR="00D2730C" w:rsidRPr="00204950">
        <w:rPr>
          <w:rFonts w:ascii="Times New Roman" w:hAnsi="Times New Roman" w:cs="Times New Roman"/>
          <w:sz w:val="24"/>
          <w:szCs w:val="20"/>
        </w:rPr>
        <w:t xml:space="preserve"> </w:t>
      </w:r>
      <w:r w:rsidR="000C2728" w:rsidRPr="00204950">
        <w:rPr>
          <w:rFonts w:ascii="Times New Roman" w:hAnsi="Times New Roman" w:cs="Times New Roman"/>
          <w:sz w:val="24"/>
          <w:szCs w:val="20"/>
        </w:rPr>
        <w:t>pris</w:t>
      </w:r>
      <w:r w:rsidR="00D2730C" w:rsidRPr="00204950">
        <w:rPr>
          <w:rFonts w:ascii="Times New Roman" w:hAnsi="Times New Roman" w:cs="Times New Roman"/>
          <w:sz w:val="24"/>
          <w:szCs w:val="20"/>
        </w:rPr>
        <w:t>t</w:t>
      </w:r>
      <w:r w:rsidR="000C2728" w:rsidRPr="00204950">
        <w:rPr>
          <w:rFonts w:ascii="Times New Roman" w:hAnsi="Times New Roman" w:cs="Times New Roman"/>
          <w:sz w:val="24"/>
          <w:szCs w:val="20"/>
        </w:rPr>
        <w:t>o</w:t>
      </w:r>
      <w:r w:rsidR="00D2730C" w:rsidRPr="00204950">
        <w:rPr>
          <w:rFonts w:ascii="Times New Roman" w:hAnsi="Times New Roman" w:cs="Times New Roman"/>
          <w:sz w:val="24"/>
          <w:szCs w:val="20"/>
        </w:rPr>
        <w:t>pa</w:t>
      </w:r>
      <w:ins w:id="504" w:author="kralj" w:date="2018-04-04T20:56:00Z">
        <w:r w:rsidR="003517E3">
          <w:rPr>
            <w:rFonts w:ascii="Times New Roman" w:hAnsi="Times New Roman" w:cs="Times New Roman"/>
            <w:sz w:val="24"/>
            <w:szCs w:val="20"/>
          </w:rPr>
          <w:t xml:space="preserve">: </w:t>
        </w:r>
      </w:ins>
      <w:del w:id="505" w:author="kralj" w:date="2018-04-04T20:56:00Z">
        <w:r w:rsidR="00450FB2" w:rsidRPr="00204950" w:rsidDel="003517E3">
          <w:rPr>
            <w:rFonts w:ascii="Times New Roman" w:hAnsi="Times New Roman" w:cs="Times New Roman"/>
            <w:sz w:val="24"/>
            <w:szCs w:val="20"/>
          </w:rPr>
          <w:delText>.</w:delText>
        </w:r>
        <w:r w:rsidR="005C7F07" w:rsidRPr="00204950" w:rsidDel="003517E3">
          <w:rPr>
            <w:rFonts w:ascii="Times New Roman" w:hAnsi="Times New Roman" w:cs="Times New Roman"/>
            <w:sz w:val="24"/>
            <w:szCs w:val="20"/>
          </w:rPr>
          <w:delText xml:space="preserve"> </w:delText>
        </w:r>
      </w:del>
      <w:ins w:id="506" w:author="kralj" w:date="2018-04-04T20:56:00Z">
        <w:r w:rsidR="003517E3">
          <w:rPr>
            <w:rFonts w:ascii="Times New Roman" w:hAnsi="Times New Roman" w:cs="Times New Roman"/>
            <w:sz w:val="24"/>
            <w:szCs w:val="20"/>
          </w:rPr>
          <w:t>k</w:t>
        </w:r>
      </w:ins>
      <w:del w:id="507" w:author="kralj" w:date="2018-04-04T20:56:00Z">
        <w:r w:rsidR="00450FB2" w:rsidRPr="00204950" w:rsidDel="003517E3">
          <w:rPr>
            <w:rFonts w:ascii="Times New Roman" w:hAnsi="Times New Roman" w:cs="Times New Roman"/>
            <w:sz w:val="24"/>
            <w:szCs w:val="20"/>
          </w:rPr>
          <w:delText>K</w:delText>
        </w:r>
      </w:del>
      <w:r w:rsidR="00E661B1" w:rsidRPr="00204950">
        <w:rPr>
          <w:rFonts w:ascii="Times New Roman" w:hAnsi="Times New Roman" w:cs="Times New Roman"/>
          <w:sz w:val="24"/>
          <w:szCs w:val="20"/>
        </w:rPr>
        <w:t>onstantno prisotnega naročnika (vlagatelja) in fiks</w:t>
      </w:r>
      <w:ins w:id="508" w:author="kralj" w:date="2018-04-04T20:56:00Z">
        <w:r w:rsidR="003517E3">
          <w:rPr>
            <w:rFonts w:ascii="Times New Roman" w:hAnsi="Times New Roman" w:cs="Times New Roman"/>
            <w:sz w:val="24"/>
            <w:szCs w:val="20"/>
          </w:rPr>
          <w:t xml:space="preserve">en </w:t>
        </w:r>
      </w:ins>
      <w:del w:id="509" w:author="kralj" w:date="2018-04-04T20:56:00Z">
        <w:r w:rsidR="00E661B1" w:rsidRPr="00204950" w:rsidDel="003517E3">
          <w:rPr>
            <w:rFonts w:ascii="Times New Roman" w:hAnsi="Times New Roman" w:cs="Times New Roman"/>
            <w:sz w:val="24"/>
            <w:szCs w:val="20"/>
          </w:rPr>
          <w:delText>nega</w:delText>
        </w:r>
      </w:del>
      <w:r w:rsidR="00E661B1" w:rsidRPr="00204950">
        <w:rPr>
          <w:rFonts w:ascii="Times New Roman" w:hAnsi="Times New Roman" w:cs="Times New Roman"/>
          <w:sz w:val="24"/>
          <w:szCs w:val="20"/>
        </w:rPr>
        <w:t xml:space="preserve"> 40</w:t>
      </w:r>
      <w:ins w:id="510" w:author="kralj" w:date="2018-04-04T20:56:00Z">
        <w:r w:rsidR="003517E3">
          <w:rPr>
            <w:rFonts w:ascii="Times New Roman" w:hAnsi="Times New Roman" w:cs="Times New Roman"/>
            <w:sz w:val="24"/>
            <w:szCs w:val="20"/>
          </w:rPr>
          <w:t>-</w:t>
        </w:r>
      </w:ins>
      <w:del w:id="511" w:author="kralj" w:date="2018-04-04T20:56:00Z">
        <w:r w:rsidR="00E661B1" w:rsidRPr="00204950" w:rsidDel="003517E3">
          <w:rPr>
            <w:rFonts w:ascii="Times New Roman" w:hAnsi="Times New Roman" w:cs="Times New Roman"/>
            <w:sz w:val="24"/>
            <w:szCs w:val="20"/>
          </w:rPr>
          <w:delText xml:space="preserve"> </w:delText>
        </w:r>
      </w:del>
      <w:r w:rsidR="00E661B1" w:rsidRPr="00204950">
        <w:rPr>
          <w:rFonts w:ascii="Times New Roman" w:hAnsi="Times New Roman" w:cs="Times New Roman"/>
          <w:sz w:val="24"/>
          <w:szCs w:val="20"/>
        </w:rPr>
        <w:t>urn</w:t>
      </w:r>
      <w:ins w:id="512" w:author="kralj" w:date="2018-04-04T20:56:00Z">
        <w:r w:rsidR="003517E3">
          <w:rPr>
            <w:rFonts w:ascii="Times New Roman" w:hAnsi="Times New Roman" w:cs="Times New Roman"/>
            <w:sz w:val="24"/>
            <w:szCs w:val="20"/>
          </w:rPr>
          <w:t>i</w:t>
        </w:r>
      </w:ins>
      <w:del w:id="513" w:author="kralj" w:date="2018-04-04T20:56:00Z">
        <w:r w:rsidR="00E661B1" w:rsidRPr="00204950" w:rsidDel="003517E3">
          <w:rPr>
            <w:rFonts w:ascii="Times New Roman" w:hAnsi="Times New Roman" w:cs="Times New Roman"/>
            <w:sz w:val="24"/>
            <w:szCs w:val="20"/>
          </w:rPr>
          <w:delText>ega</w:delText>
        </w:r>
      </w:del>
      <w:r w:rsidR="00E661B1" w:rsidRPr="00204950">
        <w:rPr>
          <w:rFonts w:ascii="Times New Roman" w:hAnsi="Times New Roman" w:cs="Times New Roman"/>
          <w:sz w:val="24"/>
          <w:szCs w:val="20"/>
        </w:rPr>
        <w:t xml:space="preserve"> tedensk</w:t>
      </w:r>
      <w:ins w:id="514" w:author="kralj" w:date="2018-04-04T20:56:00Z">
        <w:r w:rsidR="003517E3">
          <w:rPr>
            <w:rFonts w:ascii="Times New Roman" w:hAnsi="Times New Roman" w:cs="Times New Roman"/>
            <w:sz w:val="24"/>
            <w:szCs w:val="20"/>
          </w:rPr>
          <w:t>i</w:t>
        </w:r>
      </w:ins>
      <w:del w:id="515" w:author="kralj" w:date="2018-04-04T20:56:00Z">
        <w:r w:rsidR="00E661B1" w:rsidRPr="00204950" w:rsidDel="003517E3">
          <w:rPr>
            <w:rFonts w:ascii="Times New Roman" w:hAnsi="Times New Roman" w:cs="Times New Roman"/>
            <w:sz w:val="24"/>
            <w:szCs w:val="20"/>
          </w:rPr>
          <w:delText>ega</w:delText>
        </w:r>
      </w:del>
      <w:r w:rsidR="00E661B1" w:rsidRPr="00204950">
        <w:rPr>
          <w:rFonts w:ascii="Times New Roman" w:hAnsi="Times New Roman" w:cs="Times New Roman"/>
          <w:sz w:val="24"/>
          <w:szCs w:val="20"/>
        </w:rPr>
        <w:t xml:space="preserve"> delavnik</w:t>
      </w:r>
      <w:del w:id="516" w:author="kralj" w:date="2018-04-04T20:56:00Z">
        <w:r w:rsidR="00E661B1" w:rsidRPr="00204950" w:rsidDel="003517E3">
          <w:rPr>
            <w:rFonts w:ascii="Times New Roman" w:hAnsi="Times New Roman" w:cs="Times New Roman"/>
            <w:sz w:val="24"/>
            <w:szCs w:val="20"/>
          </w:rPr>
          <w:delText>a</w:delText>
        </w:r>
      </w:del>
      <w:r w:rsidR="00E661B1" w:rsidRPr="00204950">
        <w:rPr>
          <w:rFonts w:ascii="Times New Roman" w:hAnsi="Times New Roman" w:cs="Times New Roman"/>
          <w:sz w:val="24"/>
          <w:szCs w:val="20"/>
        </w:rPr>
        <w:t>, ki še podpre reševanje kriznega časa in onemogoča preobremenitev zaposlenih.</w:t>
      </w:r>
    </w:p>
    <w:p w14:paraId="7EE651BB" w14:textId="43D88355" w:rsidR="00386F0C" w:rsidRPr="00204950" w:rsidRDefault="00E12039"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Menimo, da so zaposleni najpomembnejši viri in jih moramo</w:t>
      </w:r>
      <w:r w:rsidR="00874F06" w:rsidRPr="00204950">
        <w:rPr>
          <w:rFonts w:ascii="Times New Roman" w:hAnsi="Times New Roman" w:cs="Times New Roman"/>
          <w:sz w:val="24"/>
          <w:szCs w:val="20"/>
        </w:rPr>
        <w:t xml:space="preserve"> tako tudi</w:t>
      </w:r>
      <w:r w:rsidRPr="00204950">
        <w:rPr>
          <w:rFonts w:ascii="Times New Roman" w:hAnsi="Times New Roman" w:cs="Times New Roman"/>
          <w:sz w:val="24"/>
          <w:szCs w:val="20"/>
        </w:rPr>
        <w:t xml:space="preserve"> obravnavati</w:t>
      </w:r>
      <w:r w:rsidR="00874F06" w:rsidRPr="00204950">
        <w:rPr>
          <w:rFonts w:ascii="Times New Roman" w:hAnsi="Times New Roman" w:cs="Times New Roman"/>
          <w:sz w:val="24"/>
          <w:szCs w:val="20"/>
        </w:rPr>
        <w:t xml:space="preserve">. </w:t>
      </w:r>
      <w:r w:rsidR="00ED150F" w:rsidRPr="00204950">
        <w:rPr>
          <w:rFonts w:ascii="Times New Roman" w:hAnsi="Times New Roman" w:cs="Times New Roman"/>
          <w:sz w:val="24"/>
          <w:szCs w:val="20"/>
        </w:rPr>
        <w:t xml:space="preserve">Razvojne ekipe lahko štejejo </w:t>
      </w:r>
      <w:ins w:id="517" w:author="kralj" w:date="2018-04-04T20:58:00Z">
        <w:r w:rsidR="00430F2F">
          <w:rPr>
            <w:rFonts w:ascii="Times New Roman" w:hAnsi="Times New Roman" w:cs="Times New Roman"/>
            <w:sz w:val="24"/>
            <w:szCs w:val="20"/>
          </w:rPr>
          <w:t xml:space="preserve">od </w:t>
        </w:r>
      </w:ins>
      <w:r w:rsidR="00ED150F" w:rsidRPr="00204950">
        <w:rPr>
          <w:rFonts w:ascii="Times New Roman" w:hAnsi="Times New Roman" w:cs="Times New Roman"/>
          <w:sz w:val="24"/>
          <w:szCs w:val="20"/>
        </w:rPr>
        <w:t>enega do treh</w:t>
      </w:r>
      <w:r w:rsidR="00434217" w:rsidRPr="00204950">
        <w:rPr>
          <w:rFonts w:ascii="Times New Roman" w:hAnsi="Times New Roman" w:cs="Times New Roman"/>
          <w:sz w:val="24"/>
          <w:szCs w:val="20"/>
        </w:rPr>
        <w:t xml:space="preserve"> razvijalcev</w:t>
      </w:r>
      <w:r w:rsidR="00ED150F" w:rsidRPr="00204950">
        <w:rPr>
          <w:rFonts w:ascii="Times New Roman" w:hAnsi="Times New Roman" w:cs="Times New Roman"/>
          <w:sz w:val="24"/>
          <w:szCs w:val="20"/>
        </w:rPr>
        <w:t xml:space="preserve"> pri majhnih neodvisnih razvojnih timih, medtem</w:t>
      </w:r>
      <w:del w:id="518" w:author="kralj" w:date="2018-04-04T20:58:00Z">
        <w:r w:rsidR="0071418B" w:rsidRPr="00204950" w:rsidDel="00430F2F">
          <w:rPr>
            <w:rFonts w:ascii="Times New Roman" w:hAnsi="Times New Roman" w:cs="Times New Roman"/>
            <w:sz w:val="24"/>
            <w:szCs w:val="20"/>
          </w:rPr>
          <w:delText>,</w:delText>
        </w:r>
      </w:del>
      <w:r w:rsidR="0071418B" w:rsidRPr="00204950">
        <w:rPr>
          <w:rFonts w:ascii="Times New Roman" w:hAnsi="Times New Roman" w:cs="Times New Roman"/>
          <w:sz w:val="24"/>
          <w:szCs w:val="20"/>
        </w:rPr>
        <w:t xml:space="preserve"> </w:t>
      </w:r>
      <w:r w:rsidR="00ED150F" w:rsidRPr="00204950">
        <w:rPr>
          <w:rFonts w:ascii="Times New Roman" w:hAnsi="Times New Roman" w:cs="Times New Roman"/>
          <w:sz w:val="24"/>
          <w:szCs w:val="20"/>
        </w:rPr>
        <w:t>ko lahko ekipa šteje več sto zaposlenih pri velikih organizacijah</w:t>
      </w:r>
      <w:r w:rsidR="008918F9" w:rsidRPr="00204950">
        <w:rPr>
          <w:rFonts w:ascii="Times New Roman" w:hAnsi="Times New Roman" w:cs="Times New Roman"/>
          <w:sz w:val="24"/>
          <w:szCs w:val="20"/>
        </w:rPr>
        <w:t xml:space="preserve"> </w:t>
      </w:r>
      <w:r w:rsidR="008918F9" w:rsidRPr="00204950">
        <w:rPr>
          <w:rFonts w:ascii="Times New Roman" w:hAnsi="Times New Roman" w:cs="Times New Roman"/>
          <w:sz w:val="24"/>
          <w:szCs w:val="20"/>
        </w:rPr>
        <w:fldChar w:fldCharType="begin"/>
      </w:r>
      <w:r w:rsidR="008918F9" w:rsidRPr="00204950">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sidRPr="00204950">
        <w:rPr>
          <w:rFonts w:ascii="Times New Roman" w:hAnsi="Times New Roman" w:cs="Times New Roman"/>
          <w:sz w:val="24"/>
          <w:szCs w:val="20"/>
        </w:rPr>
        <w:fldChar w:fldCharType="separate"/>
      </w:r>
      <w:r w:rsidR="008918F9" w:rsidRPr="00204950">
        <w:rPr>
          <w:rFonts w:ascii="Times New Roman" w:hAnsi="Times New Roman" w:cs="Times New Roman"/>
          <w:sz w:val="24"/>
        </w:rPr>
        <w:t>(Mitchell</w:t>
      </w:r>
      <w:r w:rsidR="002C3412">
        <w:rPr>
          <w:rFonts w:ascii="Times New Roman" w:hAnsi="Times New Roman" w:cs="Times New Roman"/>
          <w:sz w:val="24"/>
        </w:rPr>
        <w:t>,</w:t>
      </w:r>
      <w:r w:rsidR="008918F9" w:rsidRPr="00204950">
        <w:rPr>
          <w:rFonts w:ascii="Times New Roman" w:hAnsi="Times New Roman" w:cs="Times New Roman"/>
          <w:sz w:val="24"/>
        </w:rPr>
        <w:t xml:space="preserve"> 2012, 56)</w:t>
      </w:r>
      <w:r w:rsidR="008918F9" w:rsidRPr="00204950">
        <w:rPr>
          <w:rFonts w:ascii="Times New Roman" w:hAnsi="Times New Roman" w:cs="Times New Roman"/>
          <w:sz w:val="24"/>
          <w:szCs w:val="20"/>
        </w:rPr>
        <w:fldChar w:fldCharType="end"/>
      </w:r>
      <w:r w:rsidR="00ED150F" w:rsidRPr="00204950">
        <w:rPr>
          <w:rFonts w:ascii="Times New Roman" w:hAnsi="Times New Roman" w:cs="Times New Roman"/>
          <w:sz w:val="24"/>
          <w:szCs w:val="20"/>
        </w:rPr>
        <w:t>.</w:t>
      </w:r>
      <w:r w:rsidRPr="00204950">
        <w:rPr>
          <w:rFonts w:ascii="Times New Roman" w:hAnsi="Times New Roman" w:cs="Times New Roman"/>
          <w:sz w:val="24"/>
          <w:szCs w:val="20"/>
        </w:rPr>
        <w:t xml:space="preserve"> Čeprav je v teoriji mogoče izdelati igro le z umetnikom in programerjem</w:t>
      </w:r>
      <w:ins w:id="519" w:author="kralj" w:date="2018-04-04T20:58:00Z">
        <w:r w:rsidR="00430F2F">
          <w:rPr>
            <w:rFonts w:ascii="Times New Roman" w:hAnsi="Times New Roman" w:cs="Times New Roman"/>
            <w:sz w:val="24"/>
            <w:szCs w:val="20"/>
          </w:rPr>
          <w:t>,</w:t>
        </w:r>
      </w:ins>
      <w:r w:rsidRPr="00204950">
        <w:rPr>
          <w:rFonts w:ascii="Times New Roman" w:hAnsi="Times New Roman" w:cs="Times New Roman"/>
          <w:sz w:val="24"/>
          <w:szCs w:val="20"/>
        </w:rPr>
        <w:t xml:space="preserve"> je potrebno veliko več za sestavo temeljev uspešne igre</w:t>
      </w:r>
      <w:r w:rsidR="005F39DB" w:rsidRPr="00204950">
        <w:rPr>
          <w:rFonts w:ascii="Times New Roman" w:hAnsi="Times New Roman" w:cs="Times New Roman"/>
          <w:sz w:val="24"/>
          <w:szCs w:val="20"/>
        </w:rPr>
        <w:t xml:space="preserve"> </w:t>
      </w:r>
      <w:r w:rsidR="005F39DB" w:rsidRPr="00204950">
        <w:rPr>
          <w:rFonts w:ascii="Times New Roman" w:hAnsi="Times New Roman" w:cs="Times New Roman"/>
          <w:sz w:val="24"/>
          <w:szCs w:val="20"/>
        </w:rPr>
        <w:fldChar w:fldCharType="begin"/>
      </w:r>
      <w:r w:rsidR="005F39DB" w:rsidRPr="00204950">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sidRPr="00204950">
        <w:rPr>
          <w:rFonts w:ascii="Times New Roman" w:hAnsi="Times New Roman" w:cs="Times New Roman"/>
          <w:sz w:val="24"/>
          <w:szCs w:val="20"/>
        </w:rPr>
        <w:fldChar w:fldCharType="separate"/>
      </w:r>
      <w:r w:rsidR="005F39DB" w:rsidRPr="00204950">
        <w:rPr>
          <w:rFonts w:ascii="Times New Roman" w:hAnsi="Times New Roman" w:cs="Times New Roman"/>
          <w:sz w:val="24"/>
        </w:rPr>
        <w:t>(Novak</w:t>
      </w:r>
      <w:r w:rsidR="002C3412">
        <w:rPr>
          <w:rFonts w:ascii="Times New Roman" w:hAnsi="Times New Roman" w:cs="Times New Roman"/>
          <w:sz w:val="24"/>
        </w:rPr>
        <w:t>,</w:t>
      </w:r>
      <w:r w:rsidR="005F39DB" w:rsidRPr="00204950">
        <w:rPr>
          <w:rFonts w:ascii="Times New Roman" w:hAnsi="Times New Roman" w:cs="Times New Roman"/>
          <w:sz w:val="24"/>
        </w:rPr>
        <w:t xml:space="preserve"> 2012, 319)</w:t>
      </w:r>
      <w:r w:rsidR="005F39DB"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r w:rsidR="0072300A" w:rsidRPr="00204950">
        <w:rPr>
          <w:rFonts w:ascii="Times New Roman" w:hAnsi="Times New Roman" w:cs="Times New Roman"/>
          <w:sz w:val="24"/>
          <w:szCs w:val="20"/>
        </w:rPr>
        <w:t xml:space="preserve"> Vsako igro je potrebno upravljati, oblikovati, programirati, testirati. Prav tako igra potrebuje zvok, umetnine in glasbo </w:t>
      </w:r>
      <w:r w:rsidR="0072300A" w:rsidRPr="00204950">
        <w:rPr>
          <w:rFonts w:ascii="Times New Roman" w:hAnsi="Times New Roman" w:cs="Times New Roman"/>
          <w:sz w:val="24"/>
          <w:szCs w:val="20"/>
        </w:rPr>
        <w:fldChar w:fldCharType="begin"/>
      </w:r>
      <w:r w:rsidR="0072300A" w:rsidRPr="00204950">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sidRPr="00204950">
        <w:rPr>
          <w:rFonts w:ascii="Times New Roman" w:hAnsi="Times New Roman" w:cs="Times New Roman"/>
          <w:sz w:val="24"/>
          <w:szCs w:val="20"/>
        </w:rPr>
        <w:fldChar w:fldCharType="separate"/>
      </w:r>
      <w:r w:rsidR="0072300A" w:rsidRPr="00204950">
        <w:rPr>
          <w:rFonts w:ascii="Times New Roman" w:hAnsi="Times New Roman" w:cs="Times New Roman"/>
          <w:sz w:val="24"/>
        </w:rPr>
        <w:t>(Bates</w:t>
      </w:r>
      <w:r w:rsidR="002C3412">
        <w:rPr>
          <w:rFonts w:ascii="Times New Roman" w:hAnsi="Times New Roman" w:cs="Times New Roman"/>
          <w:sz w:val="24"/>
        </w:rPr>
        <w:t>,</w:t>
      </w:r>
      <w:r w:rsidR="0072300A" w:rsidRPr="00204950">
        <w:rPr>
          <w:rFonts w:ascii="Times New Roman" w:hAnsi="Times New Roman" w:cs="Times New Roman"/>
          <w:sz w:val="24"/>
        </w:rPr>
        <w:t xml:space="preserve"> 2004, 151)</w:t>
      </w:r>
      <w:r w:rsidR="0072300A" w:rsidRPr="00204950">
        <w:rPr>
          <w:rFonts w:ascii="Times New Roman" w:hAnsi="Times New Roman" w:cs="Times New Roman"/>
          <w:sz w:val="24"/>
          <w:szCs w:val="20"/>
        </w:rPr>
        <w:fldChar w:fldCharType="end"/>
      </w:r>
      <w:r w:rsidR="00A173AF" w:rsidRPr="00204950">
        <w:rPr>
          <w:rFonts w:ascii="Times New Roman" w:hAnsi="Times New Roman" w:cs="Times New Roman"/>
          <w:sz w:val="24"/>
          <w:szCs w:val="20"/>
        </w:rPr>
        <w:t>. Vloge zaposlenih se delijo glede na discipline: produkcija, oblikovanje, programiranje, umetnost, zvok in testiranje</w:t>
      </w:r>
      <w:r w:rsidR="000D688F" w:rsidRPr="00204950">
        <w:rPr>
          <w:rFonts w:ascii="Times New Roman" w:hAnsi="Times New Roman" w:cs="Times New Roman"/>
          <w:sz w:val="24"/>
          <w:szCs w:val="20"/>
        </w:rPr>
        <w:t xml:space="preserve">. </w:t>
      </w:r>
    </w:p>
    <w:p w14:paraId="2CCBB5AA" w14:textId="77777777" w:rsidR="00A12E0D" w:rsidRDefault="00A12E0D" w:rsidP="005A6A3B">
      <w:pPr>
        <w:spacing w:line="360" w:lineRule="auto"/>
        <w:contextualSpacing/>
        <w:jc w:val="both"/>
        <w:rPr>
          <w:rFonts w:ascii="Times New Roman" w:hAnsi="Times New Roman" w:cs="Times New Roman"/>
          <w:sz w:val="24"/>
          <w:szCs w:val="20"/>
        </w:rPr>
      </w:pPr>
    </w:p>
    <w:p w14:paraId="4F9CD3EF" w14:textId="4F28571D" w:rsidR="007A6190" w:rsidRPr="00204950" w:rsidRDefault="000D688F"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Tako osnovno ekipo lahko sestavljajo producent, oblikovalec, program</w:t>
      </w:r>
      <w:r w:rsidR="007D2C02" w:rsidRPr="00204950">
        <w:rPr>
          <w:rFonts w:ascii="Times New Roman" w:hAnsi="Times New Roman" w:cs="Times New Roman"/>
          <w:sz w:val="24"/>
          <w:szCs w:val="20"/>
        </w:rPr>
        <w:t xml:space="preserve">er in kreator umetniških sredstev, </w:t>
      </w:r>
      <w:r w:rsidR="00A173AF" w:rsidRPr="00204950">
        <w:rPr>
          <w:rFonts w:ascii="Times New Roman" w:hAnsi="Times New Roman" w:cs="Times New Roman"/>
          <w:sz w:val="24"/>
          <w:szCs w:val="20"/>
        </w:rPr>
        <w:fldChar w:fldCharType="begin"/>
      </w:r>
      <w:r w:rsidR="00A173AF" w:rsidRPr="00204950">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sidRPr="00204950">
        <w:rPr>
          <w:rFonts w:ascii="Times New Roman" w:hAnsi="Times New Roman" w:cs="Times New Roman"/>
          <w:sz w:val="24"/>
          <w:szCs w:val="20"/>
        </w:rPr>
        <w:fldChar w:fldCharType="separate"/>
      </w:r>
      <w:r w:rsidR="00A173AF" w:rsidRPr="00204950">
        <w:rPr>
          <w:rFonts w:ascii="Times New Roman" w:hAnsi="Times New Roman" w:cs="Times New Roman"/>
          <w:sz w:val="24"/>
          <w:szCs w:val="24"/>
        </w:rPr>
        <w:t>(Novak</w:t>
      </w:r>
      <w:r w:rsidR="002C3412">
        <w:rPr>
          <w:rFonts w:ascii="Times New Roman" w:hAnsi="Times New Roman" w:cs="Times New Roman"/>
          <w:sz w:val="24"/>
          <w:szCs w:val="24"/>
        </w:rPr>
        <w:t>,</w:t>
      </w:r>
      <w:r w:rsidR="00A173AF" w:rsidRPr="00204950">
        <w:rPr>
          <w:rFonts w:ascii="Times New Roman" w:hAnsi="Times New Roman" w:cs="Times New Roman"/>
          <w:sz w:val="24"/>
          <w:szCs w:val="24"/>
        </w:rPr>
        <w:t xml:space="preserve"> 2012, 319–39; Bates</w:t>
      </w:r>
      <w:r w:rsidR="002C3412">
        <w:rPr>
          <w:rFonts w:ascii="Times New Roman" w:hAnsi="Times New Roman" w:cs="Times New Roman"/>
          <w:sz w:val="24"/>
          <w:szCs w:val="24"/>
        </w:rPr>
        <w:t>,</w:t>
      </w:r>
      <w:r w:rsidR="00A173AF" w:rsidRPr="00204950">
        <w:rPr>
          <w:rFonts w:ascii="Times New Roman" w:hAnsi="Times New Roman" w:cs="Times New Roman"/>
          <w:sz w:val="24"/>
          <w:szCs w:val="24"/>
        </w:rPr>
        <w:t xml:space="preserve"> 2004, 153–79)</w:t>
      </w:r>
      <w:r w:rsidR="00A173AF" w:rsidRPr="00204950">
        <w:rPr>
          <w:rFonts w:ascii="Times New Roman" w:hAnsi="Times New Roman" w:cs="Times New Roman"/>
          <w:sz w:val="24"/>
          <w:szCs w:val="20"/>
        </w:rPr>
        <w:fldChar w:fldCharType="end"/>
      </w:r>
      <w:ins w:id="520" w:author="kralj" w:date="2018-04-04T20:58:00Z">
        <w:r w:rsidR="00430F2F">
          <w:rPr>
            <w:rFonts w:ascii="Times New Roman" w:hAnsi="Times New Roman" w:cs="Times New Roman"/>
            <w:sz w:val="24"/>
            <w:szCs w:val="20"/>
          </w:rPr>
          <w:t>,</w:t>
        </w:r>
      </w:ins>
      <w:r w:rsidR="007D2C02" w:rsidRPr="00204950">
        <w:rPr>
          <w:rFonts w:ascii="Times New Roman" w:hAnsi="Times New Roman" w:cs="Times New Roman"/>
          <w:sz w:val="24"/>
          <w:szCs w:val="20"/>
        </w:rPr>
        <w:t xml:space="preserve"> pri</w:t>
      </w:r>
      <w:r w:rsidR="000152A1" w:rsidRPr="00204950">
        <w:rPr>
          <w:rFonts w:ascii="Times New Roman" w:hAnsi="Times New Roman" w:cs="Times New Roman"/>
          <w:sz w:val="24"/>
          <w:szCs w:val="20"/>
        </w:rPr>
        <w:t xml:space="preserve"> čemer lahko glede na velikost ekipe ena oseba pokriva več vlog </w:t>
      </w:r>
      <w:r w:rsidR="000152A1" w:rsidRPr="00204950">
        <w:rPr>
          <w:rFonts w:ascii="Times New Roman" w:hAnsi="Times New Roman" w:cs="Times New Roman"/>
          <w:sz w:val="24"/>
          <w:szCs w:val="20"/>
        </w:rPr>
        <w:fldChar w:fldCharType="begin"/>
      </w:r>
      <w:r w:rsidR="000152A1" w:rsidRPr="00204950">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sidRPr="00204950">
        <w:rPr>
          <w:rFonts w:ascii="Times New Roman" w:hAnsi="Times New Roman" w:cs="Times New Roman"/>
          <w:sz w:val="24"/>
          <w:szCs w:val="20"/>
        </w:rPr>
        <w:fldChar w:fldCharType="separate"/>
      </w:r>
      <w:r w:rsidR="000152A1" w:rsidRPr="00204950">
        <w:rPr>
          <w:rFonts w:ascii="Times New Roman" w:hAnsi="Times New Roman" w:cs="Times New Roman"/>
          <w:sz w:val="24"/>
        </w:rPr>
        <w:t>(Novak</w:t>
      </w:r>
      <w:r w:rsidR="002C3412">
        <w:rPr>
          <w:rFonts w:ascii="Times New Roman" w:hAnsi="Times New Roman" w:cs="Times New Roman"/>
          <w:sz w:val="24"/>
        </w:rPr>
        <w:t>,</w:t>
      </w:r>
      <w:r w:rsidR="000152A1" w:rsidRPr="00204950">
        <w:rPr>
          <w:rFonts w:ascii="Times New Roman" w:hAnsi="Times New Roman" w:cs="Times New Roman"/>
          <w:sz w:val="24"/>
        </w:rPr>
        <w:t xml:space="preserve"> 2012, 319; Bates</w:t>
      </w:r>
      <w:r w:rsidR="002C3412">
        <w:rPr>
          <w:rFonts w:ascii="Times New Roman" w:hAnsi="Times New Roman" w:cs="Times New Roman"/>
          <w:sz w:val="24"/>
        </w:rPr>
        <w:t>,</w:t>
      </w:r>
      <w:r w:rsidR="000152A1" w:rsidRPr="00204950">
        <w:rPr>
          <w:rFonts w:ascii="Times New Roman" w:hAnsi="Times New Roman" w:cs="Times New Roman"/>
          <w:sz w:val="24"/>
        </w:rPr>
        <w:t xml:space="preserve"> 2004, 151)</w:t>
      </w:r>
      <w:r w:rsidR="000152A1" w:rsidRPr="00204950">
        <w:rPr>
          <w:rFonts w:ascii="Times New Roman" w:hAnsi="Times New Roman" w:cs="Times New Roman"/>
          <w:sz w:val="24"/>
          <w:szCs w:val="20"/>
        </w:rPr>
        <w:fldChar w:fldCharType="end"/>
      </w:r>
      <w:r w:rsidR="0073173B" w:rsidRPr="00204950">
        <w:rPr>
          <w:rFonts w:ascii="Times New Roman" w:hAnsi="Times New Roman" w:cs="Times New Roman"/>
          <w:sz w:val="24"/>
          <w:szCs w:val="20"/>
        </w:rPr>
        <w:t>.</w:t>
      </w:r>
      <w:r w:rsidR="008E7679" w:rsidRPr="00204950">
        <w:rPr>
          <w:rFonts w:ascii="Times New Roman" w:hAnsi="Times New Roman" w:cs="Times New Roman"/>
          <w:sz w:val="24"/>
          <w:szCs w:val="20"/>
        </w:rPr>
        <w:t xml:space="preserve"> Pri vodenju takšnih multidisciplinarnih ekip so potrebne usmeritve</w:t>
      </w:r>
      <w:r w:rsidR="00F812CF" w:rsidRPr="00204950">
        <w:rPr>
          <w:rFonts w:ascii="Times New Roman" w:hAnsi="Times New Roman" w:cs="Times New Roman"/>
          <w:sz w:val="24"/>
          <w:szCs w:val="20"/>
        </w:rPr>
        <w:t xml:space="preserve"> v obliki mehkih veščin</w:t>
      </w:r>
      <w:r w:rsidR="008E7679" w:rsidRPr="00204950">
        <w:rPr>
          <w:rFonts w:ascii="Times New Roman" w:hAnsi="Times New Roman" w:cs="Times New Roman"/>
          <w:sz w:val="24"/>
          <w:szCs w:val="20"/>
        </w:rPr>
        <w:t>.</w:t>
      </w:r>
      <w:r w:rsidR="00F812CF" w:rsidRPr="00204950">
        <w:rPr>
          <w:rFonts w:ascii="Times New Roman" w:hAnsi="Times New Roman" w:cs="Times New Roman"/>
          <w:sz w:val="24"/>
          <w:szCs w:val="20"/>
        </w:rPr>
        <w:t xml:space="preserve"> </w:t>
      </w:r>
      <w:r w:rsidR="00C950C6" w:rsidRPr="00204950">
        <w:rPr>
          <w:rFonts w:ascii="Times New Roman" w:hAnsi="Times New Roman" w:cs="Times New Roman"/>
          <w:sz w:val="24"/>
          <w:szCs w:val="20"/>
        </w:rPr>
        <w:t>Priporoča se spodbujanje idej in sod</w:t>
      </w:r>
      <w:r w:rsidR="007B0BB7" w:rsidRPr="00204950">
        <w:rPr>
          <w:rFonts w:ascii="Times New Roman" w:hAnsi="Times New Roman" w:cs="Times New Roman"/>
          <w:sz w:val="24"/>
          <w:szCs w:val="20"/>
        </w:rPr>
        <w:t>elovanje vse ekipe v oblikovanju</w:t>
      </w:r>
      <w:r w:rsidR="00D82265" w:rsidRPr="00204950">
        <w:rPr>
          <w:rFonts w:ascii="Times New Roman" w:hAnsi="Times New Roman" w:cs="Times New Roman"/>
          <w:sz w:val="24"/>
          <w:szCs w:val="20"/>
        </w:rPr>
        <w:t xml:space="preserve"> igre</w:t>
      </w:r>
      <w:r w:rsidR="00BD77CA" w:rsidRPr="00204950">
        <w:rPr>
          <w:rFonts w:ascii="Times New Roman" w:hAnsi="Times New Roman" w:cs="Times New Roman"/>
          <w:sz w:val="24"/>
          <w:szCs w:val="20"/>
        </w:rPr>
        <w:t xml:space="preserve"> </w:t>
      </w:r>
      <w:r w:rsidR="00BD77CA" w:rsidRPr="00204950">
        <w:rPr>
          <w:rFonts w:ascii="Times New Roman" w:hAnsi="Times New Roman" w:cs="Times New Roman"/>
          <w:sz w:val="24"/>
          <w:szCs w:val="20"/>
        </w:rPr>
        <w:fldChar w:fldCharType="begin"/>
      </w:r>
      <w:r w:rsidR="00BD77CA" w:rsidRPr="00204950">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sidRPr="00204950">
        <w:rPr>
          <w:rFonts w:ascii="Times New Roman" w:hAnsi="Times New Roman" w:cs="Times New Roman"/>
          <w:sz w:val="24"/>
          <w:szCs w:val="20"/>
        </w:rPr>
        <w:fldChar w:fldCharType="separate"/>
      </w:r>
      <w:r w:rsidR="00BD77CA" w:rsidRPr="00204950">
        <w:rPr>
          <w:rFonts w:ascii="Times New Roman" w:hAnsi="Times New Roman" w:cs="Times New Roman"/>
          <w:sz w:val="24"/>
        </w:rPr>
        <w:t>(Schell</w:t>
      </w:r>
      <w:r w:rsidR="002C3412">
        <w:rPr>
          <w:rFonts w:ascii="Times New Roman" w:hAnsi="Times New Roman" w:cs="Times New Roman"/>
          <w:sz w:val="24"/>
        </w:rPr>
        <w:t>,</w:t>
      </w:r>
      <w:r w:rsidR="00BD77CA" w:rsidRPr="00204950">
        <w:rPr>
          <w:rFonts w:ascii="Times New Roman" w:hAnsi="Times New Roman" w:cs="Times New Roman"/>
          <w:sz w:val="24"/>
        </w:rPr>
        <w:t xml:space="preserve"> 2008, 375)</w:t>
      </w:r>
      <w:r w:rsidR="00BD77CA" w:rsidRPr="00204950">
        <w:rPr>
          <w:rFonts w:ascii="Times New Roman" w:hAnsi="Times New Roman" w:cs="Times New Roman"/>
          <w:sz w:val="24"/>
          <w:szCs w:val="20"/>
        </w:rPr>
        <w:fldChar w:fldCharType="end"/>
      </w:r>
      <w:r w:rsidR="00D82265" w:rsidRPr="00204950">
        <w:rPr>
          <w:rFonts w:ascii="Times New Roman" w:hAnsi="Times New Roman" w:cs="Times New Roman"/>
          <w:sz w:val="24"/>
          <w:szCs w:val="20"/>
        </w:rPr>
        <w:t>. To omogoča večjo izbiro id</w:t>
      </w:r>
      <w:r w:rsidR="004A63E3" w:rsidRPr="00204950">
        <w:rPr>
          <w:rFonts w:ascii="Times New Roman" w:hAnsi="Times New Roman" w:cs="Times New Roman"/>
          <w:sz w:val="24"/>
          <w:szCs w:val="20"/>
        </w:rPr>
        <w:t>ej, njihovo hitro us</w:t>
      </w:r>
      <w:r w:rsidR="00280014" w:rsidRPr="00204950">
        <w:rPr>
          <w:rFonts w:ascii="Times New Roman" w:hAnsi="Times New Roman" w:cs="Times New Roman"/>
          <w:sz w:val="24"/>
          <w:szCs w:val="20"/>
        </w:rPr>
        <w:t>tvarjanje in zadovoljstvo ekipe</w:t>
      </w:r>
      <w:r w:rsidR="002F4B45" w:rsidRPr="00204950">
        <w:rPr>
          <w:rFonts w:ascii="Times New Roman" w:hAnsi="Times New Roman" w:cs="Times New Roman"/>
          <w:sz w:val="24"/>
          <w:szCs w:val="20"/>
        </w:rPr>
        <w:t xml:space="preserve"> </w:t>
      </w:r>
      <w:r w:rsidR="002F4B45"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{"citationID":"Cs7uFcWT","properties":{"formattedCitation":"(Schell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sidRPr="00204950">
        <w:rPr>
          <w:rFonts w:ascii="Times New Roman" w:hAnsi="Times New Roman" w:cs="Times New Roman"/>
          <w:sz w:val="24"/>
          <w:szCs w:val="20"/>
        </w:rPr>
        <w:fldChar w:fldCharType="separate"/>
      </w:r>
      <w:r w:rsidR="002F4B45" w:rsidRPr="00204950">
        <w:rPr>
          <w:rFonts w:ascii="Times New Roman" w:hAnsi="Times New Roman" w:cs="Times New Roman"/>
          <w:sz w:val="24"/>
        </w:rPr>
        <w:t>(</w:t>
      </w:r>
      <w:r w:rsidR="002C3412">
        <w:rPr>
          <w:rFonts w:ascii="Times New Roman" w:hAnsi="Times New Roman" w:cs="Times New Roman"/>
          <w:sz w:val="24"/>
        </w:rPr>
        <w:t>prav tam</w:t>
      </w:r>
      <w:r w:rsidR="002F4B45" w:rsidRPr="00204950">
        <w:rPr>
          <w:rFonts w:ascii="Times New Roman" w:hAnsi="Times New Roman" w:cs="Times New Roman"/>
          <w:sz w:val="24"/>
        </w:rPr>
        <w:t>)</w:t>
      </w:r>
      <w:r w:rsidR="002F4B45" w:rsidRPr="00204950">
        <w:rPr>
          <w:rFonts w:ascii="Times New Roman" w:hAnsi="Times New Roman" w:cs="Times New Roman"/>
          <w:sz w:val="24"/>
          <w:szCs w:val="20"/>
        </w:rPr>
        <w:fldChar w:fldCharType="end"/>
      </w:r>
      <w:r w:rsidR="00280014" w:rsidRPr="00204950">
        <w:rPr>
          <w:rFonts w:ascii="Times New Roman" w:hAnsi="Times New Roman" w:cs="Times New Roman"/>
          <w:sz w:val="24"/>
          <w:szCs w:val="20"/>
        </w:rPr>
        <w:t>.</w:t>
      </w:r>
      <w:r w:rsidR="00DB4366" w:rsidRPr="00204950">
        <w:rPr>
          <w:rFonts w:ascii="Times New Roman" w:hAnsi="Times New Roman" w:cs="Times New Roman"/>
          <w:sz w:val="24"/>
          <w:szCs w:val="20"/>
        </w:rPr>
        <w:t xml:space="preserve"> Sem spadaj</w:t>
      </w:r>
      <w:r w:rsidR="004F3EF1" w:rsidRPr="00204950">
        <w:rPr>
          <w:rFonts w:ascii="Times New Roman" w:hAnsi="Times New Roman" w:cs="Times New Roman"/>
          <w:sz w:val="24"/>
          <w:szCs w:val="20"/>
        </w:rPr>
        <w:t>o še veščine spodbujanja komunik</w:t>
      </w:r>
      <w:r w:rsidR="00DB4366" w:rsidRPr="00204950">
        <w:rPr>
          <w:rFonts w:ascii="Times New Roman" w:hAnsi="Times New Roman" w:cs="Times New Roman"/>
          <w:sz w:val="24"/>
          <w:szCs w:val="20"/>
        </w:rPr>
        <w:t>acije in njene kvalitete: objektivnost, jasnost, vztrajnost, spoštovanje, zaupanje, iskrenost, zasebnost in skupnost</w:t>
      </w:r>
      <w:r w:rsidR="002F4B45" w:rsidRPr="00204950">
        <w:rPr>
          <w:rFonts w:ascii="Times New Roman" w:hAnsi="Times New Roman" w:cs="Times New Roman"/>
          <w:sz w:val="24"/>
          <w:szCs w:val="20"/>
        </w:rPr>
        <w:t xml:space="preserve"> </w:t>
      </w:r>
      <w:r w:rsidR="002F4B45" w:rsidRPr="00204950">
        <w:rPr>
          <w:rFonts w:ascii="Times New Roman" w:hAnsi="Times New Roman" w:cs="Times New Roman"/>
          <w:sz w:val="24"/>
          <w:szCs w:val="20"/>
        </w:rPr>
        <w:fldChar w:fldCharType="begin"/>
      </w:r>
      <w:r w:rsidR="002F4B45" w:rsidRPr="00204950">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sidRPr="00204950">
        <w:rPr>
          <w:rFonts w:ascii="Times New Roman" w:hAnsi="Times New Roman" w:cs="Times New Roman"/>
          <w:sz w:val="24"/>
          <w:szCs w:val="20"/>
        </w:rPr>
        <w:fldChar w:fldCharType="separate"/>
      </w:r>
      <w:r w:rsidR="002F4B45" w:rsidRPr="00204950">
        <w:rPr>
          <w:rFonts w:ascii="Times New Roman" w:hAnsi="Times New Roman" w:cs="Times New Roman"/>
          <w:sz w:val="24"/>
          <w:szCs w:val="24"/>
        </w:rPr>
        <w:t>(Schell</w:t>
      </w:r>
      <w:r w:rsidR="002D2606">
        <w:rPr>
          <w:rFonts w:ascii="Times New Roman" w:hAnsi="Times New Roman" w:cs="Times New Roman"/>
          <w:sz w:val="24"/>
          <w:szCs w:val="24"/>
        </w:rPr>
        <w:t>,</w:t>
      </w:r>
      <w:r w:rsidR="002F4B45" w:rsidRPr="00204950">
        <w:rPr>
          <w:rFonts w:ascii="Times New Roman" w:hAnsi="Times New Roman" w:cs="Times New Roman"/>
          <w:sz w:val="24"/>
          <w:szCs w:val="24"/>
        </w:rPr>
        <w:t xml:space="preserve"> 2008, 376–79)</w:t>
      </w:r>
      <w:r w:rsidR="002F4B45" w:rsidRPr="00204950">
        <w:rPr>
          <w:rFonts w:ascii="Times New Roman" w:hAnsi="Times New Roman" w:cs="Times New Roman"/>
          <w:sz w:val="24"/>
          <w:szCs w:val="20"/>
        </w:rPr>
        <w:fldChar w:fldCharType="end"/>
      </w:r>
      <w:ins w:id="521" w:author="kralj" w:date="2018-04-04T20:59:00Z">
        <w:r w:rsidR="00430F2F">
          <w:rPr>
            <w:rFonts w:ascii="Times New Roman" w:hAnsi="Times New Roman" w:cs="Times New Roman"/>
            <w:sz w:val="24"/>
            <w:szCs w:val="20"/>
          </w:rPr>
          <w:t>.</w:t>
        </w:r>
      </w:ins>
      <w:r w:rsidR="002F4B45" w:rsidRPr="00204950">
        <w:rPr>
          <w:rFonts w:ascii="Times New Roman" w:hAnsi="Times New Roman" w:cs="Times New Roman"/>
          <w:sz w:val="24"/>
          <w:szCs w:val="20"/>
        </w:rPr>
        <w:t xml:space="preserve"> </w:t>
      </w:r>
    </w:p>
    <w:p w14:paraId="4E7B5316" w14:textId="73F5E06E" w:rsidR="00B47DD8" w:rsidRPr="00204950" w:rsidRDefault="00D6744E"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Proces je priporočeno </w:t>
      </w:r>
      <w:r w:rsidR="00B822C4" w:rsidRPr="00204950">
        <w:rPr>
          <w:rFonts w:ascii="Times New Roman" w:hAnsi="Times New Roman" w:cs="Times New Roman"/>
          <w:sz w:val="24"/>
          <w:szCs w:val="20"/>
        </w:rPr>
        <w:t>podpre</w:t>
      </w:r>
      <w:r w:rsidRPr="00204950">
        <w:rPr>
          <w:rFonts w:ascii="Times New Roman" w:hAnsi="Times New Roman" w:cs="Times New Roman"/>
          <w:sz w:val="24"/>
          <w:szCs w:val="20"/>
        </w:rPr>
        <w:t>ti tudi</w:t>
      </w:r>
      <w:r w:rsidR="00EF2BE2"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z uporabo digitalnih programskih paketov. Ravnateljstvo že dolgo uporablja takšna orodja za administracijo individualnih ali skupine projektov. Orodja kot so: Scrumwise, Kanbanery, Yodiz, ZenHub, Leankit, Jira</w:t>
      </w:r>
      <w:ins w:id="522" w:author="kralj" w:date="2018-04-04T20:59:00Z">
        <w:r w:rsidR="00B15AFC">
          <w:rPr>
            <w:rFonts w:ascii="Times New Roman" w:hAnsi="Times New Roman" w:cs="Times New Roman"/>
            <w:sz w:val="24"/>
            <w:szCs w:val="20"/>
          </w:rPr>
          <w:t xml:space="preserve"> in</w:t>
        </w:r>
      </w:ins>
      <w:del w:id="523" w:author="kralj" w:date="2018-04-04T20:59:00Z">
        <w:r w:rsidR="00360F96" w:rsidRPr="00204950" w:rsidDel="00B15AFC">
          <w:rPr>
            <w:rFonts w:ascii="Times New Roman" w:hAnsi="Times New Roman" w:cs="Times New Roman"/>
            <w:sz w:val="24"/>
            <w:szCs w:val="20"/>
          </w:rPr>
          <w:delText>,</w:delText>
        </w:r>
      </w:del>
      <w:r w:rsidR="00360F96" w:rsidRPr="00204950">
        <w:rPr>
          <w:rFonts w:ascii="Times New Roman" w:hAnsi="Times New Roman" w:cs="Times New Roman"/>
          <w:sz w:val="24"/>
          <w:szCs w:val="20"/>
        </w:rPr>
        <w:t xml:space="preserve"> Trello, so idealna za spremljanje nalog, saj om</w:t>
      </w:r>
      <w:r w:rsidR="00E8142B" w:rsidRPr="00204950">
        <w:rPr>
          <w:rFonts w:ascii="Times New Roman" w:hAnsi="Times New Roman" w:cs="Times New Roman"/>
          <w:sz w:val="24"/>
          <w:szCs w:val="20"/>
        </w:rPr>
        <w:t xml:space="preserve">ogočajo kreiranje Kanban tabel. </w:t>
      </w:r>
      <w:r w:rsidR="00360F96" w:rsidRPr="00204950">
        <w:rPr>
          <w:rFonts w:ascii="Times New Roman" w:hAnsi="Times New Roman" w:cs="Times New Roman"/>
          <w:sz w:val="24"/>
          <w:szCs w:val="20"/>
        </w:rPr>
        <w:t>Poleg teh poznamo še Fat Panda, Pivotal Tracker, Active Collab, HacknPlan, Asana in Slack. Orodja lahko omogočajo tudi definiranje t.i. Gantt</w:t>
      </w:r>
      <w:r w:rsidR="00360F96" w:rsidRPr="00D468C8">
        <w:rPr>
          <w:rStyle w:val="Sprotnaopomba-sklic"/>
        </w:rPr>
        <w:footnoteReference w:id="47"/>
      </w:r>
      <w:r w:rsidR="00360F96" w:rsidRPr="00204950">
        <w:rPr>
          <w:rFonts w:ascii="Times New Roman" w:hAnsi="Times New Roman" w:cs="Times New Roman"/>
          <w:sz w:val="24"/>
          <w:szCs w:val="20"/>
        </w:rPr>
        <w:t xml:space="preserve"> ali PERT</w:t>
      </w:r>
      <w:r w:rsidR="00360F96" w:rsidRPr="00D468C8">
        <w:rPr>
          <w:rStyle w:val="Sprotnaopomba-sklic"/>
        </w:rPr>
        <w:footnoteReference w:id="48"/>
      </w:r>
      <w:r w:rsidR="00360F96" w:rsidRPr="00204950">
        <w:rPr>
          <w:rFonts w:ascii="Times New Roman" w:hAnsi="Times New Roman" w:cs="Times New Roman"/>
          <w:sz w:val="24"/>
          <w:szCs w:val="20"/>
        </w:rPr>
        <w:t xml:space="preserve"> grafov, ki zadostijo</w:t>
      </w:r>
      <w:r w:rsidR="00B92F44" w:rsidRPr="00204950">
        <w:rPr>
          <w:rFonts w:ascii="Times New Roman" w:hAnsi="Times New Roman" w:cs="Times New Roman"/>
          <w:sz w:val="24"/>
          <w:szCs w:val="20"/>
        </w:rPr>
        <w:t xml:space="preserve"> definiranjem časovnih načrtov. </w:t>
      </w:r>
    </w:p>
    <w:p w14:paraId="6C2F55F8" w14:textId="77777777" w:rsidR="00B92F44"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Novi paketi takšnih orodij prinašajo prednosti, saj omogočajo upravljanje s tveganji, upravljanje z najboljšimi praksami, e-poštn</w:t>
      </w:r>
      <w:r w:rsidR="00B92F44" w:rsidRPr="00204950">
        <w:rPr>
          <w:rFonts w:ascii="Times New Roman" w:hAnsi="Times New Roman" w:cs="Times New Roman"/>
          <w:sz w:val="24"/>
          <w:szCs w:val="20"/>
        </w:rPr>
        <w:t xml:space="preserve">e notifikacije in kolaboracije. </w:t>
      </w:r>
    </w:p>
    <w:p w14:paraId="6F020945" w14:textId="369FFE31" w:rsidR="00360F96" w:rsidRPr="00204950" w:rsidRDefault="00555EBB"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Za izbiro</w:t>
      </w:r>
      <w:r w:rsidR="00BE7A18" w:rsidRPr="00204950">
        <w:rPr>
          <w:rFonts w:ascii="Times New Roman" w:hAnsi="Times New Roman" w:cs="Times New Roman"/>
          <w:sz w:val="24"/>
          <w:szCs w:val="20"/>
        </w:rPr>
        <w:t xml:space="preserve"> ustreznega programskega</w:t>
      </w:r>
      <w:r w:rsidRPr="00204950">
        <w:rPr>
          <w:rFonts w:ascii="Times New Roman" w:hAnsi="Times New Roman" w:cs="Times New Roman"/>
          <w:sz w:val="24"/>
          <w:szCs w:val="20"/>
        </w:rPr>
        <w:t xml:space="preserve"> pake</w:t>
      </w:r>
      <w:r w:rsidR="00BE7A18" w:rsidRPr="00204950">
        <w:rPr>
          <w:rFonts w:ascii="Times New Roman" w:hAnsi="Times New Roman" w:cs="Times New Roman"/>
          <w:sz w:val="24"/>
          <w:szCs w:val="20"/>
        </w:rPr>
        <w:t>ta</w:t>
      </w:r>
      <w:r w:rsidRPr="00204950">
        <w:rPr>
          <w:rFonts w:ascii="Times New Roman" w:hAnsi="Times New Roman" w:cs="Times New Roman"/>
          <w:sz w:val="24"/>
          <w:szCs w:val="20"/>
        </w:rPr>
        <w:t xml:space="preserve"> predlagamo </w:t>
      </w:r>
      <w:r w:rsidR="00360F96" w:rsidRPr="00204950">
        <w:rPr>
          <w:rFonts w:ascii="Times New Roman" w:hAnsi="Times New Roman" w:cs="Times New Roman"/>
          <w:sz w:val="24"/>
          <w:szCs w:val="20"/>
        </w:rPr>
        <w:t>analitični hierarhični proces</w:t>
      </w:r>
      <w:r w:rsidR="00360F96" w:rsidRPr="00D468C8">
        <w:rPr>
          <w:rStyle w:val="Sprotnaopomba-sklic"/>
        </w:rPr>
        <w:footnoteReference w:id="49"/>
      </w:r>
      <w:r w:rsidR="00360F96" w:rsidRPr="00204950">
        <w:rPr>
          <w:rFonts w:ascii="Times New Roman" w:hAnsi="Times New Roman" w:cs="Times New Roman"/>
          <w:sz w:val="24"/>
          <w:szCs w:val="20"/>
        </w:rPr>
        <w:t>, ki omogoča izbiro paketa</w:t>
      </w:r>
      <w:ins w:id="525" w:author="kralj" w:date="2018-04-04T21:01:00Z">
        <w:r w:rsidR="00863B4F">
          <w:rPr>
            <w:rFonts w:ascii="Times New Roman" w:hAnsi="Times New Roman" w:cs="Times New Roman"/>
            <w:sz w:val="24"/>
            <w:szCs w:val="20"/>
          </w:rPr>
          <w:t>,</w:t>
        </w:r>
      </w:ins>
      <w:r w:rsidR="00360F96" w:rsidRPr="00204950">
        <w:rPr>
          <w:rFonts w:ascii="Times New Roman" w:hAnsi="Times New Roman" w:cs="Times New Roman"/>
          <w:sz w:val="24"/>
          <w:szCs w:val="20"/>
        </w:rPr>
        <w:t xml:space="preserve"> na podlagi teorije izbire po Saatyu. Primarna naloga postopka je kvantifikacija relativnih prioritet za pod</w:t>
      </w:r>
      <w:r w:rsidR="007C10D9" w:rsidRPr="00204950">
        <w:rPr>
          <w:rFonts w:ascii="Times New Roman" w:hAnsi="Times New Roman" w:cs="Times New Roman"/>
          <w:sz w:val="24"/>
          <w:szCs w:val="20"/>
        </w:rPr>
        <w:t>ano zbirko alternativ (PRILOGA J</w:t>
      </w:r>
      <w:r w:rsidR="00360F96" w:rsidRPr="00204950">
        <w:rPr>
          <w:rFonts w:ascii="Times New Roman" w:hAnsi="Times New Roman" w:cs="Times New Roman"/>
          <w:sz w:val="24"/>
          <w:szCs w:val="20"/>
        </w:rPr>
        <w:t xml:space="preserve">) na podlagi sodb, ki jih poda odločevalec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(Ahmad in Laplante</w:t>
      </w:r>
      <w:r w:rsidR="002D2606">
        <w:rPr>
          <w:rFonts w:ascii="Times New Roman" w:hAnsi="Times New Roman" w:cs="Times New Roman"/>
          <w:sz w:val="24"/>
        </w:rPr>
        <w:t>,</w:t>
      </w:r>
      <w:r w:rsidR="00360F96" w:rsidRPr="00204950">
        <w:rPr>
          <w:rFonts w:ascii="Times New Roman" w:hAnsi="Times New Roman" w:cs="Times New Roman"/>
          <w:sz w:val="24"/>
        </w:rPr>
        <w:t xml:space="preserve"> 2006, 76)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Krite</w:t>
      </w:r>
      <w:r w:rsidR="006339CD" w:rsidRPr="00204950">
        <w:rPr>
          <w:rFonts w:ascii="Times New Roman" w:hAnsi="Times New Roman" w:cs="Times New Roman"/>
          <w:sz w:val="24"/>
          <w:szCs w:val="20"/>
        </w:rPr>
        <w:t xml:space="preserve">riji se </w:t>
      </w:r>
      <w:r w:rsidR="00360F96" w:rsidRPr="00204950">
        <w:rPr>
          <w:rFonts w:ascii="Times New Roman" w:hAnsi="Times New Roman" w:cs="Times New Roman"/>
          <w:sz w:val="24"/>
          <w:szCs w:val="20"/>
        </w:rPr>
        <w:t>spreminjajo in predlagani predstavljajo le ilustracijo</w:t>
      </w:r>
      <w:r w:rsidR="001507E6" w:rsidRPr="00204950">
        <w:rPr>
          <w:rFonts w:ascii="Times New Roman" w:hAnsi="Times New Roman" w:cs="Times New Roman"/>
          <w:sz w:val="24"/>
          <w:szCs w:val="20"/>
        </w:rPr>
        <w:t xml:space="preserve"> za</w:t>
      </w:r>
      <w:r w:rsidR="00360F96" w:rsidRPr="00204950">
        <w:rPr>
          <w:rFonts w:ascii="Times New Roman" w:hAnsi="Times New Roman" w:cs="Times New Roman"/>
          <w:sz w:val="24"/>
          <w:szCs w:val="20"/>
        </w:rPr>
        <w:t xml:space="preserve"> procesa izbora. Kriterije je potrebno definirati na podlagi hierarhije, ki predstavlja za nas najbolj primerno orodje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(Ahmad in Laplante</w:t>
      </w:r>
      <w:r w:rsidR="002D2606">
        <w:rPr>
          <w:rFonts w:ascii="Times New Roman" w:hAnsi="Times New Roman" w:cs="Times New Roman"/>
          <w:sz w:val="24"/>
        </w:rPr>
        <w:t>,</w:t>
      </w:r>
      <w:r w:rsidR="00360F96" w:rsidRPr="00204950">
        <w:rPr>
          <w:rFonts w:ascii="Times New Roman" w:hAnsi="Times New Roman" w:cs="Times New Roman"/>
          <w:sz w:val="24"/>
        </w:rPr>
        <w:t xml:space="preserve"> 2006, 81)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3C2A97C6" w14:textId="6A2A2CA8" w:rsidR="00360F96" w:rsidRPr="00204950" w:rsidRDefault="00133CC9" w:rsidP="005A6A3B">
      <w:pPr>
        <w:spacing w:line="360" w:lineRule="auto"/>
        <w:contextualSpacing/>
        <w:jc w:val="both"/>
        <w:rPr>
          <w:rFonts w:ascii="Times New Roman" w:hAnsi="Times New Roman" w:cs="Times New Roman"/>
        </w:rPr>
      </w:pPr>
      <w:r w:rsidRPr="00204950">
        <w:rPr>
          <w:rFonts w:ascii="Times New Roman" w:hAnsi="Times New Roman" w:cs="Times New Roman"/>
          <w:sz w:val="24"/>
          <w:szCs w:val="20"/>
        </w:rPr>
        <w:t>Ker lahko projekti zaradi količine defektov postanejo neobvladljivi</w:t>
      </w:r>
      <w:ins w:id="526" w:author="kralj" w:date="2018-04-04T21:01:00Z">
        <w:r w:rsidR="00863B4F">
          <w:rPr>
            <w:rFonts w:ascii="Times New Roman" w:hAnsi="Times New Roman" w:cs="Times New Roman"/>
            <w:sz w:val="24"/>
            <w:szCs w:val="20"/>
          </w:rPr>
          <w:t>,</w:t>
        </w:r>
      </w:ins>
      <w:r w:rsidRPr="00204950">
        <w:rPr>
          <w:rFonts w:ascii="Times New Roman" w:hAnsi="Times New Roman" w:cs="Times New Roman"/>
          <w:sz w:val="24"/>
          <w:szCs w:val="20"/>
        </w:rPr>
        <w:t xml:space="preserve"> se priporočajo rešitve za spremljanje izvorne kode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(McShaffry in Graham</w:t>
      </w:r>
      <w:r w:rsidR="002D2606">
        <w:rPr>
          <w:rFonts w:ascii="Times New Roman" w:hAnsi="Times New Roman" w:cs="Times New Roman"/>
          <w:sz w:val="24"/>
        </w:rPr>
        <w:t>,</w:t>
      </w:r>
      <w:r w:rsidR="00360F96" w:rsidRPr="00204950">
        <w:rPr>
          <w:rFonts w:ascii="Times New Roman" w:hAnsi="Times New Roman" w:cs="Times New Roman"/>
          <w:sz w:val="24"/>
        </w:rPr>
        <w:t xml:space="preserve"> 2012, 111)</w:t>
      </w:r>
      <w:r w:rsidR="00360F96"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Komercialne rešitve predstavljajo SourceSafe, Perforce in AlienBrain, odprtokodne pa Subversion, TortoiseSVN in Git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szCs w:val="24"/>
        </w:rPr>
        <w:t>(McShaffry in Graham</w:t>
      </w:r>
      <w:r w:rsidR="002D2606">
        <w:rPr>
          <w:rFonts w:ascii="Times New Roman" w:hAnsi="Times New Roman" w:cs="Times New Roman"/>
          <w:sz w:val="24"/>
          <w:szCs w:val="24"/>
        </w:rPr>
        <w:t>,</w:t>
      </w:r>
      <w:r w:rsidR="00360F96" w:rsidRPr="00204950">
        <w:rPr>
          <w:rFonts w:ascii="Times New Roman" w:hAnsi="Times New Roman" w:cs="Times New Roman"/>
          <w:sz w:val="24"/>
          <w:szCs w:val="24"/>
        </w:rPr>
        <w:t xml:space="preserve"> 2012, 15–114)</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490D5C93" w14:textId="77777777" w:rsidR="007A6190" w:rsidRPr="00204950" w:rsidRDefault="007A6190">
      <w:pPr>
        <w:rPr>
          <w:rFonts w:ascii="Times New Roman" w:hAnsi="Times New Roman" w:cs="Times New Roman"/>
          <w:sz w:val="24"/>
          <w:szCs w:val="24"/>
        </w:rPr>
      </w:pPr>
      <w:r w:rsidRPr="00204950">
        <w:rPr>
          <w:rFonts w:ascii="Times New Roman" w:hAnsi="Times New Roman" w:cs="Times New Roman"/>
          <w:sz w:val="24"/>
          <w:szCs w:val="24"/>
        </w:rPr>
        <w:br w:type="page"/>
      </w:r>
    </w:p>
    <w:p w14:paraId="3FE31B39" w14:textId="37B1D05F" w:rsidR="00F24489" w:rsidRPr="00204950" w:rsidRDefault="004554CF" w:rsidP="000536A0">
      <w:pPr>
        <w:pStyle w:val="podnaslov"/>
        <w:outlineLvl w:val="1"/>
      </w:pPr>
      <w:bookmarkStart w:id="527" w:name="_Toc509588448"/>
      <w:bookmarkStart w:id="528" w:name="_Toc509591257"/>
      <w:r>
        <w:lastRenderedPageBreak/>
        <w:t>6.7</w:t>
      </w:r>
      <w:r w:rsidR="00BB6D28" w:rsidRPr="00204950">
        <w:t>. OPTIMIZACIJA PROCESA</w:t>
      </w:r>
      <w:bookmarkEnd w:id="527"/>
      <w:bookmarkEnd w:id="528"/>
    </w:p>
    <w:p w14:paraId="39433470" w14:textId="6AEE0FAE" w:rsidR="009927AC" w:rsidRPr="00204950" w:rsidRDefault="00662980" w:rsidP="00262F27">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V</w:t>
      </w:r>
      <w:r w:rsidR="005F2116" w:rsidRPr="00204950">
        <w:rPr>
          <w:rFonts w:ascii="Times New Roman" w:hAnsi="Times New Roman" w:cs="Times New Roman"/>
          <w:sz w:val="24"/>
          <w:szCs w:val="20"/>
        </w:rPr>
        <w:t xml:space="preserve"> sklopu RV2</w:t>
      </w:r>
      <w:r w:rsidRPr="00204950">
        <w:rPr>
          <w:rFonts w:ascii="Times New Roman" w:hAnsi="Times New Roman" w:cs="Times New Roman"/>
          <w:sz w:val="24"/>
          <w:szCs w:val="20"/>
        </w:rPr>
        <w:t xml:space="preserve"> smo želeli</w:t>
      </w:r>
      <w:r w:rsidR="005F2116" w:rsidRPr="00204950">
        <w:rPr>
          <w:rFonts w:ascii="Times New Roman" w:hAnsi="Times New Roman" w:cs="Times New Roman"/>
          <w:sz w:val="24"/>
          <w:szCs w:val="20"/>
        </w:rPr>
        <w:t xml:space="preserve"> ugotoviti</w:t>
      </w:r>
      <w:ins w:id="529" w:author="kralj" w:date="2018-04-04T21:02:00Z">
        <w:r w:rsidR="00C92A43">
          <w:rPr>
            <w:rFonts w:ascii="Times New Roman" w:hAnsi="Times New Roman" w:cs="Times New Roman"/>
            <w:sz w:val="24"/>
            <w:szCs w:val="20"/>
          </w:rPr>
          <w:t>,</w:t>
        </w:r>
      </w:ins>
      <w:r w:rsidR="005F2116" w:rsidRPr="00204950">
        <w:rPr>
          <w:rFonts w:ascii="Times New Roman" w:hAnsi="Times New Roman" w:cs="Times New Roman"/>
          <w:sz w:val="24"/>
          <w:szCs w:val="20"/>
        </w:rPr>
        <w:t xml:space="preserve"> ali je predlagani </w:t>
      </w:r>
      <w:r w:rsidRPr="00204950">
        <w:rPr>
          <w:rFonts w:ascii="Times New Roman" w:hAnsi="Times New Roman" w:cs="Times New Roman"/>
          <w:sz w:val="24"/>
          <w:szCs w:val="20"/>
        </w:rPr>
        <w:t xml:space="preserve">model primeren za optimizacijo. Zato smo z DGMM </w:t>
      </w:r>
      <w:r w:rsidR="005F2116" w:rsidRPr="00204950">
        <w:rPr>
          <w:rFonts w:ascii="Times New Roman" w:hAnsi="Times New Roman" w:cs="Times New Roman"/>
          <w:sz w:val="24"/>
          <w:szCs w:val="20"/>
        </w:rPr>
        <w:t>izvedli</w:t>
      </w:r>
      <w:r w:rsidR="003B006C" w:rsidRPr="00204950">
        <w:rPr>
          <w:rFonts w:ascii="Times New Roman" w:hAnsi="Times New Roman" w:cs="Times New Roman"/>
          <w:sz w:val="24"/>
          <w:szCs w:val="20"/>
        </w:rPr>
        <w:t xml:space="preserve"> </w:t>
      </w:r>
      <w:r w:rsidR="00E452E6" w:rsidRPr="00204950">
        <w:rPr>
          <w:rFonts w:ascii="Times New Roman" w:hAnsi="Times New Roman" w:cs="Times New Roman"/>
          <w:sz w:val="24"/>
          <w:szCs w:val="20"/>
        </w:rPr>
        <w:t>simulacijo optimizacije</w:t>
      </w:r>
      <w:r w:rsidR="000E1047" w:rsidRPr="00204950">
        <w:rPr>
          <w:rFonts w:ascii="Times New Roman" w:hAnsi="Times New Roman" w:cs="Times New Roman"/>
          <w:sz w:val="24"/>
          <w:szCs w:val="20"/>
        </w:rPr>
        <w:t xml:space="preserve">. </w:t>
      </w:r>
      <w:r w:rsidR="005F2116" w:rsidRPr="00204950">
        <w:rPr>
          <w:rFonts w:ascii="Times New Roman" w:hAnsi="Times New Roman" w:cs="Times New Roman"/>
          <w:sz w:val="24"/>
          <w:szCs w:val="20"/>
        </w:rPr>
        <w:t>V prvem delu smo</w:t>
      </w:r>
      <w:r w:rsidR="000E1047" w:rsidRPr="00204950">
        <w:rPr>
          <w:rFonts w:ascii="Times New Roman" w:hAnsi="Times New Roman" w:cs="Times New Roman"/>
          <w:sz w:val="24"/>
          <w:szCs w:val="20"/>
        </w:rPr>
        <w:t xml:space="preserve"> izbrali vprašalnik, ki</w:t>
      </w:r>
      <w:r w:rsidR="00D94D98" w:rsidRPr="00204950">
        <w:rPr>
          <w:rFonts w:ascii="Times New Roman" w:hAnsi="Times New Roman" w:cs="Times New Roman"/>
          <w:sz w:val="24"/>
          <w:szCs w:val="20"/>
        </w:rPr>
        <w:t xml:space="preserve"> vsebuje izjave za ocenjevanje najvišjega nivoja</w:t>
      </w:r>
      <w:r w:rsidR="000E1047" w:rsidRPr="00204950">
        <w:rPr>
          <w:rFonts w:ascii="Times New Roman" w:hAnsi="Times New Roman" w:cs="Times New Roman"/>
          <w:sz w:val="24"/>
          <w:szCs w:val="20"/>
        </w:rPr>
        <w:t xml:space="preserve"> zrelosti. </w:t>
      </w:r>
      <w:r w:rsidR="001F2D1E" w:rsidRPr="00204950">
        <w:rPr>
          <w:rFonts w:ascii="Times New Roman" w:hAnsi="Times New Roman" w:cs="Times New Roman"/>
          <w:sz w:val="24"/>
          <w:szCs w:val="20"/>
        </w:rPr>
        <w:t>Nato smo i</w:t>
      </w:r>
      <w:r w:rsidR="005F2116" w:rsidRPr="00204950">
        <w:rPr>
          <w:rFonts w:ascii="Times New Roman" w:hAnsi="Times New Roman" w:cs="Times New Roman"/>
          <w:sz w:val="24"/>
          <w:szCs w:val="20"/>
        </w:rPr>
        <w:t>zjavam, ki se nanašajo na izvajanje GDPA (PRILOGA M) za ocenjevanje optimalne zrelosti po DGMM</w:t>
      </w:r>
      <w:ins w:id="530" w:author="kralj" w:date="2018-04-04T21:02:00Z">
        <w:r w:rsidR="00C92A43">
          <w:rPr>
            <w:rFonts w:ascii="Times New Roman" w:hAnsi="Times New Roman" w:cs="Times New Roman"/>
            <w:sz w:val="24"/>
            <w:szCs w:val="20"/>
          </w:rPr>
          <w:t>,</w:t>
        </w:r>
      </w:ins>
      <w:r w:rsidR="00C63FFB" w:rsidRPr="00204950">
        <w:rPr>
          <w:rFonts w:ascii="Times New Roman" w:hAnsi="Times New Roman" w:cs="Times New Roman"/>
          <w:sz w:val="24"/>
          <w:szCs w:val="20"/>
        </w:rPr>
        <w:t xml:space="preserve"> podali odgovore. </w:t>
      </w:r>
      <w:del w:id="531" w:author="kralj" w:date="2018-04-04T21:02:00Z">
        <w:r w:rsidR="00C63FFB" w:rsidRPr="00204950" w:rsidDel="00C92A43">
          <w:rPr>
            <w:rFonts w:ascii="Times New Roman" w:hAnsi="Times New Roman" w:cs="Times New Roman"/>
            <w:sz w:val="24"/>
            <w:szCs w:val="20"/>
          </w:rPr>
          <w:delText>V kolikor</w:delText>
        </w:r>
      </w:del>
      <w:ins w:id="532" w:author="kralj" w:date="2018-04-04T21:02:00Z">
        <w:r w:rsidR="00C92A43">
          <w:rPr>
            <w:rFonts w:ascii="Times New Roman" w:hAnsi="Times New Roman" w:cs="Times New Roman"/>
            <w:sz w:val="24"/>
            <w:szCs w:val="20"/>
          </w:rPr>
          <w:t>Če</w:t>
        </w:r>
      </w:ins>
      <w:r w:rsidR="00C63FFB" w:rsidRPr="00204950">
        <w:rPr>
          <w:rFonts w:ascii="Times New Roman" w:hAnsi="Times New Roman" w:cs="Times New Roman"/>
          <w:sz w:val="24"/>
          <w:szCs w:val="20"/>
        </w:rPr>
        <w:t xml:space="preserve"> predlagani </w:t>
      </w:r>
      <w:r w:rsidR="005F2116" w:rsidRPr="00204950">
        <w:rPr>
          <w:rFonts w:ascii="Times New Roman" w:hAnsi="Times New Roman" w:cs="Times New Roman"/>
          <w:sz w:val="24"/>
          <w:szCs w:val="20"/>
        </w:rPr>
        <w:t>model zagotavlja izvajanje posamezne GDPA</w:t>
      </w:r>
      <w:ins w:id="533" w:author="kralj" w:date="2018-04-04T21:03:00Z">
        <w:r w:rsidR="00C92A43">
          <w:rPr>
            <w:rFonts w:ascii="Times New Roman" w:hAnsi="Times New Roman" w:cs="Times New Roman"/>
            <w:sz w:val="24"/>
            <w:szCs w:val="20"/>
          </w:rPr>
          <w:t>,</w:t>
        </w:r>
      </w:ins>
      <w:r w:rsidR="005F2116" w:rsidRPr="00204950">
        <w:rPr>
          <w:rFonts w:ascii="Times New Roman" w:hAnsi="Times New Roman" w:cs="Times New Roman"/>
          <w:sz w:val="24"/>
          <w:szCs w:val="20"/>
        </w:rPr>
        <w:t xml:space="preserve"> smo v tabelo zapisali DA</w:t>
      </w:r>
      <w:r w:rsidR="00C63FFB" w:rsidRPr="00204950">
        <w:rPr>
          <w:rFonts w:ascii="Times New Roman" w:hAnsi="Times New Roman" w:cs="Times New Roman"/>
          <w:sz w:val="24"/>
          <w:szCs w:val="20"/>
        </w:rPr>
        <w:t>,</w:t>
      </w:r>
      <w:r w:rsidR="005F2116" w:rsidRPr="00204950">
        <w:rPr>
          <w:rFonts w:ascii="Times New Roman" w:hAnsi="Times New Roman" w:cs="Times New Roman"/>
          <w:sz w:val="24"/>
          <w:szCs w:val="20"/>
        </w:rPr>
        <w:t xml:space="preserve"> </w:t>
      </w:r>
      <w:del w:id="534" w:author="kralj" w:date="2018-04-04T21:03:00Z">
        <w:r w:rsidR="005F2116" w:rsidRPr="00204950" w:rsidDel="00C92A43">
          <w:rPr>
            <w:rFonts w:ascii="Times New Roman" w:hAnsi="Times New Roman" w:cs="Times New Roman"/>
            <w:sz w:val="24"/>
            <w:szCs w:val="20"/>
          </w:rPr>
          <w:delText>v kolikor</w:delText>
        </w:r>
      </w:del>
      <w:ins w:id="535" w:author="kralj" w:date="2018-04-04T21:03:00Z">
        <w:r w:rsidR="00C92A43">
          <w:rPr>
            <w:rFonts w:ascii="Times New Roman" w:hAnsi="Times New Roman" w:cs="Times New Roman"/>
            <w:sz w:val="24"/>
            <w:szCs w:val="20"/>
          </w:rPr>
          <w:t xml:space="preserve">če pa </w:t>
        </w:r>
      </w:ins>
      <w:r w:rsidR="00C63FFB" w:rsidRPr="00204950">
        <w:rPr>
          <w:rFonts w:ascii="Times New Roman" w:hAnsi="Times New Roman" w:cs="Times New Roman"/>
          <w:sz w:val="24"/>
          <w:szCs w:val="20"/>
        </w:rPr>
        <w:t xml:space="preserve"> </w:t>
      </w:r>
      <w:r w:rsidR="00330425" w:rsidRPr="00204950">
        <w:rPr>
          <w:rFonts w:ascii="Times New Roman" w:hAnsi="Times New Roman" w:cs="Times New Roman"/>
          <w:sz w:val="24"/>
          <w:szCs w:val="20"/>
        </w:rPr>
        <w:t>ne zagotavlja izvajanja</w:t>
      </w:r>
      <w:ins w:id="536" w:author="kralj" w:date="2018-04-04T21:03:00Z">
        <w:r w:rsidR="00C92A43">
          <w:rPr>
            <w:rFonts w:ascii="Times New Roman" w:hAnsi="Times New Roman" w:cs="Times New Roman"/>
            <w:sz w:val="24"/>
            <w:szCs w:val="20"/>
          </w:rPr>
          <w:t>,</w:t>
        </w:r>
      </w:ins>
      <w:r w:rsidR="00330425" w:rsidRPr="00204950">
        <w:rPr>
          <w:rFonts w:ascii="Times New Roman" w:hAnsi="Times New Roman" w:cs="Times New Roman"/>
          <w:sz w:val="24"/>
          <w:szCs w:val="20"/>
        </w:rPr>
        <w:t xml:space="preserve"> </w:t>
      </w:r>
      <w:r w:rsidR="005F2116" w:rsidRPr="00204950">
        <w:rPr>
          <w:rFonts w:ascii="Times New Roman" w:hAnsi="Times New Roman" w:cs="Times New Roman"/>
          <w:sz w:val="24"/>
          <w:szCs w:val="20"/>
        </w:rPr>
        <w:t>smo zapisali NE. Rezultati so v PRILOG</w:t>
      </w:r>
      <w:ins w:id="537" w:author="kralj" w:date="2018-04-04T21:03:00Z">
        <w:r w:rsidR="00C92A43">
          <w:rPr>
            <w:rFonts w:ascii="Times New Roman" w:hAnsi="Times New Roman" w:cs="Times New Roman"/>
            <w:sz w:val="24"/>
            <w:szCs w:val="20"/>
          </w:rPr>
          <w:t>I</w:t>
        </w:r>
      </w:ins>
      <w:del w:id="538" w:author="kralj" w:date="2018-04-04T21:03:00Z">
        <w:r w:rsidR="005F2116" w:rsidRPr="00204950" w:rsidDel="00C92A43">
          <w:rPr>
            <w:rFonts w:ascii="Times New Roman" w:hAnsi="Times New Roman" w:cs="Times New Roman"/>
            <w:sz w:val="24"/>
            <w:szCs w:val="20"/>
          </w:rPr>
          <w:delText>A</w:delText>
        </w:r>
      </w:del>
      <w:r w:rsidR="005F2116" w:rsidRPr="00204950">
        <w:rPr>
          <w:rFonts w:ascii="Times New Roman" w:hAnsi="Times New Roman" w:cs="Times New Roman"/>
          <w:sz w:val="24"/>
          <w:szCs w:val="20"/>
        </w:rPr>
        <w:t xml:space="preserve"> N.</w:t>
      </w:r>
      <w:r w:rsidR="009927AC" w:rsidRPr="00204950">
        <w:rPr>
          <w:rFonts w:ascii="Times New Roman" w:hAnsi="Times New Roman" w:cs="Times New Roman"/>
          <w:sz w:val="24"/>
          <w:szCs w:val="20"/>
        </w:rPr>
        <w:t xml:space="preserve"> </w:t>
      </w:r>
    </w:p>
    <w:p w14:paraId="28D988C5" w14:textId="04CEF521" w:rsidR="00701E3D" w:rsidRPr="00204950" w:rsidRDefault="0001778E" w:rsidP="00262F27">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4"/>
        </w:rPr>
        <w:t>Ugotovili smo, da n</w:t>
      </w:r>
      <w:r w:rsidR="0062787E" w:rsidRPr="00204950">
        <w:rPr>
          <w:rFonts w:ascii="Times New Roman" w:hAnsi="Times New Roman" w:cs="Times New Roman"/>
          <w:sz w:val="24"/>
          <w:szCs w:val="24"/>
        </w:rPr>
        <w:t>aš model ne zagotavlja izvajanja</w:t>
      </w:r>
      <w:r w:rsidRPr="00204950">
        <w:rPr>
          <w:rFonts w:ascii="Times New Roman" w:hAnsi="Times New Roman" w:cs="Times New Roman"/>
          <w:sz w:val="24"/>
          <w:szCs w:val="24"/>
        </w:rPr>
        <w:t xml:space="preserve"> vseh GDPA, ki jih predvideva DGMM.</w:t>
      </w:r>
      <w:r w:rsidR="00E0709C" w:rsidRPr="00204950">
        <w:rPr>
          <w:rFonts w:ascii="Times New Roman" w:hAnsi="Times New Roman" w:cs="Times New Roman"/>
          <w:sz w:val="24"/>
          <w:szCs w:val="24"/>
        </w:rPr>
        <w:t xml:space="preserve"> </w:t>
      </w:r>
      <w:r w:rsidR="00C00522" w:rsidRPr="00204950">
        <w:rPr>
          <w:rFonts w:ascii="Times New Roman" w:hAnsi="Times New Roman" w:cs="Times New Roman"/>
          <w:sz w:val="24"/>
          <w:szCs w:val="24"/>
        </w:rPr>
        <w:t>Pri posodabljanju dokumentacije smo uporabili drugače</w:t>
      </w:r>
      <w:r w:rsidR="000F5ECA" w:rsidRPr="00204950">
        <w:rPr>
          <w:rFonts w:ascii="Times New Roman" w:hAnsi="Times New Roman" w:cs="Times New Roman"/>
          <w:sz w:val="24"/>
          <w:szCs w:val="24"/>
        </w:rPr>
        <w:t>n</w:t>
      </w:r>
      <w:r w:rsidR="00C00522" w:rsidRPr="00204950">
        <w:rPr>
          <w:rFonts w:ascii="Times New Roman" w:hAnsi="Times New Roman" w:cs="Times New Roman"/>
          <w:sz w:val="24"/>
          <w:szCs w:val="24"/>
        </w:rPr>
        <w:t xml:space="preserve"> pristop</w:t>
      </w:r>
      <w:ins w:id="539" w:author="kralj" w:date="2018-04-04T21:03:00Z">
        <w:r w:rsidR="00C92A43">
          <w:rPr>
            <w:rFonts w:ascii="Times New Roman" w:hAnsi="Times New Roman" w:cs="Times New Roman"/>
            <w:sz w:val="24"/>
            <w:szCs w:val="24"/>
          </w:rPr>
          <w:t>,</w:t>
        </w:r>
      </w:ins>
      <w:r w:rsidR="00C00522" w:rsidRPr="00204950">
        <w:rPr>
          <w:rFonts w:ascii="Times New Roman" w:hAnsi="Times New Roman" w:cs="Times New Roman"/>
          <w:sz w:val="24"/>
          <w:szCs w:val="24"/>
        </w:rPr>
        <w:t xml:space="preserve"> kot</w:t>
      </w:r>
      <w:r w:rsidR="002A7FE3" w:rsidRPr="00204950">
        <w:rPr>
          <w:rFonts w:ascii="Times New Roman" w:hAnsi="Times New Roman" w:cs="Times New Roman"/>
          <w:sz w:val="24"/>
          <w:szCs w:val="24"/>
        </w:rPr>
        <w:t xml:space="preserve"> ga</w:t>
      </w:r>
      <w:r w:rsidR="00C00522" w:rsidRPr="00204950">
        <w:rPr>
          <w:rFonts w:ascii="Times New Roman" w:hAnsi="Times New Roman" w:cs="Times New Roman"/>
          <w:sz w:val="24"/>
          <w:szCs w:val="24"/>
        </w:rPr>
        <w:t xml:space="preserve"> predvideva DGMM v </w:t>
      </w:r>
      <w:r w:rsidR="00C65D47" w:rsidRPr="00204950">
        <w:rPr>
          <w:rFonts w:ascii="Times New Roman" w:hAnsi="Times New Roman" w:cs="Times New Roman"/>
          <w:sz w:val="24"/>
          <w:szCs w:val="24"/>
        </w:rPr>
        <w:t xml:space="preserve">izjavi </w:t>
      </w:r>
      <w:r w:rsidR="00B944ED" w:rsidRPr="00204950">
        <w:rPr>
          <w:rFonts w:ascii="Times New Roman" w:hAnsi="Times New Roman" w:cs="Times New Roman"/>
          <w:sz w:val="24"/>
          <w:szCs w:val="24"/>
        </w:rPr>
        <w:t>S.5.1.4.</w:t>
      </w:r>
      <w:r w:rsidR="00E90129" w:rsidRPr="00204950">
        <w:rPr>
          <w:rFonts w:ascii="Times New Roman" w:hAnsi="Times New Roman" w:cs="Times New Roman"/>
          <w:sz w:val="24"/>
          <w:szCs w:val="24"/>
        </w:rPr>
        <w:t xml:space="preserve"> Pri </w:t>
      </w:r>
      <w:r w:rsidR="002C2A71" w:rsidRPr="00204950">
        <w:rPr>
          <w:rFonts w:ascii="Times New Roman" w:hAnsi="Times New Roman" w:cs="Times New Roman"/>
          <w:sz w:val="24"/>
          <w:szCs w:val="24"/>
        </w:rPr>
        <w:t xml:space="preserve"> našem </w:t>
      </w:r>
      <w:r w:rsidR="00E90129" w:rsidRPr="00204950">
        <w:rPr>
          <w:rFonts w:ascii="Times New Roman" w:hAnsi="Times New Roman" w:cs="Times New Roman"/>
          <w:sz w:val="24"/>
          <w:szCs w:val="24"/>
        </w:rPr>
        <w:t>modelu smo upoštevali najmanjši potreben obseg dokumentacije, da lahko vzdržujemo kvaliteten razvoj. Dodatna dokumentacija predstavlja odv</w:t>
      </w:r>
      <w:r w:rsidR="00BF77CD" w:rsidRPr="00204950">
        <w:rPr>
          <w:rFonts w:ascii="Times New Roman" w:hAnsi="Times New Roman" w:cs="Times New Roman"/>
          <w:sz w:val="24"/>
          <w:szCs w:val="24"/>
        </w:rPr>
        <w:t>e</w:t>
      </w:r>
      <w:r w:rsidR="00E90129" w:rsidRPr="00204950">
        <w:rPr>
          <w:rFonts w:ascii="Times New Roman" w:hAnsi="Times New Roman" w:cs="Times New Roman"/>
          <w:sz w:val="24"/>
          <w:szCs w:val="24"/>
        </w:rPr>
        <w:t>čno delo, poleg tega pa zavir</w:t>
      </w:r>
      <w:r w:rsidR="00E84C3A" w:rsidRPr="00204950">
        <w:rPr>
          <w:rFonts w:ascii="Times New Roman" w:hAnsi="Times New Roman" w:cs="Times New Roman"/>
          <w:sz w:val="24"/>
          <w:szCs w:val="24"/>
        </w:rPr>
        <w:t>a agilnost</w:t>
      </w:r>
      <w:ins w:id="540" w:author="kralj" w:date="2018-04-04T21:03:00Z">
        <w:r w:rsidR="00C92A43">
          <w:rPr>
            <w:rFonts w:ascii="Times New Roman" w:hAnsi="Times New Roman" w:cs="Times New Roman"/>
            <w:sz w:val="24"/>
            <w:szCs w:val="24"/>
          </w:rPr>
          <w:t>,</w:t>
        </w:r>
      </w:ins>
      <w:r w:rsidR="00E84C3A" w:rsidRPr="00204950">
        <w:rPr>
          <w:rFonts w:ascii="Times New Roman" w:hAnsi="Times New Roman" w:cs="Times New Roman"/>
          <w:sz w:val="24"/>
          <w:szCs w:val="24"/>
        </w:rPr>
        <w:t xml:space="preserve"> </w:t>
      </w:r>
      <w:del w:id="541" w:author="kralj" w:date="2018-04-04T21:03:00Z">
        <w:r w:rsidR="00E84C3A" w:rsidRPr="00204950" w:rsidDel="00C92A43">
          <w:rPr>
            <w:rFonts w:ascii="Times New Roman" w:hAnsi="Times New Roman" w:cs="Times New Roman"/>
            <w:sz w:val="24"/>
            <w:szCs w:val="24"/>
          </w:rPr>
          <w:delText xml:space="preserve">katero </w:delText>
        </w:r>
        <w:r w:rsidR="00B4116F" w:rsidRPr="00204950" w:rsidDel="00C92A43">
          <w:rPr>
            <w:rFonts w:ascii="Times New Roman" w:hAnsi="Times New Roman" w:cs="Times New Roman"/>
            <w:sz w:val="24"/>
            <w:szCs w:val="24"/>
          </w:rPr>
          <w:delText>smo</w:delText>
        </w:r>
      </w:del>
      <w:ins w:id="542" w:author="kralj" w:date="2018-04-04T21:03:00Z">
        <w:r w:rsidR="00C92A43">
          <w:rPr>
            <w:rFonts w:ascii="Times New Roman" w:hAnsi="Times New Roman" w:cs="Times New Roman"/>
            <w:sz w:val="24"/>
            <w:szCs w:val="24"/>
          </w:rPr>
          <w:t>ki smo jo</w:t>
        </w:r>
      </w:ins>
      <w:r w:rsidR="00B4116F" w:rsidRPr="00204950">
        <w:rPr>
          <w:rFonts w:ascii="Times New Roman" w:hAnsi="Times New Roman" w:cs="Times New Roman"/>
          <w:sz w:val="24"/>
          <w:szCs w:val="24"/>
        </w:rPr>
        <w:t xml:space="preserve"> želeli</w:t>
      </w:r>
      <w:r w:rsidR="00B97C1E" w:rsidRPr="00204950">
        <w:rPr>
          <w:rFonts w:ascii="Times New Roman" w:hAnsi="Times New Roman" w:cs="Times New Roman"/>
          <w:sz w:val="24"/>
          <w:szCs w:val="24"/>
        </w:rPr>
        <w:t xml:space="preserve"> doseči. </w:t>
      </w:r>
      <w:r w:rsidR="00ED2511" w:rsidRPr="00204950">
        <w:rPr>
          <w:rFonts w:ascii="Times New Roman" w:hAnsi="Times New Roman" w:cs="Times New Roman"/>
          <w:sz w:val="24"/>
          <w:szCs w:val="24"/>
        </w:rPr>
        <w:t>I</w:t>
      </w:r>
      <w:r w:rsidR="00E84C3A" w:rsidRPr="00204950">
        <w:rPr>
          <w:rFonts w:ascii="Times New Roman" w:hAnsi="Times New Roman" w:cs="Times New Roman"/>
          <w:sz w:val="24"/>
          <w:szCs w:val="24"/>
        </w:rPr>
        <w:t>zjavi</w:t>
      </w:r>
      <w:r w:rsidR="00701E3D" w:rsidRPr="00204950">
        <w:rPr>
          <w:rFonts w:ascii="Times New Roman" w:hAnsi="Times New Roman" w:cs="Times New Roman"/>
          <w:sz w:val="24"/>
          <w:szCs w:val="24"/>
        </w:rPr>
        <w:t xml:space="preserve"> </w:t>
      </w:r>
      <w:r w:rsidR="00A96AF3" w:rsidRPr="00204950">
        <w:rPr>
          <w:rFonts w:ascii="Times New Roman" w:hAnsi="Times New Roman" w:cs="Times New Roman"/>
          <w:sz w:val="24"/>
          <w:szCs w:val="24"/>
        </w:rPr>
        <w:t>S.5.8.1</w:t>
      </w:r>
      <w:ins w:id="543" w:author="kralj" w:date="2018-04-04T21:03:00Z">
        <w:r w:rsidR="00C92A43">
          <w:rPr>
            <w:rFonts w:ascii="Times New Roman" w:hAnsi="Times New Roman" w:cs="Times New Roman"/>
            <w:sz w:val="24"/>
            <w:szCs w:val="24"/>
          </w:rPr>
          <w:t xml:space="preserve"> in</w:t>
        </w:r>
      </w:ins>
      <w:del w:id="544" w:author="kralj" w:date="2018-04-04T21:03:00Z">
        <w:r w:rsidR="00A96AF3" w:rsidRPr="00204950" w:rsidDel="00C92A43">
          <w:rPr>
            <w:rFonts w:ascii="Times New Roman" w:hAnsi="Times New Roman" w:cs="Times New Roman"/>
            <w:sz w:val="24"/>
            <w:szCs w:val="24"/>
          </w:rPr>
          <w:delText>,</w:delText>
        </w:r>
      </w:del>
      <w:r w:rsidR="00A96AF3" w:rsidRPr="00204950">
        <w:rPr>
          <w:rFonts w:ascii="Times New Roman" w:hAnsi="Times New Roman" w:cs="Times New Roman"/>
          <w:sz w:val="24"/>
          <w:szCs w:val="24"/>
        </w:rPr>
        <w:t xml:space="preserve"> S.5.8.2 </w:t>
      </w:r>
      <w:r w:rsidR="00ED2511" w:rsidRPr="00204950">
        <w:rPr>
          <w:rFonts w:ascii="Times New Roman" w:hAnsi="Times New Roman" w:cs="Times New Roman"/>
          <w:sz w:val="24"/>
          <w:szCs w:val="24"/>
        </w:rPr>
        <w:t>se nanašata na</w:t>
      </w:r>
      <w:r w:rsidR="00975011" w:rsidRPr="00204950">
        <w:rPr>
          <w:rFonts w:ascii="Times New Roman" w:hAnsi="Times New Roman" w:cs="Times New Roman"/>
          <w:sz w:val="24"/>
          <w:szCs w:val="24"/>
        </w:rPr>
        <w:t xml:space="preserve"> aktivnosti</w:t>
      </w:r>
      <w:ins w:id="545" w:author="kralj" w:date="2018-04-04T21:03:00Z">
        <w:r w:rsidR="00C92A43">
          <w:rPr>
            <w:rFonts w:ascii="Times New Roman" w:hAnsi="Times New Roman" w:cs="Times New Roman"/>
            <w:sz w:val="24"/>
            <w:szCs w:val="24"/>
          </w:rPr>
          <w:t>,</w:t>
        </w:r>
      </w:ins>
      <w:r w:rsidR="00975011" w:rsidRPr="00204950">
        <w:rPr>
          <w:rFonts w:ascii="Times New Roman" w:hAnsi="Times New Roman" w:cs="Times New Roman"/>
          <w:sz w:val="24"/>
          <w:szCs w:val="24"/>
        </w:rPr>
        <w:t xml:space="preserve"> povez</w:t>
      </w:r>
      <w:r w:rsidR="005018FD" w:rsidRPr="00204950">
        <w:rPr>
          <w:rFonts w:ascii="Times New Roman" w:hAnsi="Times New Roman" w:cs="Times New Roman"/>
          <w:sz w:val="24"/>
          <w:szCs w:val="24"/>
        </w:rPr>
        <w:t xml:space="preserve">ane z razvojem in vzdrževanjem </w:t>
      </w:r>
      <w:r w:rsidR="00EE08E4" w:rsidRPr="00204950">
        <w:rPr>
          <w:rFonts w:ascii="Times New Roman" w:hAnsi="Times New Roman" w:cs="Times New Roman"/>
          <w:sz w:val="24"/>
          <w:szCs w:val="24"/>
        </w:rPr>
        <w:t>igralnih pogonov.</w:t>
      </w:r>
      <w:r w:rsidR="00FD5B62" w:rsidRPr="00204950">
        <w:rPr>
          <w:rFonts w:ascii="Times New Roman" w:hAnsi="Times New Roman" w:cs="Times New Roman"/>
          <w:sz w:val="24"/>
          <w:szCs w:val="24"/>
        </w:rPr>
        <w:t xml:space="preserve"> Za to</w:t>
      </w:r>
      <w:r w:rsidR="001E5ABE" w:rsidRPr="00204950">
        <w:rPr>
          <w:rFonts w:ascii="Times New Roman" w:hAnsi="Times New Roman" w:cs="Times New Roman"/>
          <w:sz w:val="24"/>
          <w:szCs w:val="24"/>
        </w:rPr>
        <w:t xml:space="preserve"> nalogo je odgovoren programer</w:t>
      </w:r>
      <w:r w:rsidR="00A2404A" w:rsidRPr="00204950">
        <w:rPr>
          <w:rFonts w:ascii="Times New Roman" w:hAnsi="Times New Roman" w:cs="Times New Roman"/>
          <w:sz w:val="24"/>
          <w:szCs w:val="24"/>
        </w:rPr>
        <w:t xml:space="preserve"> </w:t>
      </w:r>
      <w:r w:rsidR="00A2404A" w:rsidRPr="00204950">
        <w:rPr>
          <w:rFonts w:ascii="Times New Roman" w:hAnsi="Times New Roman" w:cs="Times New Roman"/>
          <w:sz w:val="24"/>
          <w:szCs w:val="24"/>
        </w:rPr>
        <w:fldChar w:fldCharType="begin"/>
      </w:r>
      <w:r w:rsidR="00A2404A" w:rsidRPr="00204950">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sidRPr="00204950">
        <w:rPr>
          <w:rFonts w:ascii="Times New Roman" w:hAnsi="Times New Roman" w:cs="Times New Roman"/>
          <w:sz w:val="24"/>
          <w:szCs w:val="24"/>
        </w:rPr>
        <w:fldChar w:fldCharType="separate"/>
      </w:r>
      <w:r w:rsidR="00A2404A" w:rsidRPr="00204950">
        <w:rPr>
          <w:rFonts w:ascii="Times New Roman" w:hAnsi="Times New Roman" w:cs="Times New Roman"/>
          <w:sz w:val="24"/>
        </w:rPr>
        <w:t>(Novak</w:t>
      </w:r>
      <w:r w:rsidR="002D2606">
        <w:rPr>
          <w:rFonts w:ascii="Times New Roman" w:hAnsi="Times New Roman" w:cs="Times New Roman"/>
          <w:sz w:val="24"/>
        </w:rPr>
        <w:t>,</w:t>
      </w:r>
      <w:r w:rsidR="00A2404A" w:rsidRPr="00204950">
        <w:rPr>
          <w:rFonts w:ascii="Times New Roman" w:hAnsi="Times New Roman" w:cs="Times New Roman"/>
          <w:sz w:val="24"/>
        </w:rPr>
        <w:t xml:space="preserve"> 2012, 334)</w:t>
      </w:r>
      <w:r w:rsidR="00A2404A" w:rsidRPr="00204950">
        <w:rPr>
          <w:rFonts w:ascii="Times New Roman" w:hAnsi="Times New Roman" w:cs="Times New Roman"/>
          <w:sz w:val="24"/>
          <w:szCs w:val="24"/>
        </w:rPr>
        <w:fldChar w:fldCharType="end"/>
      </w:r>
      <w:r w:rsidR="001E5ABE" w:rsidRPr="00204950">
        <w:rPr>
          <w:rFonts w:ascii="Times New Roman" w:hAnsi="Times New Roman" w:cs="Times New Roman"/>
          <w:sz w:val="24"/>
          <w:szCs w:val="24"/>
        </w:rPr>
        <w:t xml:space="preserve">. V literaturi je razbrati, da se je pri številčno manjših ekipah bolje </w:t>
      </w:r>
      <w:r w:rsidR="00CA43AF" w:rsidRPr="00204950">
        <w:rPr>
          <w:rFonts w:ascii="Times New Roman" w:hAnsi="Times New Roman" w:cs="Times New Roman"/>
          <w:sz w:val="24"/>
          <w:szCs w:val="24"/>
        </w:rPr>
        <w:t xml:space="preserve">usmeriti </w:t>
      </w:r>
      <w:r w:rsidR="001E5ABE" w:rsidRPr="00204950">
        <w:rPr>
          <w:rFonts w:ascii="Times New Roman" w:hAnsi="Times New Roman" w:cs="Times New Roman"/>
          <w:sz w:val="24"/>
          <w:szCs w:val="24"/>
        </w:rPr>
        <w:t>na oblikovanje in izdelavo igre</w:t>
      </w:r>
      <w:ins w:id="546" w:author="kralj" w:date="2018-04-04T21:04:00Z">
        <w:r w:rsidR="00C92A43">
          <w:rPr>
            <w:rFonts w:ascii="Times New Roman" w:hAnsi="Times New Roman" w:cs="Times New Roman"/>
            <w:sz w:val="24"/>
            <w:szCs w:val="24"/>
          </w:rPr>
          <w:t>,</w:t>
        </w:r>
      </w:ins>
      <w:r w:rsidR="001E5ABE" w:rsidRPr="00204950">
        <w:rPr>
          <w:rFonts w:ascii="Times New Roman" w:hAnsi="Times New Roman" w:cs="Times New Roman"/>
          <w:sz w:val="24"/>
          <w:szCs w:val="24"/>
        </w:rPr>
        <w:t xml:space="preserve"> kot na izgradnjo </w:t>
      </w:r>
      <w:r w:rsidR="001F52C1" w:rsidRPr="00204950">
        <w:rPr>
          <w:rFonts w:ascii="Times New Roman" w:hAnsi="Times New Roman" w:cs="Times New Roman"/>
          <w:sz w:val="24"/>
          <w:szCs w:val="24"/>
        </w:rPr>
        <w:t xml:space="preserve">igralnega </w:t>
      </w:r>
      <w:r w:rsidR="001E5ABE" w:rsidRPr="00204950">
        <w:rPr>
          <w:rFonts w:ascii="Times New Roman" w:hAnsi="Times New Roman" w:cs="Times New Roman"/>
          <w:sz w:val="24"/>
          <w:szCs w:val="24"/>
        </w:rPr>
        <w:t xml:space="preserve">pogona </w:t>
      </w:r>
      <w:r w:rsidR="001E5ABE" w:rsidRPr="00204950">
        <w:rPr>
          <w:rFonts w:ascii="Times New Roman" w:hAnsi="Times New Roman" w:cs="Times New Roman"/>
          <w:sz w:val="24"/>
          <w:szCs w:val="24"/>
        </w:rPr>
        <w:fldChar w:fldCharType="begin"/>
      </w:r>
      <w:r w:rsidR="001E5ABE" w:rsidRPr="00204950">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sidRPr="00204950">
        <w:rPr>
          <w:rFonts w:ascii="Times New Roman" w:hAnsi="Times New Roman" w:cs="Times New Roman"/>
          <w:sz w:val="24"/>
          <w:szCs w:val="24"/>
        </w:rPr>
        <w:fldChar w:fldCharType="separate"/>
      </w:r>
      <w:r w:rsidR="001E5ABE" w:rsidRPr="00204950">
        <w:rPr>
          <w:rFonts w:ascii="Times New Roman" w:hAnsi="Times New Roman" w:cs="Times New Roman"/>
          <w:sz w:val="24"/>
        </w:rPr>
        <w:t>(Novak</w:t>
      </w:r>
      <w:r w:rsidR="002D2606">
        <w:rPr>
          <w:rFonts w:ascii="Times New Roman" w:hAnsi="Times New Roman" w:cs="Times New Roman"/>
          <w:sz w:val="24"/>
        </w:rPr>
        <w:t>,</w:t>
      </w:r>
      <w:r w:rsidR="001E5ABE" w:rsidRPr="00204950">
        <w:rPr>
          <w:rFonts w:ascii="Times New Roman" w:hAnsi="Times New Roman" w:cs="Times New Roman"/>
          <w:sz w:val="24"/>
        </w:rPr>
        <w:t xml:space="preserve"> 2012, 344)</w:t>
      </w:r>
      <w:r w:rsidR="001E5ABE" w:rsidRPr="00204950">
        <w:rPr>
          <w:rFonts w:ascii="Times New Roman" w:hAnsi="Times New Roman" w:cs="Times New Roman"/>
          <w:sz w:val="24"/>
          <w:szCs w:val="24"/>
        </w:rPr>
        <w:fldChar w:fldCharType="end"/>
      </w:r>
      <w:r w:rsidR="001E5ABE" w:rsidRPr="00204950">
        <w:rPr>
          <w:rFonts w:ascii="Times New Roman" w:hAnsi="Times New Roman" w:cs="Times New Roman"/>
          <w:sz w:val="24"/>
          <w:szCs w:val="24"/>
        </w:rPr>
        <w:t xml:space="preserve">. </w:t>
      </w:r>
      <w:r w:rsidR="00593CBF" w:rsidRPr="00204950">
        <w:rPr>
          <w:rFonts w:ascii="Times New Roman" w:hAnsi="Times New Roman" w:cs="Times New Roman"/>
          <w:sz w:val="24"/>
          <w:szCs w:val="24"/>
        </w:rPr>
        <w:t>Sama izdelava pogona, vz</w:t>
      </w:r>
      <w:r w:rsidR="00CA2BC1" w:rsidRPr="00204950">
        <w:rPr>
          <w:rFonts w:ascii="Times New Roman" w:hAnsi="Times New Roman" w:cs="Times New Roman"/>
          <w:sz w:val="24"/>
          <w:szCs w:val="24"/>
        </w:rPr>
        <w:t>drževanje</w:t>
      </w:r>
      <w:ins w:id="547" w:author="kralj" w:date="2018-04-04T21:04:00Z">
        <w:r w:rsidR="00C92A43">
          <w:rPr>
            <w:rFonts w:ascii="Times New Roman" w:hAnsi="Times New Roman" w:cs="Times New Roman"/>
            <w:sz w:val="24"/>
            <w:szCs w:val="24"/>
          </w:rPr>
          <w:t xml:space="preserve"> in</w:t>
        </w:r>
      </w:ins>
      <w:del w:id="548" w:author="kralj" w:date="2018-04-04T21:04:00Z">
        <w:r w:rsidR="00CA2BC1" w:rsidRPr="00204950" w:rsidDel="00C92A43">
          <w:rPr>
            <w:rFonts w:ascii="Times New Roman" w:hAnsi="Times New Roman" w:cs="Times New Roman"/>
            <w:sz w:val="24"/>
            <w:szCs w:val="24"/>
          </w:rPr>
          <w:delText>,</w:delText>
        </w:r>
      </w:del>
      <w:r w:rsidR="00CA2BC1" w:rsidRPr="00204950">
        <w:rPr>
          <w:rFonts w:ascii="Times New Roman" w:hAnsi="Times New Roman" w:cs="Times New Roman"/>
          <w:sz w:val="24"/>
          <w:szCs w:val="24"/>
        </w:rPr>
        <w:t xml:space="preserve"> nudenje podpore več</w:t>
      </w:r>
      <w:r w:rsidR="00593CBF" w:rsidRPr="00204950">
        <w:rPr>
          <w:rFonts w:ascii="Times New Roman" w:hAnsi="Times New Roman" w:cs="Times New Roman"/>
          <w:sz w:val="24"/>
          <w:szCs w:val="24"/>
        </w:rPr>
        <w:t xml:space="preserve"> platformam je časovno in stroškovno potratno opravilo za manjše ekipe. </w:t>
      </w:r>
      <w:r w:rsidR="009E79D2" w:rsidRPr="00204950">
        <w:rPr>
          <w:rFonts w:ascii="Times New Roman" w:hAnsi="Times New Roman" w:cs="Times New Roman"/>
          <w:sz w:val="24"/>
          <w:szCs w:val="24"/>
        </w:rPr>
        <w:fldChar w:fldCharType="begin"/>
      </w:r>
      <w:r w:rsidR="009E79D2" w:rsidRPr="00204950">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sidRPr="00204950">
        <w:rPr>
          <w:rFonts w:ascii="Times New Roman" w:hAnsi="Times New Roman" w:cs="Times New Roman"/>
          <w:sz w:val="24"/>
          <w:szCs w:val="24"/>
        </w:rPr>
        <w:fldChar w:fldCharType="separate"/>
      </w:r>
      <w:r w:rsidR="009E79D2" w:rsidRPr="00204950">
        <w:rPr>
          <w:rFonts w:ascii="Times New Roman" w:hAnsi="Times New Roman" w:cs="Times New Roman"/>
          <w:sz w:val="24"/>
        </w:rPr>
        <w:t>(McShaffry in Graham</w:t>
      </w:r>
      <w:r w:rsidR="002D2606">
        <w:rPr>
          <w:rFonts w:ascii="Times New Roman" w:hAnsi="Times New Roman" w:cs="Times New Roman"/>
          <w:sz w:val="24"/>
        </w:rPr>
        <w:t>,</w:t>
      </w:r>
      <w:r w:rsidR="009E79D2" w:rsidRPr="00204950">
        <w:rPr>
          <w:rFonts w:ascii="Times New Roman" w:hAnsi="Times New Roman" w:cs="Times New Roman"/>
          <w:sz w:val="24"/>
        </w:rPr>
        <w:t xml:space="preserve"> 2012, 22)</w:t>
      </w:r>
      <w:r w:rsidR="009E79D2" w:rsidRPr="00204950">
        <w:rPr>
          <w:rFonts w:ascii="Times New Roman" w:hAnsi="Times New Roman" w:cs="Times New Roman"/>
          <w:sz w:val="24"/>
          <w:szCs w:val="24"/>
        </w:rPr>
        <w:fldChar w:fldCharType="end"/>
      </w:r>
      <w:r w:rsidR="00A30698" w:rsidRPr="00204950">
        <w:rPr>
          <w:rFonts w:ascii="Times New Roman" w:hAnsi="Times New Roman" w:cs="Times New Roman"/>
          <w:sz w:val="24"/>
          <w:szCs w:val="24"/>
        </w:rPr>
        <w:t>.</w:t>
      </w:r>
      <w:r w:rsidR="00556361" w:rsidRPr="00204950">
        <w:rPr>
          <w:rFonts w:ascii="Times New Roman" w:hAnsi="Times New Roman" w:cs="Times New Roman"/>
          <w:sz w:val="24"/>
          <w:szCs w:val="24"/>
        </w:rPr>
        <w:t xml:space="preserve"> Ti dve izjavi sta predvsem odvisni od številčnosti ek</w:t>
      </w:r>
      <w:r w:rsidR="006A0300" w:rsidRPr="00204950">
        <w:rPr>
          <w:rFonts w:ascii="Times New Roman" w:hAnsi="Times New Roman" w:cs="Times New Roman"/>
          <w:sz w:val="24"/>
          <w:szCs w:val="24"/>
        </w:rPr>
        <w:t xml:space="preserve">ipe in </w:t>
      </w:r>
      <w:del w:id="549" w:author="kralj" w:date="2018-04-04T21:04:00Z">
        <w:r w:rsidR="006A0300" w:rsidRPr="00204950" w:rsidDel="00C92A43">
          <w:rPr>
            <w:rFonts w:ascii="Times New Roman" w:hAnsi="Times New Roman" w:cs="Times New Roman"/>
            <w:sz w:val="24"/>
            <w:szCs w:val="24"/>
          </w:rPr>
          <w:delText xml:space="preserve">njihove </w:delText>
        </w:r>
      </w:del>
      <w:ins w:id="550" w:author="kralj" w:date="2018-04-04T21:04:00Z">
        <w:r w:rsidR="00C92A43">
          <w:rPr>
            <w:rFonts w:ascii="Times New Roman" w:hAnsi="Times New Roman" w:cs="Times New Roman"/>
            <w:sz w:val="24"/>
            <w:szCs w:val="24"/>
          </w:rPr>
          <w:t>njene</w:t>
        </w:r>
        <w:r w:rsidR="00C92A43" w:rsidRPr="00204950">
          <w:rPr>
            <w:rFonts w:ascii="Times New Roman" w:hAnsi="Times New Roman" w:cs="Times New Roman"/>
            <w:sz w:val="24"/>
            <w:szCs w:val="24"/>
          </w:rPr>
          <w:t xml:space="preserve"> </w:t>
        </w:r>
      </w:ins>
      <w:r w:rsidR="006A0300" w:rsidRPr="00204950">
        <w:rPr>
          <w:rFonts w:ascii="Times New Roman" w:hAnsi="Times New Roman" w:cs="Times New Roman"/>
          <w:sz w:val="24"/>
          <w:szCs w:val="24"/>
        </w:rPr>
        <w:t>usposobljenosti</w:t>
      </w:r>
      <w:r w:rsidR="008D2F60" w:rsidRPr="00204950">
        <w:rPr>
          <w:rFonts w:ascii="Times New Roman" w:hAnsi="Times New Roman" w:cs="Times New Roman"/>
          <w:sz w:val="24"/>
          <w:szCs w:val="24"/>
        </w:rPr>
        <w:t>,</w:t>
      </w:r>
      <w:r w:rsidR="006A0300" w:rsidRPr="00204950">
        <w:rPr>
          <w:rFonts w:ascii="Times New Roman" w:hAnsi="Times New Roman" w:cs="Times New Roman"/>
          <w:sz w:val="24"/>
          <w:szCs w:val="24"/>
        </w:rPr>
        <w:t xml:space="preserve"> na kar procesni model ne more vplivati.</w:t>
      </w:r>
      <w:r w:rsidR="00FB6595" w:rsidRPr="00204950">
        <w:rPr>
          <w:rFonts w:ascii="Times New Roman" w:hAnsi="Times New Roman" w:cs="Times New Roman"/>
          <w:sz w:val="24"/>
          <w:szCs w:val="24"/>
        </w:rPr>
        <w:t xml:space="preserve"> </w:t>
      </w:r>
      <w:r w:rsidR="008B75A9" w:rsidRPr="00204950">
        <w:rPr>
          <w:rFonts w:ascii="Times New Roman" w:hAnsi="Times New Roman" w:cs="Times New Roman"/>
          <w:sz w:val="24"/>
          <w:szCs w:val="24"/>
        </w:rPr>
        <w:t xml:space="preserve">Izjavo S.5.15.2 smo </w:t>
      </w:r>
      <w:r w:rsidR="00B60FA6" w:rsidRPr="00204950">
        <w:rPr>
          <w:rFonts w:ascii="Times New Roman" w:hAnsi="Times New Roman" w:cs="Times New Roman"/>
          <w:sz w:val="24"/>
          <w:szCs w:val="24"/>
        </w:rPr>
        <w:t>zavrnili, ker se v pr</w:t>
      </w:r>
      <w:r w:rsidR="00F70866" w:rsidRPr="00204950">
        <w:rPr>
          <w:rFonts w:ascii="Times New Roman" w:hAnsi="Times New Roman" w:cs="Times New Roman"/>
          <w:sz w:val="24"/>
          <w:szCs w:val="24"/>
        </w:rPr>
        <w:t>vi vrsti fokusiramo na igralca in uporabniško izkušnjo.</w:t>
      </w:r>
      <w:r w:rsidR="009058CC" w:rsidRPr="00204950">
        <w:rPr>
          <w:rFonts w:ascii="Times New Roman" w:hAnsi="Times New Roman" w:cs="Times New Roman"/>
          <w:sz w:val="24"/>
          <w:szCs w:val="24"/>
        </w:rPr>
        <w:t xml:space="preserve"> </w:t>
      </w:r>
      <w:r w:rsidR="0096496F" w:rsidRPr="00204950">
        <w:rPr>
          <w:rFonts w:ascii="Times New Roman" w:hAnsi="Times New Roman" w:cs="Times New Roman"/>
          <w:sz w:val="24"/>
          <w:szCs w:val="24"/>
        </w:rPr>
        <w:t>Procesni model</w:t>
      </w:r>
      <w:r w:rsidR="00D20096" w:rsidRPr="00204950">
        <w:rPr>
          <w:rFonts w:ascii="Times New Roman" w:hAnsi="Times New Roman" w:cs="Times New Roman"/>
          <w:sz w:val="24"/>
          <w:szCs w:val="24"/>
        </w:rPr>
        <w:t xml:space="preserve"> omogoča</w:t>
      </w:r>
      <w:r w:rsidR="00B60FA6" w:rsidRPr="00204950">
        <w:rPr>
          <w:rFonts w:ascii="Times New Roman" w:hAnsi="Times New Roman" w:cs="Times New Roman"/>
          <w:sz w:val="24"/>
          <w:szCs w:val="24"/>
        </w:rPr>
        <w:t xml:space="preserve"> sicer</w:t>
      </w:r>
      <w:r w:rsidR="00D20096" w:rsidRPr="00204950">
        <w:rPr>
          <w:rFonts w:ascii="Times New Roman" w:hAnsi="Times New Roman" w:cs="Times New Roman"/>
          <w:sz w:val="24"/>
          <w:szCs w:val="24"/>
        </w:rPr>
        <w:t xml:space="preserve"> oba pri</w:t>
      </w:r>
      <w:r w:rsidR="000B0555" w:rsidRPr="00204950">
        <w:rPr>
          <w:rFonts w:ascii="Times New Roman" w:hAnsi="Times New Roman" w:cs="Times New Roman"/>
          <w:sz w:val="24"/>
          <w:szCs w:val="24"/>
        </w:rPr>
        <w:t>stopa strategij</w:t>
      </w:r>
      <w:del w:id="551" w:author="kralj" w:date="2018-04-04T21:04:00Z">
        <w:r w:rsidR="000B0555" w:rsidRPr="00204950" w:rsidDel="00C92A43">
          <w:rPr>
            <w:rFonts w:ascii="Times New Roman" w:hAnsi="Times New Roman" w:cs="Times New Roman"/>
            <w:sz w:val="24"/>
            <w:szCs w:val="24"/>
          </w:rPr>
          <w:delText>.</w:delText>
        </w:r>
      </w:del>
      <w:r w:rsidR="00B43C83" w:rsidRPr="00204950">
        <w:rPr>
          <w:rFonts w:ascii="Times New Roman" w:hAnsi="Times New Roman" w:cs="Times New Roman"/>
          <w:sz w:val="24"/>
          <w:szCs w:val="24"/>
        </w:rPr>
        <w:t xml:space="preserve"> </w:t>
      </w:r>
      <w:ins w:id="552" w:author="kralj" w:date="2018-04-04T21:04:00Z">
        <w:r w:rsidR="00C92A43">
          <w:rPr>
            <w:rFonts w:ascii="Times New Roman" w:hAnsi="Times New Roman" w:cs="Times New Roman"/>
            <w:sz w:val="24"/>
            <w:szCs w:val="24"/>
          </w:rPr>
          <w:t>v</w:t>
        </w:r>
      </w:ins>
      <w:del w:id="553" w:author="kralj" w:date="2018-04-04T21:04:00Z">
        <w:r w:rsidR="00B43C83" w:rsidRPr="00204950" w:rsidDel="00C92A43">
          <w:rPr>
            <w:rFonts w:ascii="Times New Roman" w:hAnsi="Times New Roman" w:cs="Times New Roman"/>
            <w:sz w:val="24"/>
            <w:szCs w:val="24"/>
          </w:rPr>
          <w:delText>V</w:delText>
        </w:r>
      </w:del>
      <w:r w:rsidR="00B43C83" w:rsidRPr="00204950">
        <w:rPr>
          <w:rFonts w:ascii="Times New Roman" w:hAnsi="Times New Roman" w:cs="Times New Roman"/>
          <w:sz w:val="24"/>
          <w:szCs w:val="24"/>
        </w:rPr>
        <w:t>endar se igre bolj fokusirajo na uporabniško izkušnjo</w:t>
      </w:r>
      <w:ins w:id="554" w:author="kralj" w:date="2018-04-04T21:05:00Z">
        <w:r w:rsidR="00C92A43">
          <w:rPr>
            <w:rFonts w:ascii="Times New Roman" w:hAnsi="Times New Roman" w:cs="Times New Roman"/>
            <w:sz w:val="24"/>
            <w:szCs w:val="24"/>
          </w:rPr>
          <w:t>,</w:t>
        </w:r>
      </w:ins>
      <w:r w:rsidR="00B43C83" w:rsidRPr="00204950">
        <w:rPr>
          <w:rFonts w:ascii="Times New Roman" w:hAnsi="Times New Roman" w:cs="Times New Roman"/>
          <w:sz w:val="24"/>
          <w:szCs w:val="24"/>
        </w:rPr>
        <w:t xml:space="preserve"> </w:t>
      </w:r>
      <w:del w:id="555" w:author="kralj" w:date="2018-04-04T21:05:00Z">
        <w:r w:rsidR="00B43C83" w:rsidRPr="00204950" w:rsidDel="00C92A43">
          <w:rPr>
            <w:rFonts w:ascii="Times New Roman" w:hAnsi="Times New Roman" w:cs="Times New Roman"/>
            <w:sz w:val="24"/>
            <w:szCs w:val="24"/>
          </w:rPr>
          <w:delText xml:space="preserve">katero </w:delText>
        </w:r>
      </w:del>
      <w:ins w:id="556" w:author="kralj" w:date="2018-04-04T21:05:00Z">
        <w:r w:rsidR="00C92A43" w:rsidRPr="00204950">
          <w:rPr>
            <w:rFonts w:ascii="Times New Roman" w:hAnsi="Times New Roman" w:cs="Times New Roman"/>
            <w:sz w:val="24"/>
            <w:szCs w:val="24"/>
          </w:rPr>
          <w:t>k</w:t>
        </w:r>
        <w:r w:rsidR="00C92A43">
          <w:rPr>
            <w:rFonts w:ascii="Times New Roman" w:hAnsi="Times New Roman" w:cs="Times New Roman"/>
            <w:sz w:val="24"/>
            <w:szCs w:val="24"/>
          </w:rPr>
          <w:t>i jo</w:t>
        </w:r>
        <w:r w:rsidR="00C92A43" w:rsidRPr="00204950">
          <w:rPr>
            <w:rFonts w:ascii="Times New Roman" w:hAnsi="Times New Roman" w:cs="Times New Roman"/>
            <w:sz w:val="24"/>
            <w:szCs w:val="24"/>
          </w:rPr>
          <w:t xml:space="preserve"> </w:t>
        </w:r>
      </w:ins>
      <w:r w:rsidR="00B43C83" w:rsidRPr="00204950">
        <w:rPr>
          <w:rFonts w:ascii="Times New Roman" w:hAnsi="Times New Roman" w:cs="Times New Roman"/>
          <w:sz w:val="24"/>
          <w:szCs w:val="24"/>
        </w:rPr>
        <w:t xml:space="preserve">želimo doseči z iterativnim razvojem prototipov </w:t>
      </w:r>
      <w:r w:rsidR="00B43C83" w:rsidRPr="00204950">
        <w:rPr>
          <w:rFonts w:ascii="Times New Roman" w:hAnsi="Times New Roman" w:cs="Times New Roman"/>
          <w:sz w:val="24"/>
          <w:szCs w:val="24"/>
        </w:rPr>
        <w:fldChar w:fldCharType="begin"/>
      </w:r>
      <w:r w:rsidR="00B43C83" w:rsidRPr="00204950">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sidRPr="00204950">
        <w:rPr>
          <w:rFonts w:ascii="Times New Roman" w:hAnsi="Times New Roman" w:cs="Times New Roman"/>
          <w:sz w:val="24"/>
          <w:szCs w:val="24"/>
        </w:rPr>
        <w:fldChar w:fldCharType="separate"/>
      </w:r>
      <w:r w:rsidR="00FF04EF" w:rsidRPr="00204950">
        <w:rPr>
          <w:rFonts w:ascii="Times New Roman" w:hAnsi="Times New Roman" w:cs="Times New Roman"/>
          <w:sz w:val="24"/>
        </w:rPr>
        <w:t>(Fullerton 2014, 15</w:t>
      </w:r>
      <w:r w:rsidR="00B43C83" w:rsidRPr="00204950">
        <w:rPr>
          <w:rFonts w:ascii="Times New Roman" w:hAnsi="Times New Roman" w:cs="Times New Roman"/>
          <w:sz w:val="24"/>
        </w:rPr>
        <w:t>)</w:t>
      </w:r>
      <w:r w:rsidR="00B43C83" w:rsidRPr="00204950">
        <w:rPr>
          <w:rFonts w:ascii="Times New Roman" w:hAnsi="Times New Roman" w:cs="Times New Roman"/>
          <w:sz w:val="24"/>
          <w:szCs w:val="24"/>
        </w:rPr>
        <w:fldChar w:fldCharType="end"/>
      </w:r>
      <w:ins w:id="557" w:author="kralj" w:date="2018-04-04T21:05:00Z">
        <w:r w:rsidR="00C92A43">
          <w:rPr>
            <w:rFonts w:ascii="Times New Roman" w:hAnsi="Times New Roman" w:cs="Times New Roman"/>
            <w:sz w:val="24"/>
            <w:szCs w:val="24"/>
          </w:rPr>
          <w:t>.</w:t>
        </w:r>
      </w:ins>
      <w:r w:rsidR="00073CF0" w:rsidRPr="00204950">
        <w:rPr>
          <w:rFonts w:ascii="Times New Roman" w:hAnsi="Times New Roman" w:cs="Times New Roman"/>
          <w:sz w:val="24"/>
          <w:szCs w:val="24"/>
        </w:rPr>
        <w:t xml:space="preserve"> </w:t>
      </w:r>
    </w:p>
    <w:p w14:paraId="6D7C53DD" w14:textId="113357D3" w:rsidR="0014192B" w:rsidRPr="00204950" w:rsidRDefault="00CB1116" w:rsidP="00262F27">
      <w:pPr>
        <w:autoSpaceDE w:val="0"/>
        <w:autoSpaceDN w:val="0"/>
        <w:adjustRightInd w:val="0"/>
        <w:spacing w:after="0"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Rezultati</w:t>
      </w:r>
      <w:r w:rsidR="00ED2D4B" w:rsidRPr="00204950">
        <w:rPr>
          <w:rFonts w:ascii="Times New Roman" w:hAnsi="Times New Roman" w:cs="Times New Roman"/>
          <w:sz w:val="24"/>
          <w:szCs w:val="24"/>
        </w:rPr>
        <w:t xml:space="preserve"> (PRILOGA N)</w:t>
      </w:r>
      <w:r w:rsidRPr="00204950">
        <w:rPr>
          <w:rFonts w:ascii="Times New Roman" w:hAnsi="Times New Roman" w:cs="Times New Roman"/>
          <w:sz w:val="24"/>
          <w:szCs w:val="24"/>
        </w:rPr>
        <w:t xml:space="preserve"> so pokazali, da predlagani model od skupno 43 GDPA omogoča izvajanje 39 GDPA. Po metodi DGMM je za ocenjevanje najvišje stopnje zrelosti potrebno izvajanje vsaj 36 GDPA</w:t>
      </w:r>
      <w:r w:rsidR="006017A1" w:rsidRPr="00204950">
        <w:rPr>
          <w:rFonts w:ascii="Times New Roman" w:hAnsi="Times New Roman" w:cs="Times New Roman"/>
          <w:sz w:val="24"/>
          <w:szCs w:val="24"/>
        </w:rPr>
        <w:t xml:space="preserve"> </w:t>
      </w:r>
      <w:r w:rsidR="00712DC5" w:rsidRPr="00204950">
        <w:rPr>
          <w:rFonts w:ascii="Times New Roman" w:hAnsi="Times New Roman" w:cs="Times New Roman"/>
          <w:sz w:val="24"/>
          <w:szCs w:val="24"/>
        </w:rPr>
        <w:t>(PRILOGA L)</w:t>
      </w:r>
      <w:r w:rsidR="00C778B2" w:rsidRPr="00204950">
        <w:rPr>
          <w:rFonts w:ascii="Times New Roman" w:hAnsi="Times New Roman" w:cs="Times New Roman"/>
          <w:sz w:val="24"/>
          <w:szCs w:val="24"/>
        </w:rPr>
        <w:t>. Zato k</w:t>
      </w:r>
      <w:r w:rsidR="008B75A9" w:rsidRPr="00204950">
        <w:rPr>
          <w:rFonts w:ascii="Times New Roman" w:hAnsi="Times New Roman" w:cs="Times New Roman"/>
          <w:sz w:val="24"/>
          <w:szCs w:val="24"/>
        </w:rPr>
        <w:t xml:space="preserve">ljub </w:t>
      </w:r>
      <w:r w:rsidR="00C041AF" w:rsidRPr="00204950">
        <w:rPr>
          <w:rFonts w:ascii="Times New Roman" w:hAnsi="Times New Roman" w:cs="Times New Roman"/>
          <w:sz w:val="24"/>
          <w:szCs w:val="24"/>
        </w:rPr>
        <w:t>nekaj</w:t>
      </w:r>
      <w:r w:rsidR="008B75A9" w:rsidRPr="00204950">
        <w:rPr>
          <w:rFonts w:ascii="Times New Roman" w:hAnsi="Times New Roman" w:cs="Times New Roman"/>
          <w:sz w:val="24"/>
          <w:szCs w:val="24"/>
        </w:rPr>
        <w:t xml:space="preserve"> zavrnjenim izjavam </w:t>
      </w:r>
      <w:r w:rsidR="007D664B" w:rsidRPr="00204950">
        <w:rPr>
          <w:rFonts w:ascii="Times New Roman" w:hAnsi="Times New Roman" w:cs="Times New Roman"/>
          <w:sz w:val="24"/>
          <w:szCs w:val="24"/>
        </w:rPr>
        <w:t>potrjujemo</w:t>
      </w:r>
      <w:r w:rsidR="00505A6A" w:rsidRPr="00204950">
        <w:rPr>
          <w:rFonts w:ascii="Times New Roman" w:hAnsi="Times New Roman" w:cs="Times New Roman"/>
          <w:sz w:val="24"/>
          <w:szCs w:val="24"/>
        </w:rPr>
        <w:t>,</w:t>
      </w:r>
      <w:r w:rsidR="0014192B" w:rsidRPr="00204950">
        <w:rPr>
          <w:rFonts w:ascii="Times New Roman" w:hAnsi="Times New Roman" w:cs="Times New Roman"/>
          <w:sz w:val="24"/>
          <w:szCs w:val="24"/>
        </w:rPr>
        <w:t xml:space="preserve"> da bi bil procesni model v praksi p</w:t>
      </w:r>
      <w:r w:rsidRPr="00204950">
        <w:rPr>
          <w:rFonts w:ascii="Times New Roman" w:hAnsi="Times New Roman" w:cs="Times New Roman"/>
          <w:sz w:val="24"/>
          <w:szCs w:val="24"/>
        </w:rPr>
        <w:t xml:space="preserve">rimeren za optimizacijo z DGMM. </w:t>
      </w:r>
    </w:p>
    <w:p w14:paraId="4E2DB30E" w14:textId="54BCE3CF" w:rsidR="0014192B" w:rsidRPr="00204950" w:rsidRDefault="0014192B" w:rsidP="00D662CA">
      <w:pPr>
        <w:autoSpaceDE w:val="0"/>
        <w:autoSpaceDN w:val="0"/>
        <w:adjustRightInd w:val="0"/>
        <w:spacing w:after="0" w:line="360" w:lineRule="auto"/>
        <w:jc w:val="both"/>
        <w:rPr>
          <w:rFonts w:ascii="Times New Roman" w:hAnsi="Times New Roman" w:cs="Times New Roman"/>
          <w:sz w:val="24"/>
          <w:szCs w:val="24"/>
        </w:rPr>
      </w:pPr>
    </w:p>
    <w:p w14:paraId="34EB8F90" w14:textId="77777777" w:rsidR="003E0D47" w:rsidRPr="00204950" w:rsidRDefault="003E0D47" w:rsidP="005A6A3B">
      <w:pPr>
        <w:spacing w:line="360" w:lineRule="auto"/>
        <w:rPr>
          <w:rFonts w:ascii="Times New Roman" w:hAnsi="Times New Roman" w:cs="Times New Roman"/>
          <w:sz w:val="24"/>
          <w:szCs w:val="24"/>
        </w:rPr>
      </w:pPr>
    </w:p>
    <w:p w14:paraId="4BEF59E2" w14:textId="77777777" w:rsidR="004545CA" w:rsidRPr="00204950" w:rsidRDefault="004545CA" w:rsidP="005A6A3B">
      <w:pPr>
        <w:spacing w:line="360" w:lineRule="auto"/>
        <w:rPr>
          <w:rFonts w:ascii="Times New Roman" w:hAnsi="Times New Roman" w:cs="Times New Roman"/>
          <w:sz w:val="24"/>
          <w:szCs w:val="24"/>
        </w:rPr>
      </w:pPr>
    </w:p>
    <w:p w14:paraId="38581363" w14:textId="77777777" w:rsidR="004545CA" w:rsidRPr="00204950" w:rsidRDefault="004545CA">
      <w:pPr>
        <w:rPr>
          <w:rFonts w:ascii="Times New Roman" w:hAnsi="Times New Roman" w:cs="Times New Roman"/>
          <w:sz w:val="24"/>
          <w:szCs w:val="24"/>
        </w:rPr>
      </w:pPr>
      <w:r w:rsidRPr="00204950">
        <w:rPr>
          <w:rFonts w:ascii="Times New Roman" w:hAnsi="Times New Roman" w:cs="Times New Roman"/>
          <w:sz w:val="24"/>
          <w:szCs w:val="24"/>
        </w:rPr>
        <w:br w:type="page"/>
      </w:r>
    </w:p>
    <w:p w14:paraId="25EC801A" w14:textId="1D1EA333" w:rsidR="00897630" w:rsidRPr="00204950" w:rsidRDefault="00A54C40" w:rsidP="008F1E10">
      <w:pPr>
        <w:pStyle w:val="naslov"/>
        <w:outlineLvl w:val="0"/>
      </w:pPr>
      <w:bookmarkStart w:id="558" w:name="_Toc509588449"/>
      <w:bookmarkStart w:id="559" w:name="_Toc509591258"/>
      <w:r w:rsidRPr="00204950">
        <w:lastRenderedPageBreak/>
        <w:t>7</w:t>
      </w:r>
      <w:r w:rsidR="00BC654E" w:rsidRPr="00204950">
        <w:t xml:space="preserve">. </w:t>
      </w:r>
      <w:r w:rsidR="00D30847" w:rsidRPr="00204950">
        <w:t>ZAKLJUČEK</w:t>
      </w:r>
      <w:bookmarkEnd w:id="558"/>
      <w:bookmarkEnd w:id="559"/>
    </w:p>
    <w:p w14:paraId="7F551D09" w14:textId="24A2D4D2" w:rsidR="00E76A91" w:rsidRPr="00204950" w:rsidRDefault="00F26CF1" w:rsidP="00810ED5">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V</w:t>
      </w:r>
      <w:r w:rsidR="00643B35" w:rsidRPr="00204950">
        <w:rPr>
          <w:rFonts w:ascii="Times New Roman" w:hAnsi="Times New Roman" w:cs="Times New Roman"/>
          <w:sz w:val="24"/>
          <w:szCs w:val="24"/>
        </w:rPr>
        <w:t>sestans</w:t>
      </w:r>
      <w:r w:rsidR="00835215" w:rsidRPr="00204950">
        <w:rPr>
          <w:rFonts w:ascii="Times New Roman" w:hAnsi="Times New Roman" w:cs="Times New Roman"/>
          <w:sz w:val="24"/>
          <w:szCs w:val="24"/>
        </w:rPr>
        <w:t xml:space="preserve">ki </w:t>
      </w:r>
      <w:r w:rsidR="00600B0F" w:rsidRPr="00204950">
        <w:rPr>
          <w:rFonts w:ascii="Times New Roman" w:hAnsi="Times New Roman" w:cs="Times New Roman"/>
          <w:sz w:val="24"/>
          <w:szCs w:val="24"/>
        </w:rPr>
        <w:t>po</w:t>
      </w:r>
      <w:r w:rsidR="00A33FE9" w:rsidRPr="00204950">
        <w:rPr>
          <w:rFonts w:ascii="Times New Roman" w:hAnsi="Times New Roman" w:cs="Times New Roman"/>
          <w:sz w:val="24"/>
          <w:szCs w:val="24"/>
        </w:rPr>
        <w:t>tencial</w:t>
      </w:r>
      <w:r w:rsidR="00617D48" w:rsidRPr="00204950">
        <w:rPr>
          <w:rFonts w:ascii="Times New Roman" w:hAnsi="Times New Roman" w:cs="Times New Roman"/>
          <w:sz w:val="24"/>
          <w:szCs w:val="24"/>
        </w:rPr>
        <w:t xml:space="preserve"> </w:t>
      </w:r>
      <w:r w:rsidR="005A346B" w:rsidRPr="00204950">
        <w:rPr>
          <w:rFonts w:ascii="Times New Roman" w:hAnsi="Times New Roman" w:cs="Times New Roman"/>
          <w:sz w:val="24"/>
          <w:szCs w:val="24"/>
        </w:rPr>
        <w:t>iger</w:t>
      </w:r>
      <w:del w:id="560" w:author="kralj" w:date="2018-04-04T21:05:00Z">
        <w:r w:rsidR="005A346B" w:rsidRPr="00204950" w:rsidDel="00040760">
          <w:rPr>
            <w:rFonts w:ascii="Times New Roman" w:hAnsi="Times New Roman" w:cs="Times New Roman"/>
            <w:sz w:val="24"/>
            <w:szCs w:val="24"/>
          </w:rPr>
          <w:delText>,</w:delText>
        </w:r>
      </w:del>
      <w:r w:rsidR="006E0E70" w:rsidRPr="00204950">
        <w:rPr>
          <w:rFonts w:ascii="Times New Roman" w:hAnsi="Times New Roman" w:cs="Times New Roman"/>
          <w:sz w:val="24"/>
          <w:szCs w:val="24"/>
        </w:rPr>
        <w:t xml:space="preserve"> </w:t>
      </w:r>
      <w:r w:rsidR="00600B0F" w:rsidRPr="00204950">
        <w:rPr>
          <w:rFonts w:ascii="Times New Roman" w:hAnsi="Times New Roman" w:cs="Times New Roman"/>
          <w:sz w:val="24"/>
          <w:szCs w:val="24"/>
        </w:rPr>
        <w:t>predsta</w:t>
      </w:r>
      <w:r w:rsidR="006049E4" w:rsidRPr="00204950">
        <w:rPr>
          <w:rFonts w:ascii="Times New Roman" w:hAnsi="Times New Roman" w:cs="Times New Roman"/>
          <w:sz w:val="24"/>
          <w:szCs w:val="24"/>
        </w:rPr>
        <w:t>vlja</w:t>
      </w:r>
      <w:r w:rsidR="00AB2272" w:rsidRPr="00204950">
        <w:rPr>
          <w:rFonts w:ascii="Times New Roman" w:hAnsi="Times New Roman" w:cs="Times New Roman"/>
          <w:sz w:val="24"/>
          <w:szCs w:val="24"/>
        </w:rPr>
        <w:t xml:space="preserve"> veliko</w:t>
      </w:r>
      <w:r w:rsidR="00600B0F" w:rsidRPr="00204950">
        <w:rPr>
          <w:rFonts w:ascii="Times New Roman" w:hAnsi="Times New Roman" w:cs="Times New Roman"/>
          <w:sz w:val="24"/>
          <w:szCs w:val="24"/>
        </w:rPr>
        <w:t xml:space="preserve"> motiv</w:t>
      </w:r>
      <w:r w:rsidR="0042384C" w:rsidRPr="00204950">
        <w:rPr>
          <w:rFonts w:ascii="Times New Roman" w:hAnsi="Times New Roman" w:cs="Times New Roman"/>
          <w:sz w:val="24"/>
          <w:szCs w:val="24"/>
        </w:rPr>
        <w:t>acijo za zagon razvoja številnim</w:t>
      </w:r>
      <w:r w:rsidR="00600B0F" w:rsidRPr="00204950">
        <w:rPr>
          <w:rFonts w:ascii="Times New Roman" w:hAnsi="Times New Roman" w:cs="Times New Roman"/>
          <w:sz w:val="24"/>
          <w:szCs w:val="24"/>
        </w:rPr>
        <w:t xml:space="preserve"> organizacij</w:t>
      </w:r>
      <w:r w:rsidR="0042384C" w:rsidRPr="00204950">
        <w:rPr>
          <w:rFonts w:ascii="Times New Roman" w:hAnsi="Times New Roman" w:cs="Times New Roman"/>
          <w:sz w:val="24"/>
          <w:szCs w:val="24"/>
        </w:rPr>
        <w:t>am in posameznikom</w:t>
      </w:r>
      <w:ins w:id="561" w:author="kralj" w:date="2018-04-04T21:05:00Z">
        <w:r w:rsidR="00040760">
          <w:rPr>
            <w:rFonts w:ascii="Times New Roman" w:hAnsi="Times New Roman" w:cs="Times New Roman"/>
            <w:sz w:val="24"/>
            <w:szCs w:val="24"/>
          </w:rPr>
          <w:t>,</w:t>
        </w:r>
      </w:ins>
      <w:del w:id="562" w:author="kralj" w:date="2018-04-04T21:05:00Z">
        <w:r w:rsidR="00F550DD" w:rsidRPr="00204950" w:rsidDel="00040760">
          <w:rPr>
            <w:rFonts w:ascii="Times New Roman" w:hAnsi="Times New Roman" w:cs="Times New Roman"/>
            <w:sz w:val="24"/>
            <w:szCs w:val="24"/>
          </w:rPr>
          <w:delText>.</w:delText>
        </w:r>
      </w:del>
      <w:r w:rsidR="00F550DD" w:rsidRPr="00204950">
        <w:rPr>
          <w:rFonts w:ascii="Times New Roman" w:hAnsi="Times New Roman" w:cs="Times New Roman"/>
          <w:sz w:val="24"/>
          <w:szCs w:val="24"/>
        </w:rPr>
        <w:t xml:space="preserve"> </w:t>
      </w:r>
      <w:ins w:id="563" w:author="kralj" w:date="2018-04-04T21:05:00Z">
        <w:r w:rsidR="00040760">
          <w:rPr>
            <w:rFonts w:ascii="Times New Roman" w:hAnsi="Times New Roman" w:cs="Times New Roman"/>
            <w:sz w:val="24"/>
            <w:szCs w:val="24"/>
          </w:rPr>
          <w:t>v</w:t>
        </w:r>
      </w:ins>
      <w:del w:id="564" w:author="kralj" w:date="2018-04-04T21:05:00Z">
        <w:r w:rsidR="004477B8" w:rsidRPr="00204950" w:rsidDel="00040760">
          <w:rPr>
            <w:rFonts w:ascii="Times New Roman" w:hAnsi="Times New Roman" w:cs="Times New Roman"/>
            <w:sz w:val="24"/>
            <w:szCs w:val="24"/>
          </w:rPr>
          <w:delText>V</w:delText>
        </w:r>
      </w:del>
      <w:r w:rsidR="004477B8" w:rsidRPr="00204950">
        <w:rPr>
          <w:rFonts w:ascii="Times New Roman" w:hAnsi="Times New Roman" w:cs="Times New Roman"/>
          <w:sz w:val="24"/>
          <w:szCs w:val="24"/>
        </w:rPr>
        <w:t>endar</w:t>
      </w:r>
      <w:r w:rsidR="00A9415E">
        <w:rPr>
          <w:rFonts w:ascii="Times New Roman" w:hAnsi="Times New Roman" w:cs="Times New Roman"/>
          <w:sz w:val="24"/>
          <w:szCs w:val="24"/>
        </w:rPr>
        <w:t xml:space="preserve"> se </w:t>
      </w:r>
      <w:r w:rsidR="00843E80" w:rsidRPr="00204950">
        <w:rPr>
          <w:rFonts w:ascii="Times New Roman" w:hAnsi="Times New Roman" w:cs="Times New Roman"/>
          <w:sz w:val="24"/>
          <w:szCs w:val="24"/>
        </w:rPr>
        <w:t>optimistični n</w:t>
      </w:r>
      <w:r w:rsidR="00157751" w:rsidRPr="00204950">
        <w:rPr>
          <w:rFonts w:ascii="Times New Roman" w:hAnsi="Times New Roman" w:cs="Times New Roman"/>
          <w:sz w:val="24"/>
          <w:szCs w:val="24"/>
        </w:rPr>
        <w:t>ačrti</w:t>
      </w:r>
      <w:r w:rsidR="00C2176C">
        <w:rPr>
          <w:rFonts w:ascii="Times New Roman" w:hAnsi="Times New Roman" w:cs="Times New Roman"/>
          <w:sz w:val="24"/>
          <w:szCs w:val="24"/>
        </w:rPr>
        <w:t xml:space="preserve"> </w:t>
      </w:r>
      <w:r w:rsidR="008D7485">
        <w:rPr>
          <w:rFonts w:ascii="Times New Roman" w:hAnsi="Times New Roman" w:cs="Times New Roman"/>
          <w:sz w:val="24"/>
          <w:szCs w:val="24"/>
        </w:rPr>
        <w:t>razvoj</w:t>
      </w:r>
      <w:r w:rsidR="00C2176C">
        <w:rPr>
          <w:rFonts w:ascii="Times New Roman" w:hAnsi="Times New Roman" w:cs="Times New Roman"/>
          <w:sz w:val="24"/>
          <w:szCs w:val="24"/>
        </w:rPr>
        <w:t>a</w:t>
      </w:r>
      <w:r w:rsidR="008D7485">
        <w:rPr>
          <w:rFonts w:ascii="Times New Roman" w:hAnsi="Times New Roman" w:cs="Times New Roman"/>
          <w:sz w:val="24"/>
          <w:szCs w:val="24"/>
        </w:rPr>
        <w:t xml:space="preserve"> iger</w:t>
      </w:r>
      <w:del w:id="565" w:author="kralj" w:date="2018-04-04T21:06:00Z">
        <w:r w:rsidR="004477B8" w:rsidRPr="00204950" w:rsidDel="00040760">
          <w:rPr>
            <w:rFonts w:ascii="Times New Roman" w:hAnsi="Times New Roman" w:cs="Times New Roman"/>
            <w:sz w:val="24"/>
            <w:szCs w:val="24"/>
          </w:rPr>
          <w:delText>,</w:delText>
        </w:r>
      </w:del>
      <w:r w:rsidR="00157751" w:rsidRPr="00204950">
        <w:rPr>
          <w:rFonts w:ascii="Times New Roman" w:hAnsi="Times New Roman" w:cs="Times New Roman"/>
          <w:sz w:val="24"/>
          <w:szCs w:val="24"/>
        </w:rPr>
        <w:t xml:space="preserve"> </w:t>
      </w:r>
      <w:r w:rsidR="0076144D" w:rsidRPr="00204950">
        <w:rPr>
          <w:rFonts w:ascii="Times New Roman" w:hAnsi="Times New Roman" w:cs="Times New Roman"/>
          <w:sz w:val="24"/>
          <w:szCs w:val="24"/>
        </w:rPr>
        <w:t>kljub tehnično podkovani</w:t>
      </w:r>
      <w:r w:rsidR="00AF62BF" w:rsidRPr="00204950">
        <w:rPr>
          <w:rFonts w:ascii="Times New Roman" w:hAnsi="Times New Roman" w:cs="Times New Roman"/>
          <w:sz w:val="24"/>
          <w:szCs w:val="24"/>
        </w:rPr>
        <w:t>m kad</w:t>
      </w:r>
      <w:r w:rsidR="00C6169D">
        <w:rPr>
          <w:rFonts w:ascii="Times New Roman" w:hAnsi="Times New Roman" w:cs="Times New Roman"/>
          <w:sz w:val="24"/>
          <w:szCs w:val="24"/>
        </w:rPr>
        <w:t>r</w:t>
      </w:r>
      <w:r w:rsidR="00AF62BF" w:rsidRPr="00204950">
        <w:rPr>
          <w:rFonts w:ascii="Times New Roman" w:hAnsi="Times New Roman" w:cs="Times New Roman"/>
          <w:sz w:val="24"/>
          <w:szCs w:val="24"/>
        </w:rPr>
        <w:t>om</w:t>
      </w:r>
      <w:r w:rsidR="00843E80" w:rsidRPr="00204950">
        <w:rPr>
          <w:rFonts w:ascii="Times New Roman" w:hAnsi="Times New Roman" w:cs="Times New Roman"/>
          <w:sz w:val="24"/>
          <w:szCs w:val="24"/>
        </w:rPr>
        <w:t xml:space="preserve"> in</w:t>
      </w:r>
      <w:r w:rsidR="00981B60" w:rsidRPr="00204950">
        <w:rPr>
          <w:rFonts w:ascii="Times New Roman" w:hAnsi="Times New Roman" w:cs="Times New Roman"/>
          <w:sz w:val="24"/>
          <w:szCs w:val="24"/>
        </w:rPr>
        <w:t xml:space="preserve"> </w:t>
      </w:r>
      <w:r w:rsidR="00FF4D2D" w:rsidRPr="00204950">
        <w:rPr>
          <w:rFonts w:ascii="Times New Roman" w:hAnsi="Times New Roman" w:cs="Times New Roman"/>
          <w:sz w:val="24"/>
          <w:szCs w:val="24"/>
        </w:rPr>
        <w:t>jasnim</w:t>
      </w:r>
      <w:r w:rsidR="00434363" w:rsidRPr="00204950">
        <w:rPr>
          <w:rFonts w:ascii="Times New Roman" w:hAnsi="Times New Roman" w:cs="Times New Roman"/>
          <w:sz w:val="24"/>
          <w:szCs w:val="24"/>
        </w:rPr>
        <w:t xml:space="preserve"> poslovni</w:t>
      </w:r>
      <w:r w:rsidR="00AB2272" w:rsidRPr="00204950">
        <w:rPr>
          <w:rFonts w:ascii="Times New Roman" w:hAnsi="Times New Roman" w:cs="Times New Roman"/>
          <w:sz w:val="24"/>
          <w:szCs w:val="24"/>
        </w:rPr>
        <w:t>m cilj</w:t>
      </w:r>
      <w:r w:rsidR="00434363" w:rsidRPr="00204950">
        <w:rPr>
          <w:rFonts w:ascii="Times New Roman" w:hAnsi="Times New Roman" w:cs="Times New Roman"/>
          <w:sz w:val="24"/>
          <w:szCs w:val="24"/>
        </w:rPr>
        <w:t>em</w:t>
      </w:r>
      <w:del w:id="566" w:author="kralj" w:date="2018-04-04T21:06:00Z">
        <w:r w:rsidR="004477B8" w:rsidRPr="00204950" w:rsidDel="00040760">
          <w:rPr>
            <w:rFonts w:ascii="Times New Roman" w:hAnsi="Times New Roman" w:cs="Times New Roman"/>
            <w:sz w:val="24"/>
            <w:szCs w:val="24"/>
          </w:rPr>
          <w:delText>,</w:delText>
        </w:r>
      </w:del>
      <w:r w:rsidR="004477B8" w:rsidRPr="00204950">
        <w:rPr>
          <w:rFonts w:ascii="Times New Roman" w:hAnsi="Times New Roman" w:cs="Times New Roman"/>
          <w:sz w:val="24"/>
          <w:szCs w:val="24"/>
        </w:rPr>
        <w:t xml:space="preserve"> zaradi slabo definiranega procesa</w:t>
      </w:r>
      <w:del w:id="567" w:author="kralj" w:date="2018-04-04T21:06:00Z">
        <w:r w:rsidR="004477B8" w:rsidRPr="00204950" w:rsidDel="00040760">
          <w:rPr>
            <w:rFonts w:ascii="Times New Roman" w:hAnsi="Times New Roman" w:cs="Times New Roman"/>
            <w:sz w:val="24"/>
            <w:szCs w:val="24"/>
          </w:rPr>
          <w:delText>,</w:delText>
        </w:r>
      </w:del>
      <w:r w:rsidR="00843E80" w:rsidRPr="00204950">
        <w:rPr>
          <w:rFonts w:ascii="Times New Roman" w:hAnsi="Times New Roman" w:cs="Times New Roman"/>
          <w:sz w:val="24"/>
          <w:szCs w:val="24"/>
        </w:rPr>
        <w:t xml:space="preserve"> </w:t>
      </w:r>
      <w:r w:rsidR="005A7106" w:rsidRPr="00204950">
        <w:rPr>
          <w:rFonts w:ascii="Times New Roman" w:hAnsi="Times New Roman" w:cs="Times New Roman"/>
          <w:sz w:val="24"/>
          <w:szCs w:val="24"/>
        </w:rPr>
        <w:t>pogosto</w:t>
      </w:r>
      <w:r w:rsidR="00A43CF9">
        <w:rPr>
          <w:rFonts w:ascii="Times New Roman" w:hAnsi="Times New Roman" w:cs="Times New Roman"/>
          <w:sz w:val="24"/>
          <w:szCs w:val="24"/>
        </w:rPr>
        <w:t xml:space="preserve"> konča</w:t>
      </w:r>
      <w:r w:rsidR="001A41A3">
        <w:rPr>
          <w:rFonts w:ascii="Times New Roman" w:hAnsi="Times New Roman" w:cs="Times New Roman"/>
          <w:sz w:val="24"/>
          <w:szCs w:val="24"/>
        </w:rPr>
        <w:t>jo</w:t>
      </w:r>
      <w:r w:rsidR="00843E80" w:rsidRPr="00204950">
        <w:rPr>
          <w:rFonts w:ascii="Times New Roman" w:hAnsi="Times New Roman" w:cs="Times New Roman"/>
          <w:sz w:val="24"/>
          <w:szCs w:val="24"/>
        </w:rPr>
        <w:t xml:space="preserve"> </w:t>
      </w:r>
      <w:r w:rsidR="003D269C" w:rsidRPr="00204950">
        <w:rPr>
          <w:rFonts w:ascii="Times New Roman" w:hAnsi="Times New Roman" w:cs="Times New Roman"/>
          <w:sz w:val="24"/>
          <w:szCs w:val="24"/>
        </w:rPr>
        <w:t>v</w:t>
      </w:r>
      <w:r w:rsidR="00843E80" w:rsidRPr="00204950">
        <w:rPr>
          <w:rFonts w:ascii="Times New Roman" w:hAnsi="Times New Roman" w:cs="Times New Roman"/>
          <w:sz w:val="24"/>
          <w:szCs w:val="24"/>
        </w:rPr>
        <w:t xml:space="preserve"> </w:t>
      </w:r>
      <w:r w:rsidR="003D269C" w:rsidRPr="00204950">
        <w:rPr>
          <w:rFonts w:ascii="Times New Roman" w:hAnsi="Times New Roman" w:cs="Times New Roman"/>
          <w:sz w:val="24"/>
          <w:szCs w:val="24"/>
        </w:rPr>
        <w:t>neobvladovanju</w:t>
      </w:r>
      <w:r w:rsidR="00F552EC" w:rsidRPr="00204950">
        <w:rPr>
          <w:rFonts w:ascii="Times New Roman" w:hAnsi="Times New Roman" w:cs="Times New Roman"/>
          <w:sz w:val="24"/>
          <w:szCs w:val="24"/>
        </w:rPr>
        <w:t xml:space="preserve"> projekt</w:t>
      </w:r>
      <w:r w:rsidR="003D269C" w:rsidRPr="00204950">
        <w:rPr>
          <w:rFonts w:ascii="Times New Roman" w:hAnsi="Times New Roman" w:cs="Times New Roman"/>
          <w:sz w:val="24"/>
          <w:szCs w:val="24"/>
        </w:rPr>
        <w:t>a</w:t>
      </w:r>
      <w:r w:rsidR="00141910" w:rsidRPr="00204950">
        <w:rPr>
          <w:rFonts w:ascii="Times New Roman" w:hAnsi="Times New Roman" w:cs="Times New Roman"/>
          <w:sz w:val="24"/>
          <w:szCs w:val="24"/>
        </w:rPr>
        <w:t xml:space="preserve"> ali fi</w:t>
      </w:r>
      <w:r w:rsidR="00DD3AC9" w:rsidRPr="00204950">
        <w:rPr>
          <w:rFonts w:ascii="Times New Roman" w:hAnsi="Times New Roman" w:cs="Times New Roman"/>
          <w:sz w:val="24"/>
          <w:szCs w:val="24"/>
        </w:rPr>
        <w:t>nančnih</w:t>
      </w:r>
      <w:r w:rsidR="00C82A3A" w:rsidRPr="00204950">
        <w:rPr>
          <w:rFonts w:ascii="Times New Roman" w:hAnsi="Times New Roman" w:cs="Times New Roman"/>
          <w:sz w:val="24"/>
          <w:szCs w:val="24"/>
        </w:rPr>
        <w:t xml:space="preserve"> izdatkih</w:t>
      </w:r>
      <w:r w:rsidR="001E00C3" w:rsidRPr="00204950">
        <w:rPr>
          <w:rFonts w:ascii="Times New Roman" w:hAnsi="Times New Roman" w:cs="Times New Roman"/>
          <w:sz w:val="24"/>
          <w:szCs w:val="24"/>
        </w:rPr>
        <w:t xml:space="preserve">, ki </w:t>
      </w:r>
      <w:r w:rsidR="00C82A3A" w:rsidRPr="00204950">
        <w:rPr>
          <w:rFonts w:ascii="Times New Roman" w:hAnsi="Times New Roman" w:cs="Times New Roman"/>
          <w:sz w:val="24"/>
          <w:szCs w:val="24"/>
        </w:rPr>
        <w:t>zadušijo razvoj</w:t>
      </w:r>
      <w:r w:rsidR="00C578AD" w:rsidRPr="00204950">
        <w:rPr>
          <w:rFonts w:ascii="Times New Roman" w:hAnsi="Times New Roman" w:cs="Times New Roman"/>
          <w:sz w:val="24"/>
          <w:szCs w:val="24"/>
        </w:rPr>
        <w:t>.</w:t>
      </w:r>
    </w:p>
    <w:p w14:paraId="14EE293B" w14:textId="51657945" w:rsidR="003576A5" w:rsidRPr="00204950" w:rsidRDefault="00E97778"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Da bi našli </w:t>
      </w:r>
      <w:r w:rsidR="000E4FC8">
        <w:rPr>
          <w:rFonts w:ascii="Times New Roman" w:hAnsi="Times New Roman" w:cs="Times New Roman"/>
          <w:sz w:val="24"/>
          <w:szCs w:val="24"/>
        </w:rPr>
        <w:t>najustreznejši</w:t>
      </w:r>
      <w:r w:rsidR="00A9415E">
        <w:rPr>
          <w:rFonts w:ascii="Times New Roman" w:hAnsi="Times New Roman" w:cs="Times New Roman"/>
          <w:sz w:val="24"/>
          <w:szCs w:val="24"/>
        </w:rPr>
        <w:t xml:space="preserve"> razvojni model</w:t>
      </w:r>
      <w:ins w:id="568" w:author="kralj" w:date="2018-04-04T21:06:00Z">
        <w:r w:rsidR="00040760">
          <w:rPr>
            <w:rFonts w:ascii="Times New Roman" w:hAnsi="Times New Roman" w:cs="Times New Roman"/>
            <w:sz w:val="24"/>
            <w:szCs w:val="24"/>
          </w:rPr>
          <w:t>,</w:t>
        </w:r>
      </w:ins>
      <w:r w:rsidR="00A9415E">
        <w:rPr>
          <w:rFonts w:ascii="Times New Roman" w:hAnsi="Times New Roman" w:cs="Times New Roman"/>
          <w:sz w:val="24"/>
          <w:szCs w:val="24"/>
        </w:rPr>
        <w:t xml:space="preserve"> </w:t>
      </w:r>
      <w:r w:rsidRPr="00204950">
        <w:rPr>
          <w:rFonts w:ascii="Times New Roman" w:hAnsi="Times New Roman" w:cs="Times New Roman"/>
          <w:sz w:val="24"/>
          <w:szCs w:val="24"/>
        </w:rPr>
        <w:t xml:space="preserve">smo </w:t>
      </w:r>
      <w:r w:rsidR="00C601A3" w:rsidRPr="00204950">
        <w:rPr>
          <w:rFonts w:ascii="Times New Roman" w:hAnsi="Times New Roman" w:cs="Times New Roman"/>
          <w:sz w:val="24"/>
          <w:szCs w:val="24"/>
        </w:rPr>
        <w:t>naredili pregled vseh procesnih modelov</w:t>
      </w:r>
      <w:r w:rsidR="00F3701B" w:rsidRPr="00204950">
        <w:rPr>
          <w:rFonts w:ascii="Times New Roman" w:hAnsi="Times New Roman" w:cs="Times New Roman"/>
          <w:sz w:val="24"/>
          <w:szCs w:val="24"/>
        </w:rPr>
        <w:t xml:space="preserve">, ki so na voljo za razvoj iger. </w:t>
      </w:r>
      <w:r w:rsidR="00712E0C" w:rsidRPr="00204950">
        <w:rPr>
          <w:rFonts w:ascii="Times New Roman" w:hAnsi="Times New Roman" w:cs="Times New Roman"/>
          <w:sz w:val="24"/>
          <w:szCs w:val="24"/>
        </w:rPr>
        <w:t>Ugotovili smo, da obstaja šest</w:t>
      </w:r>
      <w:r w:rsidR="00C95653" w:rsidRPr="00204950">
        <w:rPr>
          <w:rFonts w:ascii="Times New Roman" w:hAnsi="Times New Roman" w:cs="Times New Roman"/>
          <w:sz w:val="24"/>
          <w:szCs w:val="24"/>
        </w:rPr>
        <w:t xml:space="preserve"> kategorij modelov</w:t>
      </w:r>
      <w:ins w:id="569" w:author="kralj" w:date="2018-04-04T21:07:00Z">
        <w:r w:rsidR="00040760">
          <w:rPr>
            <w:rFonts w:ascii="Times New Roman" w:hAnsi="Times New Roman" w:cs="Times New Roman"/>
            <w:sz w:val="24"/>
            <w:szCs w:val="24"/>
          </w:rPr>
          <w:t xml:space="preserve"> za igre</w:t>
        </w:r>
      </w:ins>
      <w:r w:rsidR="00C95653" w:rsidRPr="00204950">
        <w:rPr>
          <w:rFonts w:ascii="Times New Roman" w:hAnsi="Times New Roman" w:cs="Times New Roman"/>
          <w:sz w:val="24"/>
          <w:szCs w:val="24"/>
        </w:rPr>
        <w:t xml:space="preserve">: ad hoc, sekvenčni, </w:t>
      </w:r>
      <w:r w:rsidR="009B3D69" w:rsidRPr="00204950">
        <w:rPr>
          <w:rFonts w:ascii="Times New Roman" w:hAnsi="Times New Roman" w:cs="Times New Roman"/>
          <w:sz w:val="24"/>
          <w:szCs w:val="24"/>
        </w:rPr>
        <w:t>evoluc</w:t>
      </w:r>
      <w:r w:rsidR="00461CE2" w:rsidRPr="00204950">
        <w:rPr>
          <w:rFonts w:ascii="Times New Roman" w:hAnsi="Times New Roman" w:cs="Times New Roman"/>
          <w:sz w:val="24"/>
          <w:szCs w:val="24"/>
        </w:rPr>
        <w:t>ijski, specializirani, ag</w:t>
      </w:r>
      <w:r w:rsidR="00BB651D" w:rsidRPr="00204950">
        <w:rPr>
          <w:rFonts w:ascii="Times New Roman" w:hAnsi="Times New Roman" w:cs="Times New Roman"/>
          <w:sz w:val="24"/>
          <w:szCs w:val="24"/>
        </w:rPr>
        <w:t>i</w:t>
      </w:r>
      <w:r w:rsidR="00CC041E" w:rsidRPr="00204950">
        <w:rPr>
          <w:rFonts w:ascii="Times New Roman" w:hAnsi="Times New Roman" w:cs="Times New Roman"/>
          <w:sz w:val="24"/>
          <w:szCs w:val="24"/>
        </w:rPr>
        <w:t>lni in procesni</w:t>
      </w:r>
      <w:ins w:id="570" w:author="kralj" w:date="2018-04-04T21:07:00Z">
        <w:r w:rsidR="00040760">
          <w:rPr>
            <w:rFonts w:ascii="Times New Roman" w:hAnsi="Times New Roman" w:cs="Times New Roman"/>
            <w:sz w:val="24"/>
            <w:szCs w:val="24"/>
          </w:rPr>
          <w:t>.</w:t>
        </w:r>
      </w:ins>
      <w:del w:id="571" w:author="kralj" w:date="2018-04-04T21:07:00Z">
        <w:r w:rsidR="00CC041E" w:rsidRPr="00204950" w:rsidDel="00040760">
          <w:rPr>
            <w:rFonts w:ascii="Times New Roman" w:hAnsi="Times New Roman" w:cs="Times New Roman"/>
            <w:sz w:val="24"/>
            <w:szCs w:val="24"/>
          </w:rPr>
          <w:delText xml:space="preserve"> modeli za igre</w:delText>
        </w:r>
      </w:del>
      <w:r w:rsidR="00CC041E" w:rsidRPr="00204950">
        <w:rPr>
          <w:rFonts w:ascii="Times New Roman" w:hAnsi="Times New Roman" w:cs="Times New Roman"/>
          <w:sz w:val="24"/>
          <w:szCs w:val="24"/>
        </w:rPr>
        <w:t>.</w:t>
      </w:r>
      <w:r w:rsidR="00507E21" w:rsidRPr="00204950">
        <w:rPr>
          <w:rFonts w:ascii="Times New Roman" w:hAnsi="Times New Roman" w:cs="Times New Roman"/>
          <w:sz w:val="24"/>
          <w:szCs w:val="24"/>
        </w:rPr>
        <w:t xml:space="preserve"> Nato smo v sklopu </w:t>
      </w:r>
      <w:r w:rsidR="00C6169D">
        <w:rPr>
          <w:rFonts w:ascii="Times New Roman" w:hAnsi="Times New Roman" w:cs="Times New Roman"/>
          <w:sz w:val="24"/>
          <w:szCs w:val="24"/>
        </w:rPr>
        <w:t>raziskovalnega vprašanja – 1 (</w:t>
      </w:r>
      <w:r w:rsidR="00507E21" w:rsidRPr="00204950">
        <w:rPr>
          <w:rFonts w:ascii="Times New Roman" w:hAnsi="Times New Roman" w:cs="Times New Roman"/>
          <w:sz w:val="24"/>
          <w:szCs w:val="24"/>
        </w:rPr>
        <w:t>RV1</w:t>
      </w:r>
      <w:r w:rsidR="00C6169D">
        <w:rPr>
          <w:rFonts w:ascii="Times New Roman" w:hAnsi="Times New Roman" w:cs="Times New Roman"/>
          <w:sz w:val="24"/>
          <w:szCs w:val="24"/>
        </w:rPr>
        <w:t>)</w:t>
      </w:r>
      <w:r w:rsidR="00507E21" w:rsidRPr="00204950">
        <w:rPr>
          <w:rFonts w:ascii="Times New Roman" w:hAnsi="Times New Roman" w:cs="Times New Roman"/>
          <w:sz w:val="24"/>
          <w:szCs w:val="24"/>
        </w:rPr>
        <w:t xml:space="preserve"> izvedli pregled uporabe modelov v praksi. </w:t>
      </w:r>
      <w:r w:rsidR="00A2779C" w:rsidRPr="00204950">
        <w:rPr>
          <w:rFonts w:ascii="Times New Roman" w:hAnsi="Times New Roman" w:cs="Times New Roman"/>
          <w:sz w:val="24"/>
          <w:szCs w:val="24"/>
        </w:rPr>
        <w:t>Ugotovili smo,</w:t>
      </w:r>
      <w:r w:rsidR="00507E21" w:rsidRPr="00204950">
        <w:rPr>
          <w:rFonts w:ascii="Times New Roman" w:hAnsi="Times New Roman" w:cs="Times New Roman"/>
          <w:sz w:val="24"/>
          <w:szCs w:val="24"/>
        </w:rPr>
        <w:t xml:space="preserve"> da se v praksi</w:t>
      </w:r>
      <w:r w:rsidR="0095394D">
        <w:rPr>
          <w:rFonts w:ascii="Times New Roman" w:hAnsi="Times New Roman" w:cs="Times New Roman"/>
          <w:sz w:val="24"/>
          <w:szCs w:val="24"/>
        </w:rPr>
        <w:t xml:space="preserve"> pretežno</w:t>
      </w:r>
      <w:r w:rsidR="00507E21" w:rsidRPr="00204950">
        <w:rPr>
          <w:rFonts w:ascii="Times New Roman" w:hAnsi="Times New Roman" w:cs="Times New Roman"/>
          <w:sz w:val="24"/>
          <w:szCs w:val="24"/>
        </w:rPr>
        <w:t xml:space="preserve"> uporabljajo modeli, ki spadajo v agilno kategorijo </w:t>
      </w:r>
      <w:r w:rsidR="00416D1A" w:rsidRPr="00204950">
        <w:rPr>
          <w:rFonts w:ascii="Times New Roman" w:hAnsi="Times New Roman" w:cs="Times New Roman"/>
          <w:sz w:val="24"/>
          <w:szCs w:val="24"/>
        </w:rPr>
        <w:t xml:space="preserve">ali vsaj </w:t>
      </w:r>
      <w:r w:rsidR="00B60602" w:rsidRPr="00204950">
        <w:rPr>
          <w:rFonts w:ascii="Times New Roman" w:hAnsi="Times New Roman" w:cs="Times New Roman"/>
          <w:sz w:val="24"/>
          <w:szCs w:val="24"/>
        </w:rPr>
        <w:t>indicirajo</w:t>
      </w:r>
      <w:r w:rsidR="00507E21" w:rsidRPr="00204950">
        <w:rPr>
          <w:rFonts w:ascii="Times New Roman" w:hAnsi="Times New Roman" w:cs="Times New Roman"/>
          <w:sz w:val="24"/>
          <w:szCs w:val="24"/>
        </w:rPr>
        <w:t xml:space="preserve"> </w:t>
      </w:r>
      <w:r w:rsidR="00416D1A" w:rsidRPr="00204950">
        <w:rPr>
          <w:rFonts w:ascii="Times New Roman" w:hAnsi="Times New Roman" w:cs="Times New Roman"/>
          <w:sz w:val="24"/>
          <w:szCs w:val="24"/>
        </w:rPr>
        <w:t>lastnosti</w:t>
      </w:r>
      <w:r w:rsidR="00507E21" w:rsidRPr="00204950">
        <w:rPr>
          <w:rFonts w:ascii="Times New Roman" w:hAnsi="Times New Roman" w:cs="Times New Roman"/>
          <w:sz w:val="24"/>
          <w:szCs w:val="24"/>
        </w:rPr>
        <w:t xml:space="preserve"> agilnih praks</w:t>
      </w:r>
      <w:r w:rsidR="00C02AEA" w:rsidRPr="00204950">
        <w:rPr>
          <w:rFonts w:ascii="Times New Roman" w:hAnsi="Times New Roman" w:cs="Times New Roman"/>
          <w:sz w:val="24"/>
          <w:szCs w:val="24"/>
        </w:rPr>
        <w:t>.</w:t>
      </w:r>
      <w:r w:rsidR="00507E21" w:rsidRPr="00204950">
        <w:rPr>
          <w:rFonts w:ascii="Times New Roman" w:hAnsi="Times New Roman" w:cs="Times New Roman"/>
          <w:sz w:val="24"/>
          <w:szCs w:val="24"/>
        </w:rPr>
        <w:t xml:space="preserve"> </w:t>
      </w:r>
      <w:r w:rsidR="009308DE" w:rsidRPr="00204950">
        <w:rPr>
          <w:rFonts w:ascii="Times New Roman" w:hAnsi="Times New Roman" w:cs="Times New Roman"/>
          <w:sz w:val="24"/>
          <w:szCs w:val="24"/>
        </w:rPr>
        <w:t>Čeprav obstajajo</w:t>
      </w:r>
      <w:r w:rsidR="002B7ABF">
        <w:rPr>
          <w:rFonts w:ascii="Times New Roman" w:hAnsi="Times New Roman" w:cs="Times New Roman"/>
          <w:sz w:val="24"/>
          <w:szCs w:val="24"/>
        </w:rPr>
        <w:t xml:space="preserve"> tudi</w:t>
      </w:r>
      <w:r w:rsidR="000968F3">
        <w:rPr>
          <w:rFonts w:ascii="Times New Roman" w:hAnsi="Times New Roman" w:cs="Times New Roman"/>
          <w:sz w:val="24"/>
          <w:szCs w:val="24"/>
        </w:rPr>
        <w:t xml:space="preserve"> procesni modeli za igre</w:t>
      </w:r>
      <w:ins w:id="572" w:author="kralj" w:date="2018-04-04T21:07:00Z">
        <w:r w:rsidR="00040760">
          <w:rPr>
            <w:rFonts w:ascii="Times New Roman" w:hAnsi="Times New Roman" w:cs="Times New Roman"/>
            <w:sz w:val="24"/>
            <w:szCs w:val="24"/>
          </w:rPr>
          <w:t>,</w:t>
        </w:r>
      </w:ins>
      <w:r w:rsidR="000968F3">
        <w:rPr>
          <w:rFonts w:ascii="Times New Roman" w:hAnsi="Times New Roman" w:cs="Times New Roman"/>
          <w:sz w:val="24"/>
          <w:szCs w:val="24"/>
        </w:rPr>
        <w:t xml:space="preserve"> se</w:t>
      </w:r>
      <w:r w:rsidR="009308DE" w:rsidRPr="00204950">
        <w:rPr>
          <w:rFonts w:ascii="Times New Roman" w:hAnsi="Times New Roman" w:cs="Times New Roman"/>
          <w:sz w:val="24"/>
          <w:szCs w:val="24"/>
        </w:rPr>
        <w:t xml:space="preserve"> n</w:t>
      </w:r>
      <w:r w:rsidR="00614997" w:rsidRPr="00204950">
        <w:rPr>
          <w:rFonts w:ascii="Times New Roman" w:hAnsi="Times New Roman" w:cs="Times New Roman"/>
          <w:sz w:val="24"/>
          <w:szCs w:val="24"/>
        </w:rPr>
        <w:t>ajpogostej</w:t>
      </w:r>
      <w:r w:rsidR="000968F3">
        <w:rPr>
          <w:rFonts w:ascii="Times New Roman" w:hAnsi="Times New Roman" w:cs="Times New Roman"/>
          <w:sz w:val="24"/>
          <w:szCs w:val="24"/>
        </w:rPr>
        <w:t xml:space="preserve">e uporabljata </w:t>
      </w:r>
      <w:r w:rsidR="008A7799" w:rsidRPr="00204950">
        <w:rPr>
          <w:rFonts w:ascii="Times New Roman" w:hAnsi="Times New Roman" w:cs="Times New Roman"/>
          <w:sz w:val="24"/>
          <w:szCs w:val="24"/>
        </w:rPr>
        <w:t>XP in Scrum, ki</w:t>
      </w:r>
      <w:r w:rsidR="002B5D6B">
        <w:rPr>
          <w:rFonts w:ascii="Times New Roman" w:hAnsi="Times New Roman" w:cs="Times New Roman"/>
          <w:sz w:val="24"/>
          <w:szCs w:val="24"/>
        </w:rPr>
        <w:t xml:space="preserve"> sta</w:t>
      </w:r>
      <w:r w:rsidR="00FB5ADE" w:rsidRPr="00204950">
        <w:rPr>
          <w:rFonts w:ascii="Times New Roman" w:hAnsi="Times New Roman" w:cs="Times New Roman"/>
          <w:sz w:val="24"/>
          <w:szCs w:val="24"/>
        </w:rPr>
        <w:t xml:space="preserve"> pogosto </w:t>
      </w:r>
      <w:r w:rsidR="002B5D6B">
        <w:rPr>
          <w:rFonts w:ascii="Times New Roman" w:hAnsi="Times New Roman" w:cs="Times New Roman"/>
          <w:sz w:val="24"/>
          <w:szCs w:val="24"/>
        </w:rPr>
        <w:t>združena</w:t>
      </w:r>
      <w:r w:rsidR="00E84638" w:rsidRPr="00204950">
        <w:rPr>
          <w:rFonts w:ascii="Times New Roman" w:hAnsi="Times New Roman" w:cs="Times New Roman"/>
          <w:sz w:val="24"/>
          <w:szCs w:val="24"/>
        </w:rPr>
        <w:t xml:space="preserve"> z drugimi modeli</w:t>
      </w:r>
      <w:r w:rsidR="00B92788" w:rsidRPr="00204950">
        <w:rPr>
          <w:rFonts w:ascii="Times New Roman" w:hAnsi="Times New Roman" w:cs="Times New Roman"/>
          <w:sz w:val="24"/>
          <w:szCs w:val="24"/>
        </w:rPr>
        <w:t>.</w:t>
      </w:r>
      <w:r w:rsidR="00E84638" w:rsidRPr="00204950">
        <w:rPr>
          <w:rFonts w:ascii="Times New Roman" w:hAnsi="Times New Roman" w:cs="Times New Roman"/>
          <w:sz w:val="24"/>
          <w:szCs w:val="24"/>
        </w:rPr>
        <w:t xml:space="preserve"> To potrjujejo študije uporabe, ki </w:t>
      </w:r>
      <w:r w:rsidR="00F33F43" w:rsidRPr="00204950">
        <w:rPr>
          <w:rFonts w:ascii="Times New Roman" w:hAnsi="Times New Roman" w:cs="Times New Roman"/>
          <w:sz w:val="24"/>
          <w:szCs w:val="24"/>
        </w:rPr>
        <w:t xml:space="preserve">nakazujejo </w:t>
      </w:r>
      <w:r w:rsidR="005C0CBD" w:rsidRPr="00204950">
        <w:rPr>
          <w:rFonts w:ascii="Times New Roman" w:hAnsi="Times New Roman" w:cs="Times New Roman"/>
          <w:sz w:val="24"/>
          <w:szCs w:val="24"/>
        </w:rPr>
        <w:t>uporabo hibridnih pristopov</w:t>
      </w:r>
      <w:ins w:id="573" w:author="kralj" w:date="2018-04-04T21:07:00Z">
        <w:r w:rsidR="00A62D52">
          <w:rPr>
            <w:rFonts w:ascii="Times New Roman" w:hAnsi="Times New Roman" w:cs="Times New Roman"/>
            <w:sz w:val="24"/>
            <w:szCs w:val="24"/>
          </w:rPr>
          <w:t>,</w:t>
        </w:r>
      </w:ins>
      <w:r w:rsidR="005C0CBD" w:rsidRPr="00204950">
        <w:rPr>
          <w:rFonts w:ascii="Times New Roman" w:hAnsi="Times New Roman" w:cs="Times New Roman"/>
          <w:sz w:val="24"/>
          <w:szCs w:val="24"/>
        </w:rPr>
        <w:t xml:space="preserve"> kjer </w:t>
      </w:r>
      <w:r w:rsidR="00BD30B2" w:rsidRPr="00204950">
        <w:rPr>
          <w:rFonts w:ascii="Times New Roman" w:hAnsi="Times New Roman" w:cs="Times New Roman"/>
          <w:sz w:val="24"/>
          <w:szCs w:val="24"/>
        </w:rPr>
        <w:t>je vsaj en korak v proc</w:t>
      </w:r>
      <w:r w:rsidR="00A0488E" w:rsidRPr="00204950">
        <w:rPr>
          <w:rFonts w:ascii="Times New Roman" w:hAnsi="Times New Roman" w:cs="Times New Roman"/>
          <w:sz w:val="24"/>
          <w:szCs w:val="24"/>
        </w:rPr>
        <w:t>esu podprt</w:t>
      </w:r>
      <w:r w:rsidR="00AA5542" w:rsidRPr="00204950">
        <w:rPr>
          <w:rFonts w:ascii="Times New Roman" w:hAnsi="Times New Roman" w:cs="Times New Roman"/>
          <w:sz w:val="24"/>
          <w:szCs w:val="24"/>
        </w:rPr>
        <w:t xml:space="preserve"> ali izražen</w:t>
      </w:r>
      <w:r w:rsidR="005060F7" w:rsidRPr="00204950">
        <w:rPr>
          <w:rFonts w:ascii="Times New Roman" w:hAnsi="Times New Roman" w:cs="Times New Roman"/>
          <w:sz w:val="24"/>
          <w:szCs w:val="24"/>
        </w:rPr>
        <w:t xml:space="preserve"> z agilnimi praksami</w:t>
      </w:r>
      <w:r w:rsidR="000C660B">
        <w:rPr>
          <w:rFonts w:ascii="Times New Roman" w:hAnsi="Times New Roman" w:cs="Times New Roman"/>
          <w:sz w:val="24"/>
          <w:szCs w:val="24"/>
        </w:rPr>
        <w:t>.</w:t>
      </w:r>
      <w:r w:rsidR="00E720D8">
        <w:rPr>
          <w:rFonts w:ascii="Times New Roman" w:hAnsi="Times New Roman" w:cs="Times New Roman"/>
          <w:sz w:val="24"/>
          <w:szCs w:val="24"/>
        </w:rPr>
        <w:t xml:space="preserve"> Kljub pogosti rabi pa so XP, Scrum in njuni hibridi prevzeti od standardnega razvoja programske opreme</w:t>
      </w:r>
      <w:r w:rsidR="006B0A6A">
        <w:rPr>
          <w:rFonts w:ascii="Times New Roman" w:hAnsi="Times New Roman" w:cs="Times New Roman"/>
          <w:sz w:val="24"/>
          <w:szCs w:val="24"/>
        </w:rPr>
        <w:t xml:space="preserve"> in </w:t>
      </w:r>
      <w:r w:rsidR="006913FA">
        <w:rPr>
          <w:rFonts w:ascii="Times New Roman" w:hAnsi="Times New Roman" w:cs="Times New Roman"/>
          <w:sz w:val="24"/>
          <w:szCs w:val="24"/>
        </w:rPr>
        <w:t>niso spec</w:t>
      </w:r>
      <w:r w:rsidR="00933A59">
        <w:rPr>
          <w:rFonts w:ascii="Times New Roman" w:hAnsi="Times New Roman" w:cs="Times New Roman"/>
          <w:sz w:val="24"/>
          <w:szCs w:val="24"/>
        </w:rPr>
        <w:t>i</w:t>
      </w:r>
      <w:r w:rsidR="008B13FE">
        <w:rPr>
          <w:rFonts w:ascii="Times New Roman" w:hAnsi="Times New Roman" w:cs="Times New Roman"/>
          <w:sz w:val="24"/>
          <w:szCs w:val="24"/>
        </w:rPr>
        <w:t>alizirani za igre.</w:t>
      </w:r>
      <w:r w:rsidR="00F56ED0">
        <w:rPr>
          <w:rFonts w:ascii="Times New Roman" w:hAnsi="Times New Roman" w:cs="Times New Roman"/>
          <w:sz w:val="24"/>
          <w:szCs w:val="24"/>
        </w:rPr>
        <w:t xml:space="preserve"> </w:t>
      </w:r>
      <w:r w:rsidR="0028176D" w:rsidRPr="00204950">
        <w:rPr>
          <w:rFonts w:ascii="Times New Roman" w:hAnsi="Times New Roman" w:cs="Times New Roman"/>
          <w:sz w:val="24"/>
          <w:szCs w:val="24"/>
        </w:rPr>
        <w:t>Življenjski cikel razvoj</w:t>
      </w:r>
      <w:r w:rsidR="00882C0A" w:rsidRPr="00204950">
        <w:rPr>
          <w:rFonts w:ascii="Times New Roman" w:hAnsi="Times New Roman" w:cs="Times New Roman"/>
          <w:sz w:val="24"/>
          <w:szCs w:val="24"/>
        </w:rPr>
        <w:t>a</w:t>
      </w:r>
      <w:r w:rsidR="00E42FBC" w:rsidRPr="00204950">
        <w:rPr>
          <w:rFonts w:ascii="Times New Roman" w:hAnsi="Times New Roman" w:cs="Times New Roman"/>
          <w:sz w:val="24"/>
          <w:szCs w:val="24"/>
        </w:rPr>
        <w:t xml:space="preserve"> iger </w:t>
      </w:r>
      <w:r w:rsidR="008F0988" w:rsidRPr="00204950">
        <w:rPr>
          <w:rFonts w:ascii="Times New Roman" w:hAnsi="Times New Roman" w:cs="Times New Roman"/>
          <w:sz w:val="24"/>
          <w:szCs w:val="24"/>
        </w:rPr>
        <w:t>z</w:t>
      </w:r>
      <w:r w:rsidR="00723599" w:rsidRPr="00204950">
        <w:rPr>
          <w:rFonts w:ascii="Times New Roman" w:hAnsi="Times New Roman" w:cs="Times New Roman"/>
          <w:sz w:val="24"/>
          <w:szCs w:val="24"/>
        </w:rPr>
        <w:t>aradi</w:t>
      </w:r>
      <w:r w:rsidR="00E42FBC" w:rsidRPr="00204950">
        <w:rPr>
          <w:rFonts w:ascii="Times New Roman" w:hAnsi="Times New Roman" w:cs="Times New Roman"/>
          <w:sz w:val="24"/>
          <w:szCs w:val="24"/>
        </w:rPr>
        <w:t xml:space="preserve"> svoje </w:t>
      </w:r>
      <w:r w:rsidR="00723599" w:rsidRPr="00204950">
        <w:rPr>
          <w:rFonts w:ascii="Times New Roman" w:hAnsi="Times New Roman" w:cs="Times New Roman"/>
          <w:sz w:val="24"/>
          <w:szCs w:val="24"/>
        </w:rPr>
        <w:t>agilnosti</w:t>
      </w:r>
      <w:r w:rsidR="00292E6D" w:rsidRPr="00204950">
        <w:rPr>
          <w:rFonts w:ascii="Times New Roman" w:hAnsi="Times New Roman" w:cs="Times New Roman"/>
          <w:sz w:val="24"/>
          <w:szCs w:val="24"/>
        </w:rPr>
        <w:t>,</w:t>
      </w:r>
      <w:r w:rsidR="00E42FBC" w:rsidRPr="00204950">
        <w:rPr>
          <w:rFonts w:ascii="Times New Roman" w:hAnsi="Times New Roman" w:cs="Times New Roman"/>
          <w:sz w:val="24"/>
          <w:szCs w:val="24"/>
        </w:rPr>
        <w:t xml:space="preserve"> </w:t>
      </w:r>
      <w:r w:rsidR="008511C9" w:rsidRPr="00204950">
        <w:rPr>
          <w:rFonts w:ascii="Times New Roman" w:hAnsi="Times New Roman" w:cs="Times New Roman"/>
          <w:sz w:val="24"/>
          <w:szCs w:val="24"/>
        </w:rPr>
        <w:t>kreativnost</w:t>
      </w:r>
      <w:r w:rsidR="00873753" w:rsidRPr="00204950">
        <w:rPr>
          <w:rFonts w:ascii="Times New Roman" w:hAnsi="Times New Roman" w:cs="Times New Roman"/>
          <w:sz w:val="24"/>
          <w:szCs w:val="24"/>
        </w:rPr>
        <w:t>i</w:t>
      </w:r>
      <w:r w:rsidR="008511C9" w:rsidRPr="00204950">
        <w:rPr>
          <w:rFonts w:ascii="Times New Roman" w:hAnsi="Times New Roman" w:cs="Times New Roman"/>
          <w:sz w:val="24"/>
          <w:szCs w:val="24"/>
        </w:rPr>
        <w:t>,</w:t>
      </w:r>
      <w:r w:rsidR="00E42FBC" w:rsidRPr="00204950">
        <w:rPr>
          <w:rFonts w:ascii="Times New Roman" w:hAnsi="Times New Roman" w:cs="Times New Roman"/>
          <w:sz w:val="24"/>
          <w:szCs w:val="24"/>
        </w:rPr>
        <w:t xml:space="preserve"> tendence po </w:t>
      </w:r>
      <w:r w:rsidR="00052A0F" w:rsidRPr="00204950">
        <w:rPr>
          <w:rFonts w:ascii="Times New Roman" w:hAnsi="Times New Roman" w:cs="Times New Roman"/>
          <w:sz w:val="24"/>
          <w:szCs w:val="24"/>
        </w:rPr>
        <w:t>spremembi</w:t>
      </w:r>
      <w:r w:rsidR="00E42FBC" w:rsidRPr="00204950">
        <w:rPr>
          <w:rFonts w:ascii="Times New Roman" w:hAnsi="Times New Roman" w:cs="Times New Roman"/>
          <w:sz w:val="24"/>
          <w:szCs w:val="24"/>
        </w:rPr>
        <w:t xml:space="preserve"> </w:t>
      </w:r>
      <w:r w:rsidR="00147902" w:rsidRPr="00204950">
        <w:rPr>
          <w:rFonts w:ascii="Times New Roman" w:hAnsi="Times New Roman" w:cs="Times New Roman"/>
          <w:sz w:val="24"/>
          <w:szCs w:val="24"/>
        </w:rPr>
        <w:t>dokume</w:t>
      </w:r>
      <w:r w:rsidR="00F83BE0" w:rsidRPr="00204950">
        <w:rPr>
          <w:rFonts w:ascii="Times New Roman" w:hAnsi="Times New Roman" w:cs="Times New Roman"/>
          <w:sz w:val="24"/>
          <w:szCs w:val="24"/>
        </w:rPr>
        <w:t>ntacije, multidisciplinarnosti</w:t>
      </w:r>
      <w:r w:rsidR="00147902" w:rsidRPr="00204950">
        <w:rPr>
          <w:rFonts w:ascii="Times New Roman" w:hAnsi="Times New Roman" w:cs="Times New Roman"/>
          <w:sz w:val="24"/>
          <w:szCs w:val="24"/>
        </w:rPr>
        <w:t xml:space="preserve">, abstraktno definiranih zahtev in </w:t>
      </w:r>
      <w:r w:rsidR="00292E6D" w:rsidRPr="00204950">
        <w:rPr>
          <w:rFonts w:ascii="Times New Roman" w:hAnsi="Times New Roman" w:cs="Times New Roman"/>
          <w:sz w:val="24"/>
          <w:szCs w:val="24"/>
        </w:rPr>
        <w:t>krajšega življenjskega cikla</w:t>
      </w:r>
      <w:del w:id="574" w:author="kralj" w:date="2018-04-04T21:08:00Z">
        <w:r w:rsidR="00292E6D" w:rsidRPr="00204950" w:rsidDel="00A62D52">
          <w:rPr>
            <w:rFonts w:ascii="Times New Roman" w:hAnsi="Times New Roman" w:cs="Times New Roman"/>
            <w:sz w:val="24"/>
            <w:szCs w:val="24"/>
          </w:rPr>
          <w:delText>,</w:delText>
        </w:r>
      </w:del>
      <w:r w:rsidR="00292E6D" w:rsidRPr="00204950">
        <w:rPr>
          <w:rFonts w:ascii="Times New Roman" w:hAnsi="Times New Roman" w:cs="Times New Roman"/>
          <w:sz w:val="24"/>
          <w:szCs w:val="24"/>
        </w:rPr>
        <w:t xml:space="preserve"> </w:t>
      </w:r>
      <w:r w:rsidR="008F0988" w:rsidRPr="00204950">
        <w:rPr>
          <w:rFonts w:ascii="Times New Roman" w:hAnsi="Times New Roman" w:cs="Times New Roman"/>
          <w:sz w:val="24"/>
          <w:szCs w:val="24"/>
        </w:rPr>
        <w:t>poseduje</w:t>
      </w:r>
      <w:r w:rsidR="0028176D" w:rsidRPr="00204950">
        <w:rPr>
          <w:rFonts w:ascii="Times New Roman" w:hAnsi="Times New Roman" w:cs="Times New Roman"/>
          <w:sz w:val="24"/>
          <w:szCs w:val="24"/>
        </w:rPr>
        <w:t xml:space="preserve"> lastnosti, ki ga </w:t>
      </w:r>
      <w:r w:rsidR="00147902" w:rsidRPr="00204950">
        <w:rPr>
          <w:rFonts w:ascii="Times New Roman" w:hAnsi="Times New Roman" w:cs="Times New Roman"/>
          <w:sz w:val="24"/>
          <w:szCs w:val="24"/>
        </w:rPr>
        <w:t>evidentno ločuje</w:t>
      </w:r>
      <w:r w:rsidR="003F5734" w:rsidRPr="00204950">
        <w:rPr>
          <w:rFonts w:ascii="Times New Roman" w:hAnsi="Times New Roman" w:cs="Times New Roman"/>
          <w:sz w:val="24"/>
          <w:szCs w:val="24"/>
        </w:rPr>
        <w:t>jo</w:t>
      </w:r>
      <w:r w:rsidR="00147902" w:rsidRPr="00204950">
        <w:rPr>
          <w:rFonts w:ascii="Times New Roman" w:hAnsi="Times New Roman" w:cs="Times New Roman"/>
          <w:sz w:val="24"/>
          <w:szCs w:val="24"/>
        </w:rPr>
        <w:t xml:space="preserve"> od standar</w:t>
      </w:r>
      <w:r w:rsidR="00FC6F88" w:rsidRPr="00204950">
        <w:rPr>
          <w:rFonts w:ascii="Times New Roman" w:hAnsi="Times New Roman" w:cs="Times New Roman"/>
          <w:sz w:val="24"/>
          <w:szCs w:val="24"/>
        </w:rPr>
        <w:t>d</w:t>
      </w:r>
      <w:r w:rsidR="008F0988" w:rsidRPr="00204950">
        <w:rPr>
          <w:rFonts w:ascii="Times New Roman" w:hAnsi="Times New Roman" w:cs="Times New Roman"/>
          <w:sz w:val="24"/>
          <w:szCs w:val="24"/>
        </w:rPr>
        <w:t>nega</w:t>
      </w:r>
      <w:r w:rsidR="00B04520">
        <w:rPr>
          <w:rFonts w:ascii="Times New Roman" w:hAnsi="Times New Roman" w:cs="Times New Roman"/>
          <w:sz w:val="24"/>
          <w:szCs w:val="24"/>
        </w:rPr>
        <w:t xml:space="preserve"> </w:t>
      </w:r>
      <w:r w:rsidR="00C304F8" w:rsidRPr="00204950">
        <w:rPr>
          <w:rFonts w:ascii="Times New Roman" w:hAnsi="Times New Roman" w:cs="Times New Roman"/>
          <w:sz w:val="24"/>
          <w:szCs w:val="24"/>
        </w:rPr>
        <w:t>razvoja pr</w:t>
      </w:r>
      <w:r w:rsidR="0064068E" w:rsidRPr="00204950">
        <w:rPr>
          <w:rFonts w:ascii="Times New Roman" w:hAnsi="Times New Roman" w:cs="Times New Roman"/>
          <w:sz w:val="24"/>
          <w:szCs w:val="24"/>
        </w:rPr>
        <w:t>ogramske opreme</w:t>
      </w:r>
      <w:r w:rsidR="00AC03FF">
        <w:rPr>
          <w:rFonts w:ascii="Times New Roman" w:hAnsi="Times New Roman" w:cs="Times New Roman"/>
          <w:sz w:val="24"/>
          <w:szCs w:val="24"/>
        </w:rPr>
        <w:t xml:space="preserve">. Nabor </w:t>
      </w:r>
      <w:r w:rsidR="00832107" w:rsidRPr="00204950">
        <w:rPr>
          <w:rFonts w:ascii="Times New Roman" w:hAnsi="Times New Roman" w:cs="Times New Roman"/>
          <w:sz w:val="24"/>
          <w:szCs w:val="24"/>
        </w:rPr>
        <w:t>dokumentacije je pri razvoju iger širši in je lahko skupek ve</w:t>
      </w:r>
      <w:r w:rsidR="000E3452" w:rsidRPr="00204950">
        <w:rPr>
          <w:rFonts w:ascii="Times New Roman" w:hAnsi="Times New Roman" w:cs="Times New Roman"/>
          <w:sz w:val="24"/>
          <w:szCs w:val="24"/>
        </w:rPr>
        <w:t>č samostojih dokumentov</w:t>
      </w:r>
      <w:ins w:id="575" w:author="kralj" w:date="2018-04-04T21:08:00Z">
        <w:r w:rsidR="00A62D52">
          <w:rPr>
            <w:rFonts w:ascii="Times New Roman" w:hAnsi="Times New Roman" w:cs="Times New Roman"/>
            <w:sz w:val="24"/>
            <w:szCs w:val="24"/>
          </w:rPr>
          <w:t>,</w:t>
        </w:r>
      </w:ins>
      <w:r w:rsidR="007F0287" w:rsidRPr="00204950">
        <w:rPr>
          <w:rFonts w:ascii="Times New Roman" w:hAnsi="Times New Roman" w:cs="Times New Roman"/>
          <w:sz w:val="24"/>
          <w:szCs w:val="24"/>
        </w:rPr>
        <w:t xml:space="preserve"> na katerih lahko sočasno dela več različnih strokovnjakov</w:t>
      </w:r>
      <w:r w:rsidR="00395F33" w:rsidRPr="00204950">
        <w:rPr>
          <w:rFonts w:ascii="Times New Roman" w:hAnsi="Times New Roman" w:cs="Times New Roman"/>
          <w:sz w:val="24"/>
          <w:szCs w:val="24"/>
        </w:rPr>
        <w:t xml:space="preserve">. Ti dokumenti so </w:t>
      </w:r>
      <w:r w:rsidR="00514BE1" w:rsidRPr="00204950">
        <w:rPr>
          <w:rFonts w:ascii="Times New Roman" w:hAnsi="Times New Roman" w:cs="Times New Roman"/>
          <w:sz w:val="24"/>
          <w:szCs w:val="24"/>
        </w:rPr>
        <w:t xml:space="preserve">terminološki </w:t>
      </w:r>
      <w:r w:rsidR="00395F33" w:rsidRPr="00204950">
        <w:rPr>
          <w:rFonts w:ascii="Times New Roman" w:hAnsi="Times New Roman" w:cs="Times New Roman"/>
          <w:sz w:val="24"/>
          <w:szCs w:val="24"/>
        </w:rPr>
        <w:t>konstrukti, ki so nastali v domeni razvoja video iger in jih standarde</w:t>
      </w:r>
      <w:r w:rsidR="00514BE1" w:rsidRPr="00204950">
        <w:rPr>
          <w:rFonts w:ascii="Times New Roman" w:hAnsi="Times New Roman" w:cs="Times New Roman"/>
          <w:sz w:val="24"/>
          <w:szCs w:val="24"/>
        </w:rPr>
        <w:t>n razvoj</w:t>
      </w:r>
      <w:r w:rsidR="00E4050E">
        <w:rPr>
          <w:rFonts w:ascii="Times New Roman" w:hAnsi="Times New Roman" w:cs="Times New Roman"/>
          <w:sz w:val="24"/>
          <w:szCs w:val="24"/>
        </w:rPr>
        <w:t xml:space="preserve"> programske opreme</w:t>
      </w:r>
      <w:r w:rsidR="00514BE1" w:rsidRPr="00204950">
        <w:rPr>
          <w:rFonts w:ascii="Times New Roman" w:hAnsi="Times New Roman" w:cs="Times New Roman"/>
          <w:sz w:val="24"/>
          <w:szCs w:val="24"/>
        </w:rPr>
        <w:t xml:space="preserve"> ne definira.</w:t>
      </w:r>
      <w:r w:rsidR="00882E83" w:rsidRPr="00204950">
        <w:rPr>
          <w:rFonts w:ascii="Times New Roman" w:hAnsi="Times New Roman" w:cs="Times New Roman"/>
          <w:sz w:val="24"/>
          <w:szCs w:val="24"/>
        </w:rPr>
        <w:t xml:space="preserve"> </w:t>
      </w:r>
      <w:r w:rsidR="0087173B" w:rsidRPr="00204950">
        <w:rPr>
          <w:rFonts w:ascii="Times New Roman" w:hAnsi="Times New Roman" w:cs="Times New Roman"/>
          <w:sz w:val="24"/>
          <w:szCs w:val="24"/>
        </w:rPr>
        <w:t xml:space="preserve">Neenotnost </w:t>
      </w:r>
      <w:r w:rsidR="00882E83" w:rsidRPr="00204950">
        <w:rPr>
          <w:rFonts w:ascii="Times New Roman" w:hAnsi="Times New Roman" w:cs="Times New Roman"/>
          <w:sz w:val="24"/>
          <w:szCs w:val="24"/>
        </w:rPr>
        <w:t>terminologije</w:t>
      </w:r>
      <w:r w:rsidR="0087173B" w:rsidRPr="00204950">
        <w:rPr>
          <w:rFonts w:ascii="Times New Roman" w:hAnsi="Times New Roman" w:cs="Times New Roman"/>
          <w:sz w:val="24"/>
          <w:szCs w:val="24"/>
        </w:rPr>
        <w:t xml:space="preserve"> se</w:t>
      </w:r>
      <w:r w:rsidR="00882E83" w:rsidRPr="00204950">
        <w:rPr>
          <w:rFonts w:ascii="Times New Roman" w:hAnsi="Times New Roman" w:cs="Times New Roman"/>
          <w:sz w:val="24"/>
          <w:szCs w:val="24"/>
        </w:rPr>
        <w:t xml:space="preserve"> </w:t>
      </w:r>
      <w:r w:rsidR="000E3224">
        <w:rPr>
          <w:rFonts w:ascii="Times New Roman" w:hAnsi="Times New Roman" w:cs="Times New Roman"/>
          <w:sz w:val="24"/>
          <w:szCs w:val="24"/>
        </w:rPr>
        <w:t xml:space="preserve">je </w:t>
      </w:r>
      <w:r w:rsidR="00882E83" w:rsidRPr="00204950">
        <w:rPr>
          <w:rFonts w:ascii="Times New Roman" w:hAnsi="Times New Roman" w:cs="Times New Roman"/>
          <w:sz w:val="24"/>
          <w:szCs w:val="24"/>
        </w:rPr>
        <w:t>prikazala pri pregle</w:t>
      </w:r>
      <w:r w:rsidR="008B5F9D" w:rsidRPr="00204950">
        <w:rPr>
          <w:rFonts w:ascii="Times New Roman" w:hAnsi="Times New Roman" w:cs="Times New Roman"/>
          <w:sz w:val="24"/>
          <w:szCs w:val="24"/>
        </w:rPr>
        <w:t>du faz in določanju artefaktov. Niti dva avtorja nista definirala istih faz ali artefaktov. Nekateri avtorji so definirali več faz, drugi manj. Artefakti so bili definirani v različnih obsegih in</w:t>
      </w:r>
      <w:r w:rsidR="00FF0F46" w:rsidRPr="00204950">
        <w:rPr>
          <w:rFonts w:ascii="Times New Roman" w:hAnsi="Times New Roman" w:cs="Times New Roman"/>
          <w:sz w:val="24"/>
          <w:szCs w:val="24"/>
        </w:rPr>
        <w:t xml:space="preserve"> njihovo poimenovanje ni</w:t>
      </w:r>
      <w:r w:rsidR="00905C93" w:rsidRPr="00204950">
        <w:rPr>
          <w:rFonts w:ascii="Times New Roman" w:hAnsi="Times New Roman" w:cs="Times New Roman"/>
          <w:sz w:val="24"/>
          <w:szCs w:val="24"/>
        </w:rPr>
        <w:t xml:space="preserve"> bilo</w:t>
      </w:r>
      <w:r w:rsidR="00FF0F46" w:rsidRPr="00204950">
        <w:rPr>
          <w:rFonts w:ascii="Times New Roman" w:hAnsi="Times New Roman" w:cs="Times New Roman"/>
          <w:sz w:val="24"/>
          <w:szCs w:val="24"/>
        </w:rPr>
        <w:t xml:space="preserve"> enotno.</w:t>
      </w:r>
      <w:r w:rsidR="006A15BD">
        <w:rPr>
          <w:rFonts w:ascii="Times New Roman" w:hAnsi="Times New Roman" w:cs="Times New Roman"/>
          <w:sz w:val="24"/>
          <w:szCs w:val="24"/>
        </w:rPr>
        <w:t xml:space="preserve"> </w:t>
      </w:r>
      <w:r w:rsidR="00FB6567" w:rsidRPr="00204950">
        <w:rPr>
          <w:rFonts w:ascii="Times New Roman" w:hAnsi="Times New Roman" w:cs="Times New Roman"/>
          <w:sz w:val="24"/>
          <w:szCs w:val="24"/>
        </w:rPr>
        <w:t>Š</w:t>
      </w:r>
      <w:r w:rsidR="008A29FF" w:rsidRPr="00204950">
        <w:rPr>
          <w:rFonts w:ascii="Times New Roman" w:hAnsi="Times New Roman" w:cs="Times New Roman"/>
          <w:sz w:val="24"/>
          <w:szCs w:val="24"/>
        </w:rPr>
        <w:t>ibkost terminologije in konceptov</w:t>
      </w:r>
      <w:r w:rsidR="00D737B2">
        <w:rPr>
          <w:rFonts w:ascii="Times New Roman" w:hAnsi="Times New Roman" w:cs="Times New Roman"/>
          <w:sz w:val="24"/>
          <w:szCs w:val="24"/>
        </w:rPr>
        <w:t xml:space="preserve"> vpliva na to, da niti modeli,</w:t>
      </w:r>
      <w:r w:rsidR="00097C2A">
        <w:rPr>
          <w:rFonts w:ascii="Times New Roman" w:hAnsi="Times New Roman" w:cs="Times New Roman"/>
          <w:sz w:val="24"/>
          <w:szCs w:val="24"/>
        </w:rPr>
        <w:t xml:space="preserve"> ki so </w:t>
      </w:r>
      <w:r w:rsidR="001B052B">
        <w:rPr>
          <w:rFonts w:ascii="Times New Roman" w:hAnsi="Times New Roman" w:cs="Times New Roman"/>
          <w:sz w:val="24"/>
          <w:szCs w:val="24"/>
        </w:rPr>
        <w:t>specializirani</w:t>
      </w:r>
      <w:r w:rsidR="008A29FF" w:rsidRPr="00204950">
        <w:rPr>
          <w:rFonts w:ascii="Times New Roman" w:hAnsi="Times New Roman" w:cs="Times New Roman"/>
          <w:sz w:val="24"/>
          <w:szCs w:val="24"/>
        </w:rPr>
        <w:t xml:space="preserve"> </w:t>
      </w:r>
      <w:r w:rsidR="00827847" w:rsidRPr="00204950">
        <w:rPr>
          <w:rFonts w:ascii="Times New Roman" w:hAnsi="Times New Roman" w:cs="Times New Roman"/>
          <w:sz w:val="24"/>
          <w:szCs w:val="24"/>
        </w:rPr>
        <w:t>za igre</w:t>
      </w:r>
      <w:ins w:id="576" w:author="kralj" w:date="2018-04-04T21:09:00Z">
        <w:r w:rsidR="00A62D52">
          <w:rPr>
            <w:rFonts w:ascii="Times New Roman" w:hAnsi="Times New Roman" w:cs="Times New Roman"/>
            <w:sz w:val="24"/>
            <w:szCs w:val="24"/>
          </w:rPr>
          <w:t>,</w:t>
        </w:r>
      </w:ins>
      <w:r w:rsidR="00D737B2">
        <w:rPr>
          <w:rFonts w:ascii="Times New Roman" w:hAnsi="Times New Roman" w:cs="Times New Roman"/>
          <w:sz w:val="24"/>
          <w:szCs w:val="24"/>
        </w:rPr>
        <w:t xml:space="preserve"> ne </w:t>
      </w:r>
      <w:r w:rsidR="001B052B">
        <w:rPr>
          <w:rFonts w:ascii="Times New Roman" w:hAnsi="Times New Roman" w:cs="Times New Roman"/>
          <w:sz w:val="24"/>
          <w:szCs w:val="24"/>
        </w:rPr>
        <w:t>definirajo</w:t>
      </w:r>
      <w:r w:rsidR="00873753" w:rsidRPr="00204950">
        <w:rPr>
          <w:rFonts w:ascii="Times New Roman" w:hAnsi="Times New Roman" w:cs="Times New Roman"/>
          <w:sz w:val="24"/>
          <w:szCs w:val="24"/>
        </w:rPr>
        <w:t xml:space="preserve"> najpomembnejše</w:t>
      </w:r>
      <w:r w:rsidR="00793EE8" w:rsidRPr="00204950">
        <w:rPr>
          <w:rFonts w:ascii="Times New Roman" w:hAnsi="Times New Roman" w:cs="Times New Roman"/>
          <w:sz w:val="24"/>
          <w:szCs w:val="24"/>
        </w:rPr>
        <w:t xml:space="preserve"> </w:t>
      </w:r>
      <w:r w:rsidR="00047553" w:rsidRPr="00204950">
        <w:rPr>
          <w:rFonts w:ascii="Times New Roman" w:hAnsi="Times New Roman" w:cs="Times New Roman"/>
          <w:sz w:val="24"/>
          <w:szCs w:val="24"/>
        </w:rPr>
        <w:t>aktivnosti v razvojnem proces</w:t>
      </w:r>
      <w:r w:rsidR="00707418" w:rsidRPr="00204950">
        <w:rPr>
          <w:rFonts w:ascii="Times New Roman" w:hAnsi="Times New Roman" w:cs="Times New Roman"/>
          <w:sz w:val="24"/>
          <w:szCs w:val="24"/>
        </w:rPr>
        <w:t>u</w:t>
      </w:r>
      <w:r w:rsidR="000E3224">
        <w:rPr>
          <w:rFonts w:ascii="Times New Roman" w:hAnsi="Times New Roman" w:cs="Times New Roman"/>
          <w:sz w:val="24"/>
          <w:szCs w:val="24"/>
        </w:rPr>
        <w:t xml:space="preserve"> igre</w:t>
      </w:r>
      <w:r w:rsidR="00707418" w:rsidRPr="00204950">
        <w:rPr>
          <w:rFonts w:ascii="Times New Roman" w:hAnsi="Times New Roman" w:cs="Times New Roman"/>
          <w:sz w:val="24"/>
          <w:szCs w:val="24"/>
        </w:rPr>
        <w:t>.</w:t>
      </w:r>
      <w:r w:rsidR="00C858BC" w:rsidRPr="00204950">
        <w:rPr>
          <w:rFonts w:ascii="Times New Roman" w:hAnsi="Times New Roman" w:cs="Times New Roman"/>
          <w:sz w:val="24"/>
          <w:szCs w:val="24"/>
        </w:rPr>
        <w:t xml:space="preserve"> </w:t>
      </w:r>
      <w:r w:rsidR="00691AFE" w:rsidRPr="00204950">
        <w:rPr>
          <w:rFonts w:ascii="Times New Roman" w:hAnsi="Times New Roman" w:cs="Times New Roman"/>
          <w:sz w:val="24"/>
          <w:szCs w:val="24"/>
        </w:rPr>
        <w:t>Ne</w:t>
      </w:r>
      <w:r w:rsidR="00962A29" w:rsidRPr="00204950">
        <w:rPr>
          <w:rFonts w:ascii="Times New Roman" w:hAnsi="Times New Roman" w:cs="Times New Roman"/>
          <w:sz w:val="24"/>
          <w:szCs w:val="24"/>
        </w:rPr>
        <w:t xml:space="preserve"> obstaja procesni model, ki bi </w:t>
      </w:r>
      <w:r w:rsidR="00D947A9" w:rsidRPr="00204950">
        <w:rPr>
          <w:rFonts w:ascii="Times New Roman" w:hAnsi="Times New Roman" w:cs="Times New Roman"/>
          <w:sz w:val="24"/>
          <w:szCs w:val="24"/>
        </w:rPr>
        <w:t>definiral</w:t>
      </w:r>
      <w:r w:rsidR="003C0133" w:rsidRPr="00204950">
        <w:rPr>
          <w:rFonts w:ascii="Times New Roman" w:hAnsi="Times New Roman" w:cs="Times New Roman"/>
          <w:sz w:val="24"/>
          <w:szCs w:val="24"/>
        </w:rPr>
        <w:t xml:space="preserve"> aktivnost</w:t>
      </w:r>
      <w:r w:rsidR="0012085C" w:rsidRPr="00204950">
        <w:rPr>
          <w:rFonts w:ascii="Times New Roman" w:hAnsi="Times New Roman" w:cs="Times New Roman"/>
          <w:sz w:val="24"/>
          <w:szCs w:val="24"/>
        </w:rPr>
        <w:t xml:space="preserve"> razvoj</w:t>
      </w:r>
      <w:r w:rsidR="003C0133" w:rsidRPr="00204950">
        <w:rPr>
          <w:rFonts w:ascii="Times New Roman" w:hAnsi="Times New Roman" w:cs="Times New Roman"/>
          <w:sz w:val="24"/>
          <w:szCs w:val="24"/>
        </w:rPr>
        <w:t>a</w:t>
      </w:r>
      <w:r w:rsidR="00A26BC5">
        <w:rPr>
          <w:rFonts w:ascii="Times New Roman" w:hAnsi="Times New Roman" w:cs="Times New Roman"/>
          <w:sz w:val="24"/>
          <w:szCs w:val="24"/>
        </w:rPr>
        <w:t xml:space="preserve"> kreativnih</w:t>
      </w:r>
      <w:r w:rsidR="0012085C" w:rsidRPr="00204950">
        <w:rPr>
          <w:rFonts w:ascii="Times New Roman" w:hAnsi="Times New Roman" w:cs="Times New Roman"/>
          <w:sz w:val="24"/>
          <w:szCs w:val="24"/>
        </w:rPr>
        <w:t xml:space="preserve"> </w:t>
      </w:r>
      <w:r w:rsidR="00FC074F" w:rsidRPr="00204950">
        <w:rPr>
          <w:rFonts w:ascii="Times New Roman" w:hAnsi="Times New Roman" w:cs="Times New Roman"/>
          <w:sz w:val="24"/>
          <w:szCs w:val="24"/>
        </w:rPr>
        <w:t xml:space="preserve">sredstev. </w:t>
      </w:r>
      <w:r w:rsidR="009D2AF4" w:rsidRPr="00204950">
        <w:rPr>
          <w:rFonts w:ascii="Times New Roman" w:hAnsi="Times New Roman" w:cs="Times New Roman"/>
          <w:sz w:val="24"/>
          <w:szCs w:val="24"/>
        </w:rPr>
        <w:t xml:space="preserve">Prav tako ne obstaja procesni model, ki bi definiral </w:t>
      </w:r>
      <w:r w:rsidR="00D555A1" w:rsidRPr="00204950">
        <w:rPr>
          <w:rFonts w:ascii="Times New Roman" w:hAnsi="Times New Roman" w:cs="Times New Roman"/>
          <w:sz w:val="24"/>
          <w:szCs w:val="24"/>
        </w:rPr>
        <w:t>razvoj</w:t>
      </w:r>
      <w:r w:rsidR="009D2AF4" w:rsidRPr="00204950">
        <w:rPr>
          <w:rFonts w:ascii="Times New Roman" w:hAnsi="Times New Roman" w:cs="Times New Roman"/>
          <w:sz w:val="24"/>
          <w:szCs w:val="24"/>
        </w:rPr>
        <w:t xml:space="preserve"> zabavne izkušnje</w:t>
      </w:r>
      <w:r w:rsidR="0037293D" w:rsidRPr="00204950">
        <w:rPr>
          <w:rFonts w:ascii="Times New Roman" w:hAnsi="Times New Roman" w:cs="Times New Roman"/>
          <w:sz w:val="24"/>
          <w:szCs w:val="24"/>
        </w:rPr>
        <w:t xml:space="preserve">, </w:t>
      </w:r>
      <w:r w:rsidR="004E0AAA" w:rsidRPr="00204950">
        <w:rPr>
          <w:rFonts w:ascii="Times New Roman" w:hAnsi="Times New Roman" w:cs="Times New Roman"/>
          <w:sz w:val="24"/>
          <w:szCs w:val="24"/>
        </w:rPr>
        <w:t>ki je</w:t>
      </w:r>
      <w:r w:rsidR="0037293D" w:rsidRPr="00204950">
        <w:rPr>
          <w:rFonts w:ascii="Times New Roman" w:hAnsi="Times New Roman" w:cs="Times New Roman"/>
          <w:sz w:val="24"/>
          <w:szCs w:val="24"/>
        </w:rPr>
        <w:t xml:space="preserve"> ne moremo poustvariti brez načrtovanja teh sredstev.</w:t>
      </w:r>
      <w:r w:rsidR="00227FED" w:rsidRPr="00204950">
        <w:rPr>
          <w:rFonts w:ascii="Times New Roman" w:hAnsi="Times New Roman" w:cs="Times New Roman"/>
          <w:sz w:val="24"/>
          <w:szCs w:val="24"/>
        </w:rPr>
        <w:t xml:space="preserve"> </w:t>
      </w:r>
      <w:r w:rsidR="00234112" w:rsidRPr="00204950">
        <w:rPr>
          <w:rFonts w:ascii="Times New Roman" w:hAnsi="Times New Roman" w:cs="Times New Roman"/>
          <w:sz w:val="24"/>
          <w:szCs w:val="24"/>
        </w:rPr>
        <w:t>To je problematično</w:t>
      </w:r>
      <w:ins w:id="577" w:author="kralj" w:date="2018-04-04T21:19:00Z">
        <w:r w:rsidR="00F6078D">
          <w:rPr>
            <w:rFonts w:ascii="Times New Roman" w:hAnsi="Times New Roman" w:cs="Times New Roman"/>
            <w:sz w:val="24"/>
            <w:szCs w:val="24"/>
          </w:rPr>
          <w:t>,</w:t>
        </w:r>
      </w:ins>
      <w:r w:rsidR="00234112" w:rsidRPr="00204950">
        <w:rPr>
          <w:rFonts w:ascii="Times New Roman" w:hAnsi="Times New Roman" w:cs="Times New Roman"/>
          <w:sz w:val="24"/>
          <w:szCs w:val="24"/>
        </w:rPr>
        <w:t xml:space="preserve"> </w:t>
      </w:r>
      <w:del w:id="578" w:author="kralj" w:date="2018-04-04T21:19:00Z">
        <w:r w:rsidR="00234112" w:rsidRPr="00204950" w:rsidDel="00F6078D">
          <w:rPr>
            <w:rFonts w:ascii="Times New Roman" w:hAnsi="Times New Roman" w:cs="Times New Roman"/>
            <w:sz w:val="24"/>
            <w:szCs w:val="24"/>
          </w:rPr>
          <w:delText xml:space="preserve">ob dejstvu, da </w:delText>
        </w:r>
      </w:del>
      <w:ins w:id="579" w:author="kralj" w:date="2018-04-04T21:19:00Z">
        <w:r w:rsidR="00F6078D">
          <w:rPr>
            <w:rFonts w:ascii="Times New Roman" w:hAnsi="Times New Roman" w:cs="Times New Roman"/>
            <w:sz w:val="24"/>
            <w:szCs w:val="24"/>
          </w:rPr>
          <w:t>saj</w:t>
        </w:r>
        <w:r w:rsidR="00F6078D" w:rsidRPr="00204950">
          <w:rPr>
            <w:rFonts w:ascii="Times New Roman" w:hAnsi="Times New Roman" w:cs="Times New Roman"/>
            <w:sz w:val="24"/>
            <w:szCs w:val="24"/>
          </w:rPr>
          <w:t xml:space="preserve"> </w:t>
        </w:r>
      </w:ins>
      <w:r w:rsidR="00234112" w:rsidRPr="00204950">
        <w:rPr>
          <w:rFonts w:ascii="Times New Roman" w:hAnsi="Times New Roman" w:cs="Times New Roman"/>
          <w:sz w:val="24"/>
          <w:szCs w:val="24"/>
        </w:rPr>
        <w:t>apliciranje delovnega toka razvoja sredstev v razvojni proces iger</w:t>
      </w:r>
      <w:del w:id="580" w:author="kralj" w:date="2018-04-04T21:19:00Z">
        <w:r w:rsidR="00234112" w:rsidRPr="00204950" w:rsidDel="00F6078D">
          <w:rPr>
            <w:rFonts w:ascii="Times New Roman" w:hAnsi="Times New Roman" w:cs="Times New Roman"/>
            <w:sz w:val="24"/>
            <w:szCs w:val="24"/>
          </w:rPr>
          <w:delText>,</w:delText>
        </w:r>
      </w:del>
      <w:r w:rsidR="00234112" w:rsidRPr="00204950">
        <w:rPr>
          <w:rFonts w:ascii="Times New Roman" w:hAnsi="Times New Roman" w:cs="Times New Roman"/>
          <w:sz w:val="24"/>
          <w:szCs w:val="24"/>
        </w:rPr>
        <w:t xml:space="preserve"> ustvari </w:t>
      </w:r>
      <w:r w:rsidR="00C052B0" w:rsidRPr="00204950">
        <w:rPr>
          <w:rFonts w:ascii="Times New Roman" w:hAnsi="Times New Roman" w:cs="Times New Roman"/>
          <w:sz w:val="24"/>
          <w:szCs w:val="24"/>
        </w:rPr>
        <w:t xml:space="preserve">dva vzporedna </w:t>
      </w:r>
      <w:del w:id="581" w:author="kralj" w:date="2018-04-04T21:19:00Z">
        <w:r w:rsidR="00C052B0" w:rsidRPr="00204950" w:rsidDel="00F6078D">
          <w:rPr>
            <w:rFonts w:ascii="Times New Roman" w:hAnsi="Times New Roman" w:cs="Times New Roman"/>
            <w:sz w:val="24"/>
            <w:szCs w:val="24"/>
          </w:rPr>
          <w:delText xml:space="preserve">si </w:delText>
        </w:r>
      </w:del>
      <w:r w:rsidR="00C052B0" w:rsidRPr="00204950">
        <w:rPr>
          <w:rFonts w:ascii="Times New Roman" w:hAnsi="Times New Roman" w:cs="Times New Roman"/>
          <w:sz w:val="24"/>
          <w:szCs w:val="24"/>
        </w:rPr>
        <w:t>procesa, ki morata biti usklajena</w:t>
      </w:r>
      <w:r w:rsidR="00234112" w:rsidRPr="00204950">
        <w:rPr>
          <w:rFonts w:ascii="Times New Roman" w:hAnsi="Times New Roman" w:cs="Times New Roman"/>
          <w:sz w:val="24"/>
          <w:szCs w:val="24"/>
        </w:rPr>
        <w:t>.</w:t>
      </w:r>
      <w:r w:rsidR="00125F0B" w:rsidRPr="00204950">
        <w:rPr>
          <w:rFonts w:ascii="Times New Roman" w:hAnsi="Times New Roman" w:cs="Times New Roman"/>
          <w:sz w:val="24"/>
          <w:szCs w:val="24"/>
        </w:rPr>
        <w:t xml:space="preserve"> Takšn</w:t>
      </w:r>
      <w:ins w:id="582" w:author="kralj" w:date="2018-04-04T21:19:00Z">
        <w:r w:rsidR="00F6078D">
          <w:rPr>
            <w:rFonts w:ascii="Times New Roman" w:hAnsi="Times New Roman" w:cs="Times New Roman"/>
            <w:sz w:val="24"/>
            <w:szCs w:val="24"/>
          </w:rPr>
          <w:t>e</w:t>
        </w:r>
      </w:ins>
      <w:del w:id="583" w:author="kralj" w:date="2018-04-04T21:19:00Z">
        <w:r w:rsidR="00125F0B" w:rsidRPr="00204950" w:rsidDel="00F6078D">
          <w:rPr>
            <w:rFonts w:ascii="Times New Roman" w:hAnsi="Times New Roman" w:cs="Times New Roman"/>
            <w:sz w:val="24"/>
            <w:szCs w:val="24"/>
          </w:rPr>
          <w:delText>o</w:delText>
        </w:r>
      </w:del>
      <w:r w:rsidR="003739F3" w:rsidRPr="00204950">
        <w:rPr>
          <w:rFonts w:ascii="Times New Roman" w:hAnsi="Times New Roman" w:cs="Times New Roman"/>
          <w:sz w:val="24"/>
          <w:szCs w:val="24"/>
        </w:rPr>
        <w:t xml:space="preserve"> implementacij</w:t>
      </w:r>
      <w:ins w:id="584" w:author="kralj" w:date="2018-04-04T21:19:00Z">
        <w:r w:rsidR="00F6078D">
          <w:rPr>
            <w:rFonts w:ascii="Times New Roman" w:hAnsi="Times New Roman" w:cs="Times New Roman"/>
            <w:sz w:val="24"/>
            <w:szCs w:val="24"/>
          </w:rPr>
          <w:t>e</w:t>
        </w:r>
      </w:ins>
      <w:del w:id="585" w:author="kralj" w:date="2018-04-04T21:19:00Z">
        <w:r w:rsidR="003739F3" w:rsidRPr="00204950" w:rsidDel="00F6078D">
          <w:rPr>
            <w:rFonts w:ascii="Times New Roman" w:hAnsi="Times New Roman" w:cs="Times New Roman"/>
            <w:sz w:val="24"/>
            <w:szCs w:val="24"/>
          </w:rPr>
          <w:delText>o</w:delText>
        </w:r>
      </w:del>
      <w:r w:rsidR="003739F3" w:rsidRPr="00204950">
        <w:rPr>
          <w:rFonts w:ascii="Times New Roman" w:hAnsi="Times New Roman" w:cs="Times New Roman"/>
          <w:sz w:val="24"/>
          <w:szCs w:val="24"/>
        </w:rPr>
        <w:t xml:space="preserve"> in </w:t>
      </w:r>
      <w:r w:rsidR="00125F0B" w:rsidRPr="00204950">
        <w:rPr>
          <w:rFonts w:ascii="Times New Roman" w:hAnsi="Times New Roman" w:cs="Times New Roman"/>
          <w:sz w:val="24"/>
          <w:szCs w:val="24"/>
        </w:rPr>
        <w:t>sinhronizacij</w:t>
      </w:r>
      <w:ins w:id="586" w:author="kralj" w:date="2018-04-04T21:19:00Z">
        <w:r w:rsidR="00F6078D">
          <w:rPr>
            <w:rFonts w:ascii="Times New Roman" w:hAnsi="Times New Roman" w:cs="Times New Roman"/>
            <w:sz w:val="24"/>
            <w:szCs w:val="24"/>
          </w:rPr>
          <w:t>e</w:t>
        </w:r>
      </w:ins>
      <w:del w:id="587" w:author="kralj" w:date="2018-04-04T21:19:00Z">
        <w:r w:rsidR="00125F0B" w:rsidRPr="00204950" w:rsidDel="00F6078D">
          <w:rPr>
            <w:rFonts w:ascii="Times New Roman" w:hAnsi="Times New Roman" w:cs="Times New Roman"/>
            <w:sz w:val="24"/>
            <w:szCs w:val="24"/>
          </w:rPr>
          <w:delText>o</w:delText>
        </w:r>
      </w:del>
      <w:r w:rsidR="00125F0B" w:rsidRPr="00204950">
        <w:rPr>
          <w:rFonts w:ascii="Times New Roman" w:hAnsi="Times New Roman" w:cs="Times New Roman"/>
          <w:sz w:val="24"/>
          <w:szCs w:val="24"/>
        </w:rPr>
        <w:t xml:space="preserve"> ne predvideva noben pregledan proces.</w:t>
      </w:r>
      <w:r w:rsidR="00234112" w:rsidRPr="00204950">
        <w:rPr>
          <w:rFonts w:ascii="Times New Roman" w:hAnsi="Times New Roman" w:cs="Times New Roman"/>
          <w:sz w:val="24"/>
          <w:szCs w:val="24"/>
        </w:rPr>
        <w:t xml:space="preserve"> Predvidevamo, da to povzroča oz</w:t>
      </w:r>
      <w:r w:rsidR="0062287C" w:rsidRPr="00204950">
        <w:rPr>
          <w:rFonts w:ascii="Times New Roman" w:hAnsi="Times New Roman" w:cs="Times New Roman"/>
          <w:sz w:val="24"/>
          <w:szCs w:val="24"/>
        </w:rPr>
        <w:t>ka</w:t>
      </w:r>
      <w:r w:rsidR="00234112" w:rsidRPr="00204950">
        <w:rPr>
          <w:rFonts w:ascii="Times New Roman" w:hAnsi="Times New Roman" w:cs="Times New Roman"/>
          <w:sz w:val="24"/>
          <w:szCs w:val="24"/>
        </w:rPr>
        <w:t xml:space="preserve"> grla</w:t>
      </w:r>
      <w:r w:rsidR="003739F3" w:rsidRPr="00204950">
        <w:rPr>
          <w:rFonts w:ascii="Times New Roman" w:hAnsi="Times New Roman" w:cs="Times New Roman"/>
          <w:sz w:val="24"/>
          <w:szCs w:val="24"/>
        </w:rPr>
        <w:t>, ki so</w:t>
      </w:r>
      <w:r w:rsidR="00886981" w:rsidRPr="00204950">
        <w:rPr>
          <w:rFonts w:ascii="Times New Roman" w:hAnsi="Times New Roman" w:cs="Times New Roman"/>
          <w:sz w:val="24"/>
          <w:szCs w:val="24"/>
        </w:rPr>
        <w:t xml:space="preserve"> nato</w:t>
      </w:r>
      <w:r w:rsidR="003739F3" w:rsidRPr="00204950">
        <w:rPr>
          <w:rFonts w:ascii="Times New Roman" w:hAnsi="Times New Roman" w:cs="Times New Roman"/>
          <w:sz w:val="24"/>
          <w:szCs w:val="24"/>
        </w:rPr>
        <w:t xml:space="preserve"> vzrok za</w:t>
      </w:r>
      <w:r w:rsidR="00DC627B">
        <w:rPr>
          <w:rFonts w:ascii="Times New Roman" w:hAnsi="Times New Roman" w:cs="Times New Roman"/>
          <w:sz w:val="24"/>
          <w:szCs w:val="24"/>
        </w:rPr>
        <w:t xml:space="preserve"> nastanek </w:t>
      </w:r>
      <w:r w:rsidR="00EC6722">
        <w:rPr>
          <w:rFonts w:ascii="Times New Roman" w:hAnsi="Times New Roman" w:cs="Times New Roman"/>
          <w:sz w:val="24"/>
          <w:szCs w:val="24"/>
        </w:rPr>
        <w:t>v nalogi omenjenih</w:t>
      </w:r>
      <w:r w:rsidR="00DC627B">
        <w:rPr>
          <w:rFonts w:ascii="Times New Roman" w:hAnsi="Times New Roman" w:cs="Times New Roman"/>
          <w:sz w:val="24"/>
          <w:szCs w:val="24"/>
        </w:rPr>
        <w:t xml:space="preserve"> (pog</w:t>
      </w:r>
      <w:r w:rsidR="00037EBA">
        <w:rPr>
          <w:rFonts w:ascii="Times New Roman" w:hAnsi="Times New Roman" w:cs="Times New Roman"/>
          <w:sz w:val="24"/>
          <w:szCs w:val="24"/>
        </w:rPr>
        <w:t>.</w:t>
      </w:r>
      <w:r w:rsidR="00402DB0">
        <w:rPr>
          <w:rFonts w:ascii="Times New Roman" w:hAnsi="Times New Roman" w:cs="Times New Roman"/>
          <w:sz w:val="24"/>
          <w:szCs w:val="24"/>
        </w:rPr>
        <w:t xml:space="preserve"> 4</w:t>
      </w:r>
      <w:r w:rsidR="00573A03">
        <w:rPr>
          <w:rFonts w:ascii="Times New Roman" w:hAnsi="Times New Roman" w:cs="Times New Roman"/>
          <w:sz w:val="24"/>
          <w:szCs w:val="24"/>
        </w:rPr>
        <w:t>.1</w:t>
      </w:r>
      <w:r w:rsidR="00402DB0">
        <w:rPr>
          <w:rFonts w:ascii="Times New Roman" w:hAnsi="Times New Roman" w:cs="Times New Roman"/>
          <w:sz w:val="24"/>
          <w:szCs w:val="24"/>
        </w:rPr>
        <w:t>)</w:t>
      </w:r>
      <w:r w:rsidR="00DC627B">
        <w:rPr>
          <w:rFonts w:ascii="Times New Roman" w:hAnsi="Times New Roman" w:cs="Times New Roman"/>
          <w:sz w:val="24"/>
          <w:szCs w:val="24"/>
        </w:rPr>
        <w:t xml:space="preserve">. </w:t>
      </w:r>
      <w:r w:rsidR="0062287C" w:rsidRPr="00204950">
        <w:rPr>
          <w:rFonts w:ascii="Times New Roman" w:hAnsi="Times New Roman" w:cs="Times New Roman"/>
          <w:sz w:val="24"/>
          <w:szCs w:val="24"/>
        </w:rPr>
        <w:t>najpogostejših zapletov</w:t>
      </w:r>
      <w:r w:rsidR="003739F3" w:rsidRPr="00204950">
        <w:rPr>
          <w:rFonts w:ascii="Times New Roman" w:hAnsi="Times New Roman" w:cs="Times New Roman"/>
          <w:sz w:val="24"/>
          <w:szCs w:val="24"/>
        </w:rPr>
        <w:t xml:space="preserve"> v razvoju.</w:t>
      </w:r>
    </w:p>
    <w:p w14:paraId="489882D8" w14:textId="1D687378" w:rsidR="008F24CB" w:rsidRPr="00204950" w:rsidRDefault="006F7785"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Zato smo v skopu</w:t>
      </w:r>
      <w:r w:rsidR="006B4322">
        <w:rPr>
          <w:rFonts w:ascii="Times New Roman" w:hAnsi="Times New Roman" w:cs="Times New Roman"/>
          <w:sz w:val="24"/>
          <w:szCs w:val="24"/>
        </w:rPr>
        <w:t xml:space="preserve"> raziskovalnega vprašanja – 2</w:t>
      </w:r>
      <w:r w:rsidRPr="00204950">
        <w:rPr>
          <w:rFonts w:ascii="Times New Roman" w:hAnsi="Times New Roman" w:cs="Times New Roman"/>
          <w:sz w:val="24"/>
          <w:szCs w:val="24"/>
        </w:rPr>
        <w:t xml:space="preserve"> </w:t>
      </w:r>
      <w:r w:rsidR="006B4322">
        <w:rPr>
          <w:rFonts w:ascii="Times New Roman" w:hAnsi="Times New Roman" w:cs="Times New Roman"/>
          <w:sz w:val="24"/>
          <w:szCs w:val="24"/>
        </w:rPr>
        <w:t>(</w:t>
      </w:r>
      <w:r w:rsidRPr="00204950">
        <w:rPr>
          <w:rFonts w:ascii="Times New Roman" w:hAnsi="Times New Roman" w:cs="Times New Roman"/>
          <w:sz w:val="24"/>
          <w:szCs w:val="24"/>
        </w:rPr>
        <w:t>RV</w:t>
      </w:r>
      <w:r w:rsidR="00250FA3" w:rsidRPr="00204950">
        <w:rPr>
          <w:rFonts w:ascii="Times New Roman" w:hAnsi="Times New Roman" w:cs="Times New Roman"/>
          <w:sz w:val="24"/>
          <w:szCs w:val="24"/>
        </w:rPr>
        <w:t>2</w:t>
      </w:r>
      <w:r w:rsidR="006B4322">
        <w:rPr>
          <w:rFonts w:ascii="Times New Roman" w:hAnsi="Times New Roman" w:cs="Times New Roman"/>
          <w:sz w:val="24"/>
          <w:szCs w:val="24"/>
        </w:rPr>
        <w:t>)</w:t>
      </w:r>
      <w:r w:rsidRPr="00204950">
        <w:rPr>
          <w:rFonts w:ascii="Times New Roman" w:hAnsi="Times New Roman" w:cs="Times New Roman"/>
          <w:sz w:val="24"/>
          <w:szCs w:val="24"/>
        </w:rPr>
        <w:t xml:space="preserve"> </w:t>
      </w:r>
      <w:r w:rsidR="00284483" w:rsidRPr="00204950">
        <w:rPr>
          <w:rFonts w:ascii="Times New Roman" w:hAnsi="Times New Roman" w:cs="Times New Roman"/>
          <w:sz w:val="24"/>
          <w:szCs w:val="24"/>
        </w:rPr>
        <w:t>predlagali</w:t>
      </w:r>
      <w:r w:rsidR="009058C3" w:rsidRPr="00204950">
        <w:rPr>
          <w:rFonts w:ascii="Times New Roman" w:hAnsi="Times New Roman" w:cs="Times New Roman"/>
          <w:sz w:val="24"/>
          <w:szCs w:val="24"/>
        </w:rPr>
        <w:t xml:space="preserve"> procesni model za razvoj </w:t>
      </w:r>
      <w:r w:rsidR="00891567" w:rsidRPr="00204950">
        <w:rPr>
          <w:rFonts w:ascii="Times New Roman" w:hAnsi="Times New Roman" w:cs="Times New Roman"/>
          <w:sz w:val="24"/>
          <w:szCs w:val="24"/>
        </w:rPr>
        <w:t xml:space="preserve">video </w:t>
      </w:r>
      <w:r w:rsidR="009058C3" w:rsidRPr="00204950">
        <w:rPr>
          <w:rFonts w:ascii="Times New Roman" w:hAnsi="Times New Roman" w:cs="Times New Roman"/>
          <w:sz w:val="24"/>
          <w:szCs w:val="24"/>
        </w:rPr>
        <w:t>iger</w:t>
      </w:r>
      <w:r w:rsidR="00FA5456" w:rsidRPr="00204950">
        <w:rPr>
          <w:rFonts w:ascii="Times New Roman" w:hAnsi="Times New Roman" w:cs="Times New Roman"/>
          <w:sz w:val="24"/>
          <w:szCs w:val="24"/>
        </w:rPr>
        <w:t>, ki bi</w:t>
      </w:r>
      <w:r w:rsidR="0083074A" w:rsidRPr="00204950">
        <w:rPr>
          <w:rFonts w:ascii="Times New Roman" w:hAnsi="Times New Roman" w:cs="Times New Roman"/>
          <w:sz w:val="24"/>
          <w:szCs w:val="24"/>
        </w:rPr>
        <w:t xml:space="preserve"> služil kot prikaz sistematične izgradnje procesnega modela</w:t>
      </w:r>
      <w:ins w:id="588" w:author="kralj" w:date="2018-04-04T21:20:00Z">
        <w:r w:rsidR="00890FBD">
          <w:rPr>
            <w:rFonts w:ascii="Times New Roman" w:hAnsi="Times New Roman" w:cs="Times New Roman"/>
            <w:sz w:val="24"/>
            <w:szCs w:val="24"/>
          </w:rPr>
          <w:t>, ki bi upošteval</w:t>
        </w:r>
      </w:ins>
      <w:del w:id="589" w:author="kralj" w:date="2018-04-04T21:20:00Z">
        <w:r w:rsidR="0083074A" w:rsidRPr="00204950" w:rsidDel="00890FBD">
          <w:rPr>
            <w:rFonts w:ascii="Times New Roman" w:hAnsi="Times New Roman" w:cs="Times New Roman"/>
            <w:sz w:val="24"/>
            <w:szCs w:val="24"/>
          </w:rPr>
          <w:delText xml:space="preserve"> z </w:delText>
        </w:r>
        <w:r w:rsidR="00D90C38" w:rsidRPr="00204950" w:rsidDel="00890FBD">
          <w:rPr>
            <w:rFonts w:ascii="Times New Roman" w:hAnsi="Times New Roman" w:cs="Times New Roman"/>
            <w:sz w:val="24"/>
            <w:szCs w:val="24"/>
          </w:rPr>
          <w:delText xml:space="preserve">upoštevanjem </w:delText>
        </w:r>
      </w:del>
      <w:r w:rsidR="00D90C38" w:rsidRPr="00204950">
        <w:rPr>
          <w:rFonts w:ascii="Times New Roman" w:hAnsi="Times New Roman" w:cs="Times New Roman"/>
          <w:sz w:val="24"/>
          <w:szCs w:val="24"/>
        </w:rPr>
        <w:t>lastnosti, zahtev</w:t>
      </w:r>
      <w:ins w:id="590" w:author="kralj" w:date="2018-04-04T21:20:00Z">
        <w:r w:rsidR="00890FBD">
          <w:rPr>
            <w:rFonts w:ascii="Times New Roman" w:hAnsi="Times New Roman" w:cs="Times New Roman"/>
            <w:sz w:val="24"/>
            <w:szCs w:val="24"/>
          </w:rPr>
          <w:t>e</w:t>
        </w:r>
      </w:ins>
      <w:r w:rsidR="00BE5958" w:rsidRPr="00204950">
        <w:rPr>
          <w:rFonts w:ascii="Times New Roman" w:hAnsi="Times New Roman" w:cs="Times New Roman"/>
          <w:sz w:val="24"/>
          <w:szCs w:val="24"/>
        </w:rPr>
        <w:t xml:space="preserve"> in potreb</w:t>
      </w:r>
      <w:ins w:id="591" w:author="kralj" w:date="2018-04-04T21:20:00Z">
        <w:r w:rsidR="00890FBD">
          <w:rPr>
            <w:rFonts w:ascii="Times New Roman" w:hAnsi="Times New Roman" w:cs="Times New Roman"/>
            <w:sz w:val="24"/>
            <w:szCs w:val="24"/>
          </w:rPr>
          <w:t>e</w:t>
        </w:r>
      </w:ins>
      <w:r w:rsidR="00C00958" w:rsidRPr="00204950">
        <w:rPr>
          <w:rFonts w:ascii="Times New Roman" w:hAnsi="Times New Roman" w:cs="Times New Roman"/>
          <w:sz w:val="24"/>
          <w:szCs w:val="24"/>
        </w:rPr>
        <w:t xml:space="preserve"> </w:t>
      </w:r>
      <w:r w:rsidR="0083074A" w:rsidRPr="00204950">
        <w:rPr>
          <w:rFonts w:ascii="Times New Roman" w:hAnsi="Times New Roman" w:cs="Times New Roman"/>
          <w:sz w:val="24"/>
          <w:szCs w:val="24"/>
        </w:rPr>
        <w:t>discipline razvoja video iger</w:t>
      </w:r>
      <w:r w:rsidR="00CA1846" w:rsidRPr="00204950">
        <w:rPr>
          <w:rFonts w:ascii="Times New Roman" w:hAnsi="Times New Roman" w:cs="Times New Roman"/>
          <w:sz w:val="24"/>
          <w:szCs w:val="24"/>
        </w:rPr>
        <w:t xml:space="preserve">. </w:t>
      </w:r>
      <w:r w:rsidR="005B5FD0" w:rsidRPr="00204950">
        <w:rPr>
          <w:rFonts w:ascii="Times New Roman" w:hAnsi="Times New Roman" w:cs="Times New Roman"/>
          <w:sz w:val="24"/>
          <w:szCs w:val="24"/>
        </w:rPr>
        <w:t>Predlagani procesni model smo</w:t>
      </w:r>
      <w:r w:rsidR="002A3541" w:rsidRPr="00204950">
        <w:rPr>
          <w:rFonts w:ascii="Times New Roman" w:hAnsi="Times New Roman" w:cs="Times New Roman"/>
          <w:sz w:val="24"/>
          <w:szCs w:val="24"/>
        </w:rPr>
        <w:t xml:space="preserve"> </w:t>
      </w:r>
      <w:r w:rsidR="005B5FD0" w:rsidRPr="00204950">
        <w:rPr>
          <w:rFonts w:ascii="Times New Roman" w:hAnsi="Times New Roman" w:cs="Times New Roman"/>
          <w:sz w:val="24"/>
          <w:szCs w:val="24"/>
        </w:rPr>
        <w:t>sestavili z uporabo metode MetaME</w:t>
      </w:r>
      <w:r w:rsidR="00E13ED4" w:rsidRPr="00204950">
        <w:rPr>
          <w:rFonts w:ascii="Times New Roman" w:hAnsi="Times New Roman" w:cs="Times New Roman"/>
          <w:sz w:val="24"/>
          <w:szCs w:val="24"/>
        </w:rPr>
        <w:t xml:space="preserve">, ki ima </w:t>
      </w:r>
      <w:ins w:id="592" w:author="kralj" w:date="2018-04-04T21:20:00Z">
        <w:r w:rsidR="00890FBD">
          <w:rPr>
            <w:rFonts w:ascii="Times New Roman" w:hAnsi="Times New Roman" w:cs="Times New Roman"/>
            <w:sz w:val="24"/>
            <w:szCs w:val="24"/>
          </w:rPr>
          <w:t xml:space="preserve">to </w:t>
        </w:r>
      </w:ins>
      <w:r w:rsidR="00E13ED4" w:rsidRPr="00204950">
        <w:rPr>
          <w:rFonts w:ascii="Times New Roman" w:hAnsi="Times New Roman" w:cs="Times New Roman"/>
          <w:sz w:val="24"/>
          <w:szCs w:val="24"/>
        </w:rPr>
        <w:t>p</w:t>
      </w:r>
      <w:r w:rsidR="001932CA" w:rsidRPr="00204950">
        <w:rPr>
          <w:rFonts w:ascii="Times New Roman" w:hAnsi="Times New Roman" w:cs="Times New Roman"/>
          <w:sz w:val="24"/>
          <w:szCs w:val="24"/>
        </w:rPr>
        <w:t xml:space="preserve">rednost, </w:t>
      </w:r>
      <w:r w:rsidR="001E6977" w:rsidRPr="00204950">
        <w:rPr>
          <w:rFonts w:ascii="Times New Roman" w:hAnsi="Times New Roman" w:cs="Times New Roman"/>
          <w:sz w:val="24"/>
          <w:szCs w:val="24"/>
        </w:rPr>
        <w:t>da omogoča izgradnjo procesnega modela okoli konce</w:t>
      </w:r>
      <w:r w:rsidR="00F8657F" w:rsidRPr="00204950">
        <w:rPr>
          <w:rFonts w:ascii="Times New Roman" w:hAnsi="Times New Roman" w:cs="Times New Roman"/>
          <w:sz w:val="24"/>
          <w:szCs w:val="24"/>
        </w:rPr>
        <w:t>ptov, ki jih poda</w:t>
      </w:r>
      <w:r w:rsidR="00AA765D" w:rsidRPr="00204950">
        <w:rPr>
          <w:rFonts w:ascii="Times New Roman" w:hAnsi="Times New Roman" w:cs="Times New Roman"/>
          <w:sz w:val="24"/>
          <w:szCs w:val="24"/>
        </w:rPr>
        <w:t>ja disciplina.</w:t>
      </w:r>
      <w:r w:rsidR="008B71E6" w:rsidRPr="00204950">
        <w:rPr>
          <w:rFonts w:ascii="Times New Roman" w:hAnsi="Times New Roman" w:cs="Times New Roman"/>
          <w:sz w:val="24"/>
          <w:szCs w:val="24"/>
        </w:rPr>
        <w:t xml:space="preserve"> Koncepti so bili definirani z identifikacijo in konsolidacijo aktivnosti, ki jih predst</w:t>
      </w:r>
      <w:r w:rsidR="001840DE" w:rsidRPr="00204950">
        <w:rPr>
          <w:rFonts w:ascii="Times New Roman" w:hAnsi="Times New Roman" w:cs="Times New Roman"/>
          <w:sz w:val="24"/>
          <w:szCs w:val="24"/>
        </w:rPr>
        <w:t>avljajo posamezne faze</w:t>
      </w:r>
      <w:r w:rsidR="00AC3497">
        <w:rPr>
          <w:rFonts w:ascii="Times New Roman" w:hAnsi="Times New Roman" w:cs="Times New Roman"/>
          <w:sz w:val="24"/>
          <w:szCs w:val="24"/>
        </w:rPr>
        <w:t xml:space="preserve"> discipline</w:t>
      </w:r>
      <w:r w:rsidR="001840DE" w:rsidRPr="00204950">
        <w:rPr>
          <w:rFonts w:ascii="Times New Roman" w:hAnsi="Times New Roman" w:cs="Times New Roman"/>
          <w:sz w:val="24"/>
          <w:szCs w:val="24"/>
        </w:rPr>
        <w:t xml:space="preserve"> razvoja</w:t>
      </w:r>
      <w:r w:rsidR="00AC3497">
        <w:rPr>
          <w:rFonts w:ascii="Times New Roman" w:hAnsi="Times New Roman" w:cs="Times New Roman"/>
          <w:sz w:val="24"/>
          <w:szCs w:val="24"/>
        </w:rPr>
        <w:t xml:space="preserve"> video </w:t>
      </w:r>
      <w:r w:rsidR="00F275EE" w:rsidRPr="00204950">
        <w:rPr>
          <w:rFonts w:ascii="Times New Roman" w:hAnsi="Times New Roman" w:cs="Times New Roman"/>
          <w:sz w:val="24"/>
          <w:szCs w:val="24"/>
        </w:rPr>
        <w:t>iger</w:t>
      </w:r>
      <w:r w:rsidR="001840DE" w:rsidRPr="00204950">
        <w:rPr>
          <w:rFonts w:ascii="Times New Roman" w:hAnsi="Times New Roman" w:cs="Times New Roman"/>
          <w:sz w:val="24"/>
          <w:szCs w:val="24"/>
        </w:rPr>
        <w:t>.</w:t>
      </w:r>
      <w:r w:rsidR="00CC3E56" w:rsidRPr="00204950">
        <w:rPr>
          <w:rFonts w:ascii="Times New Roman" w:hAnsi="Times New Roman" w:cs="Times New Roman"/>
          <w:sz w:val="24"/>
          <w:szCs w:val="24"/>
        </w:rPr>
        <w:t xml:space="preserve"> Tako smo dobili fiksni model, ki predstavlja delovni tok oz. p</w:t>
      </w:r>
      <w:r w:rsidR="00FF6A20" w:rsidRPr="00204950">
        <w:rPr>
          <w:rFonts w:ascii="Times New Roman" w:hAnsi="Times New Roman" w:cs="Times New Roman"/>
          <w:sz w:val="24"/>
          <w:szCs w:val="24"/>
        </w:rPr>
        <w:t xml:space="preserve">rocesno dimenzijo </w:t>
      </w:r>
      <w:r w:rsidR="002470E0" w:rsidRPr="00204950">
        <w:rPr>
          <w:rFonts w:ascii="Times New Roman" w:hAnsi="Times New Roman" w:cs="Times New Roman"/>
          <w:sz w:val="24"/>
          <w:szCs w:val="24"/>
        </w:rPr>
        <w:t>po metodi MetaME. Po istem vzorcu smo sestavili artefakt</w:t>
      </w:r>
      <w:r w:rsidR="00A239AF" w:rsidRPr="00204950">
        <w:rPr>
          <w:rFonts w:ascii="Times New Roman" w:hAnsi="Times New Roman" w:cs="Times New Roman"/>
          <w:sz w:val="24"/>
          <w:szCs w:val="24"/>
        </w:rPr>
        <w:t>ni model, ki predstavlja produktno dimenzijo</w:t>
      </w:r>
      <w:r w:rsidR="00CD1854" w:rsidRPr="00204950">
        <w:rPr>
          <w:rFonts w:ascii="Times New Roman" w:hAnsi="Times New Roman" w:cs="Times New Roman"/>
          <w:sz w:val="24"/>
          <w:szCs w:val="24"/>
        </w:rPr>
        <w:t xml:space="preserve"> po MetaME</w:t>
      </w:r>
      <w:r w:rsidR="00A239AF" w:rsidRPr="00204950">
        <w:rPr>
          <w:rFonts w:ascii="Times New Roman" w:hAnsi="Times New Roman" w:cs="Times New Roman"/>
          <w:sz w:val="24"/>
          <w:szCs w:val="24"/>
        </w:rPr>
        <w:t xml:space="preserve">. Ta je prav tako kot procesni model kronološko razvrščen na podlagi najboljših praks in usmeritev. </w:t>
      </w:r>
      <w:r w:rsidR="006849E6" w:rsidRPr="00204950">
        <w:rPr>
          <w:rFonts w:ascii="Times New Roman" w:hAnsi="Times New Roman" w:cs="Times New Roman"/>
          <w:sz w:val="24"/>
          <w:szCs w:val="24"/>
        </w:rPr>
        <w:t>Z združitvijo teh dimenzij smo sestavili procesni mod</w:t>
      </w:r>
      <w:r w:rsidR="00E44E19" w:rsidRPr="00204950">
        <w:rPr>
          <w:rFonts w:ascii="Times New Roman" w:hAnsi="Times New Roman" w:cs="Times New Roman"/>
          <w:sz w:val="24"/>
          <w:szCs w:val="24"/>
        </w:rPr>
        <w:t>el, ki povzema koncepte, prakse in</w:t>
      </w:r>
      <w:r w:rsidR="0029001E" w:rsidRPr="00204950">
        <w:rPr>
          <w:rFonts w:ascii="Times New Roman" w:hAnsi="Times New Roman" w:cs="Times New Roman"/>
          <w:sz w:val="24"/>
          <w:szCs w:val="24"/>
        </w:rPr>
        <w:t xml:space="preserve"> terminologijo, ki ustrezajo </w:t>
      </w:r>
      <w:r w:rsidR="006849E6" w:rsidRPr="00204950">
        <w:rPr>
          <w:rFonts w:ascii="Times New Roman" w:hAnsi="Times New Roman" w:cs="Times New Roman"/>
          <w:sz w:val="24"/>
          <w:szCs w:val="24"/>
        </w:rPr>
        <w:t>dis</w:t>
      </w:r>
      <w:r w:rsidR="00574983" w:rsidRPr="00204950">
        <w:rPr>
          <w:rFonts w:ascii="Times New Roman" w:hAnsi="Times New Roman" w:cs="Times New Roman"/>
          <w:sz w:val="24"/>
          <w:szCs w:val="24"/>
        </w:rPr>
        <w:t xml:space="preserve">ciplini razvoja </w:t>
      </w:r>
      <w:r w:rsidR="00570E67" w:rsidRPr="00204950">
        <w:rPr>
          <w:rFonts w:ascii="Times New Roman" w:hAnsi="Times New Roman" w:cs="Times New Roman"/>
          <w:sz w:val="24"/>
          <w:szCs w:val="24"/>
        </w:rPr>
        <w:t>v</w:t>
      </w:r>
      <w:r w:rsidR="00C14B0A" w:rsidRPr="00204950">
        <w:rPr>
          <w:rFonts w:ascii="Times New Roman" w:hAnsi="Times New Roman" w:cs="Times New Roman"/>
          <w:sz w:val="24"/>
          <w:szCs w:val="24"/>
        </w:rPr>
        <w:t xml:space="preserve">ideo iger. </w:t>
      </w:r>
      <w:r w:rsidR="000F5355" w:rsidRPr="00204950">
        <w:rPr>
          <w:rFonts w:ascii="Times New Roman" w:hAnsi="Times New Roman" w:cs="Times New Roman"/>
          <w:sz w:val="24"/>
          <w:szCs w:val="24"/>
        </w:rPr>
        <w:t>Medtem</w:t>
      </w:r>
      <w:del w:id="593" w:author="kralj" w:date="2018-04-04T21:21:00Z">
        <w:r w:rsidR="000F5355" w:rsidRPr="00204950" w:rsidDel="00890FBD">
          <w:rPr>
            <w:rFonts w:ascii="Times New Roman" w:hAnsi="Times New Roman" w:cs="Times New Roman"/>
            <w:sz w:val="24"/>
            <w:szCs w:val="24"/>
          </w:rPr>
          <w:delText>,</w:delText>
        </w:r>
      </w:del>
      <w:r w:rsidR="000F5355" w:rsidRPr="00204950">
        <w:rPr>
          <w:rFonts w:ascii="Times New Roman" w:hAnsi="Times New Roman" w:cs="Times New Roman"/>
          <w:sz w:val="24"/>
          <w:szCs w:val="24"/>
        </w:rPr>
        <w:t xml:space="preserve"> ko nam pre</w:t>
      </w:r>
      <w:r w:rsidR="00C14B0A" w:rsidRPr="00204950">
        <w:rPr>
          <w:rFonts w:ascii="Times New Roman" w:hAnsi="Times New Roman" w:cs="Times New Roman"/>
          <w:sz w:val="24"/>
          <w:szCs w:val="24"/>
        </w:rPr>
        <w:t>dlagan</w:t>
      </w:r>
      <w:ins w:id="594" w:author="kralj" w:date="2018-04-04T21:21:00Z">
        <w:r w:rsidR="00890FBD">
          <w:rPr>
            <w:rFonts w:ascii="Times New Roman" w:hAnsi="Times New Roman" w:cs="Times New Roman"/>
            <w:sz w:val="24"/>
            <w:szCs w:val="24"/>
          </w:rPr>
          <w:t>i</w:t>
        </w:r>
      </w:ins>
      <w:r w:rsidR="00C14B0A" w:rsidRPr="00204950">
        <w:rPr>
          <w:rFonts w:ascii="Times New Roman" w:hAnsi="Times New Roman" w:cs="Times New Roman"/>
          <w:sz w:val="24"/>
          <w:szCs w:val="24"/>
        </w:rPr>
        <w:t xml:space="preserve"> procesni model služi kot rigidni delovi</w:t>
      </w:r>
      <w:r w:rsidR="000F5355" w:rsidRPr="00204950">
        <w:rPr>
          <w:rFonts w:ascii="Times New Roman" w:hAnsi="Times New Roman" w:cs="Times New Roman"/>
          <w:sz w:val="24"/>
          <w:szCs w:val="24"/>
        </w:rPr>
        <w:t xml:space="preserve"> tok</w:t>
      </w:r>
      <w:ins w:id="595" w:author="kralj" w:date="2018-04-04T21:21:00Z">
        <w:r w:rsidR="00890FBD">
          <w:rPr>
            <w:rFonts w:ascii="Times New Roman" w:hAnsi="Times New Roman" w:cs="Times New Roman"/>
            <w:sz w:val="24"/>
            <w:szCs w:val="24"/>
          </w:rPr>
          <w:t>,</w:t>
        </w:r>
      </w:ins>
      <w:del w:id="596" w:author="kralj" w:date="2018-04-04T21:21:00Z">
        <w:r w:rsidR="000F5355" w:rsidRPr="00204950" w:rsidDel="00890FBD">
          <w:rPr>
            <w:rFonts w:ascii="Times New Roman" w:hAnsi="Times New Roman" w:cs="Times New Roman"/>
            <w:sz w:val="24"/>
            <w:szCs w:val="24"/>
          </w:rPr>
          <w:delText>u</w:delText>
        </w:r>
      </w:del>
      <w:r w:rsidR="000F5355" w:rsidRPr="00204950">
        <w:rPr>
          <w:rFonts w:ascii="Times New Roman" w:hAnsi="Times New Roman" w:cs="Times New Roman"/>
          <w:sz w:val="24"/>
          <w:szCs w:val="24"/>
        </w:rPr>
        <w:t xml:space="preserve"> nam </w:t>
      </w:r>
      <w:r w:rsidR="008D3E62" w:rsidRPr="00204950">
        <w:rPr>
          <w:rFonts w:ascii="Times New Roman" w:hAnsi="Times New Roman" w:cs="Times New Roman"/>
          <w:sz w:val="24"/>
          <w:szCs w:val="24"/>
        </w:rPr>
        <w:t>znotraj</w:t>
      </w:r>
      <w:r w:rsidR="000F5355" w:rsidRPr="00204950">
        <w:rPr>
          <w:rFonts w:ascii="Times New Roman" w:hAnsi="Times New Roman" w:cs="Times New Roman"/>
          <w:sz w:val="24"/>
          <w:szCs w:val="24"/>
        </w:rPr>
        <w:t xml:space="preserve"> posameznih faz</w:t>
      </w:r>
      <w:r w:rsidR="00B86D4D" w:rsidRPr="00204950">
        <w:rPr>
          <w:rFonts w:ascii="Times New Roman" w:hAnsi="Times New Roman" w:cs="Times New Roman"/>
          <w:sz w:val="24"/>
          <w:szCs w:val="24"/>
        </w:rPr>
        <w:t xml:space="preserve"> uporaba</w:t>
      </w:r>
      <w:r w:rsidR="00E25FB2" w:rsidRPr="00204950">
        <w:rPr>
          <w:rFonts w:ascii="Times New Roman" w:hAnsi="Times New Roman" w:cs="Times New Roman"/>
          <w:sz w:val="24"/>
          <w:szCs w:val="24"/>
        </w:rPr>
        <w:t xml:space="preserve"> </w:t>
      </w:r>
      <w:r w:rsidR="007E658D">
        <w:rPr>
          <w:rFonts w:ascii="Times New Roman" w:hAnsi="Times New Roman" w:cs="Times New Roman"/>
          <w:sz w:val="24"/>
          <w:szCs w:val="24"/>
        </w:rPr>
        <w:t xml:space="preserve">agilnega modeliranja </w:t>
      </w:r>
      <w:r w:rsidR="00E25FB2" w:rsidRPr="00204950">
        <w:rPr>
          <w:rFonts w:ascii="Times New Roman" w:hAnsi="Times New Roman" w:cs="Times New Roman"/>
          <w:sz w:val="24"/>
          <w:szCs w:val="24"/>
        </w:rPr>
        <w:t>omogoča kreativno svobodo.</w:t>
      </w:r>
      <w:r w:rsidR="00847344" w:rsidRPr="00204950">
        <w:rPr>
          <w:rFonts w:ascii="Times New Roman" w:hAnsi="Times New Roman" w:cs="Times New Roman"/>
          <w:sz w:val="24"/>
          <w:szCs w:val="24"/>
        </w:rPr>
        <w:t xml:space="preserve"> </w:t>
      </w:r>
      <w:r w:rsidR="007318DB" w:rsidRPr="00204950">
        <w:rPr>
          <w:rFonts w:ascii="Times New Roman" w:hAnsi="Times New Roman" w:cs="Times New Roman"/>
          <w:sz w:val="24"/>
          <w:szCs w:val="24"/>
        </w:rPr>
        <w:t xml:space="preserve">Fleksibilnost </w:t>
      </w:r>
      <w:r w:rsidR="00CD6305" w:rsidRPr="00204950">
        <w:rPr>
          <w:rFonts w:ascii="Times New Roman" w:hAnsi="Times New Roman" w:cs="Times New Roman"/>
          <w:sz w:val="24"/>
          <w:szCs w:val="24"/>
        </w:rPr>
        <w:t>predlaganega modela se izraža s</w:t>
      </w:r>
      <w:r w:rsidR="0067227F" w:rsidRPr="00204950">
        <w:rPr>
          <w:rFonts w:ascii="Times New Roman" w:hAnsi="Times New Roman" w:cs="Times New Roman"/>
          <w:sz w:val="24"/>
          <w:szCs w:val="24"/>
        </w:rPr>
        <w:t xml:space="preserve"> praksami</w:t>
      </w:r>
      <w:r w:rsidR="00CD6305" w:rsidRPr="00204950">
        <w:rPr>
          <w:rFonts w:ascii="Times New Roman" w:hAnsi="Times New Roman" w:cs="Times New Roman"/>
          <w:sz w:val="24"/>
          <w:szCs w:val="24"/>
        </w:rPr>
        <w:t xml:space="preserve"> in usmeritvami implementacije modela in izbire </w:t>
      </w:r>
      <w:r w:rsidR="00E76292" w:rsidRPr="00204950">
        <w:rPr>
          <w:rFonts w:ascii="Times New Roman" w:hAnsi="Times New Roman" w:cs="Times New Roman"/>
          <w:sz w:val="24"/>
          <w:szCs w:val="24"/>
        </w:rPr>
        <w:t>orodij. Tako smo sestavili model, ki ima j</w:t>
      </w:r>
      <w:r w:rsidR="00847344" w:rsidRPr="00204950">
        <w:rPr>
          <w:rFonts w:ascii="Times New Roman" w:hAnsi="Times New Roman" w:cs="Times New Roman"/>
          <w:sz w:val="24"/>
          <w:szCs w:val="24"/>
        </w:rPr>
        <w:t>a</w:t>
      </w:r>
      <w:r w:rsidR="00E76292" w:rsidRPr="00204950">
        <w:rPr>
          <w:rFonts w:ascii="Times New Roman" w:hAnsi="Times New Roman" w:cs="Times New Roman"/>
          <w:sz w:val="24"/>
          <w:szCs w:val="24"/>
        </w:rPr>
        <w:t>sno določene faze</w:t>
      </w:r>
      <w:ins w:id="597" w:author="kralj" w:date="2018-04-04T21:22:00Z">
        <w:r w:rsidR="00890FBD">
          <w:rPr>
            <w:rFonts w:ascii="Times New Roman" w:hAnsi="Times New Roman" w:cs="Times New Roman"/>
            <w:sz w:val="24"/>
            <w:szCs w:val="24"/>
          </w:rPr>
          <w:t>,</w:t>
        </w:r>
      </w:ins>
      <w:r w:rsidR="00E76292" w:rsidRPr="00204950">
        <w:rPr>
          <w:rFonts w:ascii="Times New Roman" w:hAnsi="Times New Roman" w:cs="Times New Roman"/>
          <w:sz w:val="24"/>
          <w:szCs w:val="24"/>
        </w:rPr>
        <w:t xml:space="preserve"> znotraj katerih se izvaja fleksibilen razvoj, ki ga predstavlj</w:t>
      </w:r>
      <w:r w:rsidR="00F575BF" w:rsidRPr="00204950">
        <w:rPr>
          <w:rFonts w:ascii="Times New Roman" w:hAnsi="Times New Roman" w:cs="Times New Roman"/>
          <w:sz w:val="24"/>
          <w:szCs w:val="24"/>
        </w:rPr>
        <w:t>ajo priljubljene agi</w:t>
      </w:r>
      <w:r w:rsidR="00D66226" w:rsidRPr="00204950">
        <w:rPr>
          <w:rFonts w:ascii="Times New Roman" w:hAnsi="Times New Roman" w:cs="Times New Roman"/>
          <w:sz w:val="24"/>
          <w:szCs w:val="24"/>
        </w:rPr>
        <w:t xml:space="preserve">lne prakse. Rigiden delovni tok </w:t>
      </w:r>
      <w:r w:rsidR="00F575BF" w:rsidRPr="00204950">
        <w:rPr>
          <w:rFonts w:ascii="Times New Roman" w:hAnsi="Times New Roman" w:cs="Times New Roman"/>
          <w:sz w:val="24"/>
          <w:szCs w:val="24"/>
        </w:rPr>
        <w:t>omogoča jasno definiranje poteka dela, napoved napredka razvoj</w:t>
      </w:r>
      <w:r w:rsidR="00D934EC" w:rsidRPr="00204950">
        <w:rPr>
          <w:rFonts w:ascii="Times New Roman" w:hAnsi="Times New Roman" w:cs="Times New Roman"/>
          <w:sz w:val="24"/>
          <w:szCs w:val="24"/>
        </w:rPr>
        <w:t>a in določitev jasnih mejnikov.</w:t>
      </w:r>
      <w:r w:rsidR="00524EF8" w:rsidRPr="00204950">
        <w:rPr>
          <w:rFonts w:ascii="Times New Roman" w:hAnsi="Times New Roman" w:cs="Times New Roman"/>
          <w:sz w:val="24"/>
          <w:szCs w:val="24"/>
        </w:rPr>
        <w:t xml:space="preserve"> </w:t>
      </w:r>
      <w:r w:rsidR="00C31056" w:rsidRPr="00204950">
        <w:rPr>
          <w:rFonts w:ascii="Times New Roman" w:hAnsi="Times New Roman" w:cs="Times New Roman"/>
          <w:sz w:val="24"/>
          <w:szCs w:val="24"/>
        </w:rPr>
        <w:t>Z uporabo predlaganega modela p</w:t>
      </w:r>
      <w:r w:rsidR="00524EF8" w:rsidRPr="00204950">
        <w:rPr>
          <w:rFonts w:ascii="Times New Roman" w:hAnsi="Times New Roman" w:cs="Times New Roman"/>
          <w:sz w:val="24"/>
          <w:szCs w:val="24"/>
        </w:rPr>
        <w:t>redvidevamo</w:t>
      </w:r>
      <w:r w:rsidR="008455F2" w:rsidRPr="00204950">
        <w:rPr>
          <w:rFonts w:ascii="Times New Roman" w:hAnsi="Times New Roman" w:cs="Times New Roman"/>
          <w:sz w:val="24"/>
          <w:szCs w:val="24"/>
        </w:rPr>
        <w:t xml:space="preserve"> zmanjšanje tveganja,  natančnej</w:t>
      </w:r>
      <w:r w:rsidR="004B02E4">
        <w:rPr>
          <w:rFonts w:ascii="Times New Roman" w:hAnsi="Times New Roman" w:cs="Times New Roman"/>
          <w:sz w:val="24"/>
          <w:szCs w:val="24"/>
        </w:rPr>
        <w:t xml:space="preserve">šo napoved trajanja projekta, </w:t>
      </w:r>
      <w:r w:rsidR="008455F2" w:rsidRPr="00204950">
        <w:rPr>
          <w:rFonts w:ascii="Times New Roman" w:hAnsi="Times New Roman" w:cs="Times New Roman"/>
          <w:sz w:val="24"/>
          <w:szCs w:val="24"/>
        </w:rPr>
        <w:t>onemogočanje kriznega časa</w:t>
      </w:r>
      <w:r w:rsidR="004B02E4">
        <w:rPr>
          <w:rFonts w:ascii="Times New Roman" w:hAnsi="Times New Roman" w:cs="Times New Roman"/>
          <w:sz w:val="24"/>
          <w:szCs w:val="24"/>
        </w:rPr>
        <w:t xml:space="preserve"> in ostale</w:t>
      </w:r>
      <w:r w:rsidR="00DC2EFD" w:rsidRPr="00204950">
        <w:rPr>
          <w:rFonts w:ascii="Times New Roman" w:hAnsi="Times New Roman" w:cs="Times New Roman"/>
          <w:sz w:val="24"/>
          <w:szCs w:val="24"/>
        </w:rPr>
        <w:t xml:space="preserve"> </w:t>
      </w:r>
      <w:r w:rsidR="00C41993" w:rsidRPr="00204950">
        <w:rPr>
          <w:rFonts w:ascii="Times New Roman" w:hAnsi="Times New Roman" w:cs="Times New Roman"/>
          <w:sz w:val="24"/>
          <w:szCs w:val="24"/>
        </w:rPr>
        <w:t>najpogostejše težave v razvoju.</w:t>
      </w:r>
      <w:r w:rsidR="000D028C" w:rsidRPr="00204950">
        <w:rPr>
          <w:rFonts w:ascii="Times New Roman" w:hAnsi="Times New Roman" w:cs="Times New Roman"/>
          <w:sz w:val="24"/>
          <w:szCs w:val="24"/>
        </w:rPr>
        <w:t xml:space="preserve"> </w:t>
      </w:r>
      <w:r w:rsidR="005F16AC" w:rsidRPr="00204950">
        <w:rPr>
          <w:rFonts w:ascii="Times New Roman" w:hAnsi="Times New Roman" w:cs="Times New Roman"/>
          <w:sz w:val="24"/>
          <w:szCs w:val="24"/>
        </w:rPr>
        <w:t>Posebnost predlaganega procesa je definiran</w:t>
      </w:r>
      <w:r w:rsidR="007B5B3E" w:rsidRPr="00204950">
        <w:rPr>
          <w:rFonts w:ascii="Times New Roman" w:hAnsi="Times New Roman" w:cs="Times New Roman"/>
          <w:sz w:val="24"/>
          <w:szCs w:val="24"/>
        </w:rPr>
        <w:t xml:space="preserve">je dodatnega delovnega </w:t>
      </w:r>
      <w:r w:rsidR="00E36AA8" w:rsidRPr="00204950">
        <w:rPr>
          <w:rFonts w:ascii="Times New Roman" w:hAnsi="Times New Roman" w:cs="Times New Roman"/>
          <w:sz w:val="24"/>
          <w:szCs w:val="24"/>
        </w:rPr>
        <w:t xml:space="preserve">toka </w:t>
      </w:r>
      <w:r w:rsidR="00F01181">
        <w:rPr>
          <w:rFonts w:ascii="Times New Roman" w:hAnsi="Times New Roman" w:cs="Times New Roman"/>
          <w:sz w:val="24"/>
          <w:szCs w:val="24"/>
        </w:rPr>
        <w:t>izdelave kreativnih</w:t>
      </w:r>
      <w:r w:rsidR="005F16AC" w:rsidRPr="00204950">
        <w:rPr>
          <w:rFonts w:ascii="Times New Roman" w:hAnsi="Times New Roman" w:cs="Times New Roman"/>
          <w:sz w:val="24"/>
          <w:szCs w:val="24"/>
        </w:rPr>
        <w:t xml:space="preserve"> sred</w:t>
      </w:r>
      <w:r w:rsidR="00E36AA8" w:rsidRPr="00204950">
        <w:rPr>
          <w:rFonts w:ascii="Times New Roman" w:hAnsi="Times New Roman" w:cs="Times New Roman"/>
          <w:sz w:val="24"/>
          <w:szCs w:val="24"/>
        </w:rPr>
        <w:t xml:space="preserve">stev in njegovo sinhronizacijo z razvojem. Razvoj poteka nemoteno z uporabo začasnih sredstev, </w:t>
      </w:r>
      <w:del w:id="598" w:author="kralj" w:date="2018-04-04T21:23:00Z">
        <w:r w:rsidR="00E36AA8" w:rsidRPr="00204950" w:rsidDel="00890FBD">
          <w:rPr>
            <w:rFonts w:ascii="Times New Roman" w:hAnsi="Times New Roman" w:cs="Times New Roman"/>
            <w:sz w:val="24"/>
            <w:szCs w:val="24"/>
          </w:rPr>
          <w:delText>katera</w:delText>
        </w:r>
        <w:r w:rsidR="00FC581E" w:rsidRPr="00204950" w:rsidDel="00890FBD">
          <w:rPr>
            <w:rFonts w:ascii="Times New Roman" w:hAnsi="Times New Roman" w:cs="Times New Roman"/>
            <w:sz w:val="24"/>
            <w:szCs w:val="24"/>
          </w:rPr>
          <w:delText xml:space="preserve"> </w:delText>
        </w:r>
      </w:del>
      <w:ins w:id="599" w:author="kralj" w:date="2018-04-04T21:23:00Z">
        <w:r w:rsidR="00890FBD">
          <w:rPr>
            <w:rFonts w:ascii="Times New Roman" w:hAnsi="Times New Roman" w:cs="Times New Roman"/>
            <w:sz w:val="24"/>
            <w:szCs w:val="24"/>
          </w:rPr>
          <w:t>ki jih</w:t>
        </w:r>
        <w:r w:rsidR="00890FBD" w:rsidRPr="00204950">
          <w:rPr>
            <w:rFonts w:ascii="Times New Roman" w:hAnsi="Times New Roman" w:cs="Times New Roman"/>
            <w:sz w:val="24"/>
            <w:szCs w:val="24"/>
          </w:rPr>
          <w:t xml:space="preserve"> </w:t>
        </w:r>
      </w:ins>
      <w:r w:rsidR="00E36AA8" w:rsidRPr="00204950">
        <w:rPr>
          <w:rFonts w:ascii="Times New Roman" w:hAnsi="Times New Roman" w:cs="Times New Roman"/>
          <w:sz w:val="24"/>
          <w:szCs w:val="24"/>
        </w:rPr>
        <w:t xml:space="preserve">posodablja glede na razpoložljivost in dostavo izdelanih s strani </w:t>
      </w:r>
      <w:r w:rsidR="00D05514" w:rsidRPr="00204950">
        <w:rPr>
          <w:rFonts w:ascii="Times New Roman" w:hAnsi="Times New Roman" w:cs="Times New Roman"/>
          <w:sz w:val="24"/>
          <w:szCs w:val="24"/>
        </w:rPr>
        <w:t xml:space="preserve">delovnega toka </w:t>
      </w:r>
      <w:r w:rsidR="00E36AA8" w:rsidRPr="00204950">
        <w:rPr>
          <w:rFonts w:ascii="Times New Roman" w:hAnsi="Times New Roman" w:cs="Times New Roman"/>
          <w:sz w:val="24"/>
          <w:szCs w:val="24"/>
        </w:rPr>
        <w:t>sredstev.</w:t>
      </w:r>
    </w:p>
    <w:p w14:paraId="19FAC469" w14:textId="08B4A9AF" w:rsidR="00717707" w:rsidRPr="00204950" w:rsidRDefault="00D41500" w:rsidP="00F66F1E">
      <w:pPr>
        <w:spacing w:line="360" w:lineRule="auto"/>
        <w:contextualSpacing/>
        <w:jc w:val="both"/>
        <w:rPr>
          <w:rFonts w:ascii="Times New Roman" w:hAnsi="Times New Roman" w:cs="Times New Roman"/>
          <w:sz w:val="24"/>
          <w:szCs w:val="24"/>
        </w:rPr>
      </w:pPr>
      <w:del w:id="600" w:author="kralj" w:date="2018-04-04T21:23:00Z">
        <w:r w:rsidRPr="00204950" w:rsidDel="00890FBD">
          <w:rPr>
            <w:rFonts w:ascii="Times New Roman" w:hAnsi="Times New Roman" w:cs="Times New Roman"/>
            <w:sz w:val="24"/>
            <w:szCs w:val="24"/>
          </w:rPr>
          <w:delText>Z namenom</w:delText>
        </w:r>
        <w:r w:rsidR="0096192E" w:rsidRPr="00204950" w:rsidDel="00890FBD">
          <w:rPr>
            <w:rFonts w:ascii="Times New Roman" w:hAnsi="Times New Roman" w:cs="Times New Roman"/>
            <w:sz w:val="24"/>
            <w:szCs w:val="24"/>
          </w:rPr>
          <w:delText xml:space="preserve"> pregleda</w:delText>
        </w:r>
      </w:del>
      <w:ins w:id="601" w:author="kralj" w:date="2018-04-04T21:23:00Z">
        <w:r w:rsidR="00890FBD">
          <w:rPr>
            <w:rFonts w:ascii="Times New Roman" w:hAnsi="Times New Roman" w:cs="Times New Roman"/>
            <w:sz w:val="24"/>
            <w:szCs w:val="24"/>
          </w:rPr>
          <w:t>Da bi pregledali</w:t>
        </w:r>
      </w:ins>
      <w:r w:rsidR="0096192E" w:rsidRPr="00204950">
        <w:rPr>
          <w:rFonts w:ascii="Times New Roman" w:hAnsi="Times New Roman" w:cs="Times New Roman"/>
          <w:sz w:val="24"/>
          <w:szCs w:val="24"/>
        </w:rPr>
        <w:t xml:space="preserve"> ustreznost</w:t>
      </w:r>
      <w:ins w:id="602" w:author="kralj" w:date="2018-04-04T21:23:00Z">
        <w:r w:rsidR="00890FBD">
          <w:rPr>
            <w:rFonts w:ascii="Times New Roman" w:hAnsi="Times New Roman" w:cs="Times New Roman"/>
            <w:sz w:val="24"/>
            <w:szCs w:val="24"/>
          </w:rPr>
          <w:t>,</w:t>
        </w:r>
      </w:ins>
      <w:del w:id="603" w:author="kralj" w:date="2018-04-04T21:23:00Z">
        <w:r w:rsidR="0096192E" w:rsidRPr="00204950" w:rsidDel="00890FBD">
          <w:rPr>
            <w:rFonts w:ascii="Times New Roman" w:hAnsi="Times New Roman" w:cs="Times New Roman"/>
            <w:sz w:val="24"/>
            <w:szCs w:val="24"/>
          </w:rPr>
          <w:delText>i</w:delText>
        </w:r>
      </w:del>
      <w:r w:rsidR="0096192E"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smo predlagani model preverili s prvim zrelostnim modelom za igre DGMM. </w:t>
      </w:r>
      <w:r w:rsidR="00717707" w:rsidRPr="00204950">
        <w:rPr>
          <w:rFonts w:ascii="Times New Roman" w:hAnsi="Times New Roman" w:cs="Times New Roman"/>
          <w:sz w:val="24"/>
          <w:szCs w:val="24"/>
        </w:rPr>
        <w:t>Predlagani procesni model velja za ustreznega</w:t>
      </w:r>
      <w:r w:rsidR="008F24CB" w:rsidRPr="00204950">
        <w:rPr>
          <w:rFonts w:ascii="Times New Roman" w:hAnsi="Times New Roman" w:cs="Times New Roman"/>
          <w:sz w:val="24"/>
          <w:szCs w:val="24"/>
        </w:rPr>
        <w:t>, saj omogoča izva</w:t>
      </w:r>
      <w:r w:rsidR="003A36FD" w:rsidRPr="00204950">
        <w:rPr>
          <w:rFonts w:ascii="Times New Roman" w:hAnsi="Times New Roman" w:cs="Times New Roman"/>
          <w:sz w:val="24"/>
          <w:szCs w:val="24"/>
        </w:rPr>
        <w:t>janje zad</w:t>
      </w:r>
      <w:r w:rsidR="0007024B" w:rsidRPr="00204950">
        <w:rPr>
          <w:rFonts w:ascii="Times New Roman" w:hAnsi="Times New Roman" w:cs="Times New Roman"/>
          <w:sz w:val="24"/>
          <w:szCs w:val="24"/>
        </w:rPr>
        <w:t>ostnega števila</w:t>
      </w:r>
      <w:r w:rsidR="000A515D">
        <w:rPr>
          <w:rFonts w:ascii="Times New Roman" w:hAnsi="Times New Roman" w:cs="Times New Roman"/>
          <w:sz w:val="24"/>
          <w:szCs w:val="24"/>
        </w:rPr>
        <w:t xml:space="preserve"> procesnih aktivnosti </w:t>
      </w:r>
      <w:r w:rsidR="0007024B" w:rsidRPr="00204950">
        <w:rPr>
          <w:rFonts w:ascii="Times New Roman" w:hAnsi="Times New Roman" w:cs="Times New Roman"/>
          <w:sz w:val="24"/>
          <w:szCs w:val="24"/>
        </w:rPr>
        <w:t xml:space="preserve">na podlagi </w:t>
      </w:r>
      <w:r w:rsidR="008F24CB" w:rsidRPr="00204950">
        <w:rPr>
          <w:rFonts w:ascii="Times New Roman" w:hAnsi="Times New Roman" w:cs="Times New Roman"/>
          <w:sz w:val="24"/>
          <w:szCs w:val="24"/>
        </w:rPr>
        <w:t>DGMM. Kljub temu</w:t>
      </w:r>
      <w:r w:rsidR="00153142" w:rsidRPr="00204950">
        <w:rPr>
          <w:rFonts w:ascii="Times New Roman" w:hAnsi="Times New Roman" w:cs="Times New Roman"/>
          <w:sz w:val="24"/>
          <w:szCs w:val="24"/>
        </w:rPr>
        <w:t xml:space="preserve"> pa</w:t>
      </w:r>
      <w:r w:rsidR="0096192E" w:rsidRPr="00204950">
        <w:rPr>
          <w:rFonts w:ascii="Times New Roman" w:hAnsi="Times New Roman" w:cs="Times New Roman"/>
          <w:sz w:val="24"/>
          <w:szCs w:val="24"/>
        </w:rPr>
        <w:t xml:space="preserve"> ne moremo potrditi </w:t>
      </w:r>
      <w:ins w:id="604" w:author="kralj" w:date="2018-04-04T21:24:00Z">
        <w:r w:rsidR="00890FBD">
          <w:rPr>
            <w:rFonts w:ascii="Times New Roman" w:hAnsi="Times New Roman" w:cs="Times New Roman"/>
            <w:sz w:val="24"/>
            <w:szCs w:val="24"/>
          </w:rPr>
          <w:t xml:space="preserve">njegove </w:t>
        </w:r>
      </w:ins>
      <w:r w:rsidR="0096192E" w:rsidRPr="00204950">
        <w:rPr>
          <w:rFonts w:ascii="Times New Roman" w:hAnsi="Times New Roman" w:cs="Times New Roman"/>
          <w:sz w:val="24"/>
          <w:szCs w:val="24"/>
        </w:rPr>
        <w:t>uporabne vrednosti</w:t>
      </w:r>
      <w:r w:rsidR="00717707" w:rsidRPr="00204950">
        <w:rPr>
          <w:rFonts w:ascii="Times New Roman" w:hAnsi="Times New Roman" w:cs="Times New Roman"/>
          <w:sz w:val="24"/>
          <w:szCs w:val="24"/>
        </w:rPr>
        <w:t xml:space="preserve">, </w:t>
      </w:r>
      <w:r w:rsidR="00153142" w:rsidRPr="00204950">
        <w:rPr>
          <w:rFonts w:ascii="Times New Roman" w:hAnsi="Times New Roman" w:cs="Times New Roman"/>
          <w:sz w:val="24"/>
          <w:szCs w:val="24"/>
        </w:rPr>
        <w:t>k</w:t>
      </w:r>
      <w:r w:rsidR="005A4CFC" w:rsidRPr="00204950">
        <w:rPr>
          <w:rFonts w:ascii="Times New Roman" w:hAnsi="Times New Roman" w:cs="Times New Roman"/>
          <w:sz w:val="24"/>
          <w:szCs w:val="24"/>
        </w:rPr>
        <w:t xml:space="preserve">er ga nismo </w:t>
      </w:r>
      <w:r w:rsidR="003B1001" w:rsidRPr="00204950">
        <w:rPr>
          <w:rFonts w:ascii="Times New Roman" w:hAnsi="Times New Roman" w:cs="Times New Roman"/>
          <w:sz w:val="24"/>
          <w:szCs w:val="24"/>
        </w:rPr>
        <w:t>uporabili v praksi. Raziskava, ki bi ovrednotila uporabnost modela</w:t>
      </w:r>
      <w:ins w:id="605" w:author="kralj" w:date="2018-04-04T21:24:00Z">
        <w:r w:rsidR="00890FBD">
          <w:rPr>
            <w:rFonts w:ascii="Times New Roman" w:hAnsi="Times New Roman" w:cs="Times New Roman"/>
            <w:sz w:val="24"/>
            <w:szCs w:val="24"/>
          </w:rPr>
          <w:t>,</w:t>
        </w:r>
      </w:ins>
      <w:r w:rsidR="003B1001" w:rsidRPr="00204950">
        <w:rPr>
          <w:rFonts w:ascii="Times New Roman" w:hAnsi="Times New Roman" w:cs="Times New Roman"/>
          <w:sz w:val="24"/>
          <w:szCs w:val="24"/>
        </w:rPr>
        <w:t xml:space="preserve"> bi bila k</w:t>
      </w:r>
      <w:r w:rsidR="00DB3915" w:rsidRPr="00204950">
        <w:rPr>
          <w:rFonts w:ascii="Times New Roman" w:hAnsi="Times New Roman" w:cs="Times New Roman"/>
          <w:sz w:val="24"/>
          <w:szCs w:val="24"/>
        </w:rPr>
        <w:t>oristna za prihodnje opt</w:t>
      </w:r>
      <w:r w:rsidR="007C507B" w:rsidRPr="00204950">
        <w:rPr>
          <w:rFonts w:ascii="Times New Roman" w:hAnsi="Times New Roman" w:cs="Times New Roman"/>
          <w:sz w:val="24"/>
          <w:szCs w:val="24"/>
        </w:rPr>
        <w:t>imizacije</w:t>
      </w:r>
      <w:r w:rsidR="00533B5D" w:rsidRPr="00204950">
        <w:rPr>
          <w:rFonts w:ascii="Times New Roman" w:hAnsi="Times New Roman" w:cs="Times New Roman"/>
          <w:sz w:val="24"/>
          <w:szCs w:val="24"/>
        </w:rPr>
        <w:t xml:space="preserve"> modela</w:t>
      </w:r>
      <w:r w:rsidR="003B1001" w:rsidRPr="00204950">
        <w:rPr>
          <w:rFonts w:ascii="Times New Roman" w:hAnsi="Times New Roman" w:cs="Times New Roman"/>
          <w:sz w:val="24"/>
          <w:szCs w:val="24"/>
        </w:rPr>
        <w:t>.</w:t>
      </w:r>
      <w:r w:rsidR="00B53529" w:rsidRPr="00204950">
        <w:rPr>
          <w:rFonts w:ascii="Times New Roman" w:hAnsi="Times New Roman" w:cs="Times New Roman"/>
          <w:sz w:val="24"/>
          <w:szCs w:val="24"/>
        </w:rPr>
        <w:t xml:space="preserve"> </w:t>
      </w:r>
    </w:p>
    <w:p w14:paraId="0556A013" w14:textId="1A2A209D" w:rsidR="00313F27" w:rsidRDefault="00F948D3"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Čeprav smo v delu definirali </w:t>
      </w:r>
      <w:r w:rsidR="00A14223" w:rsidRPr="00204950">
        <w:rPr>
          <w:rFonts w:ascii="Times New Roman" w:hAnsi="Times New Roman" w:cs="Times New Roman"/>
          <w:sz w:val="24"/>
          <w:szCs w:val="24"/>
        </w:rPr>
        <w:t>model, ki je bil sestavljen iz več pristopov</w:t>
      </w:r>
      <w:ins w:id="606" w:author="kralj" w:date="2018-04-04T21:24:00Z">
        <w:r w:rsidR="00890FBD">
          <w:rPr>
            <w:rFonts w:ascii="Times New Roman" w:hAnsi="Times New Roman" w:cs="Times New Roman"/>
            <w:sz w:val="24"/>
            <w:szCs w:val="24"/>
          </w:rPr>
          <w:t>,</w:t>
        </w:r>
      </w:ins>
      <w:r w:rsidR="00A14223" w:rsidRPr="00204950">
        <w:rPr>
          <w:rFonts w:ascii="Times New Roman" w:hAnsi="Times New Roman" w:cs="Times New Roman"/>
          <w:sz w:val="24"/>
          <w:szCs w:val="24"/>
        </w:rPr>
        <w:t xml:space="preserve"> ne priporočamo hibridizacije modelov, saj vodi v mutirana orodja decentraliziranega upr</w:t>
      </w:r>
      <w:r w:rsidR="00385388" w:rsidRPr="00204950">
        <w:rPr>
          <w:rFonts w:ascii="Times New Roman" w:hAnsi="Times New Roman" w:cs="Times New Roman"/>
          <w:sz w:val="24"/>
          <w:szCs w:val="24"/>
        </w:rPr>
        <w:t>avljanja delovnega toka.</w:t>
      </w:r>
      <w:r w:rsidR="00DC792D" w:rsidRPr="00204950">
        <w:rPr>
          <w:rFonts w:ascii="Times New Roman" w:hAnsi="Times New Roman" w:cs="Times New Roman"/>
          <w:sz w:val="24"/>
          <w:szCs w:val="24"/>
        </w:rPr>
        <w:t xml:space="preserve"> Za to je predvsem odgovorna pomankljivost in neenostnost terminologije, ki </w:t>
      </w:r>
      <w:r w:rsidR="00C14B0A" w:rsidRPr="00204950">
        <w:rPr>
          <w:rFonts w:ascii="Times New Roman" w:hAnsi="Times New Roman" w:cs="Times New Roman"/>
          <w:sz w:val="24"/>
          <w:szCs w:val="24"/>
        </w:rPr>
        <w:t xml:space="preserve">otežuje </w:t>
      </w:r>
      <w:del w:id="607" w:author="kralj" w:date="2018-04-04T21:24:00Z">
        <w:r w:rsidR="00C14B0A" w:rsidRPr="00204950" w:rsidDel="00890FBD">
          <w:rPr>
            <w:rFonts w:ascii="Times New Roman" w:hAnsi="Times New Roman" w:cs="Times New Roman"/>
            <w:sz w:val="24"/>
            <w:szCs w:val="24"/>
          </w:rPr>
          <w:delText xml:space="preserve">prosperiteto </w:delText>
        </w:r>
      </w:del>
      <w:ins w:id="608" w:author="kralj" w:date="2018-04-04T21:24:00Z">
        <w:r w:rsidR="00890FBD">
          <w:rPr>
            <w:rFonts w:ascii="Times New Roman" w:hAnsi="Times New Roman" w:cs="Times New Roman"/>
            <w:sz w:val="24"/>
            <w:szCs w:val="24"/>
          </w:rPr>
          <w:t>napredek</w:t>
        </w:r>
        <w:r w:rsidR="00890FBD" w:rsidRPr="00204950">
          <w:rPr>
            <w:rFonts w:ascii="Times New Roman" w:hAnsi="Times New Roman" w:cs="Times New Roman"/>
            <w:sz w:val="24"/>
            <w:szCs w:val="24"/>
          </w:rPr>
          <w:t xml:space="preserve"> </w:t>
        </w:r>
      </w:ins>
      <w:r w:rsidR="00C14B0A" w:rsidRPr="00204950">
        <w:rPr>
          <w:rFonts w:ascii="Times New Roman" w:hAnsi="Times New Roman" w:cs="Times New Roman"/>
          <w:sz w:val="24"/>
          <w:szCs w:val="24"/>
        </w:rPr>
        <w:t xml:space="preserve">discipline. </w:t>
      </w:r>
      <w:r w:rsidR="00DC792D" w:rsidRPr="00204950">
        <w:rPr>
          <w:rFonts w:ascii="Times New Roman" w:hAnsi="Times New Roman" w:cs="Times New Roman"/>
          <w:sz w:val="24"/>
          <w:szCs w:val="24"/>
        </w:rPr>
        <w:t xml:space="preserve"> D</w:t>
      </w:r>
      <w:r w:rsidR="008859D1" w:rsidRPr="00204950">
        <w:rPr>
          <w:rFonts w:ascii="Times New Roman" w:hAnsi="Times New Roman" w:cs="Times New Roman"/>
          <w:sz w:val="24"/>
          <w:szCs w:val="24"/>
        </w:rPr>
        <w:t>isciplina</w:t>
      </w:r>
      <w:r w:rsidR="00DC792D" w:rsidRPr="00204950">
        <w:rPr>
          <w:rFonts w:ascii="Times New Roman" w:hAnsi="Times New Roman" w:cs="Times New Roman"/>
          <w:sz w:val="24"/>
          <w:szCs w:val="24"/>
        </w:rPr>
        <w:t xml:space="preserve"> razvoja video iger </w:t>
      </w:r>
      <w:r w:rsidR="004870DE" w:rsidRPr="00204950">
        <w:rPr>
          <w:rFonts w:ascii="Times New Roman" w:hAnsi="Times New Roman" w:cs="Times New Roman"/>
          <w:sz w:val="24"/>
          <w:szCs w:val="24"/>
        </w:rPr>
        <w:t>potrebuje več tovrstnih študij</w:t>
      </w:r>
      <w:ins w:id="609" w:author="kralj" w:date="2018-04-04T21:24:00Z">
        <w:r w:rsidR="00890FBD">
          <w:rPr>
            <w:rFonts w:ascii="Times New Roman" w:hAnsi="Times New Roman" w:cs="Times New Roman"/>
            <w:sz w:val="24"/>
            <w:szCs w:val="24"/>
          </w:rPr>
          <w:t>,</w:t>
        </w:r>
      </w:ins>
      <w:r w:rsidR="004870DE" w:rsidRPr="00204950">
        <w:rPr>
          <w:rFonts w:ascii="Times New Roman" w:hAnsi="Times New Roman" w:cs="Times New Roman"/>
          <w:sz w:val="24"/>
          <w:szCs w:val="24"/>
        </w:rPr>
        <w:t xml:space="preserve"> s katerimi bo zgradila trdnejš</w:t>
      </w:r>
      <w:ins w:id="610" w:author="kralj" w:date="2018-04-04T21:25:00Z">
        <w:r w:rsidR="00890FBD">
          <w:rPr>
            <w:rFonts w:ascii="Times New Roman" w:hAnsi="Times New Roman" w:cs="Times New Roman"/>
            <w:sz w:val="24"/>
            <w:szCs w:val="24"/>
          </w:rPr>
          <w:t>e</w:t>
        </w:r>
      </w:ins>
      <w:del w:id="611" w:author="kralj" w:date="2018-04-04T21:25:00Z">
        <w:r w:rsidR="004870DE" w:rsidRPr="00204950" w:rsidDel="00890FBD">
          <w:rPr>
            <w:rFonts w:ascii="Times New Roman" w:hAnsi="Times New Roman" w:cs="Times New Roman"/>
            <w:sz w:val="24"/>
            <w:szCs w:val="24"/>
          </w:rPr>
          <w:delText>a</w:delText>
        </w:r>
      </w:del>
      <w:r w:rsidR="004870DE" w:rsidRPr="00204950">
        <w:rPr>
          <w:rFonts w:ascii="Times New Roman" w:hAnsi="Times New Roman" w:cs="Times New Roman"/>
          <w:sz w:val="24"/>
          <w:szCs w:val="24"/>
        </w:rPr>
        <w:t xml:space="preserve"> temelj</w:t>
      </w:r>
      <w:ins w:id="612" w:author="kralj" w:date="2018-04-04T21:25:00Z">
        <w:r w:rsidR="00890FBD">
          <w:rPr>
            <w:rFonts w:ascii="Times New Roman" w:hAnsi="Times New Roman" w:cs="Times New Roman"/>
            <w:sz w:val="24"/>
            <w:szCs w:val="24"/>
          </w:rPr>
          <w:t>e</w:t>
        </w:r>
      </w:ins>
      <w:del w:id="613" w:author="kralj" w:date="2018-04-04T21:25:00Z">
        <w:r w:rsidR="004870DE" w:rsidRPr="00204950" w:rsidDel="00890FBD">
          <w:rPr>
            <w:rFonts w:ascii="Times New Roman" w:hAnsi="Times New Roman" w:cs="Times New Roman"/>
            <w:sz w:val="24"/>
            <w:szCs w:val="24"/>
          </w:rPr>
          <w:delText>a</w:delText>
        </w:r>
      </w:del>
      <w:r w:rsidR="004870DE" w:rsidRPr="00204950">
        <w:rPr>
          <w:rFonts w:ascii="Times New Roman" w:hAnsi="Times New Roman" w:cs="Times New Roman"/>
          <w:sz w:val="24"/>
          <w:szCs w:val="24"/>
        </w:rPr>
        <w:t xml:space="preserve"> in omogočila teoretski in konceptualni napredek.</w:t>
      </w:r>
      <w:r w:rsidR="007C507B" w:rsidRPr="00204950">
        <w:rPr>
          <w:rFonts w:ascii="Times New Roman" w:hAnsi="Times New Roman" w:cs="Times New Roman"/>
          <w:sz w:val="24"/>
          <w:szCs w:val="24"/>
        </w:rPr>
        <w:t xml:space="preserve"> S </w:t>
      </w:r>
      <w:r w:rsidR="007C507B" w:rsidRPr="00204950">
        <w:rPr>
          <w:rFonts w:ascii="Times New Roman" w:hAnsi="Times New Roman" w:cs="Times New Roman"/>
          <w:sz w:val="24"/>
          <w:szCs w:val="24"/>
        </w:rPr>
        <w:lastRenderedPageBreak/>
        <w:t>tem bo dis</w:t>
      </w:r>
      <w:r w:rsidR="007110F5" w:rsidRPr="00204950">
        <w:rPr>
          <w:rFonts w:ascii="Times New Roman" w:hAnsi="Times New Roman" w:cs="Times New Roman"/>
          <w:sz w:val="24"/>
          <w:szCs w:val="24"/>
        </w:rPr>
        <w:t xml:space="preserve">ciplina video iger pridobila </w:t>
      </w:r>
      <w:del w:id="614" w:author="kralj" w:date="2018-04-04T21:25:00Z">
        <w:r w:rsidR="007110F5" w:rsidRPr="00204950" w:rsidDel="00890FBD">
          <w:rPr>
            <w:rFonts w:ascii="Times New Roman" w:hAnsi="Times New Roman" w:cs="Times New Roman"/>
            <w:sz w:val="24"/>
            <w:szCs w:val="24"/>
          </w:rPr>
          <w:delText xml:space="preserve">na </w:delText>
        </w:r>
      </w:del>
      <w:r w:rsidR="007C507B" w:rsidRPr="00204950">
        <w:rPr>
          <w:rFonts w:ascii="Times New Roman" w:hAnsi="Times New Roman" w:cs="Times New Roman"/>
          <w:sz w:val="24"/>
          <w:szCs w:val="24"/>
        </w:rPr>
        <w:t>terminološk</w:t>
      </w:r>
      <w:ins w:id="615" w:author="kralj" w:date="2018-04-04T21:25:00Z">
        <w:r w:rsidR="00890FBD">
          <w:rPr>
            <w:rFonts w:ascii="Times New Roman" w:hAnsi="Times New Roman" w:cs="Times New Roman"/>
            <w:sz w:val="24"/>
            <w:szCs w:val="24"/>
          </w:rPr>
          <w:t>e</w:t>
        </w:r>
      </w:ins>
      <w:del w:id="616" w:author="kralj" w:date="2018-04-04T21:25:00Z">
        <w:r w:rsidR="007C507B" w:rsidRPr="00204950" w:rsidDel="00890FBD">
          <w:rPr>
            <w:rFonts w:ascii="Times New Roman" w:hAnsi="Times New Roman" w:cs="Times New Roman"/>
            <w:sz w:val="24"/>
            <w:szCs w:val="24"/>
          </w:rPr>
          <w:delText>ih</w:delText>
        </w:r>
      </w:del>
      <w:r w:rsidR="007C507B" w:rsidRPr="00204950">
        <w:rPr>
          <w:rFonts w:ascii="Times New Roman" w:hAnsi="Times New Roman" w:cs="Times New Roman"/>
          <w:sz w:val="24"/>
          <w:szCs w:val="24"/>
        </w:rPr>
        <w:t xml:space="preserve"> t</w:t>
      </w:r>
      <w:r w:rsidR="00036B57" w:rsidRPr="00204950">
        <w:rPr>
          <w:rFonts w:ascii="Times New Roman" w:hAnsi="Times New Roman" w:cs="Times New Roman"/>
          <w:sz w:val="24"/>
          <w:szCs w:val="24"/>
        </w:rPr>
        <w:t>emelj</w:t>
      </w:r>
      <w:ins w:id="617" w:author="kralj" w:date="2018-04-04T21:28:00Z">
        <w:r w:rsidR="00F82964">
          <w:rPr>
            <w:rFonts w:ascii="Times New Roman" w:hAnsi="Times New Roman" w:cs="Times New Roman"/>
            <w:sz w:val="24"/>
            <w:szCs w:val="24"/>
          </w:rPr>
          <w:t>e</w:t>
        </w:r>
      </w:ins>
      <w:del w:id="618" w:author="kralj" w:date="2018-04-04T21:25:00Z">
        <w:r w:rsidR="00036B57" w:rsidRPr="00204950" w:rsidDel="00890FBD">
          <w:rPr>
            <w:rFonts w:ascii="Times New Roman" w:hAnsi="Times New Roman" w:cs="Times New Roman"/>
            <w:sz w:val="24"/>
            <w:szCs w:val="24"/>
          </w:rPr>
          <w:delText>ih</w:delText>
        </w:r>
      </w:del>
      <w:r w:rsidR="00036B57" w:rsidRPr="00204950">
        <w:rPr>
          <w:rFonts w:ascii="Times New Roman" w:hAnsi="Times New Roman" w:cs="Times New Roman"/>
          <w:sz w:val="24"/>
          <w:szCs w:val="24"/>
        </w:rPr>
        <w:t>, ki bodo služili za opis lastnega</w:t>
      </w:r>
      <w:r w:rsidR="007110F5" w:rsidRPr="00204950">
        <w:rPr>
          <w:rFonts w:ascii="Times New Roman" w:hAnsi="Times New Roman" w:cs="Times New Roman"/>
          <w:sz w:val="24"/>
          <w:szCs w:val="24"/>
        </w:rPr>
        <w:t xml:space="preserve"> inženiringa </w:t>
      </w:r>
      <w:r w:rsidR="00C86187" w:rsidRPr="00204950">
        <w:rPr>
          <w:rFonts w:ascii="Times New Roman" w:hAnsi="Times New Roman" w:cs="Times New Roman"/>
          <w:sz w:val="24"/>
          <w:szCs w:val="24"/>
        </w:rPr>
        <w:t>metodologij</w:t>
      </w:r>
      <w:r w:rsidR="008F2C0A" w:rsidRPr="00204950">
        <w:rPr>
          <w:rFonts w:ascii="Times New Roman" w:hAnsi="Times New Roman" w:cs="Times New Roman"/>
          <w:sz w:val="24"/>
          <w:szCs w:val="24"/>
        </w:rPr>
        <w:t>.</w:t>
      </w:r>
    </w:p>
    <w:p w14:paraId="63DBC163" w14:textId="26C860C9" w:rsidR="00D468C8" w:rsidRPr="00204950" w:rsidRDefault="009E1C44" w:rsidP="009E1C44">
      <w:pPr>
        <w:pStyle w:val="naslov"/>
        <w:outlineLvl w:val="0"/>
      </w:pPr>
      <w:bookmarkStart w:id="619" w:name="_Toc509588450"/>
      <w:bookmarkStart w:id="620" w:name="_Toc509591259"/>
      <w:r>
        <w:t>8</w:t>
      </w:r>
      <w:r w:rsidR="00D468C8" w:rsidRPr="00204950">
        <w:t xml:space="preserve"> VIRI</w:t>
      </w:r>
      <w:bookmarkEnd w:id="619"/>
      <w:bookmarkEnd w:id="620"/>
    </w:p>
    <w:p w14:paraId="29DDA6B5"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noProof/>
          <w:lang w:eastAsia="sl-SI"/>
        </w:rPr>
        <w:fldChar w:fldCharType="begin"/>
      </w:r>
      <w:r w:rsidRPr="00204950">
        <w:rPr>
          <w:rFonts w:ascii="Times New Roman" w:hAnsi="Times New Roman" w:cs="Times New Roman"/>
          <w:noProof/>
          <w:lang w:eastAsia="sl-SI"/>
        </w:rPr>
        <w:instrText xml:space="preserve"> ADDIN ZOTERO_BIBL {"custom":[]} CSL_BIBLIOGRAPHY </w:instrText>
      </w:r>
      <w:r w:rsidRPr="00204950">
        <w:rPr>
          <w:rFonts w:ascii="Times New Roman" w:hAnsi="Times New Roman" w:cs="Times New Roman"/>
          <w:noProof/>
          <w:lang w:eastAsia="sl-SI"/>
        </w:rPr>
        <w:fldChar w:fldCharType="separate"/>
      </w:r>
      <w:r w:rsidRPr="00204950">
        <w:rPr>
          <w:rFonts w:ascii="Times New Roman" w:hAnsi="Times New Roman" w:cs="Times New Roman"/>
          <w:sz w:val="24"/>
          <w:szCs w:val="24"/>
        </w:rPr>
        <w:t xml:space="preserve">Abrahamsson, Pekka, Outi Salo, Jussi Ronkainen, in Juhani Warsta.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Agile Software Development Methods: Review and Analysis. Dostopno prek http://arxiv.org/abs/1709.08439.</w:t>
      </w:r>
    </w:p>
    <w:p w14:paraId="37513683"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Adams, Ernest.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Fundamentals of Game Design</w:t>
      </w:r>
      <w:r w:rsidRPr="00204950">
        <w:rPr>
          <w:rFonts w:ascii="Times New Roman" w:hAnsi="Times New Roman" w:cs="Times New Roman"/>
          <w:sz w:val="24"/>
          <w:szCs w:val="24"/>
        </w:rPr>
        <w:t>. 3 edition. Berkeley, CA: New Riders.</w:t>
      </w:r>
    </w:p>
    <w:p w14:paraId="41A50161"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Ahmad, Norita, in Phillip Laplante.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Project Management Tools: Making a Practical Decision Using AHP</w:t>
      </w:r>
      <w:r w:rsidRPr="00204950">
        <w:rPr>
          <w:rFonts w:ascii="Times New Roman" w:hAnsi="Times New Roman" w:cs="Times New Roman"/>
          <w:sz w:val="24"/>
          <w:szCs w:val="24"/>
        </w:rPr>
        <w:t>. doi:10.1109/SEW.2006.30.</w:t>
      </w:r>
    </w:p>
    <w:p w14:paraId="7232AC25"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Aktaş, AZ, in E Orçun.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A Survey of Computer Game Development. </w:t>
      </w:r>
      <w:r w:rsidRPr="00204950">
        <w:rPr>
          <w:rFonts w:ascii="Times New Roman" w:hAnsi="Times New Roman" w:cs="Times New Roman"/>
          <w:i/>
          <w:iCs/>
          <w:sz w:val="24"/>
          <w:szCs w:val="24"/>
        </w:rPr>
        <w:t>The Journal of Defense Modeling and Simulation</w:t>
      </w:r>
      <w:r w:rsidRPr="00204950">
        <w:rPr>
          <w:rFonts w:ascii="Times New Roman" w:hAnsi="Times New Roman" w:cs="Times New Roman"/>
          <w:sz w:val="24"/>
          <w:szCs w:val="24"/>
        </w:rPr>
        <w:t xml:space="preserve"> 13 (2): 239–51. doi:10.1177/1548512914554405.</w:t>
      </w:r>
    </w:p>
    <w:p w14:paraId="1D02F357"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Aleem, Saiqa, Luiz Fernando Capretz, in Faheem Ahmed. </w:t>
      </w:r>
      <w:r>
        <w:rPr>
          <w:rFonts w:ascii="Times New Roman" w:hAnsi="Times New Roman" w:cs="Times New Roman"/>
          <w:sz w:val="24"/>
          <w:szCs w:val="24"/>
        </w:rPr>
        <w:t>(</w:t>
      </w:r>
      <w:r w:rsidRPr="00204950">
        <w:rPr>
          <w:rFonts w:ascii="Times New Roman" w:hAnsi="Times New Roman" w:cs="Times New Roman"/>
          <w:sz w:val="24"/>
          <w:szCs w:val="24"/>
        </w:rPr>
        <w:t>2016a</w:t>
      </w:r>
      <w:r>
        <w:rPr>
          <w:rFonts w:ascii="Times New Roman" w:hAnsi="Times New Roman" w:cs="Times New Roman"/>
          <w:sz w:val="24"/>
          <w:szCs w:val="24"/>
        </w:rPr>
        <w:t>)</w:t>
      </w:r>
      <w:r w:rsidRPr="00204950">
        <w:rPr>
          <w:rFonts w:ascii="Times New Roman" w:hAnsi="Times New Roman" w:cs="Times New Roman"/>
          <w:sz w:val="24"/>
          <w:szCs w:val="24"/>
        </w:rPr>
        <w:t xml:space="preserve">. A Digital Game Maturity Model (DGMM). </w:t>
      </w:r>
      <w:r w:rsidRPr="00204950">
        <w:rPr>
          <w:rFonts w:ascii="Times New Roman" w:hAnsi="Times New Roman" w:cs="Times New Roman"/>
          <w:i/>
          <w:iCs/>
          <w:sz w:val="24"/>
          <w:szCs w:val="24"/>
        </w:rPr>
        <w:t>Entertainment Computing</w:t>
      </w:r>
      <w:r w:rsidRPr="00204950">
        <w:rPr>
          <w:rFonts w:ascii="Times New Roman" w:hAnsi="Times New Roman" w:cs="Times New Roman"/>
          <w:sz w:val="24"/>
          <w:szCs w:val="24"/>
        </w:rPr>
        <w:t xml:space="preserve"> 17 (Supplement C): 55–73. doi:10.1016/j.entcom.2016.08.004.</w:t>
      </w:r>
    </w:p>
    <w:p w14:paraId="153E19AA"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Aleem, Saiqa, Luiz Fernando Capretz, in Faheem Ahmed. </w:t>
      </w:r>
      <w:r>
        <w:rPr>
          <w:rFonts w:ascii="Times New Roman" w:hAnsi="Times New Roman" w:cs="Times New Roman"/>
          <w:sz w:val="24"/>
          <w:szCs w:val="24"/>
        </w:rPr>
        <w:t>(</w:t>
      </w:r>
      <w:r w:rsidRPr="00204950">
        <w:rPr>
          <w:rFonts w:ascii="Times New Roman" w:hAnsi="Times New Roman" w:cs="Times New Roman"/>
          <w:sz w:val="24"/>
          <w:szCs w:val="24"/>
        </w:rPr>
        <w:t>2016b</w:t>
      </w:r>
      <w:r>
        <w:rPr>
          <w:rFonts w:ascii="Times New Roman" w:hAnsi="Times New Roman" w:cs="Times New Roman"/>
          <w:sz w:val="24"/>
          <w:szCs w:val="24"/>
        </w:rPr>
        <w:t>)</w:t>
      </w:r>
      <w:r w:rsidRPr="00204950">
        <w:rPr>
          <w:rFonts w:ascii="Times New Roman" w:hAnsi="Times New Roman" w:cs="Times New Roman"/>
          <w:sz w:val="24"/>
          <w:szCs w:val="24"/>
        </w:rPr>
        <w:t xml:space="preserve">. Game Development Software Engineering Process Life Cycle: A Systematic Review. </w:t>
      </w:r>
      <w:r w:rsidRPr="00204950">
        <w:rPr>
          <w:rFonts w:ascii="Times New Roman" w:hAnsi="Times New Roman" w:cs="Times New Roman"/>
          <w:i/>
          <w:iCs/>
          <w:sz w:val="24"/>
          <w:szCs w:val="24"/>
        </w:rPr>
        <w:t>Journal of Software Engineering Research and Development</w:t>
      </w:r>
      <w:r w:rsidRPr="00204950">
        <w:rPr>
          <w:rFonts w:ascii="Times New Roman" w:hAnsi="Times New Roman" w:cs="Times New Roman"/>
          <w:sz w:val="24"/>
          <w:szCs w:val="24"/>
        </w:rPr>
        <w:t xml:space="preserve"> 4 (1): 6. doi:10.1186/s40411-016-0032-7.</w:t>
      </w:r>
    </w:p>
    <w:p w14:paraId="0A6B460F"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Ambler, Scott. </w:t>
      </w:r>
      <w:r>
        <w:rPr>
          <w:rFonts w:ascii="Times New Roman" w:hAnsi="Times New Roman" w:cs="Times New Roman"/>
          <w:sz w:val="24"/>
          <w:szCs w:val="24"/>
        </w:rPr>
        <w:t>(</w:t>
      </w:r>
      <w:r w:rsidRPr="00204950">
        <w:rPr>
          <w:rFonts w:ascii="Times New Roman" w:hAnsi="Times New Roman" w:cs="Times New Roman"/>
          <w:sz w:val="24"/>
          <w:szCs w:val="24"/>
        </w:rPr>
        <w:t>2002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Agile Modeling: Effective Practices for EXtreme Programming and the Unified Process</w:t>
      </w:r>
      <w:r w:rsidRPr="00204950">
        <w:rPr>
          <w:rFonts w:ascii="Times New Roman" w:hAnsi="Times New Roman" w:cs="Times New Roman"/>
          <w:sz w:val="24"/>
          <w:szCs w:val="24"/>
        </w:rPr>
        <w:t>. 1 edition. New York: Wiley.</w:t>
      </w:r>
    </w:p>
    <w:p w14:paraId="506B62DF"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Anderson, David J., in Andy Carmichael.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Essential Kanban Condensed</w:t>
      </w:r>
      <w:r w:rsidRPr="00204950">
        <w:rPr>
          <w:rFonts w:ascii="Times New Roman" w:hAnsi="Times New Roman" w:cs="Times New Roman"/>
          <w:sz w:val="24"/>
          <w:szCs w:val="24"/>
        </w:rPr>
        <w:t>. Blue Hole Press.</w:t>
      </w:r>
    </w:p>
    <w:p w14:paraId="42BCF268"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Aslan, Serdar, in Osman Balci.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xml:space="preserve">. GAMED: Digital Educational Game Development Methodology. </w:t>
      </w:r>
      <w:r w:rsidRPr="00204950">
        <w:rPr>
          <w:rFonts w:ascii="Times New Roman" w:hAnsi="Times New Roman" w:cs="Times New Roman"/>
          <w:i/>
          <w:iCs/>
          <w:sz w:val="24"/>
          <w:szCs w:val="24"/>
        </w:rPr>
        <w:t>SIMULATION</w:t>
      </w:r>
      <w:r w:rsidRPr="00204950">
        <w:rPr>
          <w:rFonts w:ascii="Times New Roman" w:hAnsi="Times New Roman" w:cs="Times New Roman"/>
          <w:sz w:val="24"/>
          <w:szCs w:val="24"/>
        </w:rPr>
        <w:t xml:space="preserve"> 91 (4): 307–19. doi:10.1177/0037549715572673.</w:t>
      </w:r>
    </w:p>
    <w:p w14:paraId="65AC611C"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Babu, K. Subhash, in R. Maruthi.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Lifecycle for Game Development to Ensure Enhanced Productivity. </w:t>
      </w:r>
      <w:r w:rsidRPr="00204950">
        <w:rPr>
          <w:rFonts w:ascii="Times New Roman" w:hAnsi="Times New Roman" w:cs="Times New Roman"/>
          <w:i/>
          <w:iCs/>
          <w:sz w:val="24"/>
          <w:szCs w:val="24"/>
        </w:rPr>
        <w:t>International Journal of Innovative Research in Computer and Communication Engineering</w:t>
      </w:r>
      <w:r w:rsidRPr="00204950">
        <w:rPr>
          <w:rFonts w:ascii="Times New Roman" w:hAnsi="Times New Roman" w:cs="Times New Roman"/>
          <w:sz w:val="24"/>
          <w:szCs w:val="24"/>
        </w:rPr>
        <w:t xml:space="preserve"> 1 (8): 1490–1503.</w:t>
      </w:r>
    </w:p>
    <w:p w14:paraId="21166D81"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Barbosa, Ellen.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Game-Scrum: An Approach to Agile Game Development. Dostopno prek https://www.academia.edu/15250630/Game-Scrum_An_Approach_to_Agile_Game_Development.</w:t>
      </w:r>
    </w:p>
    <w:p w14:paraId="7473AAC7"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Bartle, Richard. </w:t>
      </w:r>
      <w:r>
        <w:rPr>
          <w:rFonts w:ascii="Times New Roman" w:hAnsi="Times New Roman" w:cs="Times New Roman"/>
          <w:sz w:val="24"/>
          <w:szCs w:val="24"/>
        </w:rPr>
        <w:t>(</w:t>
      </w:r>
      <w:r w:rsidRPr="00204950">
        <w:rPr>
          <w:rFonts w:ascii="Times New Roman" w:hAnsi="Times New Roman" w:cs="Times New Roman"/>
          <w:sz w:val="24"/>
          <w:szCs w:val="24"/>
        </w:rPr>
        <w:t>2003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Designing Virtual Worlds</w:t>
      </w:r>
      <w:r w:rsidRPr="00204950">
        <w:rPr>
          <w:rFonts w:ascii="Times New Roman" w:hAnsi="Times New Roman" w:cs="Times New Roman"/>
          <w:sz w:val="24"/>
          <w:szCs w:val="24"/>
        </w:rPr>
        <w:t>. New Riders Games.</w:t>
      </w:r>
    </w:p>
    <w:p w14:paraId="146B87FC"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Bates, Bob.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w:t>
      </w:r>
      <w:r w:rsidRPr="00204950">
        <w:rPr>
          <w:rFonts w:ascii="Times New Roman" w:hAnsi="Times New Roman" w:cs="Times New Roman"/>
          <w:sz w:val="24"/>
          <w:szCs w:val="24"/>
        </w:rPr>
        <w:t>. 2 edition. Boston, Mass: Cengage Learning PTR.</w:t>
      </w:r>
    </w:p>
    <w:p w14:paraId="7C4C9367"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Blow, Jonathan.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Game Development: Harder Than You Think. </w:t>
      </w:r>
      <w:r w:rsidRPr="00204950">
        <w:rPr>
          <w:rFonts w:ascii="Times New Roman" w:hAnsi="Times New Roman" w:cs="Times New Roman"/>
          <w:i/>
          <w:iCs/>
          <w:sz w:val="24"/>
          <w:szCs w:val="24"/>
        </w:rPr>
        <w:t>Queue</w:t>
      </w:r>
      <w:r w:rsidRPr="00204950">
        <w:rPr>
          <w:rFonts w:ascii="Times New Roman" w:hAnsi="Times New Roman" w:cs="Times New Roman"/>
          <w:sz w:val="24"/>
          <w:szCs w:val="24"/>
        </w:rPr>
        <w:t xml:space="preserve"> 1 (10): 28–37. doi:10.1145/971564.971590.</w:t>
      </w:r>
    </w:p>
    <w:p w14:paraId="20BFD3DA"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Booth, Andrew, Diana Papaioannou, in Anthea Sutton.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Systematic Approaches to a Successful Literature Review</w:t>
      </w:r>
      <w:r w:rsidRPr="00204950">
        <w:rPr>
          <w:rFonts w:ascii="Times New Roman" w:hAnsi="Times New Roman" w:cs="Times New Roman"/>
          <w:sz w:val="24"/>
          <w:szCs w:val="24"/>
        </w:rPr>
        <w:t>.</w:t>
      </w:r>
    </w:p>
    <w:p w14:paraId="7A2F085E"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Breathing Labs.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Dostopno prek https://www.breathinglabs.com/.</w:t>
      </w:r>
    </w:p>
    <w:p w14:paraId="7960E47F"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Clark, Douglas B., Emily E. Tanner-Smith, in Stephen S. Killingsworth.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Digital Games, Design, and Learning: A Systematic Review and Meta-Analysis. </w:t>
      </w:r>
      <w:r w:rsidRPr="00204950">
        <w:rPr>
          <w:rFonts w:ascii="Times New Roman" w:hAnsi="Times New Roman" w:cs="Times New Roman"/>
          <w:i/>
          <w:iCs/>
          <w:sz w:val="24"/>
          <w:szCs w:val="24"/>
        </w:rPr>
        <w:t>Review of Educational Research</w:t>
      </w:r>
      <w:r w:rsidRPr="00204950">
        <w:rPr>
          <w:rFonts w:ascii="Times New Roman" w:hAnsi="Times New Roman" w:cs="Times New Roman"/>
          <w:sz w:val="24"/>
          <w:szCs w:val="24"/>
        </w:rPr>
        <w:t xml:space="preserve"> 86 (1): 79–122. doi:10.3102/0034654315582065.</w:t>
      </w:r>
    </w:p>
    <w:p w14:paraId="152AE123"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Cockburn, Alistair.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Agile Software Development: The Cooperative Game</w:t>
      </w:r>
      <w:r w:rsidRPr="00204950">
        <w:rPr>
          <w:rFonts w:ascii="Times New Roman" w:hAnsi="Times New Roman" w:cs="Times New Roman"/>
          <w:sz w:val="24"/>
          <w:szCs w:val="24"/>
        </w:rPr>
        <w:t>. 2 edition. Upper Saddle River, NJ: Addison-Wesley Professional.</w:t>
      </w:r>
    </w:p>
    <w:p w14:paraId="290BBF14"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Cooper, Kendra M. L., in Walt Scacchi, ur.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Computer Games and Software Engineering</w:t>
      </w:r>
      <w:r w:rsidRPr="00204950">
        <w:rPr>
          <w:rFonts w:ascii="Times New Roman" w:hAnsi="Times New Roman" w:cs="Times New Roman"/>
          <w:sz w:val="24"/>
          <w:szCs w:val="24"/>
        </w:rPr>
        <w:t>. 1 edition. Boca Raton: Chapman and Hall/CRC.</w:t>
      </w:r>
    </w:p>
    <w:p w14:paraId="42AE210E"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Duka, Denis, in Lovre Hribar.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Test Driven Development Method in Software Development Process</w:t>
      </w:r>
      <w:r>
        <w:rPr>
          <w:rFonts w:ascii="Times New Roman" w:hAnsi="Times New Roman" w:cs="Times New Roman"/>
          <w:sz w:val="24"/>
          <w:szCs w:val="24"/>
        </w:rPr>
        <w:t xml:space="preserve">. </w:t>
      </w:r>
      <w:r w:rsidRPr="00204950">
        <w:rPr>
          <w:rFonts w:ascii="Times New Roman" w:hAnsi="Times New Roman" w:cs="Times New Roman"/>
          <w:sz w:val="24"/>
          <w:szCs w:val="24"/>
        </w:rPr>
        <w:t>Dostopno prek http://bib.irb.hr/prikazi-rad?rad=483416.</w:t>
      </w:r>
    </w:p>
    <w:p w14:paraId="2D36F82B"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Engels, Gregor, in Stefan Sauer.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A Meta-Method for Defining Software Engineering Methods</w:t>
      </w:r>
      <w:r>
        <w:rPr>
          <w:rFonts w:ascii="Times New Roman" w:hAnsi="Times New Roman" w:cs="Times New Roman"/>
          <w:sz w:val="24"/>
          <w:szCs w:val="24"/>
        </w:rPr>
        <w:t xml:space="preserve">. </w:t>
      </w:r>
      <w:r w:rsidRPr="00204950">
        <w:rPr>
          <w:rFonts w:ascii="Times New Roman" w:hAnsi="Times New Roman" w:cs="Times New Roman"/>
          <w:i/>
          <w:iCs/>
          <w:sz w:val="24"/>
          <w:szCs w:val="24"/>
        </w:rPr>
        <w:t>Graph Transformations and Model-Driven Engineering</w:t>
      </w:r>
      <w:r w:rsidRPr="00204950">
        <w:rPr>
          <w:rFonts w:ascii="Times New Roman" w:hAnsi="Times New Roman" w:cs="Times New Roman"/>
          <w:sz w:val="24"/>
          <w:szCs w:val="24"/>
        </w:rPr>
        <w:t>, 411–40. Lecture Notes in Computer Science. Springer, Berlin, Heidelberg. doi:10.1007/978-3-642-17322-6_18.</w:t>
      </w:r>
    </w:p>
    <w:p w14:paraId="30DB5A8B" w14:textId="77777777" w:rsidR="00786184" w:rsidRPr="00204950" w:rsidRDefault="00786184" w:rsidP="00786184">
      <w:pPr>
        <w:autoSpaceDE w:val="0"/>
        <w:autoSpaceDN w:val="0"/>
        <w:adjustRightInd w:val="0"/>
        <w:spacing w:after="0" w:line="240" w:lineRule="auto"/>
        <w:rPr>
          <w:rFonts w:ascii="Times New Roman" w:hAnsi="Times New Roman" w:cs="Times New Roman"/>
          <w:sz w:val="24"/>
          <w:szCs w:val="24"/>
          <w:lang w:val="en-US"/>
        </w:rPr>
      </w:pPr>
      <w:r w:rsidRPr="00204950">
        <w:rPr>
          <w:rFonts w:ascii="Times New Roman" w:hAnsi="Times New Roman" w:cs="Times New Roman"/>
          <w:sz w:val="24"/>
          <w:szCs w:val="24"/>
        </w:rPr>
        <w:t xml:space="preserve">Entertainment Software Association.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w:t>
      </w:r>
      <w:r>
        <w:rPr>
          <w:rFonts w:ascii="Times New Roman" w:hAnsi="Times New Roman" w:cs="Times New Roman"/>
          <w:sz w:val="24"/>
          <w:szCs w:val="24"/>
        </w:rPr>
        <w:t xml:space="preserve">Dostopno prek </w:t>
      </w:r>
      <w:r w:rsidRPr="00204950">
        <w:rPr>
          <w:rFonts w:ascii="Times New Roman" w:hAnsi="Times New Roman" w:cs="Times New Roman"/>
          <w:sz w:val="24"/>
          <w:szCs w:val="24"/>
          <w:lang w:val="en-US"/>
        </w:rPr>
        <w:t>http://www.theesa.com/wp-content/uploads/2017/04/EF2017_FinalDigital.pdf.</w:t>
      </w:r>
    </w:p>
    <w:p w14:paraId="6A2D66ED" w14:textId="77777777" w:rsidR="00786184" w:rsidRPr="00204950" w:rsidRDefault="00786184" w:rsidP="00786184">
      <w:pPr>
        <w:autoSpaceDE w:val="0"/>
        <w:autoSpaceDN w:val="0"/>
        <w:adjustRightInd w:val="0"/>
        <w:spacing w:after="0" w:line="240" w:lineRule="auto"/>
        <w:rPr>
          <w:rFonts w:ascii="Times New Roman" w:hAnsi="Times New Roman" w:cs="Times New Roman"/>
          <w:sz w:val="24"/>
          <w:szCs w:val="24"/>
          <w:lang w:val="en-US"/>
        </w:rPr>
      </w:pPr>
    </w:p>
    <w:p w14:paraId="6AD28988" w14:textId="77777777" w:rsidR="00786184" w:rsidRPr="00204950" w:rsidRDefault="00786184" w:rsidP="00786184">
      <w:pPr>
        <w:autoSpaceDE w:val="0"/>
        <w:autoSpaceDN w:val="0"/>
        <w:adjustRightInd w:val="0"/>
        <w:spacing w:after="0" w:line="240" w:lineRule="auto"/>
        <w:rPr>
          <w:rFonts w:ascii="Times New Roman" w:hAnsi="Times New Roman" w:cs="Times New Roman"/>
          <w:sz w:val="24"/>
          <w:szCs w:val="24"/>
          <w:lang w:val="en-US"/>
        </w:rPr>
      </w:pPr>
      <w:r w:rsidRPr="00204950">
        <w:rPr>
          <w:rFonts w:ascii="Times New Roman" w:hAnsi="Times New Roman" w:cs="Times New Roman"/>
          <w:sz w:val="24"/>
          <w:szCs w:val="24"/>
          <w:lang w:val="en-US"/>
        </w:rPr>
        <w:t xml:space="preserve">Eurostat. </w:t>
      </w:r>
      <w:r>
        <w:rPr>
          <w:rFonts w:ascii="Times New Roman" w:hAnsi="Times New Roman" w:cs="Times New Roman"/>
          <w:sz w:val="24"/>
          <w:szCs w:val="24"/>
          <w:lang w:val="en-US"/>
        </w:rPr>
        <w:t>(</w:t>
      </w:r>
      <w:r w:rsidRPr="00204950">
        <w:rPr>
          <w:rFonts w:ascii="Times New Roman" w:hAnsi="Times New Roman" w:cs="Times New Roman"/>
          <w:sz w:val="24"/>
          <w:szCs w:val="24"/>
          <w:lang w:val="en-US"/>
        </w:rPr>
        <w:t>2017</w:t>
      </w:r>
      <w:r>
        <w:rPr>
          <w:rFonts w:ascii="Times New Roman" w:hAnsi="Times New Roman" w:cs="Times New Roman"/>
          <w:sz w:val="24"/>
          <w:szCs w:val="24"/>
          <w:lang w:val="en-US"/>
        </w:rPr>
        <w:t>). Dostopno prek</w:t>
      </w:r>
      <w:r w:rsidRPr="00204950">
        <w:rPr>
          <w:rFonts w:ascii="Times New Roman" w:hAnsi="Times New Roman" w:cs="Times New Roman"/>
          <w:sz w:val="24"/>
          <w:szCs w:val="24"/>
          <w:lang w:val="en-US"/>
        </w:rPr>
        <w:t xml:space="preserve"> http://ec.europa.eu/eurostat/web/labour-market/earnings/database.</w:t>
      </w:r>
    </w:p>
    <w:p w14:paraId="29F314C7" w14:textId="77777777" w:rsidR="00786184" w:rsidRPr="00204950" w:rsidRDefault="00786184" w:rsidP="00786184">
      <w:pPr>
        <w:autoSpaceDE w:val="0"/>
        <w:autoSpaceDN w:val="0"/>
        <w:adjustRightInd w:val="0"/>
        <w:spacing w:after="0" w:line="240" w:lineRule="auto"/>
        <w:rPr>
          <w:rFonts w:ascii="Times New Roman" w:hAnsi="Times New Roman" w:cs="Times New Roman"/>
          <w:sz w:val="24"/>
          <w:szCs w:val="24"/>
          <w:lang w:val="en-US"/>
        </w:rPr>
      </w:pPr>
    </w:p>
    <w:p w14:paraId="6D70DF32" w14:textId="77777777" w:rsidR="00786184" w:rsidRPr="00204950" w:rsidRDefault="00786184" w:rsidP="00786184">
      <w:pPr>
        <w:rPr>
          <w:rFonts w:ascii="Times New Roman" w:hAnsi="Times New Roman" w:cs="Times New Roman"/>
          <w:sz w:val="24"/>
          <w:szCs w:val="24"/>
        </w:rPr>
      </w:pPr>
      <w:r w:rsidRPr="00204950">
        <w:rPr>
          <w:rFonts w:ascii="Times New Roman" w:hAnsi="Times New Roman" w:cs="Times New Roman"/>
          <w:sz w:val="24"/>
          <w:szCs w:val="24"/>
          <w:lang w:val="en-US"/>
        </w:rPr>
        <w:t>Ey. (b.d.).</w:t>
      </w:r>
      <w:r>
        <w:rPr>
          <w:rFonts w:ascii="Times New Roman" w:hAnsi="Times New Roman" w:cs="Times New Roman"/>
          <w:sz w:val="24"/>
          <w:szCs w:val="24"/>
          <w:lang w:val="en-US"/>
        </w:rPr>
        <w:t xml:space="preserve"> Dostopno prek </w:t>
      </w:r>
      <w:r w:rsidRPr="00204950">
        <w:rPr>
          <w:rFonts w:ascii="Times New Roman" w:hAnsi="Times New Roman" w:cs="Times New Roman"/>
          <w:sz w:val="24"/>
          <w:szCs w:val="24"/>
          <w:lang w:val="en-US"/>
        </w:rPr>
        <w:t>http://www.ey.com/Publication/vwLUAssets/Measuring_cultural_and_creative_markets_in_the_EU/$FILE/Creating-Growth.pdf.</w:t>
      </w:r>
    </w:p>
    <w:p w14:paraId="1E2F7741"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Flynt, Ph D. John P., in Omar Salem.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 for Game Developers</w:t>
      </w:r>
      <w:r w:rsidRPr="00204950">
        <w:rPr>
          <w:rFonts w:ascii="Times New Roman" w:hAnsi="Times New Roman" w:cs="Times New Roman"/>
          <w:sz w:val="24"/>
          <w:szCs w:val="24"/>
        </w:rPr>
        <w:t>. 1 edition. Boston, Mass: Course Technology PTR.</w:t>
      </w:r>
    </w:p>
    <w:p w14:paraId="1DFEB648"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Fullerton, Tracy.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 Workshop: A Playcentric Approach to Creating Innovative Games, Third Edition</w:t>
      </w:r>
      <w:r w:rsidRPr="00204950">
        <w:rPr>
          <w:rFonts w:ascii="Times New Roman" w:hAnsi="Times New Roman" w:cs="Times New Roman"/>
          <w:sz w:val="24"/>
          <w:szCs w:val="24"/>
        </w:rPr>
        <w:t>. 3 edition. Boca Raton: A K Peters/CRC Press.</w:t>
      </w:r>
    </w:p>
    <w:p w14:paraId="4FA3AE70" w14:textId="77777777" w:rsidR="00786184" w:rsidRPr="00117704" w:rsidRDefault="00786184" w:rsidP="00786184">
      <w:pPr>
        <w:rPr>
          <w:rFonts w:ascii="Times New Roman" w:hAnsi="Times New Roman" w:cs="Times New Roman"/>
          <w:sz w:val="24"/>
          <w:szCs w:val="24"/>
        </w:rPr>
      </w:pPr>
      <w:r w:rsidRPr="00117704">
        <w:rPr>
          <w:rFonts w:ascii="Times New Roman" w:hAnsi="Times New Roman" w:cs="Times New Roman"/>
          <w:sz w:val="24"/>
          <w:szCs w:val="24"/>
        </w:rPr>
        <w:t>Gamasutra. (b.d.). Dostopno prek https://www.gamasutra.com/salarysurvey2014.pdf.</w:t>
      </w:r>
    </w:p>
    <w:p w14:paraId="5567E710" w14:textId="77777777" w:rsidR="00786184" w:rsidRPr="00117704" w:rsidRDefault="00786184" w:rsidP="00786184">
      <w:pPr>
        <w:pStyle w:val="Bibliografija"/>
        <w:rPr>
          <w:rFonts w:ascii="Times New Roman" w:hAnsi="Times New Roman" w:cs="Times New Roman"/>
          <w:sz w:val="24"/>
          <w:szCs w:val="24"/>
        </w:rPr>
      </w:pPr>
      <w:r w:rsidRPr="00117704">
        <w:rPr>
          <w:rFonts w:ascii="Times New Roman" w:hAnsi="Times New Roman" w:cs="Times New Roman"/>
          <w:sz w:val="24"/>
          <w:szCs w:val="24"/>
        </w:rPr>
        <w:t xml:space="preserve">Gamedev. </w:t>
      </w:r>
      <w:r>
        <w:rPr>
          <w:rFonts w:ascii="Times New Roman" w:hAnsi="Times New Roman" w:cs="Times New Roman"/>
          <w:sz w:val="24"/>
          <w:szCs w:val="24"/>
        </w:rPr>
        <w:t>(</w:t>
      </w:r>
      <w:r w:rsidRPr="00117704">
        <w:rPr>
          <w:rFonts w:ascii="Times New Roman" w:hAnsi="Times New Roman" w:cs="Times New Roman"/>
          <w:sz w:val="24"/>
          <w:szCs w:val="24"/>
        </w:rPr>
        <w:t>2013</w:t>
      </w:r>
      <w:r>
        <w:rPr>
          <w:rFonts w:ascii="Times New Roman" w:hAnsi="Times New Roman" w:cs="Times New Roman"/>
          <w:sz w:val="24"/>
          <w:szCs w:val="24"/>
        </w:rPr>
        <w:t>)</w:t>
      </w:r>
      <w:r w:rsidRPr="00117704">
        <w:rPr>
          <w:rFonts w:ascii="Times New Roman" w:hAnsi="Times New Roman" w:cs="Times New Roman"/>
          <w:sz w:val="24"/>
          <w:szCs w:val="24"/>
        </w:rPr>
        <w:t>. Dostopno prek https://www.gamedev.net/articles/programming/general-and-gameplay-programming/game-unified-process-r1940/.</w:t>
      </w:r>
    </w:p>
    <w:p w14:paraId="0E182BA1" w14:textId="77777777" w:rsidR="00786184" w:rsidRPr="00117704" w:rsidRDefault="00786184" w:rsidP="00786184">
      <w:pPr>
        <w:pStyle w:val="Bibliografija"/>
        <w:rPr>
          <w:rFonts w:ascii="Times New Roman" w:hAnsi="Times New Roman" w:cs="Times New Roman"/>
          <w:sz w:val="24"/>
          <w:szCs w:val="24"/>
        </w:rPr>
      </w:pPr>
      <w:r w:rsidRPr="00117704">
        <w:rPr>
          <w:rFonts w:ascii="Times New Roman" w:hAnsi="Times New Roman" w:cs="Times New Roman"/>
          <w:sz w:val="24"/>
          <w:szCs w:val="24"/>
        </w:rPr>
        <w:fldChar w:fldCharType="begin"/>
      </w:r>
      <w:r w:rsidRPr="00117704">
        <w:rPr>
          <w:rFonts w:ascii="Times New Roman" w:hAnsi="Times New Roman" w:cs="Times New Roman"/>
          <w:sz w:val="24"/>
          <w:szCs w:val="24"/>
        </w:rPr>
        <w:instrText xml:space="preserve"> ADDIN ZOTERO_BIBL {"uncited":[],"omitted":[],"custom":[]} CSL_BIBLIOGRAPHY </w:instrText>
      </w:r>
      <w:r w:rsidRPr="00117704">
        <w:rPr>
          <w:rFonts w:ascii="Times New Roman" w:hAnsi="Times New Roman" w:cs="Times New Roman"/>
          <w:sz w:val="24"/>
          <w:szCs w:val="24"/>
        </w:rPr>
        <w:fldChar w:fldCharType="separate"/>
      </w:r>
      <w:r w:rsidRPr="00117704">
        <w:rPr>
          <w:rFonts w:ascii="Times New Roman" w:hAnsi="Times New Roman" w:cs="Times New Roman"/>
          <w:sz w:val="24"/>
          <w:szCs w:val="24"/>
        </w:rPr>
        <w:t xml:space="preserve">Hamari, Juho, in Lauri Keronen. (2017). Why do people play games? A meta-analysis. </w:t>
      </w:r>
      <w:r w:rsidRPr="00117704">
        <w:rPr>
          <w:rFonts w:ascii="Times New Roman" w:hAnsi="Times New Roman" w:cs="Times New Roman"/>
          <w:i/>
          <w:iCs/>
          <w:sz w:val="24"/>
          <w:szCs w:val="24"/>
        </w:rPr>
        <w:t>International Journal of Information Management</w:t>
      </w:r>
      <w:r w:rsidRPr="00117704">
        <w:rPr>
          <w:rFonts w:ascii="Times New Roman" w:hAnsi="Times New Roman" w:cs="Times New Roman"/>
          <w:sz w:val="24"/>
          <w:szCs w:val="24"/>
        </w:rPr>
        <w:t xml:space="preserve"> 37 (3): 125–41. doi:10.1016/j.ijinfomgt.2017.01.006.</w:t>
      </w:r>
    </w:p>
    <w:p w14:paraId="504E78A8" w14:textId="77777777" w:rsidR="00786184" w:rsidRPr="00117704" w:rsidRDefault="00786184" w:rsidP="00786184">
      <w:pPr>
        <w:pStyle w:val="Bibliografija"/>
        <w:rPr>
          <w:rFonts w:ascii="Times New Roman" w:hAnsi="Times New Roman" w:cs="Times New Roman"/>
          <w:sz w:val="24"/>
          <w:szCs w:val="24"/>
        </w:rPr>
      </w:pPr>
      <w:r w:rsidRPr="00117704">
        <w:rPr>
          <w:rFonts w:ascii="Times New Roman" w:hAnsi="Times New Roman" w:cs="Times New Roman"/>
          <w:sz w:val="24"/>
          <w:szCs w:val="24"/>
        </w:rPr>
        <w:fldChar w:fldCharType="end"/>
      </w:r>
      <w:r w:rsidRPr="00117704">
        <w:rPr>
          <w:rFonts w:ascii="Times New Roman" w:hAnsi="Times New Roman" w:cs="Times New Roman"/>
          <w:sz w:val="24"/>
          <w:szCs w:val="24"/>
        </w:rPr>
        <w:t xml:space="preserve">EcuRed. </w:t>
      </w:r>
      <w:r w:rsidRPr="00117704">
        <w:rPr>
          <w:rFonts w:ascii="Times New Roman" w:hAnsi="Times New Roman" w:cs="Times New Roman"/>
          <w:sz w:val="24"/>
          <w:szCs w:val="24"/>
          <w:lang w:val="en-US"/>
        </w:rPr>
        <w:t>(b.d.)</w:t>
      </w:r>
      <w:r w:rsidRPr="00117704">
        <w:rPr>
          <w:rFonts w:ascii="Times New Roman" w:hAnsi="Times New Roman" w:cs="Times New Roman"/>
          <w:sz w:val="24"/>
          <w:szCs w:val="24"/>
        </w:rPr>
        <w:t>. Dostopno prek https://www.ecured.cu/Game_Unified_Process.</w:t>
      </w:r>
    </w:p>
    <w:p w14:paraId="6D77B592" w14:textId="77777777" w:rsidR="00786184" w:rsidRPr="00204950" w:rsidRDefault="00786184" w:rsidP="00786184">
      <w:pPr>
        <w:pStyle w:val="Bibliografija"/>
        <w:rPr>
          <w:rFonts w:ascii="Times New Roman" w:hAnsi="Times New Roman" w:cs="Times New Roman"/>
          <w:sz w:val="24"/>
          <w:szCs w:val="24"/>
        </w:rPr>
      </w:pPr>
      <w:r w:rsidRPr="00117704">
        <w:rPr>
          <w:rFonts w:ascii="Times New Roman" w:hAnsi="Times New Roman" w:cs="Times New Roman"/>
          <w:sz w:val="24"/>
          <w:szCs w:val="24"/>
        </w:rPr>
        <w:lastRenderedPageBreak/>
        <w:t xml:space="preserve">Gareth Schott, in Darrin </w:t>
      </w:r>
      <w:r w:rsidRPr="00204950">
        <w:rPr>
          <w:rFonts w:ascii="Times New Roman" w:hAnsi="Times New Roman" w:cs="Times New Roman"/>
          <w:sz w:val="24"/>
          <w:szCs w:val="24"/>
        </w:rPr>
        <w:t xml:space="preserve">Hodgetts.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Health and Digital Gaming: The Benefits of a Community of Practice. </w:t>
      </w:r>
      <w:r w:rsidRPr="00204950">
        <w:rPr>
          <w:rFonts w:ascii="Times New Roman" w:hAnsi="Times New Roman" w:cs="Times New Roman"/>
          <w:i/>
          <w:iCs/>
          <w:sz w:val="24"/>
          <w:szCs w:val="24"/>
        </w:rPr>
        <w:t>Journal of Health Psychology</w:t>
      </w:r>
      <w:r w:rsidRPr="00204950">
        <w:rPr>
          <w:rFonts w:ascii="Times New Roman" w:hAnsi="Times New Roman" w:cs="Times New Roman"/>
          <w:sz w:val="24"/>
          <w:szCs w:val="24"/>
        </w:rPr>
        <w:t xml:space="preserve"> 11 (2): 309–16. doi:10.1177/1359105306061189.</w:t>
      </w:r>
    </w:p>
    <w:p w14:paraId="247D9B80"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III, Richard Rouse.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 Theory and Practice</w:t>
      </w:r>
      <w:r w:rsidRPr="00204950">
        <w:rPr>
          <w:rFonts w:ascii="Times New Roman" w:hAnsi="Times New Roman" w:cs="Times New Roman"/>
          <w:sz w:val="24"/>
          <w:szCs w:val="24"/>
        </w:rPr>
        <w:t>. 2 edition. Plano, Tex: Jones &amp; Bartlett Learning.</w:t>
      </w:r>
    </w:p>
    <w:p w14:paraId="01C341EA"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Jalote, Pankaj, Aveejeet Palit, Priya Kurien, in V. T. Peethamber.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Timeboxing: a process model for iterative software development. </w:t>
      </w:r>
      <w:r w:rsidRPr="00204950">
        <w:rPr>
          <w:rFonts w:ascii="Times New Roman" w:hAnsi="Times New Roman" w:cs="Times New Roman"/>
          <w:i/>
          <w:iCs/>
          <w:sz w:val="24"/>
          <w:szCs w:val="24"/>
        </w:rPr>
        <w:t>Journal of Systems and Software</w:t>
      </w:r>
      <w:r w:rsidRPr="00204950">
        <w:rPr>
          <w:rFonts w:ascii="Times New Roman" w:hAnsi="Times New Roman" w:cs="Times New Roman"/>
          <w:sz w:val="24"/>
          <w:szCs w:val="24"/>
        </w:rPr>
        <w:t xml:space="preserve"> 70 (1): 117–27. doi:10.1016/S0164-1212(03)00010-4.</w:t>
      </w:r>
    </w:p>
    <w:p w14:paraId="3AC45B44"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Janes, Andrea, in Giancarlo Succi.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Lean Software Development in Action</w:t>
      </w:r>
      <w:r w:rsidRPr="00204950">
        <w:rPr>
          <w:rFonts w:ascii="Times New Roman" w:hAnsi="Times New Roman" w:cs="Times New Roman"/>
          <w:sz w:val="24"/>
          <w:szCs w:val="24"/>
        </w:rPr>
        <w:t>. 2014 edition. New York: Springer.</w:t>
      </w:r>
    </w:p>
    <w:p w14:paraId="19EE0E75"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Kanode, Christopher M., in Hisham M. Haddad.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Software Engineering Challenges in Game Development</w:t>
      </w:r>
      <w:r>
        <w:rPr>
          <w:rFonts w:ascii="Times New Roman" w:hAnsi="Times New Roman" w:cs="Times New Roman"/>
          <w:sz w:val="24"/>
          <w:szCs w:val="24"/>
        </w:rPr>
        <w:t xml:space="preserve">. </w:t>
      </w:r>
      <w:r w:rsidRPr="00204950">
        <w:rPr>
          <w:rFonts w:ascii="Times New Roman" w:hAnsi="Times New Roman" w:cs="Times New Roman"/>
          <w:i/>
          <w:iCs/>
          <w:sz w:val="24"/>
          <w:szCs w:val="24"/>
        </w:rPr>
        <w:t>Proceedings of the 2009 Sixth International Conference on Information Technology: New Generations</w:t>
      </w:r>
      <w:r w:rsidRPr="00204950">
        <w:rPr>
          <w:rFonts w:ascii="Times New Roman" w:hAnsi="Times New Roman" w:cs="Times New Roman"/>
          <w:sz w:val="24"/>
          <w:szCs w:val="24"/>
        </w:rPr>
        <w:t>, 260–265. ITNG ’09. Washington, DC, USA: IEEE Computer Society. doi:10.1109/ITNG.2009.74.</w:t>
      </w:r>
    </w:p>
    <w:p w14:paraId="5CAD654F"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Keith, Clinton.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Agile Game Development with Scrum</w:t>
      </w:r>
      <w:r w:rsidRPr="00204950">
        <w:rPr>
          <w:rFonts w:ascii="Times New Roman" w:hAnsi="Times New Roman" w:cs="Times New Roman"/>
          <w:sz w:val="24"/>
          <w:szCs w:val="24"/>
        </w:rPr>
        <w:t>. 1 edition. Upper Saddle River, NJ: Addison-Wesley Professional.</w:t>
      </w:r>
    </w:p>
    <w:p w14:paraId="03147A7E"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Kinestica.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Dostopno prek http://www.kinestica.com/.</w:t>
      </w:r>
    </w:p>
    <w:p w14:paraId="43ABF1BD"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Koster, Raph.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Theory of Fun for Game Design</w:t>
      </w:r>
      <w:r w:rsidRPr="00204950">
        <w:rPr>
          <w:rFonts w:ascii="Times New Roman" w:hAnsi="Times New Roman" w:cs="Times New Roman"/>
          <w:sz w:val="24"/>
          <w:szCs w:val="24"/>
        </w:rPr>
        <w:t>. 2 edition. Sebastopol, CA: O’Reilly Media.</w:t>
      </w:r>
    </w:p>
    <w:p w14:paraId="3665C1D2"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Koutonen, Jussi, in Mauri Leppänen.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How Are Agile Methods and Practices Deployed in Video Game Development? A Survey into Finnish Game Studios</w:t>
      </w:r>
      <w:r w:rsidRPr="00204950">
        <w:rPr>
          <w:rFonts w:ascii="Times New Roman" w:hAnsi="Times New Roman" w:cs="Times New Roman"/>
          <w:sz w:val="24"/>
          <w:szCs w:val="24"/>
        </w:rPr>
        <w:t>. doi:10.1007/978-3-642-38314-4_10.</w:t>
      </w:r>
    </w:p>
    <w:p w14:paraId="78C95DD1"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 Rakestraw, Thomas, Rangamohan V. Eunni, in Rammohan Kasuganti.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The mobile apps industry: A case study. </w:t>
      </w:r>
      <w:r w:rsidRPr="00204950">
        <w:rPr>
          <w:rFonts w:ascii="Times New Roman" w:hAnsi="Times New Roman" w:cs="Times New Roman"/>
          <w:i/>
          <w:iCs/>
          <w:sz w:val="24"/>
          <w:szCs w:val="24"/>
        </w:rPr>
        <w:t>Journal of Business Cases and Applications</w:t>
      </w:r>
      <w:r w:rsidRPr="00204950">
        <w:rPr>
          <w:rFonts w:ascii="Times New Roman" w:hAnsi="Times New Roman" w:cs="Times New Roman"/>
          <w:sz w:val="24"/>
          <w:szCs w:val="24"/>
        </w:rPr>
        <w:t xml:space="preserve"> The mobile apps industry (september): 74–98.</w:t>
      </w:r>
    </w:p>
    <w:p w14:paraId="60211488"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Lethbridge, Timothy, in Robert Laganiere. </w:t>
      </w:r>
      <w:r>
        <w:rPr>
          <w:rFonts w:ascii="Times New Roman" w:hAnsi="Times New Roman" w:cs="Times New Roman"/>
          <w:sz w:val="24"/>
          <w:szCs w:val="24"/>
        </w:rPr>
        <w:t>(</w:t>
      </w:r>
      <w:r w:rsidRPr="00204950">
        <w:rPr>
          <w:rFonts w:ascii="Times New Roman" w:hAnsi="Times New Roman" w:cs="Times New Roman"/>
          <w:sz w:val="24"/>
          <w:szCs w:val="24"/>
        </w:rPr>
        <w:t>2005</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Object-Oriented Software Engineering</w:t>
      </w:r>
      <w:r w:rsidRPr="00204950">
        <w:rPr>
          <w:rFonts w:ascii="Times New Roman" w:hAnsi="Times New Roman" w:cs="Times New Roman"/>
          <w:sz w:val="24"/>
          <w:szCs w:val="24"/>
        </w:rPr>
        <w:t>. 2 edition. London: McGraw-Hill Science/Engineering/Math.</w:t>
      </w:r>
    </w:p>
    <w:p w14:paraId="701D9E1D"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Levy, Luis, in Jeannie Novak.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Development Essentials: Game QA &amp; Testing</w:t>
      </w:r>
      <w:r w:rsidRPr="00204950">
        <w:rPr>
          <w:rFonts w:ascii="Times New Roman" w:hAnsi="Times New Roman" w:cs="Times New Roman"/>
          <w:sz w:val="24"/>
          <w:szCs w:val="24"/>
        </w:rPr>
        <w:t>. 1 edition. Clifton Park, N.Y: Course Technology.</w:t>
      </w:r>
    </w:p>
    <w:p w14:paraId="3B47B047"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Levy, Yair, in Timothy J. Ellis.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A Systems Approach to Conduct an Effective Literature Review in Support of Information Systems Research. </w:t>
      </w:r>
      <w:r w:rsidRPr="00204950">
        <w:rPr>
          <w:rFonts w:ascii="Times New Roman" w:hAnsi="Times New Roman" w:cs="Times New Roman"/>
          <w:i/>
          <w:iCs/>
          <w:sz w:val="24"/>
          <w:szCs w:val="24"/>
        </w:rPr>
        <w:t>Informing Science: The International Journal of an Emerging Transdiscipline</w:t>
      </w:r>
      <w:r w:rsidRPr="00204950">
        <w:rPr>
          <w:rFonts w:ascii="Times New Roman" w:hAnsi="Times New Roman" w:cs="Times New Roman"/>
          <w:sz w:val="24"/>
          <w:szCs w:val="24"/>
        </w:rPr>
        <w:t xml:space="preserve"> 9: 181–212. doi:10.28945/479.</w:t>
      </w:r>
    </w:p>
    <w:p w14:paraId="48426371" w14:textId="77777777" w:rsidR="00786184" w:rsidRDefault="00786184" w:rsidP="00786184">
      <w:pPr>
        <w:pStyle w:val="Bibliografija"/>
        <w:rPr>
          <w:rFonts w:ascii="Times New Roman" w:hAnsi="Times New Roman" w:cs="Times New Roman"/>
          <w:sz w:val="24"/>
          <w:szCs w:val="24"/>
        </w:rPr>
      </w:pPr>
    </w:p>
    <w:p w14:paraId="35EDC31D"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Ma, Minhua, in Huiru Zheng. </w:t>
      </w:r>
      <w:r>
        <w:rPr>
          <w:rFonts w:ascii="Times New Roman" w:hAnsi="Times New Roman" w:cs="Times New Roman"/>
          <w:sz w:val="24"/>
          <w:szCs w:val="24"/>
        </w:rPr>
        <w:t>(</w:t>
      </w:r>
      <w:r w:rsidRPr="00204950">
        <w:rPr>
          <w:rFonts w:ascii="Times New Roman" w:hAnsi="Times New Roman" w:cs="Times New Roman"/>
          <w:sz w:val="24"/>
          <w:szCs w:val="24"/>
        </w:rPr>
        <w:t>2011</w:t>
      </w:r>
      <w:r>
        <w:rPr>
          <w:rFonts w:ascii="Times New Roman" w:hAnsi="Times New Roman" w:cs="Times New Roman"/>
          <w:sz w:val="24"/>
          <w:szCs w:val="24"/>
        </w:rPr>
        <w:t>)</w:t>
      </w:r>
      <w:r w:rsidRPr="00204950">
        <w:rPr>
          <w:rFonts w:ascii="Times New Roman" w:hAnsi="Times New Roman" w:cs="Times New Roman"/>
          <w:sz w:val="24"/>
          <w:szCs w:val="24"/>
        </w:rPr>
        <w:t>. Virtual Reality and Serious Games in Healthcare.</w:t>
      </w:r>
      <w:r>
        <w:rPr>
          <w:rFonts w:ascii="Times New Roman" w:hAnsi="Times New Roman" w:cs="Times New Roman"/>
          <w:sz w:val="24"/>
          <w:szCs w:val="24"/>
        </w:rPr>
        <w:t xml:space="preserve"> </w:t>
      </w:r>
      <w:r w:rsidRPr="00204950">
        <w:rPr>
          <w:rFonts w:ascii="Times New Roman" w:hAnsi="Times New Roman" w:cs="Times New Roman"/>
          <w:i/>
          <w:iCs/>
          <w:sz w:val="24"/>
          <w:szCs w:val="24"/>
        </w:rPr>
        <w:t xml:space="preserve">Advanced Computational Intelligence Paradigms in Healthcare 6. Virtual Reality in </w:t>
      </w:r>
      <w:r w:rsidRPr="00204950">
        <w:rPr>
          <w:rFonts w:ascii="Times New Roman" w:hAnsi="Times New Roman" w:cs="Times New Roman"/>
          <w:i/>
          <w:iCs/>
          <w:sz w:val="24"/>
          <w:szCs w:val="24"/>
        </w:rPr>
        <w:lastRenderedPageBreak/>
        <w:t>Psychotherapy, Rehabilitation, and Assessment</w:t>
      </w:r>
      <w:r w:rsidRPr="00204950">
        <w:rPr>
          <w:rFonts w:ascii="Times New Roman" w:hAnsi="Times New Roman" w:cs="Times New Roman"/>
          <w:sz w:val="24"/>
          <w:szCs w:val="24"/>
        </w:rPr>
        <w:t>, 169–92. Studies in Computational Intelligence. Springer, Berlin, Heidelberg. doi:10.1007/978-3-642-17824-5_9.</w:t>
      </w:r>
    </w:p>
    <w:p w14:paraId="7D62F9EF"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Madani, Kaveh, Tyler W. Pierce, in Ali Mirchi.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xml:space="preserve">. Serious games on environmental management. </w:t>
      </w:r>
      <w:r w:rsidRPr="00204950">
        <w:rPr>
          <w:rFonts w:ascii="Times New Roman" w:hAnsi="Times New Roman" w:cs="Times New Roman"/>
          <w:i/>
          <w:iCs/>
          <w:sz w:val="24"/>
          <w:szCs w:val="24"/>
        </w:rPr>
        <w:t>Sustainable Cities and Society</w:t>
      </w:r>
      <w:r w:rsidRPr="00204950">
        <w:rPr>
          <w:rFonts w:ascii="Times New Roman" w:hAnsi="Times New Roman" w:cs="Times New Roman"/>
          <w:sz w:val="24"/>
          <w:szCs w:val="24"/>
        </w:rPr>
        <w:t xml:space="preserve"> 29 (februar): 1–11. doi:10.1016/j.scs.2016.11.007.</w:t>
      </w:r>
    </w:p>
    <w:p w14:paraId="591B5430"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Manjuka, R, M Chakradhar Raju, in M Sai Chand.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Software Engineering Challenges in Game Development. </w:t>
      </w:r>
      <w:r w:rsidRPr="00204950">
        <w:rPr>
          <w:rFonts w:ascii="Times New Roman" w:hAnsi="Times New Roman" w:cs="Times New Roman"/>
          <w:i/>
          <w:iCs/>
          <w:sz w:val="24"/>
          <w:szCs w:val="24"/>
        </w:rPr>
        <w:t>International Journal of Research in Applied Science and Engineering Tehnology</w:t>
      </w:r>
      <w:r>
        <w:rPr>
          <w:rFonts w:ascii="Times New Roman" w:hAnsi="Times New Roman" w:cs="Times New Roman"/>
          <w:i/>
          <w:iCs/>
          <w:sz w:val="24"/>
          <w:szCs w:val="24"/>
        </w:rPr>
        <w:t xml:space="preserve">. </w:t>
      </w:r>
      <w:r>
        <w:rPr>
          <w:rFonts w:ascii="Times New Roman" w:hAnsi="Times New Roman" w:cs="Times New Roman"/>
          <w:iCs/>
          <w:sz w:val="24"/>
          <w:szCs w:val="24"/>
        </w:rPr>
        <w:t xml:space="preserve">Dostopno prek </w:t>
      </w:r>
      <w:r w:rsidRPr="007B56FA">
        <w:rPr>
          <w:rFonts w:ascii="Times New Roman" w:hAnsi="Times New Roman" w:cs="Times New Roman"/>
          <w:iCs/>
          <w:sz w:val="24"/>
          <w:szCs w:val="24"/>
        </w:rPr>
        <w:t>https://www.ijraset.com/fileserve.php?FID=5768</w:t>
      </w:r>
      <w:r w:rsidRPr="00204950">
        <w:rPr>
          <w:rFonts w:ascii="Times New Roman" w:hAnsi="Times New Roman" w:cs="Times New Roman"/>
          <w:sz w:val="24"/>
          <w:szCs w:val="24"/>
        </w:rPr>
        <w:t>.</w:t>
      </w:r>
    </w:p>
    <w:p w14:paraId="087993C7"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McAllister, Graham, in Gareth R. White.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Video Game Development and User Experience</w:t>
      </w:r>
      <w:r>
        <w:rPr>
          <w:rFonts w:ascii="Times New Roman" w:hAnsi="Times New Roman" w:cs="Times New Roman"/>
          <w:sz w:val="24"/>
          <w:szCs w:val="24"/>
        </w:rPr>
        <w:t xml:space="preserve">. </w:t>
      </w:r>
      <w:r w:rsidRPr="00204950">
        <w:rPr>
          <w:rFonts w:ascii="Times New Roman" w:hAnsi="Times New Roman" w:cs="Times New Roman"/>
          <w:i/>
          <w:iCs/>
          <w:sz w:val="24"/>
          <w:szCs w:val="24"/>
        </w:rPr>
        <w:t>Game User Experience Evaluation</w:t>
      </w:r>
      <w:r w:rsidRPr="00204950">
        <w:rPr>
          <w:rFonts w:ascii="Times New Roman" w:hAnsi="Times New Roman" w:cs="Times New Roman"/>
          <w:sz w:val="24"/>
          <w:szCs w:val="24"/>
        </w:rPr>
        <w:t>, 11–35. Human–Computer Interaction Series. Springer, Cham. doi:10.1007/978-3-319-15985-0_2.</w:t>
      </w:r>
    </w:p>
    <w:p w14:paraId="3B26E0B5"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McShaffry, Mike, in David Graham.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Coding Complete, Fourth Edition</w:t>
      </w:r>
      <w:r w:rsidRPr="00204950">
        <w:rPr>
          <w:rFonts w:ascii="Times New Roman" w:hAnsi="Times New Roman" w:cs="Times New Roman"/>
          <w:sz w:val="24"/>
          <w:szCs w:val="24"/>
        </w:rPr>
        <w:t>. 4 edition. Boston, MA: Cengage Learning PTR.</w:t>
      </w:r>
    </w:p>
    <w:p w14:paraId="5D87480F"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Mitchell, Briar Lee.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 Essentials</w:t>
      </w:r>
      <w:r w:rsidRPr="00204950">
        <w:rPr>
          <w:rFonts w:ascii="Times New Roman" w:hAnsi="Times New Roman" w:cs="Times New Roman"/>
          <w:sz w:val="24"/>
          <w:szCs w:val="24"/>
        </w:rPr>
        <w:t>. John Wiley &amp; Sons.</w:t>
      </w:r>
    </w:p>
    <w:p w14:paraId="29E44C28"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Muffatto, Moreno.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Open Source: A Multidisciplinary Approach</w:t>
      </w:r>
      <w:r w:rsidRPr="00204950">
        <w:rPr>
          <w:rFonts w:ascii="Times New Roman" w:hAnsi="Times New Roman" w:cs="Times New Roman"/>
          <w:sz w:val="24"/>
          <w:szCs w:val="24"/>
        </w:rPr>
        <w:t>. London : Singapore ; Hackensack, NJ: Imperial College Press.</w:t>
      </w:r>
    </w:p>
    <w:p w14:paraId="364A52CE"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Musil, Juergen, Angelika Schweda, Dietmar Winkler, in Stefan Biffl.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Improving Video Game Development: Facilitating Heterogeneous Team Collaboration through Flexible Software Processes</w:t>
      </w:r>
      <w:r>
        <w:rPr>
          <w:rFonts w:ascii="Times New Roman" w:hAnsi="Times New Roman" w:cs="Times New Roman"/>
          <w:sz w:val="24"/>
          <w:szCs w:val="24"/>
        </w:rPr>
        <w:t xml:space="preserve">.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83–94. Communications in Computer and Information Science. Springer, Berlin, Heidelberg. doi:10.1007/978-3-642-15666-3_8.</w:t>
      </w:r>
    </w:p>
    <w:p w14:paraId="5C576C1F"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Novak, Jeannie.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Development Essentials: An Introduction 3rd Edition</w:t>
      </w:r>
      <w:r w:rsidRPr="00204950">
        <w:rPr>
          <w:rFonts w:ascii="Times New Roman" w:hAnsi="Times New Roman" w:cs="Times New Roman"/>
          <w:sz w:val="24"/>
          <w:szCs w:val="24"/>
        </w:rPr>
        <w:t>.</w:t>
      </w:r>
    </w:p>
    <w:p w14:paraId="20DBBF73"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O’Hagan, Ann Osborne, Gerry Coleman, in Rory V. O’Connor.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Software Development Processes for Games: A Systematic Literature Review</w:t>
      </w:r>
      <w:r>
        <w:rPr>
          <w:rFonts w:ascii="Times New Roman" w:hAnsi="Times New Roman" w:cs="Times New Roman"/>
          <w:sz w:val="24"/>
          <w:szCs w:val="24"/>
        </w:rPr>
        <w:t xml:space="preserve">.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182–93. Springer, Berlin, Heidelberg. doi:10.1007/978-3-662-43896-1_16.</w:t>
      </w:r>
    </w:p>
    <w:p w14:paraId="294C5E9E"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O’Hagan, Ann Osborne, in Rory V. O’Connor.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Towards an Understanding of Game Software Development Processes: A Case Study</w:t>
      </w:r>
      <w:r>
        <w:rPr>
          <w:rFonts w:ascii="Times New Roman" w:hAnsi="Times New Roman" w:cs="Times New Roman"/>
          <w:sz w:val="24"/>
          <w:szCs w:val="24"/>
        </w:rPr>
        <w:t xml:space="preserve">.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3–16. Communications in Computer and Information Science. Springer, Cham. doi:10.1007/978-3-319-24647-5_1.</w:t>
      </w:r>
    </w:p>
    <w:p w14:paraId="71D6A3F2"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Palmer, Stephen R., in John M. Felsing. </w:t>
      </w:r>
      <w:r>
        <w:rPr>
          <w:rFonts w:ascii="Times New Roman" w:hAnsi="Times New Roman" w:cs="Times New Roman"/>
          <w:sz w:val="24"/>
          <w:szCs w:val="24"/>
        </w:rPr>
        <w:t>(</w:t>
      </w:r>
      <w:r w:rsidRPr="00204950">
        <w:rPr>
          <w:rFonts w:ascii="Times New Roman" w:hAnsi="Times New Roman" w:cs="Times New Roman"/>
          <w:sz w:val="24"/>
          <w:szCs w:val="24"/>
        </w:rPr>
        <w:t>2002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 Practical Guide to Feature-Driven Development</w:t>
      </w:r>
      <w:r w:rsidRPr="00204950">
        <w:rPr>
          <w:rFonts w:ascii="Times New Roman" w:hAnsi="Times New Roman" w:cs="Times New Roman"/>
          <w:sz w:val="24"/>
          <w:szCs w:val="24"/>
        </w:rPr>
        <w:t>. 1 edition. Upper Saddle River, NJ: Prentice Hall.</w:t>
      </w:r>
    </w:p>
    <w:p w14:paraId="525C5EDE"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Peters, Lawrence J.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Getting Results from Software Development Teams</w:t>
      </w:r>
      <w:r w:rsidRPr="00204950">
        <w:rPr>
          <w:rFonts w:ascii="Times New Roman" w:hAnsi="Times New Roman" w:cs="Times New Roman"/>
          <w:sz w:val="24"/>
          <w:szCs w:val="24"/>
        </w:rPr>
        <w:t>. 1 edition. Redmond, WA: Microsoft Press.</w:t>
      </w:r>
    </w:p>
    <w:p w14:paraId="3CB0507A"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Petrillo, Fabio, in Marcelo Pimenta.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Is agility out there? Agile practices in game development</w:t>
      </w:r>
      <w:r w:rsidRPr="00204950">
        <w:rPr>
          <w:rFonts w:ascii="Times New Roman" w:hAnsi="Times New Roman" w:cs="Times New Roman"/>
          <w:sz w:val="24"/>
          <w:szCs w:val="24"/>
        </w:rPr>
        <w:t>. doi:10.1145/1878450.1878453.</w:t>
      </w:r>
    </w:p>
    <w:p w14:paraId="530C2C64"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Petrillo, Fabio, Marcelo Pimenta, Francisco M. Trindade, in Carlos Dietrich.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Houston, we have a problem...: a survey of actual problems in computer games development.</w:t>
      </w:r>
      <w:r>
        <w:rPr>
          <w:rFonts w:ascii="Times New Roman" w:hAnsi="Times New Roman" w:cs="Times New Roman"/>
          <w:sz w:val="24"/>
          <w:szCs w:val="24"/>
        </w:rPr>
        <w:t xml:space="preserve"> </w:t>
      </w:r>
      <w:r w:rsidRPr="00204950">
        <w:rPr>
          <w:rFonts w:ascii="Times New Roman" w:hAnsi="Times New Roman" w:cs="Times New Roman"/>
          <w:sz w:val="24"/>
          <w:szCs w:val="24"/>
        </w:rPr>
        <w:t>707–11. doi:10.1145/1363686.1363854.</w:t>
      </w:r>
    </w:p>
    <w:p w14:paraId="150FCA87"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Petrillo, Fábio, Marcelo Pimenta, Francisco Trindade, in Carlos Dietrich.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xml:space="preserve">. What Went Wrong? A Survey of Problems in Game Development. </w:t>
      </w:r>
      <w:r w:rsidRPr="00204950">
        <w:rPr>
          <w:rFonts w:ascii="Times New Roman" w:hAnsi="Times New Roman" w:cs="Times New Roman"/>
          <w:i/>
          <w:iCs/>
          <w:sz w:val="24"/>
          <w:szCs w:val="24"/>
        </w:rPr>
        <w:t>Comput. Entertain.</w:t>
      </w:r>
      <w:r w:rsidRPr="00204950">
        <w:rPr>
          <w:rFonts w:ascii="Times New Roman" w:hAnsi="Times New Roman" w:cs="Times New Roman"/>
          <w:sz w:val="24"/>
          <w:szCs w:val="24"/>
        </w:rPr>
        <w:t xml:space="preserve"> 7 (1): 13:1–13:22. doi:10.1145/1486508.1486521.</w:t>
      </w:r>
    </w:p>
    <w:p w14:paraId="19D95A7D" w14:textId="77777777" w:rsidR="00786184" w:rsidRPr="00204950" w:rsidRDefault="00786184" w:rsidP="00786184">
      <w:pPr>
        <w:widowControl w:val="0"/>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 xml:space="preserve">Politowski, Cristiano, Daniel De Vargas, Lisandra Fontura, in Antonio Augutso Foletto.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Software Engineering Processes in Game Development: a Survey about Bra</w:t>
      </w:r>
      <w:r>
        <w:rPr>
          <w:rFonts w:ascii="Times New Roman" w:hAnsi="Times New Roman" w:cs="Times New Roman"/>
          <w:sz w:val="24"/>
          <w:szCs w:val="24"/>
        </w:rPr>
        <w:t xml:space="preserve">zilian Developers’ Experiences. </w:t>
      </w:r>
      <w:r w:rsidRPr="00204950">
        <w:rPr>
          <w:rFonts w:ascii="Times New Roman" w:hAnsi="Times New Roman" w:cs="Times New Roman"/>
          <w:sz w:val="24"/>
          <w:szCs w:val="24"/>
        </w:rPr>
        <w:t>Dostopno prek https://www.researchgate.net/publication/305653135_Software_Engineering_Processes_in_Game_Development_a_Survey_about_Brazilian_Developers’_Experiences.</w:t>
      </w:r>
    </w:p>
    <w:p w14:paraId="42711ECA" w14:textId="77777777" w:rsidR="00786184" w:rsidRPr="00204950" w:rsidRDefault="00786184" w:rsidP="00786184">
      <w:pPr>
        <w:pStyle w:val="Bibliografija"/>
        <w:rPr>
          <w:rFonts w:ascii="Times New Roman" w:hAnsi="Times New Roman" w:cs="Times New Roman"/>
          <w:sz w:val="24"/>
          <w:szCs w:val="24"/>
        </w:rPr>
      </w:pPr>
    </w:p>
    <w:p w14:paraId="08B6F9C3"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Pressman, Roger S., in Bruce Maxim.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 A Practitioner’s Approach</w:t>
      </w:r>
      <w:r w:rsidRPr="00204950">
        <w:rPr>
          <w:rFonts w:ascii="Times New Roman" w:hAnsi="Times New Roman" w:cs="Times New Roman"/>
          <w:sz w:val="24"/>
          <w:szCs w:val="24"/>
        </w:rPr>
        <w:t>. 8 edition. New York, NY: McGraw-Hill Education.</w:t>
      </w:r>
    </w:p>
    <w:p w14:paraId="6E98612A"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Ramadan, Rido, in Yani Widyani.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Game development life cycle guidelines.</w:t>
      </w:r>
      <w:r>
        <w:rPr>
          <w:rFonts w:ascii="Times New Roman" w:hAnsi="Times New Roman" w:cs="Times New Roman"/>
          <w:sz w:val="24"/>
          <w:szCs w:val="24"/>
        </w:rPr>
        <w:t xml:space="preserve"> </w:t>
      </w:r>
      <w:r w:rsidRPr="00204950">
        <w:rPr>
          <w:rFonts w:ascii="Times New Roman" w:hAnsi="Times New Roman" w:cs="Times New Roman"/>
          <w:sz w:val="24"/>
          <w:szCs w:val="24"/>
        </w:rPr>
        <w:t>95–100. doi:10.1109/ICACSIS.2013.6761558.</w:t>
      </w:r>
    </w:p>
    <w:p w14:paraId="66D4725B"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Rolland, Colette. </w:t>
      </w:r>
      <w:r>
        <w:rPr>
          <w:rFonts w:ascii="Times New Roman" w:hAnsi="Times New Roman" w:cs="Times New Roman"/>
          <w:sz w:val="24"/>
          <w:szCs w:val="24"/>
        </w:rPr>
        <w:t>(</w:t>
      </w:r>
      <w:r w:rsidRPr="00204950">
        <w:rPr>
          <w:rFonts w:ascii="Times New Roman" w:hAnsi="Times New Roman" w:cs="Times New Roman"/>
          <w:sz w:val="24"/>
          <w:szCs w:val="24"/>
        </w:rPr>
        <w:t>1998</w:t>
      </w:r>
      <w:r>
        <w:rPr>
          <w:rFonts w:ascii="Times New Roman" w:hAnsi="Times New Roman" w:cs="Times New Roman"/>
          <w:sz w:val="24"/>
          <w:szCs w:val="24"/>
        </w:rPr>
        <w:t>)</w:t>
      </w:r>
      <w:r w:rsidRPr="00204950">
        <w:rPr>
          <w:rFonts w:ascii="Times New Roman" w:hAnsi="Times New Roman" w:cs="Times New Roman"/>
          <w:sz w:val="24"/>
          <w:szCs w:val="24"/>
        </w:rPr>
        <w:t>. A Comprehensive View of Process Engineering</w:t>
      </w:r>
      <w:r>
        <w:rPr>
          <w:rFonts w:ascii="Times New Roman" w:hAnsi="Times New Roman" w:cs="Times New Roman"/>
          <w:sz w:val="24"/>
          <w:szCs w:val="24"/>
        </w:rPr>
        <w:t xml:space="preserve">. </w:t>
      </w:r>
      <w:r w:rsidRPr="00204950">
        <w:rPr>
          <w:rFonts w:ascii="Times New Roman" w:hAnsi="Times New Roman" w:cs="Times New Roman"/>
          <w:i/>
          <w:iCs/>
          <w:sz w:val="24"/>
          <w:szCs w:val="24"/>
        </w:rPr>
        <w:t>Advanced Information Systems Engineering</w:t>
      </w:r>
      <w:r w:rsidRPr="00204950">
        <w:rPr>
          <w:rFonts w:ascii="Times New Roman" w:hAnsi="Times New Roman" w:cs="Times New Roman"/>
          <w:sz w:val="24"/>
          <w:szCs w:val="24"/>
        </w:rPr>
        <w:t>, 1–24. Lecture Notes in Computer Science. Springer, Berlin, Heidelberg. doi:10.1007/BFb0054216.</w:t>
      </w:r>
    </w:p>
    <w:p w14:paraId="7F33EEB0"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Rucker, Rudy. </w:t>
      </w:r>
      <w:r>
        <w:rPr>
          <w:rFonts w:ascii="Times New Roman" w:hAnsi="Times New Roman" w:cs="Times New Roman"/>
          <w:sz w:val="24"/>
          <w:szCs w:val="24"/>
        </w:rPr>
        <w:t>(</w:t>
      </w:r>
      <w:r w:rsidRPr="00204950">
        <w:rPr>
          <w:rFonts w:ascii="Times New Roman" w:hAnsi="Times New Roman" w:cs="Times New Roman"/>
          <w:sz w:val="24"/>
          <w:szCs w:val="24"/>
        </w:rPr>
        <w:t>2002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 and Computer Games</w:t>
      </w:r>
      <w:r w:rsidRPr="00204950">
        <w:rPr>
          <w:rFonts w:ascii="Times New Roman" w:hAnsi="Times New Roman" w:cs="Times New Roman"/>
          <w:sz w:val="24"/>
          <w:szCs w:val="24"/>
        </w:rPr>
        <w:t>. 1 edition. Harlow: Addison-Wesley.</w:t>
      </w:r>
    </w:p>
    <w:p w14:paraId="0658C9C8"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Rumbaugh, James, Ivar Jacobson, in Grady Booch.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The Unified Modeling Language Reference Manual,</w:t>
      </w:r>
      <w:r w:rsidRPr="00204950">
        <w:rPr>
          <w:rFonts w:ascii="Times New Roman" w:hAnsi="Times New Roman" w:cs="Times New Roman"/>
          <w:sz w:val="24"/>
          <w:szCs w:val="24"/>
        </w:rPr>
        <w:t>. 2 edition. Boston: Addison-Wesley Professional.</w:t>
      </w:r>
    </w:p>
    <w:p w14:paraId="1741AA3E"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Ruonala, Henna-Riikka.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Agile Game Development: A Systematic Literature Review.</w:t>
      </w:r>
    </w:p>
    <w:p w14:paraId="4D2CC2EC"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Sabharwal, Sangeeta.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w:t>
      </w:r>
      <w:r w:rsidRPr="00204950">
        <w:rPr>
          <w:rFonts w:ascii="Times New Roman" w:hAnsi="Times New Roman" w:cs="Times New Roman"/>
          <w:sz w:val="24"/>
          <w:szCs w:val="24"/>
        </w:rPr>
        <w:t>. New Age International Pvt Ltd Publishers.</w:t>
      </w:r>
    </w:p>
    <w:p w14:paraId="493EACA1"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Salmon, Joshua P., Sarah M. Dolan, Richard S. Drake, Graham C. Wilson, Raymond M. Klein, in Gail A. Eskes.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xml:space="preserve">. A survey of video game preferences in adults: Building better games for older adults. </w:t>
      </w:r>
      <w:r w:rsidRPr="00204950">
        <w:rPr>
          <w:rFonts w:ascii="Times New Roman" w:hAnsi="Times New Roman" w:cs="Times New Roman"/>
          <w:i/>
          <w:iCs/>
          <w:sz w:val="24"/>
          <w:szCs w:val="24"/>
        </w:rPr>
        <w:t>Entertainment Computing</w:t>
      </w:r>
      <w:r w:rsidRPr="00204950">
        <w:rPr>
          <w:rFonts w:ascii="Times New Roman" w:hAnsi="Times New Roman" w:cs="Times New Roman"/>
          <w:sz w:val="24"/>
          <w:szCs w:val="24"/>
        </w:rPr>
        <w:t xml:space="preserve"> 21 (junij): 45–64. doi:10.1016/j.entcom.2017.04.006.</w:t>
      </w:r>
    </w:p>
    <w:p w14:paraId="04716E9D"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Schell, Jesse.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The Art of Game Design: A Book of Lenses</w:t>
      </w:r>
      <w:r w:rsidRPr="00204950">
        <w:rPr>
          <w:rFonts w:ascii="Times New Roman" w:hAnsi="Times New Roman" w:cs="Times New Roman"/>
          <w:sz w:val="24"/>
          <w:szCs w:val="24"/>
        </w:rPr>
        <w:t>. 1 edition. Amsterdam ; Boston: CRC Press.</w:t>
      </w:r>
    </w:p>
    <w:p w14:paraId="0EAD3383"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Sommerville, Ian.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w:t>
      </w:r>
      <w:r w:rsidRPr="00204950">
        <w:rPr>
          <w:rFonts w:ascii="Times New Roman" w:hAnsi="Times New Roman" w:cs="Times New Roman"/>
          <w:sz w:val="24"/>
          <w:szCs w:val="24"/>
        </w:rPr>
        <w:t>. 9 edition. Boston: Pearson.</w:t>
      </w:r>
    </w:p>
    <w:p w14:paraId="259DDE17"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Soomro, Sarmad, Wan Fatimah Wan Ahmad, in Suziah Sulaiman.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Evaluation of Mobile Games Using Playability Heuristics</w:t>
      </w:r>
      <w:r>
        <w:rPr>
          <w:rFonts w:ascii="Times New Roman" w:hAnsi="Times New Roman" w:cs="Times New Roman"/>
          <w:sz w:val="24"/>
          <w:szCs w:val="24"/>
        </w:rPr>
        <w:t xml:space="preserve">. </w:t>
      </w:r>
      <w:r w:rsidRPr="00204950">
        <w:rPr>
          <w:rFonts w:ascii="Times New Roman" w:hAnsi="Times New Roman" w:cs="Times New Roman"/>
          <w:i/>
          <w:iCs/>
          <w:sz w:val="24"/>
          <w:szCs w:val="24"/>
        </w:rPr>
        <w:t>Advances in Visual Informatics</w:t>
      </w:r>
      <w:r w:rsidRPr="00204950">
        <w:rPr>
          <w:rFonts w:ascii="Times New Roman" w:hAnsi="Times New Roman" w:cs="Times New Roman"/>
          <w:sz w:val="24"/>
          <w:szCs w:val="24"/>
        </w:rPr>
        <w:t>, 264–74. Lecture Notes in Computer Science. Springer, Cham. doi:10.1007/978-3-319-02958-0_25.</w:t>
      </w:r>
    </w:p>
    <w:p w14:paraId="345DE65B"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Stacey, Patrick, in Joe Nandhakumar.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xml:space="preserve">. Opening up to Agile Games Development. </w:t>
      </w:r>
      <w:r w:rsidRPr="00204950">
        <w:rPr>
          <w:rFonts w:ascii="Times New Roman" w:hAnsi="Times New Roman" w:cs="Times New Roman"/>
          <w:i/>
          <w:iCs/>
          <w:sz w:val="24"/>
          <w:szCs w:val="24"/>
        </w:rPr>
        <w:t>Communications of the ACM</w:t>
      </w:r>
      <w:r w:rsidRPr="00204950">
        <w:rPr>
          <w:rFonts w:ascii="Times New Roman" w:hAnsi="Times New Roman" w:cs="Times New Roman"/>
          <w:sz w:val="24"/>
          <w:szCs w:val="24"/>
        </w:rPr>
        <w:t xml:space="preserve"> 51 (12): 143. doi:10.1145/1409360.1409387.</w:t>
      </w:r>
    </w:p>
    <w:p w14:paraId="115B0E46"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Sylvester, Tynan.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Designing Games: A Guide to Engineering Experiences</w:t>
      </w:r>
      <w:r w:rsidRPr="00204950">
        <w:rPr>
          <w:rFonts w:ascii="Times New Roman" w:hAnsi="Times New Roman" w:cs="Times New Roman"/>
          <w:sz w:val="24"/>
          <w:szCs w:val="24"/>
        </w:rPr>
        <w:t>. 1 edition. Sebastopol, CA: O’Reilly Media.</w:t>
      </w:r>
    </w:p>
    <w:p w14:paraId="6D3F4568"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Tsui, Frank, Orlando Karam, in Barbara Bernal.</w:t>
      </w:r>
      <w:r>
        <w:rPr>
          <w:rFonts w:ascii="Times New Roman" w:hAnsi="Times New Roman" w:cs="Times New Roman"/>
          <w:sz w:val="24"/>
          <w:szCs w:val="24"/>
        </w:rPr>
        <w:t xml:space="preserve"> (</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Essentials of Software Engineering</w:t>
      </w:r>
      <w:r w:rsidRPr="00204950">
        <w:rPr>
          <w:rFonts w:ascii="Times New Roman" w:hAnsi="Times New Roman" w:cs="Times New Roman"/>
          <w:sz w:val="24"/>
          <w:szCs w:val="24"/>
        </w:rPr>
        <w:t>. Jones &amp; Bartlett Publishers.</w:t>
      </w:r>
    </w:p>
    <w:p w14:paraId="2F56868A"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Tutorialspoint.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Dostopno prek https://www.tutorialspoint.com/sdlc/sdlc_v_model.htm.</w:t>
      </w:r>
    </w:p>
    <w:p w14:paraId="25743B5E"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Ulbin, Martin. (2017). </w:t>
      </w:r>
      <w:r w:rsidRPr="00204950">
        <w:rPr>
          <w:rFonts w:ascii="Times New Roman" w:hAnsi="Times New Roman" w:cs="Times New Roman"/>
          <w:i/>
          <w:sz w:val="24"/>
          <w:szCs w:val="24"/>
        </w:rPr>
        <w:t xml:space="preserve">Razvoj igre za pomoč otrokom s prekomerno težo </w:t>
      </w:r>
      <w:r w:rsidRPr="00204950">
        <w:rPr>
          <w:rFonts w:ascii="Times New Roman" w:hAnsi="Times New Roman" w:cs="Times New Roman"/>
          <w:sz w:val="24"/>
          <w:szCs w:val="24"/>
        </w:rPr>
        <w:t xml:space="preserve"> (diplomska naloga). Dostopno prek https://dk.um.si/IzpisGradiva.php?id=66054&amp;lang=slv.</w:t>
      </w:r>
    </w:p>
    <w:p w14:paraId="771659D0"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Unger, Kimberly, in Jeannie Novak. </w:t>
      </w:r>
      <w:r>
        <w:rPr>
          <w:rFonts w:ascii="Times New Roman" w:hAnsi="Times New Roman" w:cs="Times New Roman"/>
          <w:sz w:val="24"/>
          <w:szCs w:val="24"/>
        </w:rPr>
        <w:t>(</w:t>
      </w:r>
      <w:r w:rsidRPr="00204950">
        <w:rPr>
          <w:rFonts w:ascii="Times New Roman" w:hAnsi="Times New Roman" w:cs="Times New Roman"/>
          <w:sz w:val="24"/>
          <w:szCs w:val="24"/>
        </w:rPr>
        <w:t>2011</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Development Essentials: Mobile Game Development</w:t>
      </w:r>
      <w:r w:rsidRPr="00204950">
        <w:rPr>
          <w:rFonts w:ascii="Times New Roman" w:hAnsi="Times New Roman" w:cs="Times New Roman"/>
          <w:sz w:val="24"/>
          <w:szCs w:val="24"/>
        </w:rPr>
        <w:t>. 1 edition. Clifton Park, NY: Cengage Learning.</w:t>
      </w:r>
    </w:p>
    <w:p w14:paraId="2F808A82"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Wilson Brotto Furtado, André. (2012). </w:t>
      </w:r>
      <w:r w:rsidRPr="00204950">
        <w:rPr>
          <w:rFonts w:ascii="Times New Roman" w:hAnsi="Times New Roman" w:cs="Times New Roman"/>
          <w:i/>
          <w:sz w:val="24"/>
          <w:szCs w:val="24"/>
        </w:rPr>
        <w:t>Domain-Specific Game Development</w:t>
      </w:r>
      <w:r w:rsidRPr="00204950">
        <w:rPr>
          <w:rFonts w:ascii="Times New Roman" w:hAnsi="Times New Roman" w:cs="Times New Roman"/>
          <w:sz w:val="24"/>
          <w:szCs w:val="24"/>
        </w:rPr>
        <w:t xml:space="preserve"> (doktorska disertacija). University of Pernambuco.</w:t>
      </w:r>
    </w:p>
    <w:p w14:paraId="714E6023" w14:textId="77777777" w:rsidR="00786184" w:rsidRPr="00204950" w:rsidRDefault="00786184" w:rsidP="00786184">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Yilmaz, Murat, in Rory O’Connor.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 Scrumban Integrated Gamification Approach To Guide Software Process Improvement: A Turkish Case Study</w:t>
      </w:r>
      <w:r w:rsidRPr="00204950">
        <w:rPr>
          <w:rFonts w:ascii="Times New Roman" w:hAnsi="Times New Roman" w:cs="Times New Roman"/>
          <w:sz w:val="24"/>
          <w:szCs w:val="24"/>
        </w:rPr>
        <w:t>. Let. 23. doi:10.17559/TV-20140922220409.</w:t>
      </w:r>
    </w:p>
    <w:p w14:paraId="66CB006B" w14:textId="77777777" w:rsidR="00786184" w:rsidRPr="00204950" w:rsidRDefault="00786184" w:rsidP="00786184">
      <w:pPr>
        <w:pStyle w:val="Bibliografija"/>
        <w:rPr>
          <w:rFonts w:ascii="Times New Roman" w:hAnsi="Times New Roman" w:cs="Times New Roman"/>
        </w:rPr>
      </w:pPr>
      <w:r w:rsidRPr="00204950">
        <w:rPr>
          <w:rFonts w:ascii="Times New Roman" w:hAnsi="Times New Roman" w:cs="Times New Roman"/>
          <w:sz w:val="24"/>
          <w:szCs w:val="24"/>
        </w:rPr>
        <w:t xml:space="preserve">Zagal, José P., in Roger Altizer.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Placeholder Content in Game Development: Benefits and Challenges</w:t>
      </w:r>
      <w:r>
        <w:rPr>
          <w:rFonts w:ascii="Times New Roman" w:hAnsi="Times New Roman" w:cs="Times New Roman"/>
          <w:sz w:val="24"/>
          <w:szCs w:val="24"/>
        </w:rPr>
        <w:t xml:space="preserve">. </w:t>
      </w:r>
      <w:r w:rsidRPr="00204950">
        <w:rPr>
          <w:rFonts w:ascii="Times New Roman" w:hAnsi="Times New Roman" w:cs="Times New Roman"/>
          <w:i/>
          <w:iCs/>
          <w:sz w:val="24"/>
          <w:szCs w:val="24"/>
        </w:rPr>
        <w:t>Proceedings of the 2015 Annual Symposium on Computer-Human Interaction in Play</w:t>
      </w:r>
      <w:r w:rsidRPr="00204950">
        <w:rPr>
          <w:rFonts w:ascii="Times New Roman" w:hAnsi="Times New Roman" w:cs="Times New Roman"/>
          <w:sz w:val="24"/>
          <w:szCs w:val="24"/>
        </w:rPr>
        <w:t>, 745–750. CHI PLAY ’15. New York, NY, USA: ACM. doi:10.1145/2793107.2810319.</w:t>
      </w:r>
    </w:p>
    <w:p w14:paraId="0DBA1943" w14:textId="14DC03AE" w:rsidR="00F0528F" w:rsidRPr="00204950" w:rsidRDefault="00786184" w:rsidP="00786184">
      <w:pPr>
        <w:pStyle w:val="naslov"/>
        <w:outlineLvl w:val="0"/>
        <w:rPr>
          <w:noProof/>
          <w:lang w:eastAsia="sl-SI"/>
        </w:rPr>
      </w:pPr>
      <w:r w:rsidRPr="00204950">
        <w:rPr>
          <w:noProof/>
          <w:lang w:eastAsia="sl-SI"/>
        </w:rPr>
        <w:fldChar w:fldCharType="end"/>
      </w:r>
      <w:r w:rsidR="00A30E49" w:rsidRPr="00204950">
        <w:rPr>
          <w:noProof/>
          <w:lang w:eastAsia="sl-SI"/>
        </w:rPr>
        <w:br w:type="page"/>
      </w:r>
      <w:bookmarkStart w:id="621" w:name="_Toc509588451"/>
      <w:bookmarkStart w:id="622" w:name="_Toc509591260"/>
      <w:r w:rsidR="00F0528F" w:rsidRPr="00204950">
        <w:rPr>
          <w:noProof/>
          <w:lang w:eastAsia="sl-SI"/>
        </w:rPr>
        <w:lastRenderedPageBreak/>
        <w:t>PRILOGE</w:t>
      </w:r>
      <w:bookmarkEnd w:id="621"/>
      <w:bookmarkEnd w:id="622"/>
    </w:p>
    <w:p w14:paraId="3767DAC2" w14:textId="77777777" w:rsidR="00F0528F" w:rsidRPr="00204950" w:rsidRDefault="00F0528F" w:rsidP="00772A14">
      <w:pPr>
        <w:pStyle w:val="podnaslov"/>
        <w:outlineLvl w:val="1"/>
        <w:rPr>
          <w:noProof/>
          <w:lang w:eastAsia="sl-SI"/>
        </w:rPr>
      </w:pPr>
      <w:bookmarkStart w:id="623" w:name="_Toc509588452"/>
      <w:bookmarkStart w:id="624" w:name="_Toc509591261"/>
      <w:r w:rsidRPr="00204950">
        <w:rPr>
          <w:noProof/>
          <w:lang w:eastAsia="sl-SI"/>
        </w:rPr>
        <w:t>PRILOGA A: ŠTEVILO TIPOV CITATOV NA LETO IZDAJE RAZISKAVE</w:t>
      </w:r>
      <w:bookmarkEnd w:id="623"/>
      <w:bookmarkEnd w:id="624"/>
    </w:p>
    <w:p w14:paraId="26401FE4" w14:textId="77777777" w:rsidR="00F0528F" w:rsidRPr="00204950" w:rsidRDefault="00F0528F" w:rsidP="00F0528F">
      <w:pPr>
        <w:jc w:val="cente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1266" cy="1555835"/>
                    </a:xfrm>
                    <a:prstGeom prst="rect">
                      <a:avLst/>
                    </a:prstGeom>
                  </pic:spPr>
                </pic:pic>
              </a:graphicData>
            </a:graphic>
          </wp:inline>
        </w:drawing>
      </w:r>
    </w:p>
    <w:p w14:paraId="05143863" w14:textId="15203AC7" w:rsidR="00F0528F" w:rsidRPr="00152207" w:rsidRDefault="00152207" w:rsidP="00F0528F">
      <w:pPr>
        <w:jc w:val="center"/>
        <w:rPr>
          <w:rFonts w:ascii="Times New Roman" w:hAnsi="Times New Roman" w:cs="Times New Roman"/>
          <w:noProof/>
          <w:sz w:val="20"/>
          <w:szCs w:val="24"/>
          <w:lang w:eastAsia="sl-SI"/>
        </w:rPr>
      </w:pPr>
      <w:r>
        <w:rPr>
          <w:rFonts w:ascii="Times New Roman" w:hAnsi="Times New Roman" w:cs="Times New Roman"/>
          <w:noProof/>
          <w:sz w:val="20"/>
          <w:szCs w:val="24"/>
          <w:lang w:eastAsia="sl-SI"/>
        </w:rPr>
        <w:t>V</w:t>
      </w:r>
      <w:r w:rsidR="00F0528F" w:rsidRPr="00152207">
        <w:rPr>
          <w:rFonts w:ascii="Times New Roman" w:hAnsi="Times New Roman" w:cs="Times New Roman"/>
          <w:noProof/>
          <w:sz w:val="20"/>
          <w:szCs w:val="24"/>
          <w:lang w:eastAsia="sl-SI"/>
        </w:rPr>
        <w:t xml:space="preserve">ir: </w:t>
      </w:r>
      <w:r w:rsidR="00F0528F" w:rsidRPr="00152207">
        <w:rPr>
          <w:rFonts w:ascii="Times New Roman" w:hAnsi="Times New Roman" w:cs="Times New Roman"/>
          <w:noProof/>
          <w:sz w:val="20"/>
          <w:szCs w:val="24"/>
          <w:lang w:eastAsia="sl-SI"/>
        </w:rPr>
        <w:fldChar w:fldCharType="begin"/>
      </w:r>
      <w:r w:rsidR="00F0528F" w:rsidRPr="00152207">
        <w:rPr>
          <w:rFonts w:ascii="Times New Roman" w:hAnsi="Times New Roman" w:cs="Times New Roman"/>
          <w:noProof/>
          <w:sz w:val="20"/>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00F0528F" w:rsidRPr="00152207">
        <w:rPr>
          <w:rFonts w:ascii="Times New Roman" w:hAnsi="Times New Roman" w:cs="Times New Roman"/>
          <w:noProof/>
          <w:sz w:val="20"/>
          <w:szCs w:val="24"/>
          <w:lang w:eastAsia="sl-SI"/>
        </w:rPr>
        <w:fldChar w:fldCharType="separate"/>
      </w:r>
      <w:r w:rsidR="00F0528F"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00F0528F" w:rsidRPr="00152207">
        <w:rPr>
          <w:rFonts w:ascii="Times New Roman" w:hAnsi="Times New Roman" w:cs="Times New Roman"/>
          <w:sz w:val="20"/>
          <w:szCs w:val="24"/>
        </w:rPr>
        <w:t xml:space="preserve"> 2016b, 14)</w:t>
      </w:r>
      <w:r w:rsidR="00F0528F" w:rsidRPr="00152207">
        <w:rPr>
          <w:rFonts w:ascii="Times New Roman" w:hAnsi="Times New Roman" w:cs="Times New Roman"/>
          <w:noProof/>
          <w:sz w:val="20"/>
          <w:szCs w:val="24"/>
          <w:lang w:eastAsia="sl-SI"/>
        </w:rPr>
        <w:fldChar w:fldCharType="end"/>
      </w:r>
    </w:p>
    <w:p w14:paraId="73C3D72C" w14:textId="77777777" w:rsidR="00F0528F" w:rsidRPr="00204950" w:rsidRDefault="00F0528F" w:rsidP="00F0528F">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br w:type="page"/>
      </w:r>
    </w:p>
    <w:p w14:paraId="3B22AF71" w14:textId="77777777" w:rsidR="00F0528F" w:rsidRPr="00204950" w:rsidRDefault="00F0528F" w:rsidP="00772A14">
      <w:pPr>
        <w:pStyle w:val="podnaslov"/>
        <w:outlineLvl w:val="1"/>
        <w:rPr>
          <w:noProof/>
          <w:lang w:eastAsia="sl-SI"/>
        </w:rPr>
      </w:pPr>
      <w:bookmarkStart w:id="625" w:name="_Toc509588453"/>
      <w:bookmarkStart w:id="626" w:name="_Toc509591262"/>
      <w:r w:rsidRPr="00204950">
        <w:rPr>
          <w:noProof/>
          <w:lang w:eastAsia="sl-SI"/>
        </w:rPr>
        <w:lastRenderedPageBreak/>
        <w:t>PRILOGA B: ŽIVLJENJSKI CIKEL METODOLOGIJE ZA RESNE IGRE GAMED</w:t>
      </w:r>
      <w:bookmarkEnd w:id="625"/>
      <w:bookmarkEnd w:id="626"/>
    </w:p>
    <w:p w14:paraId="67472CB8" w14:textId="77777777" w:rsidR="00772A14" w:rsidRDefault="00F0528F" w:rsidP="00F0528F">
      <w:pPr>
        <w:jc w:val="center"/>
        <w:rPr>
          <w:rFonts w:ascii="Times New Roman" w:hAnsi="Times New Roman" w:cs="Times New Roman"/>
          <w:sz w:val="20"/>
          <w:szCs w:val="20"/>
        </w:rPr>
      </w:pPr>
      <w:r w:rsidRPr="00204950">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09112" cy="6090474"/>
                    </a:xfrm>
                    <a:prstGeom prst="rect">
                      <a:avLst/>
                    </a:prstGeom>
                  </pic:spPr>
                </pic:pic>
              </a:graphicData>
            </a:graphic>
          </wp:inline>
        </w:drawing>
      </w:r>
    </w:p>
    <w:p w14:paraId="3CB150A7" w14:textId="308B88E7" w:rsidR="00F0528F" w:rsidRPr="00204950" w:rsidRDefault="00F0528F" w:rsidP="00F0528F">
      <w:pPr>
        <w:jc w:val="center"/>
        <w:rPr>
          <w:rFonts w:ascii="Times New Roman" w:hAnsi="Times New Roman" w:cs="Times New Roman"/>
          <w:sz w:val="24"/>
          <w:szCs w:val="24"/>
        </w:rPr>
      </w:pPr>
      <w:r w:rsidRPr="00152207">
        <w:rPr>
          <w:rFonts w:ascii="Times New Roman" w:hAnsi="Times New Roman" w:cs="Times New Roman"/>
          <w:sz w:val="20"/>
          <w:szCs w:val="20"/>
        </w:rPr>
        <w:t xml:space="preserve">Vir: </w:t>
      </w:r>
      <w:r w:rsidRPr="00152207">
        <w:rPr>
          <w:rFonts w:ascii="Times New Roman" w:hAnsi="Times New Roman" w:cs="Times New Roman"/>
          <w:sz w:val="20"/>
          <w:szCs w:val="20"/>
        </w:rPr>
        <w:fldChar w:fldCharType="begin"/>
      </w:r>
      <w:r w:rsidR="00215A14" w:rsidRPr="00152207">
        <w:rPr>
          <w:rFonts w:ascii="Times New Roman" w:hAnsi="Times New Roman" w:cs="Times New Roman"/>
          <w:sz w:val="20"/>
          <w:szCs w:val="20"/>
        </w:rPr>
        <w:instrText xml:space="preserve"> ADDIN ZOTERO_ITEM CSL_CITATION {"citationID":"IeqUcueF","properties":{"formattedCitation":"(Aslan in Balci 2015b, 309)","plainCitation":"(Aslan in Balci 2015b,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152207">
        <w:rPr>
          <w:rFonts w:ascii="Times New Roman" w:hAnsi="Times New Roman" w:cs="Times New Roman"/>
          <w:sz w:val="20"/>
          <w:szCs w:val="20"/>
        </w:rPr>
        <w:fldChar w:fldCharType="separate"/>
      </w:r>
      <w:r w:rsidR="008915C3" w:rsidRPr="00152207">
        <w:rPr>
          <w:rFonts w:ascii="Times New Roman" w:hAnsi="Times New Roman" w:cs="Times New Roman"/>
          <w:sz w:val="20"/>
          <w:szCs w:val="20"/>
        </w:rPr>
        <w:t>(Aslan in Balci</w:t>
      </w:r>
      <w:r w:rsidR="00726534" w:rsidRPr="00152207">
        <w:rPr>
          <w:rFonts w:ascii="Times New Roman" w:hAnsi="Times New Roman" w:cs="Times New Roman"/>
          <w:sz w:val="20"/>
          <w:szCs w:val="20"/>
        </w:rPr>
        <w:t>,</w:t>
      </w:r>
      <w:r w:rsidR="008915C3" w:rsidRPr="00152207">
        <w:rPr>
          <w:rFonts w:ascii="Times New Roman" w:hAnsi="Times New Roman" w:cs="Times New Roman"/>
          <w:sz w:val="20"/>
          <w:szCs w:val="20"/>
        </w:rPr>
        <w:t xml:space="preserve"> 2015</w:t>
      </w:r>
      <w:r w:rsidR="00215A14" w:rsidRPr="00152207">
        <w:rPr>
          <w:rFonts w:ascii="Times New Roman" w:hAnsi="Times New Roman" w:cs="Times New Roman"/>
          <w:sz w:val="20"/>
          <w:szCs w:val="20"/>
        </w:rPr>
        <w:t>, 309)</w:t>
      </w:r>
      <w:r w:rsidRPr="00152207">
        <w:rPr>
          <w:rFonts w:ascii="Times New Roman" w:hAnsi="Times New Roman" w:cs="Times New Roman"/>
          <w:sz w:val="20"/>
          <w:szCs w:val="20"/>
        </w:rPr>
        <w:fldChar w:fldCharType="end"/>
      </w:r>
    </w:p>
    <w:p w14:paraId="796FDEE5"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53C6FB4A" w14:textId="70B0051A" w:rsidR="00F0528F" w:rsidRPr="00204950" w:rsidRDefault="00F0528F" w:rsidP="00772A14">
      <w:pPr>
        <w:pStyle w:val="podnaslov"/>
        <w:outlineLvl w:val="1"/>
      </w:pPr>
      <w:bookmarkStart w:id="627" w:name="_Toc509588454"/>
      <w:bookmarkStart w:id="628" w:name="_Toc509591263"/>
      <w:r w:rsidRPr="00204950">
        <w:lastRenderedPageBreak/>
        <w:t>PRILOGA C: SPIRALNI MODEL ZA PODPORO OBLIKOVANJU IGR</w:t>
      </w:r>
      <w:bookmarkEnd w:id="627"/>
      <w:r w:rsidR="001C08F3">
        <w:t>E</w:t>
      </w:r>
      <w:bookmarkEnd w:id="628"/>
    </w:p>
    <w:p w14:paraId="13A328B7" w14:textId="77777777" w:rsidR="00F0528F" w:rsidRPr="00204950" w:rsidRDefault="00F0528F" w:rsidP="00F0528F">
      <w:pPr>
        <w:rPr>
          <w:rFonts w:ascii="Times New Roman" w:hAnsi="Times New Roman" w:cs="Times New Roman"/>
          <w:sz w:val="24"/>
          <w:szCs w:val="24"/>
        </w:rPr>
      </w:pPr>
    </w:p>
    <w:p w14:paraId="755DBE5B"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93561" cy="4866765"/>
                    </a:xfrm>
                    <a:prstGeom prst="rect">
                      <a:avLst/>
                    </a:prstGeom>
                  </pic:spPr>
                </pic:pic>
              </a:graphicData>
            </a:graphic>
          </wp:inline>
        </w:drawing>
      </w:r>
    </w:p>
    <w:p w14:paraId="285CAD02" w14:textId="37BE3ED8"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00215A14" w:rsidRPr="00152207">
        <w:rPr>
          <w:rFonts w:ascii="Times New Roman" w:hAnsi="Times New Roman" w:cs="Times New Roman"/>
          <w:sz w:val="20"/>
          <w:szCs w:val="24"/>
        </w:rPr>
        <w:instrText xml:space="preserve"> ADDIN ZOTERO_ITEM CSL_CITATION {"citationID":"2vSZF9yZ","properties":{"formattedCitation":"(Aslan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152207">
        <w:rPr>
          <w:rFonts w:ascii="Times New Roman" w:hAnsi="Times New Roman" w:cs="Times New Roman"/>
          <w:sz w:val="20"/>
          <w:szCs w:val="24"/>
        </w:rPr>
        <w:fldChar w:fldCharType="separate"/>
      </w:r>
      <w:r w:rsidR="008915C3" w:rsidRPr="00152207">
        <w:rPr>
          <w:rFonts w:ascii="Times New Roman" w:hAnsi="Times New Roman" w:cs="Times New Roman"/>
          <w:sz w:val="20"/>
        </w:rPr>
        <w:t>(Aslan in Balci</w:t>
      </w:r>
      <w:r w:rsidR="00726534" w:rsidRPr="00152207">
        <w:rPr>
          <w:rFonts w:ascii="Times New Roman" w:hAnsi="Times New Roman" w:cs="Times New Roman"/>
          <w:sz w:val="20"/>
        </w:rPr>
        <w:t>,</w:t>
      </w:r>
      <w:r w:rsidR="008915C3" w:rsidRPr="00152207">
        <w:rPr>
          <w:rFonts w:ascii="Times New Roman" w:hAnsi="Times New Roman" w:cs="Times New Roman"/>
          <w:sz w:val="20"/>
        </w:rPr>
        <w:t xml:space="preserve"> 2015</w:t>
      </w:r>
      <w:r w:rsidR="00215A14" w:rsidRPr="00152207">
        <w:rPr>
          <w:rFonts w:ascii="Times New Roman" w:hAnsi="Times New Roman" w:cs="Times New Roman"/>
          <w:sz w:val="20"/>
        </w:rPr>
        <w:t>, 313)</w:t>
      </w:r>
      <w:r w:rsidRPr="00152207">
        <w:rPr>
          <w:rFonts w:ascii="Times New Roman" w:hAnsi="Times New Roman" w:cs="Times New Roman"/>
          <w:sz w:val="20"/>
          <w:szCs w:val="24"/>
        </w:rPr>
        <w:fldChar w:fldCharType="end"/>
      </w:r>
    </w:p>
    <w:p w14:paraId="0665FAA0" w14:textId="77777777" w:rsidR="00F0528F" w:rsidRPr="00204950" w:rsidRDefault="00F0528F" w:rsidP="00F0528F">
      <w:pPr>
        <w:rPr>
          <w:rFonts w:ascii="Times New Roman" w:hAnsi="Times New Roman" w:cs="Times New Roman"/>
          <w:sz w:val="24"/>
          <w:szCs w:val="24"/>
        </w:rPr>
      </w:pPr>
    </w:p>
    <w:p w14:paraId="114C77E3"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3D9FF5F0" w14:textId="6EF4DDDB" w:rsidR="00F0528F" w:rsidRPr="00204950" w:rsidRDefault="00F0528F" w:rsidP="00772A14">
      <w:pPr>
        <w:pStyle w:val="podnaslov"/>
        <w:outlineLvl w:val="1"/>
      </w:pPr>
      <w:bookmarkStart w:id="629" w:name="_Toc509588455"/>
      <w:bookmarkStart w:id="630" w:name="_Toc509591264"/>
      <w:r w:rsidRPr="00204950">
        <w:lastRenderedPageBreak/>
        <w:t>PRILOGA D: PREDLAGANI ŽIVLJENJSKI CIKEL RAZVOJA ZA VIDEO IGRE</w:t>
      </w:r>
      <w:bookmarkEnd w:id="629"/>
      <w:bookmarkEnd w:id="630"/>
    </w:p>
    <w:p w14:paraId="3CAAD40D"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09132" cy="2555894"/>
                    </a:xfrm>
                    <a:prstGeom prst="rect">
                      <a:avLst/>
                    </a:prstGeom>
                  </pic:spPr>
                </pic:pic>
              </a:graphicData>
            </a:graphic>
          </wp:inline>
        </w:drawing>
      </w:r>
    </w:p>
    <w:p w14:paraId="0095C4BA" w14:textId="187DB399"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00215A14" w:rsidRPr="00152207">
        <w:rPr>
          <w:rFonts w:ascii="Times New Roman" w:hAnsi="Times New Roman" w:cs="Times New Roman"/>
          <w:sz w:val="20"/>
          <w:szCs w:val="24"/>
        </w:rPr>
        <w:instrText xml:space="preserve"> ADDIN ZOTERO_ITEM CSL_CITATION {"citationID":"YmwYhnG2","properties":{"formattedCitation":"(Ramadan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152207">
        <w:rPr>
          <w:rFonts w:ascii="Times New Roman" w:hAnsi="Times New Roman" w:cs="Times New Roman"/>
          <w:sz w:val="20"/>
          <w:szCs w:val="24"/>
        </w:rPr>
        <w:fldChar w:fldCharType="separate"/>
      </w:r>
      <w:r w:rsidR="006B7CFA" w:rsidRPr="00152207">
        <w:rPr>
          <w:rFonts w:ascii="Times New Roman" w:hAnsi="Times New Roman" w:cs="Times New Roman"/>
          <w:sz w:val="20"/>
        </w:rPr>
        <w:t>(Ramadan in Widyani</w:t>
      </w:r>
      <w:r w:rsidR="00726534" w:rsidRPr="00152207">
        <w:rPr>
          <w:rFonts w:ascii="Times New Roman" w:hAnsi="Times New Roman" w:cs="Times New Roman"/>
          <w:sz w:val="20"/>
        </w:rPr>
        <w:t>,</w:t>
      </w:r>
      <w:r w:rsidR="006B7CFA" w:rsidRPr="00152207">
        <w:rPr>
          <w:rFonts w:ascii="Times New Roman" w:hAnsi="Times New Roman" w:cs="Times New Roman"/>
          <w:sz w:val="20"/>
        </w:rPr>
        <w:t xml:space="preserve"> 2013</w:t>
      </w:r>
      <w:r w:rsidR="00215A14" w:rsidRPr="00152207">
        <w:rPr>
          <w:rFonts w:ascii="Times New Roman" w:hAnsi="Times New Roman" w:cs="Times New Roman"/>
          <w:sz w:val="20"/>
        </w:rPr>
        <w:t>, 98)</w:t>
      </w:r>
      <w:r w:rsidRPr="00152207">
        <w:rPr>
          <w:rFonts w:ascii="Times New Roman" w:hAnsi="Times New Roman" w:cs="Times New Roman"/>
          <w:sz w:val="20"/>
          <w:szCs w:val="24"/>
        </w:rPr>
        <w:fldChar w:fldCharType="end"/>
      </w:r>
    </w:p>
    <w:p w14:paraId="0CA8CA6C"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426A4337" w14:textId="77777777" w:rsidR="00F0528F" w:rsidRPr="00204950" w:rsidRDefault="00F0528F" w:rsidP="00F0528F">
      <w:pPr>
        <w:rPr>
          <w:rFonts w:ascii="Times New Roman" w:hAnsi="Times New Roman" w:cs="Times New Roman"/>
          <w:sz w:val="24"/>
          <w:szCs w:val="24"/>
        </w:rPr>
        <w:sectPr w:rsidR="00F0528F" w:rsidRPr="00204950" w:rsidSect="00A53DD7">
          <w:footerReference w:type="default" r:id="rId30"/>
          <w:pgSz w:w="11906" w:h="16838"/>
          <w:pgMar w:top="1417" w:right="1417" w:bottom="1417" w:left="1417" w:header="708" w:footer="708" w:gutter="0"/>
          <w:pgNumType w:start="6"/>
          <w:cols w:space="708"/>
          <w:docGrid w:linePitch="360"/>
        </w:sectPr>
      </w:pPr>
    </w:p>
    <w:p w14:paraId="01A159E2" w14:textId="77777777" w:rsidR="00F0528F" w:rsidRPr="00204950" w:rsidRDefault="00F0528F" w:rsidP="00772A14">
      <w:pPr>
        <w:pStyle w:val="podnaslov"/>
        <w:outlineLvl w:val="1"/>
      </w:pPr>
      <w:bookmarkStart w:id="631" w:name="_Toc509588456"/>
      <w:bookmarkStart w:id="632" w:name="_Toc509591265"/>
      <w:r w:rsidRPr="00204950">
        <w:lastRenderedPageBreak/>
        <w:t>PRILOGA E: PRIKAZ ARTEFAKTOV RAZVOJA VIDEO IGER PO AVTORJIH</w:t>
      </w:r>
      <w:bookmarkEnd w:id="631"/>
      <w:bookmarkEnd w:id="632"/>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04950"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16BC02B8" w:rsidR="00F0528F" w:rsidRPr="00204950" w:rsidRDefault="000640C9" w:rsidP="001E4257">
            <w:pPr>
              <w:spacing w:after="0" w:line="240" w:lineRule="auto"/>
              <w:jc w:val="center"/>
              <w:rPr>
                <w:rFonts w:ascii="Times New Roman" w:eastAsia="Times New Roman" w:hAnsi="Times New Roman" w:cs="Times New Roman"/>
                <w:color w:val="000000"/>
                <w:sz w:val="14"/>
                <w:szCs w:val="24"/>
                <w:lang w:eastAsia="sl-SI"/>
              </w:rPr>
            </w:pPr>
            <w:r>
              <w:rPr>
                <w:rFonts w:ascii="Times New Roman" w:eastAsia="Times New Roman" w:hAnsi="Times New Roman" w:cs="Times New Roman"/>
                <w:color w:val="000000"/>
                <w:sz w:val="14"/>
                <w:szCs w:val="24"/>
                <w:lang w:eastAsia="sl-SI"/>
              </w:rPr>
              <w:t>UPRAVLJANJE(PRORAČ</w:t>
            </w:r>
            <w:r w:rsidR="00F0528F" w:rsidRPr="00204950">
              <w:rPr>
                <w:rFonts w:ascii="Times New Roman" w:eastAsia="Times New Roman" w:hAnsi="Times New Roman" w:cs="Times New Roman"/>
                <w:color w:val="000000"/>
                <w:sz w:val="14"/>
                <w:szCs w:val="24"/>
                <w:lang w:eastAsia="sl-SI"/>
              </w:rPr>
              <w:t>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Richard Rouse III</w:t>
            </w:r>
          </w:p>
          <w:p w14:paraId="73F69F8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SCENARIJ IGRE</w:t>
            </w:r>
          </w:p>
        </w:tc>
      </w:tr>
      <w:tr w:rsidR="00F0528F" w:rsidRPr="00204950"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05694478" w14:textId="77777777" w:rsidR="00F0528F" w:rsidRPr="00204950" w:rsidRDefault="00F0528F" w:rsidP="00772A14">
      <w:pPr>
        <w:pStyle w:val="podnaslov"/>
        <w:outlineLvl w:val="1"/>
      </w:pPr>
      <w:bookmarkStart w:id="633" w:name="_Toc509588457"/>
      <w:bookmarkStart w:id="634" w:name="_Toc509591266"/>
      <w:r w:rsidRPr="00204950">
        <w:lastRenderedPageBreak/>
        <w:t>PRILOGA F: PRIKAZ FAZ RAZVOJA PO AVTORJIH</w:t>
      </w:r>
      <w:bookmarkEnd w:id="633"/>
      <w:bookmarkEnd w:id="634"/>
    </w:p>
    <w:tbl>
      <w:tblPr>
        <w:tblW w:w="13702" w:type="dxa"/>
        <w:jc w:val="center"/>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04950" w14:paraId="74712D95" w14:textId="77777777"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14:paraId="32745BE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14:paraId="34F587A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14:paraId="4A60EA8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0311277D"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14:paraId="4424AAF8"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4DBFCDA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52415D2D"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14:paraId="30A07B90"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14:paraId="17B1129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14:paraId="7F22E512"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14:paraId="78BAE8E9"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358618C6"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4C1EC535" w14:textId="77777777"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4EE9C2C"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25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66C6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commentRangeStart w:id="635"/>
            <w:r w:rsidRPr="00204950">
              <w:rPr>
                <w:rFonts w:ascii="Times New Roman" w:eastAsia="Times New Roman" w:hAnsi="Times New Roman" w:cs="Times New Roman"/>
                <w:sz w:val="14"/>
                <w:szCs w:val="24"/>
                <w:lang w:eastAsia="sl-SI"/>
              </w:rPr>
              <w:t>PRED PRODUKCIJA</w:t>
            </w:r>
            <w:commentRangeEnd w:id="635"/>
            <w:r w:rsidR="00470983">
              <w:rPr>
                <w:rStyle w:val="Pripombasklic"/>
              </w:rPr>
              <w:commentReference w:id="635"/>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91B9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4FD1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D8DB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311E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C17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9208A"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254A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802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12B1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30C392E0" w14:textId="77777777"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380506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96A9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A0CC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8E88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CC89A"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87BB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EBEB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69AE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0E9B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2865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7A8C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345A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794C2EEF" w14:textId="77777777"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9E65D3C"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3BA0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4D30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13CD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8CB6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FA4C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0496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C73E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6E79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0608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E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EA99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612067A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AB1926A"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AD5A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7BB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p w14:paraId="6F803F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9F69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5FBE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F98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833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C66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5547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5981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96A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58A1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674199A9"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3347750"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FA2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6659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06F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C9CB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973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9A2C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73E1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57A8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712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38C0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D96A"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POVRATNA INFORMACIJA</w:t>
            </w:r>
          </w:p>
        </w:tc>
      </w:tr>
      <w:tr w:rsidR="00F0528F" w:rsidRPr="00204950" w14:paraId="37C516B6"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AB0E6A6"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F8D4A9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A7460D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DB429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63A1E32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4949AD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4045EF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16BB895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3917CA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F6780D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0C662B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05C6D42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19BA01E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F050F59"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02A8AE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B1F4A8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A7C21D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272B49C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2B9A61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724A70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0429858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F348E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5B41AC9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0187572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02655E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68BFD79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0FE85D8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057DC2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25A4B5A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AD9B57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4D12677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6195CD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260C491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5C3FF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E0F777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2267170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67EB389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5E7CD6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2E974E3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22BF6ACB"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470AF8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20AE0A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65A38B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E3FC07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EC68CB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210FDE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E9745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20026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0208B4A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2307745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005EE6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528BEE95"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7D9F7BF3"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A63046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3AD99D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5F3E1E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582E9DF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F6E929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FF9F1B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52B9B01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8A4992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1D94354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59CBA80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4FABF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52E89EA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D4CB2F4"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27A18E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011A1CB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1CCD7F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A8735F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02E32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74E769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68278AA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FFEA85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778DA67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1038034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FE302A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B1405C" w:rsidRPr="00204950" w14:paraId="62D1C7D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4D744CDA" w14:textId="460E3C2F" w:rsidR="00B1405C" w:rsidRPr="00204950" w:rsidRDefault="00B1405C"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Kanode in Hadadd (2009)</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01B52B01" w14:textId="2B27C37F"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E3F76BE" w14:textId="2F83B29C"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3BB2568" w14:textId="6A67CB7C"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3D96AABF"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821426B"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EFDE555"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3D5394EB"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A84C733"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2DAC279"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D6378B7"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6C1AFFBC"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204950" w:rsidRDefault="00F0528F" w:rsidP="00F0528F">
      <w:pPr>
        <w:rPr>
          <w:rFonts w:ascii="Times New Roman" w:hAnsi="Times New Roman" w:cs="Times New Roman"/>
          <w:sz w:val="24"/>
          <w:szCs w:val="24"/>
        </w:rPr>
        <w:sectPr w:rsidR="00F0528F" w:rsidRPr="00204950" w:rsidSect="001E4257">
          <w:pgSz w:w="16838" w:h="11906" w:orient="landscape"/>
          <w:pgMar w:top="1417" w:right="1417" w:bottom="1417" w:left="1417" w:header="708" w:footer="708" w:gutter="0"/>
          <w:cols w:space="708"/>
          <w:docGrid w:linePitch="360"/>
        </w:sectPr>
      </w:pPr>
    </w:p>
    <w:p w14:paraId="6CDA9C6C" w14:textId="77777777" w:rsidR="00F0528F" w:rsidRPr="00204950" w:rsidRDefault="00F0528F" w:rsidP="00772A14">
      <w:pPr>
        <w:pStyle w:val="podnaslov"/>
        <w:outlineLvl w:val="1"/>
      </w:pPr>
      <w:bookmarkStart w:id="636" w:name="_Toc509588458"/>
      <w:bookmarkStart w:id="637" w:name="_Toc509591267"/>
      <w:r w:rsidRPr="00204950">
        <w:lastRenderedPageBreak/>
        <w:t>PRILOGA G: PRIMERJAVA TEMELJINIH KONCEPTOV METOD INŽENIRINGA PROGRAMSKE OPREME</w:t>
      </w:r>
      <w:bookmarkEnd w:id="636"/>
      <w:bookmarkEnd w:id="637"/>
    </w:p>
    <w:p w14:paraId="19AFD6A5" w14:textId="77777777" w:rsidR="00F0528F" w:rsidRPr="00204950" w:rsidRDefault="00F0528F" w:rsidP="00F0528F">
      <w:pPr>
        <w:rPr>
          <w:rFonts w:ascii="Times New Roman" w:hAnsi="Times New Roman" w:cs="Times New Roman"/>
          <w:sz w:val="24"/>
          <w:szCs w:val="24"/>
        </w:rPr>
      </w:pPr>
    </w:p>
    <w:p w14:paraId="09CA31B7"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39539" cy="5213247"/>
                    </a:xfrm>
                    <a:prstGeom prst="rect">
                      <a:avLst/>
                    </a:prstGeom>
                  </pic:spPr>
                </pic:pic>
              </a:graphicData>
            </a:graphic>
          </wp:inline>
        </w:drawing>
      </w:r>
    </w:p>
    <w:p w14:paraId="2CE1EEAE" w14:textId="295FA0DE"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(Engels in Sauer</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2010, 418)</w:t>
      </w:r>
      <w:r w:rsidRPr="00152207">
        <w:rPr>
          <w:rFonts w:ascii="Times New Roman" w:hAnsi="Times New Roman" w:cs="Times New Roman"/>
          <w:sz w:val="20"/>
          <w:szCs w:val="24"/>
        </w:rPr>
        <w:fldChar w:fldCharType="end"/>
      </w:r>
    </w:p>
    <w:p w14:paraId="728E61B3" w14:textId="77777777" w:rsidR="00F0528F" w:rsidRPr="00204950" w:rsidRDefault="00F0528F" w:rsidP="00F0528F">
      <w:pPr>
        <w:jc w:val="center"/>
        <w:rPr>
          <w:rFonts w:ascii="Times New Roman" w:hAnsi="Times New Roman" w:cs="Times New Roman"/>
          <w:sz w:val="24"/>
          <w:szCs w:val="24"/>
        </w:rPr>
      </w:pPr>
    </w:p>
    <w:p w14:paraId="5B46FDB9" w14:textId="77777777" w:rsidR="00F0528F" w:rsidRPr="00204950" w:rsidRDefault="00F0528F" w:rsidP="00F0528F">
      <w:pPr>
        <w:rPr>
          <w:rFonts w:ascii="Times New Roman" w:hAnsi="Times New Roman" w:cs="Times New Roman"/>
          <w:sz w:val="24"/>
          <w:szCs w:val="24"/>
        </w:rPr>
      </w:pPr>
    </w:p>
    <w:p w14:paraId="4D80790C" w14:textId="77777777" w:rsidR="00F0528F" w:rsidRPr="00204950" w:rsidRDefault="00F0528F" w:rsidP="00F0528F">
      <w:pPr>
        <w:rPr>
          <w:rFonts w:ascii="Times New Roman" w:hAnsi="Times New Roman" w:cs="Times New Roman"/>
          <w:sz w:val="24"/>
          <w:szCs w:val="24"/>
        </w:rPr>
      </w:pPr>
    </w:p>
    <w:p w14:paraId="54B0AF34"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193E42AC" w14:textId="77777777" w:rsidR="00F0528F" w:rsidRPr="00204950" w:rsidRDefault="00F0528F" w:rsidP="00F0528F">
      <w:pPr>
        <w:jc w:val="center"/>
        <w:rPr>
          <w:rFonts w:ascii="Times New Roman" w:hAnsi="Times New Roman" w:cs="Times New Roman"/>
          <w:sz w:val="24"/>
          <w:szCs w:val="24"/>
        </w:rPr>
        <w:sectPr w:rsidR="00F0528F" w:rsidRPr="00204950" w:rsidSect="001E4257">
          <w:pgSz w:w="11906" w:h="16838"/>
          <w:pgMar w:top="1417" w:right="1417" w:bottom="1417" w:left="1417" w:header="708" w:footer="708" w:gutter="0"/>
          <w:cols w:space="708"/>
          <w:docGrid w:linePitch="360"/>
        </w:sectPr>
      </w:pPr>
    </w:p>
    <w:p w14:paraId="04907FBA" w14:textId="77777777" w:rsidR="00F0528F" w:rsidRPr="00204950" w:rsidRDefault="00F0528F" w:rsidP="00772A14">
      <w:pPr>
        <w:pStyle w:val="podnaslov"/>
        <w:outlineLvl w:val="1"/>
      </w:pPr>
      <w:bookmarkStart w:id="638" w:name="_Toc509588459"/>
      <w:bookmarkStart w:id="639" w:name="_Toc509591268"/>
      <w:r w:rsidRPr="00204950">
        <w:lastRenderedPageBreak/>
        <w:t>PRILOGA H: OSNUTEK DOKUMENTA OBLIKOVANJA IGRE GDD PO BATES (2004)</w:t>
      </w:r>
      <w:bookmarkEnd w:id="638"/>
      <w:bookmarkEnd w:id="639"/>
    </w:p>
    <w:p w14:paraId="5DA8896F"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358" w:history="1">
        <w:r w:rsidR="00BC6453" w:rsidRPr="001B2B30">
          <w:rPr>
            <w:rStyle w:val="Hiperpovezava"/>
            <w:rFonts w:cs="Times New Roman"/>
            <w:noProof/>
            <w:color w:val="auto"/>
            <w:sz w:val="20"/>
            <w:szCs w:val="20"/>
          </w:rPr>
          <w:t>1. GAME NAME</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_Toc509342358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w:t>
        </w:r>
        <w:r w:rsidR="00BC6453" w:rsidRPr="001B2B30">
          <w:rPr>
            <w:rFonts w:cs="Times New Roman"/>
            <w:noProof/>
            <w:webHidden/>
            <w:sz w:val="20"/>
            <w:szCs w:val="20"/>
          </w:rPr>
          <w:fldChar w:fldCharType="end"/>
        </w:r>
      </w:hyperlink>
    </w:p>
    <w:p w14:paraId="25AD5C37" w14:textId="77777777" w:rsidR="00BC6453" w:rsidRPr="001B2B30" w:rsidRDefault="0090431B" w:rsidP="00067A46">
      <w:pPr>
        <w:pStyle w:val="Kazalovsebine2"/>
        <w:rPr>
          <w:rFonts w:eastAsiaTheme="minorEastAsia"/>
          <w:b/>
          <w:noProof/>
          <w:lang w:eastAsia="sl-SI"/>
        </w:rPr>
      </w:pPr>
      <w:hyperlink w:anchor="_Toc509342359" w:history="1">
        <w:r w:rsidR="00BC6453" w:rsidRPr="001B2B30">
          <w:rPr>
            <w:rStyle w:val="Hiperpovezava"/>
            <w:rFonts w:cs="Times New Roman"/>
            <w:noProof/>
            <w:color w:val="auto"/>
            <w:sz w:val="20"/>
            <w:szCs w:val="20"/>
          </w:rPr>
          <w:t>a. Copyright Information</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_Toc509342359 \h </w:instrText>
        </w:r>
        <w:r w:rsidR="00BC6453" w:rsidRPr="001B2B30">
          <w:rPr>
            <w:noProof/>
            <w:webHidden/>
          </w:rPr>
        </w:r>
        <w:r w:rsidR="00BC6453" w:rsidRPr="001B2B30">
          <w:rPr>
            <w:noProof/>
            <w:webHidden/>
          </w:rPr>
          <w:fldChar w:fldCharType="separate"/>
        </w:r>
        <w:r w:rsidR="00BC6453" w:rsidRPr="001B2B30">
          <w:rPr>
            <w:noProof/>
            <w:webHidden/>
          </w:rPr>
          <w:t>1</w:t>
        </w:r>
        <w:r w:rsidR="00BC6453" w:rsidRPr="001B2B30">
          <w:rPr>
            <w:noProof/>
            <w:webHidden/>
          </w:rPr>
          <w:fldChar w:fldCharType="end"/>
        </w:r>
      </w:hyperlink>
    </w:p>
    <w:p w14:paraId="06B76B3F"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360" w:history="1">
        <w:r w:rsidR="00BC6453" w:rsidRPr="001B2B30">
          <w:rPr>
            <w:rStyle w:val="Hiperpovezava"/>
            <w:rFonts w:cs="Times New Roman"/>
            <w:noProof/>
            <w:color w:val="auto"/>
            <w:sz w:val="20"/>
            <w:szCs w:val="20"/>
          </w:rPr>
          <w:t>2. TABLE OF CONTENTS</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_Toc509342360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w:t>
        </w:r>
        <w:r w:rsidR="00BC6453" w:rsidRPr="001B2B30">
          <w:rPr>
            <w:rFonts w:cs="Times New Roman"/>
            <w:noProof/>
            <w:webHidden/>
            <w:sz w:val="20"/>
            <w:szCs w:val="20"/>
          </w:rPr>
          <w:fldChar w:fldCharType="end"/>
        </w:r>
      </w:hyperlink>
    </w:p>
    <w:p w14:paraId="459A0B61"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361" w:history="1">
        <w:r w:rsidR="00BC6453" w:rsidRPr="001B2B30">
          <w:rPr>
            <w:rStyle w:val="Hiperpovezava"/>
            <w:rFonts w:cs="Times New Roman"/>
            <w:noProof/>
            <w:color w:val="auto"/>
            <w:sz w:val="20"/>
            <w:szCs w:val="20"/>
          </w:rPr>
          <w:t>3. SECTION I: PROJECT OVERVIEW</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_Toc509342361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w:t>
        </w:r>
        <w:r w:rsidR="00BC6453" w:rsidRPr="001B2B30">
          <w:rPr>
            <w:rFonts w:cs="Times New Roman"/>
            <w:noProof/>
            <w:webHidden/>
            <w:sz w:val="20"/>
            <w:szCs w:val="20"/>
          </w:rPr>
          <w:fldChar w:fldCharType="end"/>
        </w:r>
      </w:hyperlink>
    </w:p>
    <w:p w14:paraId="41B36A9F" w14:textId="77777777" w:rsidR="00BC6453" w:rsidRPr="001B2B30" w:rsidRDefault="0090431B" w:rsidP="00067A46">
      <w:pPr>
        <w:pStyle w:val="Kazalovsebine2"/>
        <w:rPr>
          <w:rFonts w:eastAsiaTheme="minorEastAsia"/>
          <w:b/>
          <w:noProof/>
          <w:lang w:eastAsia="sl-SI"/>
        </w:rPr>
      </w:pPr>
      <w:hyperlink w:anchor="_Toc509342362" w:history="1">
        <w:r w:rsidR="00BC6453" w:rsidRPr="001B2B30">
          <w:rPr>
            <w:rStyle w:val="Hiperpovezava"/>
            <w:rFonts w:cs="Times New Roman"/>
            <w:noProof/>
            <w:color w:val="auto"/>
            <w:sz w:val="20"/>
            <w:szCs w:val="20"/>
          </w:rPr>
          <w:t>a. Team Personnel (with contact information for each individual)</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_Toc509342362 \h </w:instrText>
        </w:r>
        <w:r w:rsidR="00BC6453" w:rsidRPr="001B2B30">
          <w:rPr>
            <w:noProof/>
            <w:webHidden/>
          </w:rPr>
        </w:r>
        <w:r w:rsidR="00BC6453" w:rsidRPr="001B2B30">
          <w:rPr>
            <w:noProof/>
            <w:webHidden/>
          </w:rPr>
          <w:fldChar w:fldCharType="separate"/>
        </w:r>
        <w:r w:rsidR="00BC6453" w:rsidRPr="001B2B30">
          <w:rPr>
            <w:noProof/>
            <w:webHidden/>
          </w:rPr>
          <w:t>1</w:t>
        </w:r>
        <w:r w:rsidR="00BC6453" w:rsidRPr="001B2B30">
          <w:rPr>
            <w:noProof/>
            <w:webHidden/>
          </w:rPr>
          <w:fldChar w:fldCharType="end"/>
        </w:r>
      </w:hyperlink>
    </w:p>
    <w:p w14:paraId="1B0E1C32"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63" w:history="1">
        <w:r w:rsidR="00BC6453" w:rsidRPr="001B2B30">
          <w:rPr>
            <w:rStyle w:val="Hiperpovezava"/>
            <w:rFonts w:ascii="Times New Roman" w:hAnsi="Times New Roman" w:cs="Times New Roman"/>
            <w:noProof/>
            <w:color w:val="auto"/>
          </w:rPr>
          <w:t>i. Production Team</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_Toc509342363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075C7A1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64" w:history="1">
        <w:r w:rsidR="00BC6453" w:rsidRPr="001B2B30">
          <w:rPr>
            <w:rStyle w:val="Hiperpovezava"/>
            <w:rFonts w:ascii="Times New Roman" w:hAnsi="Times New Roman" w:cs="Times New Roman"/>
            <w:noProof/>
            <w:color w:val="auto"/>
          </w:rPr>
          <w:t>ii. Design Team</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_Toc509342364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01C57D1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65" w:history="1">
        <w:r w:rsidR="00BC6453" w:rsidRPr="001B2B30">
          <w:rPr>
            <w:rStyle w:val="Hiperpovezava"/>
            <w:rFonts w:ascii="Times New Roman" w:hAnsi="Times New Roman" w:cs="Times New Roman"/>
            <w:noProof/>
            <w:color w:val="auto"/>
          </w:rPr>
          <w:t>iii. Programming Team</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_Toc509342365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105D5518"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66" w:history="1">
        <w:r w:rsidR="00BC6453" w:rsidRPr="001B2B30">
          <w:rPr>
            <w:rStyle w:val="Hiperpovezava"/>
            <w:rFonts w:ascii="Times New Roman" w:hAnsi="Times New Roman" w:cs="Times New Roman"/>
            <w:noProof/>
            <w:color w:val="auto"/>
          </w:rPr>
          <w:t>iv. Art Team</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_Toc509342366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67963CDB"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67" w:history="1">
        <w:r w:rsidR="00BC6453" w:rsidRPr="001B2B30">
          <w:rPr>
            <w:rStyle w:val="Hiperpovezava"/>
            <w:rFonts w:ascii="Times New Roman" w:hAnsi="Times New Roman" w:cs="Times New Roman"/>
            <w:noProof/>
            <w:color w:val="auto"/>
          </w:rPr>
          <w:t>vi. External Contractors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_Toc509342367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09A984D0" w14:textId="77777777" w:rsidR="00BC6453" w:rsidRPr="001B2B30" w:rsidRDefault="0090431B" w:rsidP="00067A46">
      <w:pPr>
        <w:pStyle w:val="Kazalovsebine2"/>
        <w:rPr>
          <w:rFonts w:eastAsiaTheme="minorEastAsia"/>
          <w:b/>
          <w:noProof/>
          <w:lang w:eastAsia="sl-SI"/>
        </w:rPr>
      </w:pPr>
      <w:hyperlink w:anchor="_Toc509342368" w:history="1">
        <w:r w:rsidR="00BC6453" w:rsidRPr="001B2B30">
          <w:rPr>
            <w:rStyle w:val="Hiperpovezava"/>
            <w:rFonts w:cs="Times New Roman"/>
            <w:noProof/>
            <w:color w:val="auto"/>
            <w:sz w:val="20"/>
            <w:szCs w:val="20"/>
          </w:rPr>
          <w:t>b. Executive Summary</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_Toc509342368 \h </w:instrText>
        </w:r>
        <w:r w:rsidR="00BC6453" w:rsidRPr="001B2B30">
          <w:rPr>
            <w:noProof/>
            <w:webHidden/>
          </w:rPr>
        </w:r>
        <w:r w:rsidR="00BC6453" w:rsidRPr="001B2B30">
          <w:rPr>
            <w:noProof/>
            <w:webHidden/>
          </w:rPr>
          <w:fldChar w:fldCharType="separate"/>
        </w:r>
        <w:r w:rsidR="00BC6453" w:rsidRPr="001B2B30">
          <w:rPr>
            <w:noProof/>
            <w:webHidden/>
          </w:rPr>
          <w:t>1</w:t>
        </w:r>
        <w:r w:rsidR="00BC6453" w:rsidRPr="001B2B30">
          <w:rPr>
            <w:noProof/>
            <w:webHidden/>
          </w:rPr>
          <w:fldChar w:fldCharType="end"/>
        </w:r>
      </w:hyperlink>
    </w:p>
    <w:p w14:paraId="4758DE9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69" w:history="1">
        <w:r w:rsidR="00BC6453" w:rsidRPr="001B2B30">
          <w:rPr>
            <w:rStyle w:val="Hiperpovezava"/>
            <w:rFonts w:ascii="Times New Roman" w:hAnsi="Times New Roman" w:cs="Times New Roman"/>
            <w:noProof/>
            <w:color w:val="auto"/>
          </w:rPr>
          <w:t>i. High Concept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_Toc509342369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375FA46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70" w:history="1">
        <w:r w:rsidR="00BC6453" w:rsidRPr="001B2B30">
          <w:rPr>
            <w:rStyle w:val="Hiperpovezava"/>
            <w:rFonts w:ascii="Times New Roman" w:hAnsi="Times New Roman" w:cs="Times New Roman"/>
            <w:noProof/>
            <w:color w:val="auto"/>
          </w:rPr>
          <w:t>ii. The Hook</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_Toc509342370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6B3254E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71" w:history="1">
        <w:r w:rsidR="00BC6453" w:rsidRPr="001B2B30">
          <w:rPr>
            <w:rStyle w:val="Hiperpovezava"/>
            <w:rFonts w:ascii="Times New Roman" w:hAnsi="Times New Roman" w:cs="Times New Roman"/>
            <w:noProof/>
            <w:color w:val="auto"/>
          </w:rPr>
          <w:t>iii. Story Synopsis and Setting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_Toc509342371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04EF6A0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72" w:history="1">
        <w:r w:rsidR="00BC6453" w:rsidRPr="001B2B30">
          <w:rPr>
            <w:rStyle w:val="Hiperpovezava"/>
            <w:rFonts w:ascii="Times New Roman" w:hAnsi="Times New Roman" w:cs="Times New Roman"/>
            <w:noProof/>
            <w:color w:val="auto"/>
          </w:rPr>
          <w:t>iv. Genre &amp; Scope (such as number of missions or levels)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_Toc509342372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6FC32ED6"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73" w:history="1">
        <w:r w:rsidR="00BC6453" w:rsidRPr="001B2B30">
          <w:rPr>
            <w:rStyle w:val="Hiperpovezava"/>
            <w:rFonts w:ascii="Times New Roman" w:hAnsi="Times New Roman" w:cs="Times New Roman"/>
            <w:noProof/>
            <w:color w:val="auto"/>
          </w:rPr>
          <w:t>v. Visual Style (2D? 3D? Isometric?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_Toc509342373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2DE8AC9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74" w:history="1">
        <w:r w:rsidR="00BC6453" w:rsidRPr="001B2B30">
          <w:rPr>
            <w:rStyle w:val="Hiperpovezava"/>
            <w:rFonts w:ascii="Times New Roman" w:hAnsi="Times New Roman" w:cs="Times New Roman"/>
            <w:noProof/>
            <w:color w:val="auto"/>
          </w:rPr>
          <w:t>vi. Engine (and editor?)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_Toc509342374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52322FF0" w14:textId="77777777" w:rsidR="00BC6453" w:rsidRPr="001B2B30" w:rsidRDefault="0090431B" w:rsidP="00067A46">
      <w:pPr>
        <w:pStyle w:val="Kazalovsebine2"/>
        <w:rPr>
          <w:rFonts w:eastAsiaTheme="minorEastAsia"/>
          <w:b/>
          <w:noProof/>
          <w:lang w:eastAsia="sl-SI"/>
        </w:rPr>
      </w:pPr>
      <w:hyperlink w:anchor="_Toc509342375" w:history="1">
        <w:r w:rsidR="00BC6453" w:rsidRPr="001B2B30">
          <w:rPr>
            <w:rStyle w:val="Hiperpovezava"/>
            <w:rFonts w:cs="Times New Roman"/>
            <w:noProof/>
            <w:color w:val="auto"/>
            <w:sz w:val="20"/>
            <w:szCs w:val="20"/>
          </w:rPr>
          <w:t xml:space="preserve">c. Core Gameplay (What does the player </w:t>
        </w:r>
        <w:r w:rsidR="00BC6453" w:rsidRPr="001B2B30">
          <w:rPr>
            <w:rStyle w:val="Hiperpovezava"/>
            <w:rFonts w:cs="Times New Roman"/>
            <w:i/>
            <w:iCs/>
            <w:noProof/>
            <w:color w:val="auto"/>
            <w:sz w:val="20"/>
            <w:szCs w:val="20"/>
          </w:rPr>
          <w:t>do</w:t>
        </w:r>
        <w:r w:rsidR="00BC6453" w:rsidRPr="001B2B30">
          <w:rPr>
            <w:rStyle w:val="Hiperpovezava"/>
            <w:rFonts w:cs="Times New Roman"/>
            <w:noProof/>
            <w:color w:val="auto"/>
            <w:sz w:val="20"/>
            <w:szCs w:val="20"/>
          </w:rPr>
          <w:t>?)</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_Toc509342375 \h </w:instrText>
        </w:r>
        <w:r w:rsidR="00BC6453" w:rsidRPr="001B2B30">
          <w:rPr>
            <w:noProof/>
            <w:webHidden/>
          </w:rPr>
        </w:r>
        <w:r w:rsidR="00BC6453" w:rsidRPr="001B2B30">
          <w:rPr>
            <w:noProof/>
            <w:webHidden/>
          </w:rPr>
          <w:fldChar w:fldCharType="separate"/>
        </w:r>
        <w:r w:rsidR="00BC6453" w:rsidRPr="001B2B30">
          <w:rPr>
            <w:noProof/>
            <w:webHidden/>
          </w:rPr>
          <w:t>1</w:t>
        </w:r>
        <w:r w:rsidR="00BC6453" w:rsidRPr="001B2B30">
          <w:rPr>
            <w:noProof/>
            <w:webHidden/>
          </w:rPr>
          <w:fldChar w:fldCharType="end"/>
        </w:r>
      </w:hyperlink>
    </w:p>
    <w:p w14:paraId="6A65F98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76" w:history="1">
        <w:r w:rsidR="00BC6453" w:rsidRPr="001B2B30">
          <w:rPr>
            <w:rStyle w:val="Hiperpovezava"/>
            <w:rFonts w:ascii="Times New Roman" w:hAnsi="Times New Roman" w:cs="Times New Roman"/>
            <w:noProof/>
            <w:color w:val="auto"/>
          </w:rPr>
          <w:t>i. Single-player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_Toc509342376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6522AD1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77" w:history="1">
        <w:r w:rsidR="00BC6453" w:rsidRPr="001B2B30">
          <w:rPr>
            <w:rStyle w:val="Hiperpovezava"/>
            <w:rFonts w:ascii="Times New Roman" w:hAnsi="Times New Roman" w:cs="Times New Roman"/>
            <w:noProof/>
            <w:color w:val="auto"/>
          </w:rPr>
          <w:t>ii. Co-op?</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_Toc509342377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7E5777F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78" w:history="1">
        <w:r w:rsidR="00BC6453" w:rsidRPr="001B2B30">
          <w:rPr>
            <w:rStyle w:val="Hiperpovezava"/>
            <w:rFonts w:ascii="Times New Roman" w:hAnsi="Times New Roman" w:cs="Times New Roman"/>
            <w:noProof/>
            <w:color w:val="auto"/>
          </w:rPr>
          <w:t>iii. Multiplayer?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_Toc509342378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7CA311ED" w14:textId="77777777" w:rsidR="00BC6453" w:rsidRPr="001B2B30" w:rsidRDefault="0090431B" w:rsidP="00067A46">
      <w:pPr>
        <w:pStyle w:val="Kazalovsebine2"/>
        <w:rPr>
          <w:rFonts w:eastAsiaTheme="minorEastAsia"/>
          <w:b/>
          <w:noProof/>
          <w:lang w:eastAsia="sl-SI"/>
        </w:rPr>
      </w:pPr>
      <w:hyperlink w:anchor="_Toc509342379" w:history="1">
        <w:r w:rsidR="00BC6453" w:rsidRPr="001B2B30">
          <w:rPr>
            <w:rStyle w:val="Hiperpovezava"/>
            <w:rFonts w:cs="Times New Roman"/>
            <w:noProof/>
            <w:color w:val="auto"/>
            <w:sz w:val="20"/>
            <w:szCs w:val="20"/>
          </w:rPr>
          <w:t>d. Game Features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_Toc509342379 \h </w:instrText>
        </w:r>
        <w:r w:rsidR="00BC6453" w:rsidRPr="001B2B30">
          <w:rPr>
            <w:noProof/>
            <w:webHidden/>
          </w:rPr>
        </w:r>
        <w:r w:rsidR="00BC6453" w:rsidRPr="001B2B30">
          <w:rPr>
            <w:noProof/>
            <w:webHidden/>
          </w:rPr>
          <w:fldChar w:fldCharType="separate"/>
        </w:r>
        <w:r w:rsidR="00BC6453" w:rsidRPr="001B2B30">
          <w:rPr>
            <w:noProof/>
            <w:webHidden/>
          </w:rPr>
          <w:t>1</w:t>
        </w:r>
        <w:r w:rsidR="00BC6453" w:rsidRPr="001B2B30">
          <w:rPr>
            <w:noProof/>
            <w:webHidden/>
          </w:rPr>
          <w:fldChar w:fldCharType="end"/>
        </w:r>
      </w:hyperlink>
    </w:p>
    <w:p w14:paraId="16F3BC6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0" w:history="1">
        <w:r w:rsidR="00BC6453" w:rsidRPr="001B2B30">
          <w:rPr>
            <w:rStyle w:val="Hiperpovezava"/>
            <w:rFonts w:ascii="Times New Roman" w:hAnsi="Times New Roman" w:cs="Times New Roman"/>
            <w:noProof/>
            <w:color w:val="auto"/>
          </w:rPr>
          <w:t>i. Gameplay innovations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1F8F159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1" w:history="1">
        <w:r w:rsidR="00BC6453" w:rsidRPr="001B2B30">
          <w:rPr>
            <w:rStyle w:val="Hiperpovezava"/>
            <w:rFonts w:ascii="Times New Roman" w:hAnsi="Times New Roman" w:cs="Times New Roman"/>
            <w:noProof/>
            <w:color w:val="auto"/>
          </w:rPr>
          <w:t>ii. Advances in AI</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4F3BB30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2" w:history="1">
        <w:r w:rsidR="00BC6453" w:rsidRPr="001B2B30">
          <w:rPr>
            <w:rStyle w:val="Hiperpovezava"/>
            <w:rFonts w:ascii="Times New Roman" w:hAnsi="Times New Roman" w:cs="Times New Roman"/>
            <w:noProof/>
            <w:color w:val="auto"/>
          </w:rPr>
          <w:t>iii. Artistic techniques and achievements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404FA201"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3" w:history="1">
        <w:r w:rsidR="00BC6453" w:rsidRPr="001B2B30">
          <w:rPr>
            <w:rStyle w:val="Hiperpovezava"/>
            <w:rFonts w:ascii="Times New Roman" w:hAnsi="Times New Roman" w:cs="Times New Roman"/>
            <w:noProof/>
            <w:color w:val="auto"/>
          </w:rPr>
          <w:t>iv. License tie-ins (if applicable)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4A06DC6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4" w:history="1">
        <w:r w:rsidR="00BC6453" w:rsidRPr="001B2B30">
          <w:rPr>
            <w:rStyle w:val="Hiperpovezava"/>
            <w:rFonts w:ascii="Times New Roman" w:hAnsi="Times New Roman" w:cs="Times New Roman"/>
            <w:noProof/>
            <w:color w:val="auto"/>
          </w:rPr>
          <w:t>v. Other features that will make this game better than others like it on the market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04412AD1" w14:textId="77777777" w:rsidR="00BC6453" w:rsidRPr="001B2B30" w:rsidRDefault="0090431B" w:rsidP="00067A46">
      <w:pPr>
        <w:pStyle w:val="Kazalovsebine2"/>
        <w:rPr>
          <w:rFonts w:eastAsiaTheme="minorEastAsia"/>
          <w:b/>
          <w:noProof/>
          <w:lang w:eastAsia="sl-SI"/>
        </w:rPr>
      </w:pPr>
      <w:hyperlink w:anchor="_Toc509342385" w:history="1">
        <w:r w:rsidR="00BC6453" w:rsidRPr="001B2B30">
          <w:rPr>
            <w:rStyle w:val="Hiperpovezava"/>
            <w:rFonts w:cs="Times New Roman"/>
            <w:noProof/>
            <w:color w:val="auto"/>
            <w:sz w:val="20"/>
            <w:szCs w:val="20"/>
          </w:rPr>
          <w:t>e. Project Scope</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_Toc509342385 \h </w:instrText>
        </w:r>
        <w:r w:rsidR="00BC6453" w:rsidRPr="001B2B30">
          <w:rPr>
            <w:noProof/>
            <w:webHidden/>
          </w:rPr>
        </w:r>
        <w:r w:rsidR="00BC6453" w:rsidRPr="001B2B30">
          <w:rPr>
            <w:noProof/>
            <w:webHidden/>
          </w:rPr>
          <w:fldChar w:fldCharType="separate"/>
        </w:r>
        <w:r w:rsidR="00BC6453" w:rsidRPr="001B2B30">
          <w:rPr>
            <w:noProof/>
            <w:webHidden/>
          </w:rPr>
          <w:t>2</w:t>
        </w:r>
        <w:r w:rsidR="00BC6453" w:rsidRPr="001B2B30">
          <w:rPr>
            <w:noProof/>
            <w:webHidden/>
          </w:rPr>
          <w:fldChar w:fldCharType="end"/>
        </w:r>
      </w:hyperlink>
    </w:p>
    <w:p w14:paraId="53144288"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6" w:history="1">
        <w:r w:rsidR="00BC6453" w:rsidRPr="001B2B30">
          <w:rPr>
            <w:rStyle w:val="Hiperpovezava"/>
            <w:rFonts w:ascii="Times New Roman" w:hAnsi="Times New Roman" w:cs="Times New Roman"/>
            <w:noProof/>
            <w:color w:val="auto"/>
          </w:rPr>
          <w:t>i. Number of distinct locations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w:t>
        </w:r>
        <w:r w:rsidR="00BC6453" w:rsidRPr="001B2B30">
          <w:rPr>
            <w:rFonts w:ascii="Times New Roman" w:hAnsi="Times New Roman" w:cs="Times New Roman"/>
            <w:noProof/>
            <w:webHidden/>
          </w:rPr>
          <w:fldChar w:fldCharType="end"/>
        </w:r>
      </w:hyperlink>
    </w:p>
    <w:p w14:paraId="4B49347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7" w:history="1">
        <w:r w:rsidR="00BC6453" w:rsidRPr="001B2B30">
          <w:rPr>
            <w:rStyle w:val="Hiperpovezava"/>
            <w:rFonts w:ascii="Times New Roman" w:hAnsi="Times New Roman" w:cs="Times New Roman"/>
            <w:noProof/>
            <w:color w:val="auto"/>
          </w:rPr>
          <w:t>ii. Number of levels/missions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w:t>
        </w:r>
        <w:r w:rsidR="00BC6453" w:rsidRPr="001B2B30">
          <w:rPr>
            <w:rFonts w:ascii="Times New Roman" w:hAnsi="Times New Roman" w:cs="Times New Roman"/>
            <w:noProof/>
            <w:webHidden/>
          </w:rPr>
          <w:fldChar w:fldCharType="end"/>
        </w:r>
      </w:hyperlink>
    </w:p>
    <w:p w14:paraId="526FC4DA"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8" w:history="1">
        <w:r w:rsidR="00BC6453" w:rsidRPr="001B2B30">
          <w:rPr>
            <w:rStyle w:val="Hiperpovezava"/>
            <w:rFonts w:ascii="Times New Roman" w:hAnsi="Times New Roman" w:cs="Times New Roman"/>
            <w:noProof/>
            <w:color w:val="auto"/>
          </w:rPr>
          <w:t>iii. Number of NPCs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w:t>
        </w:r>
        <w:r w:rsidR="00BC6453" w:rsidRPr="001B2B30">
          <w:rPr>
            <w:rFonts w:ascii="Times New Roman" w:hAnsi="Times New Roman" w:cs="Times New Roman"/>
            <w:noProof/>
            <w:webHidden/>
          </w:rPr>
          <w:fldChar w:fldCharType="end"/>
        </w:r>
      </w:hyperlink>
    </w:p>
    <w:p w14:paraId="24DFBB6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9" w:history="1">
        <w:r w:rsidR="00BC6453" w:rsidRPr="001B2B30">
          <w:rPr>
            <w:rStyle w:val="Hiperpovezava"/>
            <w:rFonts w:ascii="Times New Roman" w:hAnsi="Times New Roman" w:cs="Times New Roman"/>
            <w:noProof/>
            <w:color w:val="auto"/>
          </w:rPr>
          <w:t>iv. Number of weapons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w:t>
        </w:r>
        <w:r w:rsidR="00BC6453" w:rsidRPr="001B2B30">
          <w:rPr>
            <w:rFonts w:ascii="Times New Roman" w:hAnsi="Times New Roman" w:cs="Times New Roman"/>
            <w:noProof/>
            <w:webHidden/>
          </w:rPr>
          <w:fldChar w:fldCharType="end"/>
        </w:r>
      </w:hyperlink>
    </w:p>
    <w:p w14:paraId="36265BC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90" w:history="1">
        <w:r w:rsidR="00BC6453" w:rsidRPr="001B2B30">
          <w:rPr>
            <w:rStyle w:val="Hiperpovezava"/>
            <w:rFonts w:ascii="Times New Roman" w:hAnsi="Times New Roman" w:cs="Times New Roman"/>
            <w:noProof/>
            <w:color w:val="auto"/>
          </w:rPr>
          <w:t>v. Number of vehicles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_Toc509342390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w:t>
        </w:r>
        <w:r w:rsidR="00BC6453" w:rsidRPr="001B2B30">
          <w:rPr>
            <w:rFonts w:ascii="Times New Roman" w:hAnsi="Times New Roman" w:cs="Times New Roman"/>
            <w:noProof/>
            <w:webHidden/>
          </w:rPr>
          <w:fldChar w:fldCharType="end"/>
        </w:r>
      </w:hyperlink>
    </w:p>
    <w:p w14:paraId="789CB67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91" w:history="1">
        <w:r w:rsidR="00BC6453" w:rsidRPr="001B2B30">
          <w:rPr>
            <w:rStyle w:val="Hiperpovezava"/>
            <w:rFonts w:ascii="Times New Roman" w:hAnsi="Times New Roman" w:cs="Times New Roman"/>
            <w:noProof/>
            <w:color w:val="auto"/>
          </w:rPr>
          <w:t>vi.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_Toc509342391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w:t>
        </w:r>
        <w:r w:rsidR="00BC6453" w:rsidRPr="001B2B30">
          <w:rPr>
            <w:rFonts w:ascii="Times New Roman" w:hAnsi="Times New Roman" w:cs="Times New Roman"/>
            <w:noProof/>
            <w:webHidden/>
          </w:rPr>
          <w:fldChar w:fldCharType="end"/>
        </w:r>
      </w:hyperlink>
    </w:p>
    <w:p w14:paraId="2F0FE744" w14:textId="77777777" w:rsidR="00BC6453" w:rsidRPr="001B2B30" w:rsidRDefault="0090431B" w:rsidP="00067A46">
      <w:pPr>
        <w:pStyle w:val="Kazalovsebine2"/>
        <w:rPr>
          <w:rFonts w:eastAsiaTheme="minorEastAsia"/>
          <w:b/>
          <w:noProof/>
          <w:lang w:eastAsia="sl-SI"/>
        </w:rPr>
      </w:pPr>
      <w:hyperlink w:anchor="_Toc509342392" w:history="1">
        <w:r w:rsidR="00BC6453" w:rsidRPr="001B2B30">
          <w:rPr>
            <w:rStyle w:val="Hiperpovezava"/>
            <w:rFonts w:cs="Times New Roman"/>
            <w:noProof/>
            <w:color w:val="auto"/>
            <w:sz w:val="20"/>
            <w:szCs w:val="20"/>
          </w:rPr>
          <w:t>f. Target Audience</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_Toc509342392 \h </w:instrText>
        </w:r>
        <w:r w:rsidR="00BC6453" w:rsidRPr="001B2B30">
          <w:rPr>
            <w:noProof/>
            <w:webHidden/>
          </w:rPr>
        </w:r>
        <w:r w:rsidR="00BC6453" w:rsidRPr="001B2B30">
          <w:rPr>
            <w:noProof/>
            <w:webHidden/>
          </w:rPr>
          <w:fldChar w:fldCharType="separate"/>
        </w:r>
        <w:r w:rsidR="00BC6453" w:rsidRPr="001B2B30">
          <w:rPr>
            <w:noProof/>
            <w:webHidden/>
          </w:rPr>
          <w:t>2</w:t>
        </w:r>
        <w:r w:rsidR="00BC6453" w:rsidRPr="001B2B30">
          <w:rPr>
            <w:noProof/>
            <w:webHidden/>
          </w:rPr>
          <w:fldChar w:fldCharType="end"/>
        </w:r>
      </w:hyperlink>
    </w:p>
    <w:p w14:paraId="1027E9DB" w14:textId="77777777" w:rsidR="00BC6453" w:rsidRPr="001B2B30" w:rsidRDefault="0090431B" w:rsidP="00067A46">
      <w:pPr>
        <w:pStyle w:val="Kazalovsebine2"/>
        <w:rPr>
          <w:rFonts w:eastAsiaTheme="minorEastAsia"/>
          <w:b/>
          <w:noProof/>
          <w:lang w:eastAsia="sl-SI"/>
        </w:rPr>
      </w:pPr>
      <w:hyperlink w:anchor="_Toc509342393" w:history="1">
        <w:r w:rsidR="00BC6453" w:rsidRPr="001B2B30">
          <w:rPr>
            <w:rStyle w:val="Hiperpovezava"/>
            <w:rFonts w:cs="Times New Roman"/>
            <w:noProof/>
            <w:color w:val="auto"/>
            <w:sz w:val="20"/>
            <w:szCs w:val="20"/>
          </w:rPr>
          <w:t>g. Delivery Platform(s)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_Toc509342393 \h </w:instrText>
        </w:r>
        <w:r w:rsidR="00BC6453" w:rsidRPr="001B2B30">
          <w:rPr>
            <w:noProof/>
            <w:webHidden/>
          </w:rPr>
        </w:r>
        <w:r w:rsidR="00BC6453" w:rsidRPr="001B2B30">
          <w:rPr>
            <w:noProof/>
            <w:webHidden/>
          </w:rPr>
          <w:fldChar w:fldCharType="separate"/>
        </w:r>
        <w:r w:rsidR="00BC6453" w:rsidRPr="001B2B30">
          <w:rPr>
            <w:noProof/>
            <w:webHidden/>
          </w:rPr>
          <w:t>2</w:t>
        </w:r>
        <w:r w:rsidR="00BC6453" w:rsidRPr="001B2B30">
          <w:rPr>
            <w:noProof/>
            <w:webHidden/>
          </w:rPr>
          <w:fldChar w:fldCharType="end"/>
        </w:r>
      </w:hyperlink>
    </w:p>
    <w:p w14:paraId="66433B57"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394" w:history="1">
        <w:r w:rsidR="00BC6453" w:rsidRPr="001B2B30">
          <w:rPr>
            <w:rStyle w:val="Hiperpovezava"/>
            <w:rFonts w:cs="Times New Roman"/>
            <w:noProof/>
            <w:color w:val="auto"/>
            <w:sz w:val="20"/>
            <w:szCs w:val="20"/>
          </w:rPr>
          <w:t>4. SECTION II: STORY, SETTING, AND CHARACTER</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_Toc509342394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3</w:t>
        </w:r>
        <w:r w:rsidR="00BC6453" w:rsidRPr="001B2B30">
          <w:rPr>
            <w:rFonts w:cs="Times New Roman"/>
            <w:noProof/>
            <w:webHidden/>
            <w:sz w:val="20"/>
            <w:szCs w:val="20"/>
          </w:rPr>
          <w:fldChar w:fldCharType="end"/>
        </w:r>
      </w:hyperlink>
    </w:p>
    <w:p w14:paraId="3C486F11" w14:textId="77777777" w:rsidR="00BC6453" w:rsidRPr="001B2B30" w:rsidRDefault="0090431B" w:rsidP="00067A46">
      <w:pPr>
        <w:pStyle w:val="Kazalovsebine2"/>
        <w:rPr>
          <w:rFonts w:eastAsiaTheme="minorEastAsia"/>
          <w:b/>
          <w:noProof/>
          <w:lang w:eastAsia="sl-SI"/>
        </w:rPr>
      </w:pPr>
      <w:hyperlink w:anchor="_Toc509342395" w:history="1">
        <w:r w:rsidR="00BC6453" w:rsidRPr="001B2B30">
          <w:rPr>
            <w:rStyle w:val="Hiperpovezava"/>
            <w:rFonts w:cs="Times New Roman"/>
            <w:noProof/>
            <w:color w:val="auto"/>
            <w:sz w:val="20"/>
            <w:szCs w:val="20"/>
          </w:rPr>
          <w:t>a. Story</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_Toc509342395 \h </w:instrText>
        </w:r>
        <w:r w:rsidR="00BC6453" w:rsidRPr="001B2B30">
          <w:rPr>
            <w:noProof/>
            <w:webHidden/>
          </w:rPr>
        </w:r>
        <w:r w:rsidR="00BC6453" w:rsidRPr="001B2B30">
          <w:rPr>
            <w:noProof/>
            <w:webHidden/>
          </w:rPr>
          <w:fldChar w:fldCharType="separate"/>
        </w:r>
        <w:r w:rsidR="00BC6453" w:rsidRPr="001B2B30">
          <w:rPr>
            <w:noProof/>
            <w:webHidden/>
          </w:rPr>
          <w:t>3</w:t>
        </w:r>
        <w:r w:rsidR="00BC6453" w:rsidRPr="001B2B30">
          <w:rPr>
            <w:noProof/>
            <w:webHidden/>
          </w:rPr>
          <w:fldChar w:fldCharType="end"/>
        </w:r>
      </w:hyperlink>
    </w:p>
    <w:p w14:paraId="41D9BFA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96" w:history="1">
        <w:r w:rsidR="00BC6453" w:rsidRPr="001B2B30">
          <w:rPr>
            <w:rStyle w:val="Hiperpovezava"/>
            <w:rFonts w:ascii="Times New Roman" w:hAnsi="Times New Roman" w:cs="Times New Roman"/>
            <w:noProof/>
            <w:color w:val="auto"/>
          </w:rPr>
          <w:t>i. Back story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_Toc509342396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599B749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97" w:history="1">
        <w:r w:rsidR="00BC6453" w:rsidRPr="001B2B30">
          <w:rPr>
            <w:rStyle w:val="Hiperpovezava"/>
            <w:rFonts w:ascii="Times New Roman" w:hAnsi="Times New Roman" w:cs="Times New Roman"/>
            <w:noProof/>
            <w:color w:val="auto"/>
          </w:rPr>
          <w:t>ii. In-game story (What happens during the game)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_Toc509342397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3BD59549" w14:textId="77777777" w:rsidR="00BC6453" w:rsidRPr="001B2B30" w:rsidRDefault="0090431B" w:rsidP="00067A46">
      <w:pPr>
        <w:pStyle w:val="Kazalovsebine2"/>
        <w:rPr>
          <w:rFonts w:eastAsiaTheme="minorEastAsia"/>
          <w:b/>
          <w:noProof/>
          <w:lang w:eastAsia="sl-SI"/>
        </w:rPr>
      </w:pPr>
      <w:hyperlink w:anchor="_Toc509342398" w:history="1">
        <w:r w:rsidR="00BC6453" w:rsidRPr="001B2B30">
          <w:rPr>
            <w:rStyle w:val="Hiperpovezava"/>
            <w:rFonts w:cs="Times New Roman"/>
            <w:noProof/>
            <w:color w:val="auto"/>
            <w:sz w:val="20"/>
            <w:szCs w:val="20"/>
          </w:rPr>
          <w:t>b. Environments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_Toc509342398 \h </w:instrText>
        </w:r>
        <w:r w:rsidR="00BC6453" w:rsidRPr="001B2B30">
          <w:rPr>
            <w:noProof/>
            <w:webHidden/>
          </w:rPr>
        </w:r>
        <w:r w:rsidR="00BC6453" w:rsidRPr="001B2B30">
          <w:rPr>
            <w:noProof/>
            <w:webHidden/>
          </w:rPr>
          <w:fldChar w:fldCharType="separate"/>
        </w:r>
        <w:r w:rsidR="00BC6453" w:rsidRPr="001B2B30">
          <w:rPr>
            <w:noProof/>
            <w:webHidden/>
          </w:rPr>
          <w:t>3</w:t>
        </w:r>
        <w:r w:rsidR="00BC6453" w:rsidRPr="001B2B30">
          <w:rPr>
            <w:noProof/>
            <w:webHidden/>
          </w:rPr>
          <w:fldChar w:fldCharType="end"/>
        </w:r>
      </w:hyperlink>
    </w:p>
    <w:p w14:paraId="0BCCDABA"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99" w:history="1">
        <w:r w:rsidR="00BC6453" w:rsidRPr="001B2B30">
          <w:rPr>
            <w:rStyle w:val="Hiperpovezava"/>
            <w:rFonts w:ascii="Times New Roman" w:hAnsi="Times New Roman" w:cs="Times New Roman"/>
            <w:noProof/>
            <w:color w:val="auto"/>
          </w:rPr>
          <w:t>i. Area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_Toc509342399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4CEFD6CE"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00" w:history="1">
        <w:r w:rsidR="00BC6453" w:rsidRPr="001B2B30">
          <w:rPr>
            <w:rStyle w:val="Hiperpovezava"/>
            <w:rFonts w:ascii="Times New Roman" w:hAnsi="Times New Roman" w:cs="Times New Roman"/>
            <w:noProof/>
            <w:color w:val="auto"/>
          </w:rPr>
          <w:t>1. General description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28107062"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01" w:history="1">
        <w:r w:rsidR="00BC6453" w:rsidRPr="001B2B30">
          <w:rPr>
            <w:rStyle w:val="Hiperpovezava"/>
            <w:rFonts w:ascii="Times New Roman" w:hAnsi="Times New Roman" w:cs="Times New Roman"/>
            <w:noProof/>
            <w:color w:val="auto"/>
          </w:rPr>
          <w:t>2. Physical characteristics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19B42763"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02" w:history="1">
        <w:r w:rsidR="00BC6453" w:rsidRPr="001B2B30">
          <w:rPr>
            <w:rStyle w:val="Hiperpovezava"/>
            <w:rFonts w:ascii="Times New Roman" w:hAnsi="Times New Roman" w:cs="Times New Roman"/>
            <w:noProof/>
            <w:color w:val="auto"/>
          </w:rPr>
          <w:t>3. List of levels that take place in this area</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2F57B4E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03" w:history="1">
        <w:r w:rsidR="00BC6453" w:rsidRPr="001B2B30">
          <w:rPr>
            <w:rStyle w:val="Hiperpovezava"/>
            <w:rFonts w:ascii="Times New Roman" w:hAnsi="Times New Roman" w:cs="Times New Roman"/>
            <w:noProof/>
            <w:color w:val="auto"/>
          </w:rPr>
          <w:t>ii. Area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52C363F2"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04"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2CDE21F1" w14:textId="77777777" w:rsidR="00BC6453" w:rsidRPr="001B2B30" w:rsidRDefault="0090431B" w:rsidP="00067A46">
      <w:pPr>
        <w:pStyle w:val="Kazalovsebine2"/>
        <w:rPr>
          <w:rFonts w:eastAsiaTheme="minorEastAsia"/>
          <w:b/>
          <w:noProof/>
          <w:lang w:eastAsia="sl-SI"/>
        </w:rPr>
      </w:pPr>
      <w:hyperlink w:anchor="_Toc509342405" w:history="1">
        <w:r w:rsidR="00BC6453" w:rsidRPr="001B2B30">
          <w:rPr>
            <w:rStyle w:val="Hiperpovezava"/>
            <w:rFonts w:cs="Times New Roman"/>
            <w:noProof/>
            <w:color w:val="auto"/>
            <w:sz w:val="20"/>
            <w:szCs w:val="20"/>
          </w:rPr>
          <w:t>c. Characters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_Toc509342405 \h </w:instrText>
        </w:r>
        <w:r w:rsidR="00BC6453" w:rsidRPr="001B2B30">
          <w:rPr>
            <w:noProof/>
            <w:webHidden/>
          </w:rPr>
        </w:r>
        <w:r w:rsidR="00BC6453" w:rsidRPr="001B2B30">
          <w:rPr>
            <w:noProof/>
            <w:webHidden/>
          </w:rPr>
          <w:fldChar w:fldCharType="separate"/>
        </w:r>
        <w:r w:rsidR="00BC6453" w:rsidRPr="001B2B30">
          <w:rPr>
            <w:noProof/>
            <w:webHidden/>
          </w:rPr>
          <w:t>3</w:t>
        </w:r>
        <w:r w:rsidR="00BC6453" w:rsidRPr="001B2B30">
          <w:rPr>
            <w:noProof/>
            <w:webHidden/>
          </w:rPr>
          <w:fldChar w:fldCharType="end"/>
        </w:r>
      </w:hyperlink>
    </w:p>
    <w:p w14:paraId="60C8EB06"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06" w:history="1">
        <w:r w:rsidR="00BC6453" w:rsidRPr="001B2B30">
          <w:rPr>
            <w:rStyle w:val="Hiperpovezava"/>
            <w:rFonts w:ascii="Times New Roman" w:hAnsi="Times New Roman" w:cs="Times New Roman"/>
            <w:noProof/>
            <w:color w:val="auto"/>
          </w:rPr>
          <w:t>i. Player Character(s)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16ED222B"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07" w:history="1">
        <w:r w:rsidR="00BC6453" w:rsidRPr="001B2B30">
          <w:rPr>
            <w:rStyle w:val="Hiperpovezava"/>
            <w:rFonts w:ascii="Times New Roman" w:hAnsi="Times New Roman" w:cs="Times New Roman"/>
            <w:noProof/>
            <w:color w:val="auto"/>
          </w:rPr>
          <w:t>1. Personality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22448F0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08" w:history="1">
        <w:r w:rsidR="00BC6453" w:rsidRPr="001B2B30">
          <w:rPr>
            <w:rStyle w:val="Hiperpovezava"/>
            <w:rFonts w:ascii="Times New Roman" w:hAnsi="Times New Roman" w:cs="Times New Roman"/>
            <w:noProof/>
            <w:color w:val="auto"/>
          </w:rPr>
          <w:t>2. Back story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3B30F835"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09" w:history="1">
        <w:r w:rsidR="00BC6453" w:rsidRPr="001B2B30">
          <w:rPr>
            <w:rStyle w:val="Hiperpovezava"/>
            <w:rFonts w:ascii="Times New Roman" w:hAnsi="Times New Roman" w:cs="Times New Roman"/>
            <w:noProof/>
            <w:color w:val="auto"/>
          </w:rPr>
          <w:t>3. “Look”</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60AEE736"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10" w:history="1">
        <w:r w:rsidR="00BC6453" w:rsidRPr="001B2B30">
          <w:rPr>
            <w:rStyle w:val="Hiperpovezava"/>
            <w:rFonts w:ascii="Times New Roman" w:hAnsi="Times New Roman" w:cs="Times New Roman"/>
            <w:noProof/>
            <w:color w:val="auto"/>
          </w:rPr>
          <w:t>4. Special abilities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30E8FA47"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11" w:history="1">
        <w:r w:rsidR="00BC6453" w:rsidRPr="001B2B30">
          <w:rPr>
            <w:rStyle w:val="Hiperpovezava"/>
            <w:rFonts w:ascii="Times New Roman" w:hAnsi="Times New Roman" w:cs="Times New Roman"/>
            <w:noProof/>
            <w:color w:val="auto"/>
          </w:rPr>
          <w:t>a. Ability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74D652B3"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412" w:history="1">
        <w:r w:rsidR="00BC6453" w:rsidRPr="001B2B30">
          <w:rPr>
            <w:rStyle w:val="Hiperpovezava"/>
            <w:rFonts w:ascii="Times New Roman" w:hAnsi="Times New Roman" w:cs="Times New Roman"/>
            <w:noProof/>
            <w:color w:val="auto"/>
          </w:rPr>
          <w:t>i. When it’s acquired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5D2FA638"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413" w:history="1">
        <w:r w:rsidR="00BC6453" w:rsidRPr="001B2B30">
          <w:rPr>
            <w:rStyle w:val="Hiperpovezava"/>
            <w:rFonts w:ascii="Times New Roman" w:hAnsi="Times New Roman" w:cs="Times New Roman"/>
            <w:noProof/>
            <w:color w:val="auto"/>
          </w:rPr>
          <w:t>ii. How the player invokes it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0808A2AA"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414" w:history="1">
        <w:r w:rsidR="00BC6453" w:rsidRPr="001B2B30">
          <w:rPr>
            <w:rStyle w:val="Hiperpovezava"/>
            <w:rFonts w:ascii="Times New Roman" w:hAnsi="Times New Roman" w:cs="Times New Roman"/>
            <w:noProof/>
            <w:color w:val="auto"/>
          </w:rPr>
          <w:t>iii. Effect it has on the world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4E5511F3"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415" w:history="1">
        <w:r w:rsidR="00BC6453" w:rsidRPr="001B2B30">
          <w:rPr>
            <w:rStyle w:val="Hiperpovezava"/>
            <w:rFonts w:ascii="Times New Roman" w:hAnsi="Times New Roman" w:cs="Times New Roman"/>
            <w:noProof/>
            <w:color w:val="auto"/>
          </w:rPr>
          <w:t>iv. Graphic effect that accompanies it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309E67FA"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16" w:history="1">
        <w:r w:rsidR="00BC6453" w:rsidRPr="001B2B30">
          <w:rPr>
            <w:rStyle w:val="Hiperpovezava"/>
            <w:rFonts w:ascii="Times New Roman" w:hAnsi="Times New Roman" w:cs="Times New Roman"/>
            <w:noProof/>
            <w:color w:val="auto"/>
          </w:rPr>
          <w:t>5. Weapon set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4807AD59"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17" w:history="1">
        <w:r w:rsidR="00BC6453" w:rsidRPr="001B2B30">
          <w:rPr>
            <w:rStyle w:val="Hiperpovezava"/>
            <w:rFonts w:ascii="Times New Roman" w:hAnsi="Times New Roman" w:cs="Times New Roman"/>
            <w:noProof/>
            <w:color w:val="auto"/>
          </w:rPr>
          <w:t>6. Regular animations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69920CC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18" w:history="1">
        <w:r w:rsidR="00BC6453" w:rsidRPr="001B2B30">
          <w:rPr>
            <w:rStyle w:val="Hiperpovezava"/>
            <w:rFonts w:ascii="Times New Roman" w:hAnsi="Times New Roman" w:cs="Times New Roman"/>
            <w:noProof/>
            <w:color w:val="auto"/>
          </w:rPr>
          <w:t>a. Walk, run, climb, roll, swim, crouch, crawl, idle,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2300A873"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19" w:history="1">
        <w:r w:rsidR="00BC6453" w:rsidRPr="001B2B30">
          <w:rPr>
            <w:rStyle w:val="Hiperpovezava"/>
            <w:rFonts w:ascii="Times New Roman" w:hAnsi="Times New Roman" w:cs="Times New Roman"/>
            <w:noProof/>
            <w:color w:val="auto"/>
          </w:rPr>
          <w:t>7. Situation-specific animations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6B4B172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20" w:history="1">
        <w:r w:rsidR="00BC6453" w:rsidRPr="001B2B30">
          <w:rPr>
            <w:rStyle w:val="Hiperpovezava"/>
            <w:rFonts w:ascii="Times New Roman" w:hAnsi="Times New Roman" w:cs="Times New Roman"/>
            <w:noProof/>
            <w:color w:val="auto"/>
          </w:rPr>
          <w:t>8. Statistics (if applicable)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3AC4D331"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21" w:history="1">
        <w:r w:rsidR="00BC6453" w:rsidRPr="001B2B30">
          <w:rPr>
            <w:rStyle w:val="Hiperpovezava"/>
            <w:rFonts w:ascii="Times New Roman" w:hAnsi="Times New Roman" w:cs="Times New Roman"/>
            <w:noProof/>
            <w:color w:val="auto"/>
          </w:rPr>
          <w:t>ii. Allies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2BE6E155"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22" w:history="1">
        <w:r w:rsidR="00BC6453" w:rsidRPr="001B2B30">
          <w:rPr>
            <w:rStyle w:val="Hiperpovezava"/>
            <w:rFonts w:ascii="Times New Roman" w:hAnsi="Times New Roman" w:cs="Times New Roman"/>
            <w:noProof/>
            <w:color w:val="auto"/>
          </w:rPr>
          <w:t>1. Ally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535F4E3F"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23" w:history="1">
        <w:r w:rsidR="00BC6453" w:rsidRPr="001B2B30">
          <w:rPr>
            <w:rStyle w:val="Hiperpovezava"/>
            <w:rFonts w:ascii="Times New Roman" w:hAnsi="Times New Roman" w:cs="Times New Roman"/>
            <w:noProof/>
            <w:color w:val="auto"/>
          </w:rPr>
          <w:t>a. Personality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0A49B4F6"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24" w:history="1">
        <w:r w:rsidR="00BC6453" w:rsidRPr="001B2B30">
          <w:rPr>
            <w:rStyle w:val="Hiperpovezava"/>
            <w:rFonts w:ascii="Times New Roman" w:hAnsi="Times New Roman" w:cs="Times New Roman"/>
            <w:noProof/>
            <w:color w:val="auto"/>
          </w:rPr>
          <w:t>b. Relationship to player character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48AFEE53"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25" w:history="1">
        <w:r w:rsidR="00BC6453" w:rsidRPr="001B2B30">
          <w:rPr>
            <w:rStyle w:val="Hiperpovezava"/>
            <w:rFonts w:ascii="Times New Roman" w:hAnsi="Times New Roman" w:cs="Times New Roman"/>
            <w:noProof/>
            <w:color w:val="auto"/>
          </w:rPr>
          <w:t>c. Back story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2056BF65"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26" w:history="1">
        <w:r w:rsidR="00BC6453" w:rsidRPr="001B2B30">
          <w:rPr>
            <w:rStyle w:val="Hiperpovezava"/>
            <w:rFonts w:ascii="Times New Roman" w:hAnsi="Times New Roman" w:cs="Times New Roman"/>
            <w:noProof/>
            <w:color w:val="auto"/>
          </w:rPr>
          <w:t>d. “Look”</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3AF945FB"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27" w:history="1">
        <w:r w:rsidR="00BC6453" w:rsidRPr="001B2B30">
          <w:rPr>
            <w:rStyle w:val="Hiperpovezava"/>
            <w:rFonts w:ascii="Times New Roman" w:hAnsi="Times New Roman" w:cs="Times New Roman"/>
            <w:noProof/>
            <w:color w:val="auto"/>
          </w:rPr>
          <w:t>e. Special abilities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07FE822F"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28" w:history="1">
        <w:r w:rsidR="00BC6453" w:rsidRPr="001B2B30">
          <w:rPr>
            <w:rStyle w:val="Hiperpovezava"/>
            <w:rFonts w:ascii="Times New Roman" w:hAnsi="Times New Roman" w:cs="Times New Roman"/>
            <w:noProof/>
            <w:color w:val="auto"/>
          </w:rPr>
          <w:t>f. Weapon set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49D4E9F0"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29" w:history="1">
        <w:r w:rsidR="00BC6453" w:rsidRPr="001B2B30">
          <w:rPr>
            <w:rStyle w:val="Hiperpovezava"/>
            <w:rFonts w:ascii="Times New Roman" w:hAnsi="Times New Roman" w:cs="Times New Roman"/>
            <w:noProof/>
            <w:color w:val="auto"/>
          </w:rPr>
          <w:t>g. Regular animations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081F841E"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30" w:history="1">
        <w:r w:rsidR="00BC6453" w:rsidRPr="001B2B30">
          <w:rPr>
            <w:rStyle w:val="Hiperpovezava"/>
            <w:rFonts w:ascii="Times New Roman" w:hAnsi="Times New Roman" w:cs="Times New Roman"/>
            <w:noProof/>
            <w:color w:val="auto"/>
          </w:rPr>
          <w:t>h. Situation-specific animations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3C1C23E7"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31" w:history="1">
        <w:r w:rsidR="00BC6453" w:rsidRPr="001B2B30">
          <w:rPr>
            <w:rStyle w:val="Hiperpovezava"/>
            <w:rFonts w:ascii="Times New Roman" w:hAnsi="Times New Roman" w:cs="Times New Roman"/>
            <w:noProof/>
            <w:color w:val="auto"/>
          </w:rPr>
          <w:t>i. Statistics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1E9A26D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32" w:history="1">
        <w:r w:rsidR="00BC6453" w:rsidRPr="001B2B30">
          <w:rPr>
            <w:rStyle w:val="Hiperpovezava"/>
            <w:rFonts w:ascii="Times New Roman" w:hAnsi="Times New Roman" w:cs="Times New Roman"/>
            <w:noProof/>
            <w:color w:val="auto"/>
          </w:rPr>
          <w:t>2. Ally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1ACFE7D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33" w:history="1">
        <w:r w:rsidR="00BC6453" w:rsidRPr="001B2B30">
          <w:rPr>
            <w:rStyle w:val="Hiperpovezava"/>
            <w:rFonts w:ascii="Times New Roman" w:hAnsi="Times New Roman" w:cs="Times New Roman"/>
            <w:noProof/>
            <w:color w:val="auto"/>
          </w:rPr>
          <w:t>3.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34FEA4C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34" w:history="1">
        <w:r w:rsidR="00BC6453" w:rsidRPr="001B2B30">
          <w:rPr>
            <w:rStyle w:val="Hiperpovezava"/>
            <w:rFonts w:ascii="Times New Roman" w:hAnsi="Times New Roman" w:cs="Times New Roman"/>
            <w:noProof/>
            <w:color w:val="auto"/>
          </w:rPr>
          <w:t>iii. Bad Guys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28047FE6"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35" w:history="1">
        <w:r w:rsidR="00BC6453" w:rsidRPr="001B2B30">
          <w:rPr>
            <w:rStyle w:val="Hiperpovezava"/>
            <w:rFonts w:ascii="Times New Roman" w:hAnsi="Times New Roman" w:cs="Times New Roman"/>
            <w:noProof/>
            <w:color w:val="auto"/>
          </w:rPr>
          <w:t>1. Ultimate bad guy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4FAB5BF7"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36" w:history="1">
        <w:r w:rsidR="00BC6453" w:rsidRPr="001B2B30">
          <w:rPr>
            <w:rStyle w:val="Hiperpovezava"/>
            <w:rFonts w:ascii="Times New Roman" w:hAnsi="Times New Roman" w:cs="Times New Roman"/>
            <w:noProof/>
            <w:color w:val="auto"/>
          </w:rPr>
          <w:t>a. Personality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7BF40285"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37" w:history="1">
        <w:r w:rsidR="00BC6453" w:rsidRPr="001B2B30">
          <w:rPr>
            <w:rStyle w:val="Hiperpovezava"/>
            <w:rFonts w:ascii="Times New Roman" w:hAnsi="Times New Roman" w:cs="Times New Roman"/>
            <w:noProof/>
            <w:color w:val="auto"/>
          </w:rPr>
          <w:t>b. Relationship to player character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5B11A8D1"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38" w:history="1">
        <w:r w:rsidR="00BC6453" w:rsidRPr="001B2B30">
          <w:rPr>
            <w:rStyle w:val="Hiperpovezava"/>
            <w:rFonts w:ascii="Times New Roman" w:hAnsi="Times New Roman" w:cs="Times New Roman"/>
            <w:noProof/>
            <w:color w:val="auto"/>
          </w:rPr>
          <w:t>c. Back story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4F86478C"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39" w:history="1">
        <w:r w:rsidR="00BC6453" w:rsidRPr="001B2B30">
          <w:rPr>
            <w:rStyle w:val="Hiperpovezava"/>
            <w:rFonts w:ascii="Times New Roman" w:hAnsi="Times New Roman" w:cs="Times New Roman"/>
            <w:noProof/>
            <w:color w:val="auto"/>
          </w:rPr>
          <w:t>d. “Look”</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6D7395BB"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40" w:history="1">
        <w:r w:rsidR="00BC6453" w:rsidRPr="001B2B30">
          <w:rPr>
            <w:rStyle w:val="Hiperpovezava"/>
            <w:rFonts w:ascii="Times New Roman" w:hAnsi="Times New Roman" w:cs="Times New Roman"/>
            <w:noProof/>
            <w:color w:val="auto"/>
          </w:rPr>
          <w:t>e. Special abilities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064418E7"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41" w:history="1">
        <w:r w:rsidR="00BC6453" w:rsidRPr="001B2B30">
          <w:rPr>
            <w:rStyle w:val="Hiperpovezava"/>
            <w:rFonts w:ascii="Times New Roman" w:hAnsi="Times New Roman" w:cs="Times New Roman"/>
            <w:noProof/>
            <w:color w:val="auto"/>
          </w:rPr>
          <w:t>f. Weapon set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7D7C1408"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42" w:history="1">
        <w:r w:rsidR="00BC6453" w:rsidRPr="001B2B30">
          <w:rPr>
            <w:rStyle w:val="Hiperpovezava"/>
            <w:rFonts w:ascii="Times New Roman" w:hAnsi="Times New Roman" w:cs="Times New Roman"/>
            <w:noProof/>
            <w:color w:val="auto"/>
          </w:rPr>
          <w:t>g. Regular animations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1C196700"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43" w:history="1">
        <w:r w:rsidR="00BC6453" w:rsidRPr="001B2B30">
          <w:rPr>
            <w:rStyle w:val="Hiperpovezava"/>
            <w:rFonts w:ascii="Times New Roman" w:hAnsi="Times New Roman" w:cs="Times New Roman"/>
            <w:noProof/>
            <w:color w:val="auto"/>
          </w:rPr>
          <w:t>h. Situation-specific animations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15913AA7"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44" w:history="1">
        <w:r w:rsidR="00BC6453" w:rsidRPr="001B2B30">
          <w:rPr>
            <w:rStyle w:val="Hiperpovezava"/>
            <w:rFonts w:ascii="Times New Roman" w:hAnsi="Times New Roman" w:cs="Times New Roman"/>
            <w:noProof/>
            <w:color w:val="auto"/>
          </w:rPr>
          <w:t>i. Statistics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7F83CF5D"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45" w:history="1">
        <w:r w:rsidR="00BC6453" w:rsidRPr="001B2B30">
          <w:rPr>
            <w:rStyle w:val="Hiperpovezava"/>
            <w:rFonts w:ascii="Times New Roman" w:hAnsi="Times New Roman" w:cs="Times New Roman"/>
            <w:noProof/>
            <w:color w:val="auto"/>
          </w:rPr>
          <w:t>2. Sub bosses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7EB7138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46" w:history="1">
        <w:r w:rsidR="00BC6453" w:rsidRPr="001B2B30">
          <w:rPr>
            <w:rStyle w:val="Hiperpovezava"/>
            <w:rFonts w:ascii="Times New Roman" w:hAnsi="Times New Roman" w:cs="Times New Roman"/>
            <w:noProof/>
            <w:color w:val="auto"/>
          </w:rPr>
          <w:t>3. Grunts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5075F04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47" w:history="1">
        <w:r w:rsidR="00BC6453" w:rsidRPr="001B2B30">
          <w:rPr>
            <w:rStyle w:val="Hiperpovezava"/>
            <w:rFonts w:ascii="Times New Roman" w:hAnsi="Times New Roman" w:cs="Times New Roman"/>
            <w:noProof/>
            <w:color w:val="auto"/>
          </w:rPr>
          <w:t>iv. Neutrals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579078F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48" w:history="1">
        <w:r w:rsidR="00BC6453" w:rsidRPr="001B2B30">
          <w:rPr>
            <w:rStyle w:val="Hiperpovezava"/>
            <w:rFonts w:ascii="Times New Roman" w:hAnsi="Times New Roman" w:cs="Times New Roman"/>
            <w:noProof/>
            <w:color w:val="auto"/>
          </w:rPr>
          <w:t>1. World NPCs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5C7E5288"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49" w:history="1">
        <w:r w:rsidR="00BC6453" w:rsidRPr="001B2B30">
          <w:rPr>
            <w:rStyle w:val="Hiperpovezava"/>
            <w:rFonts w:ascii="Times New Roman" w:hAnsi="Times New Roman" w:cs="Times New Roman"/>
            <w:noProof/>
            <w:color w:val="auto"/>
          </w:rPr>
          <w:t>a. NPC#1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75311653"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450" w:history="1">
        <w:r w:rsidR="00BC6453" w:rsidRPr="001B2B30">
          <w:rPr>
            <w:rStyle w:val="Hiperpovezava"/>
            <w:rFonts w:ascii="Times New Roman" w:hAnsi="Times New Roman" w:cs="Times New Roman"/>
            <w:noProof/>
            <w:color w:val="auto"/>
          </w:rPr>
          <w:t>i. Attitude towards player character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_Toc509342450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5</w:t>
        </w:r>
        <w:r w:rsidR="00BC6453" w:rsidRPr="001B2B30">
          <w:rPr>
            <w:rFonts w:ascii="Times New Roman" w:hAnsi="Times New Roman" w:cs="Times New Roman"/>
            <w:noProof/>
            <w:webHidden/>
          </w:rPr>
          <w:fldChar w:fldCharType="end"/>
        </w:r>
      </w:hyperlink>
    </w:p>
    <w:p w14:paraId="77327612"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451" w:history="1">
        <w:r w:rsidR="00BC6453" w:rsidRPr="001B2B30">
          <w:rPr>
            <w:rStyle w:val="Hiperpovezava"/>
            <w:rFonts w:ascii="Times New Roman" w:hAnsi="Times New Roman" w:cs="Times New Roman"/>
            <w:noProof/>
            <w:color w:val="auto"/>
          </w:rPr>
          <w:t>ii. Function in the game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_Toc509342451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5</w:t>
        </w:r>
        <w:r w:rsidR="00BC6453" w:rsidRPr="001B2B30">
          <w:rPr>
            <w:rFonts w:ascii="Times New Roman" w:hAnsi="Times New Roman" w:cs="Times New Roman"/>
            <w:noProof/>
            <w:webHidden/>
          </w:rPr>
          <w:fldChar w:fldCharType="end"/>
        </w:r>
      </w:hyperlink>
    </w:p>
    <w:p w14:paraId="65E87D8F"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452" w:history="1">
        <w:r w:rsidR="00BC6453" w:rsidRPr="001B2B30">
          <w:rPr>
            <w:rStyle w:val="Hiperpovezava"/>
            <w:rFonts w:ascii="Times New Roman" w:hAnsi="Times New Roman" w:cs="Times New Roman"/>
            <w:noProof/>
            <w:color w:val="auto"/>
          </w:rPr>
          <w:t>iii. Animation set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_Toc509342452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5</w:t>
        </w:r>
        <w:r w:rsidR="00BC6453" w:rsidRPr="001B2B30">
          <w:rPr>
            <w:rFonts w:ascii="Times New Roman" w:hAnsi="Times New Roman" w:cs="Times New Roman"/>
            <w:noProof/>
            <w:webHidden/>
          </w:rPr>
          <w:fldChar w:fldCharType="end"/>
        </w:r>
      </w:hyperlink>
    </w:p>
    <w:p w14:paraId="2325BBE1"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53" w:history="1">
        <w:r w:rsidR="00BC6453" w:rsidRPr="001B2B30">
          <w:rPr>
            <w:rStyle w:val="Hiperpovezava"/>
            <w:rFonts w:ascii="Times New Roman" w:hAnsi="Times New Roman" w:cs="Times New Roman"/>
            <w:noProof/>
            <w:color w:val="auto"/>
          </w:rPr>
          <w:t>b. NPC#2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_Toc509342453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5</w:t>
        </w:r>
        <w:r w:rsidR="00BC6453" w:rsidRPr="001B2B30">
          <w:rPr>
            <w:rFonts w:ascii="Times New Roman" w:hAnsi="Times New Roman" w:cs="Times New Roman"/>
            <w:noProof/>
            <w:webHidden/>
          </w:rPr>
          <w:fldChar w:fldCharType="end"/>
        </w:r>
      </w:hyperlink>
    </w:p>
    <w:p w14:paraId="79A573E9"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54" w:history="1">
        <w:r w:rsidR="00BC6453" w:rsidRPr="001B2B30">
          <w:rPr>
            <w:rStyle w:val="Hiperpovezava"/>
            <w:rFonts w:ascii="Times New Roman" w:hAnsi="Times New Roman" w:cs="Times New Roman"/>
            <w:noProof/>
            <w:color w:val="auto"/>
          </w:rPr>
          <w:t>c.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_Toc509342454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5</w:t>
        </w:r>
        <w:r w:rsidR="00BC6453" w:rsidRPr="001B2B30">
          <w:rPr>
            <w:rFonts w:ascii="Times New Roman" w:hAnsi="Times New Roman" w:cs="Times New Roman"/>
            <w:noProof/>
            <w:webHidden/>
          </w:rPr>
          <w:fldChar w:fldCharType="end"/>
        </w:r>
      </w:hyperlink>
    </w:p>
    <w:p w14:paraId="5B5CB54B"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55" w:history="1">
        <w:r w:rsidR="00BC6453" w:rsidRPr="001B2B30">
          <w:rPr>
            <w:rStyle w:val="Hiperpovezava"/>
            <w:rFonts w:ascii="Times New Roman" w:hAnsi="Times New Roman" w:cs="Times New Roman"/>
            <w:noProof/>
            <w:color w:val="auto"/>
          </w:rPr>
          <w:t>d. Level Flow (A flowchart that summarizes the action of each level, and the cutscenes or mission briefings (if any) that take place between them)</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_Toc509342455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5</w:t>
        </w:r>
        <w:r w:rsidR="00BC6453" w:rsidRPr="001B2B30">
          <w:rPr>
            <w:rFonts w:ascii="Times New Roman" w:hAnsi="Times New Roman" w:cs="Times New Roman"/>
            <w:noProof/>
            <w:webHidden/>
          </w:rPr>
          <w:fldChar w:fldCharType="end"/>
        </w:r>
      </w:hyperlink>
    </w:p>
    <w:p w14:paraId="0EA3DDA2"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456" w:history="1">
        <w:r w:rsidR="00BC6453" w:rsidRPr="001B2B30">
          <w:rPr>
            <w:rStyle w:val="Hiperpovezava"/>
            <w:rFonts w:cs="Times New Roman"/>
            <w:noProof/>
            <w:color w:val="auto"/>
            <w:sz w:val="20"/>
            <w:szCs w:val="20"/>
          </w:rPr>
          <w:t>5. SECTION III: COMBAT</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_Toc509342456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6</w:t>
        </w:r>
        <w:r w:rsidR="00BC6453" w:rsidRPr="001B2B30">
          <w:rPr>
            <w:rFonts w:cs="Times New Roman"/>
            <w:noProof/>
            <w:webHidden/>
            <w:sz w:val="20"/>
            <w:szCs w:val="20"/>
          </w:rPr>
          <w:fldChar w:fldCharType="end"/>
        </w:r>
      </w:hyperlink>
    </w:p>
    <w:p w14:paraId="3F7A4C18" w14:textId="77777777" w:rsidR="00BC6453" w:rsidRPr="001B2B30" w:rsidRDefault="0090431B" w:rsidP="00067A46">
      <w:pPr>
        <w:pStyle w:val="Kazalovsebine2"/>
        <w:rPr>
          <w:rFonts w:eastAsiaTheme="minorEastAsia"/>
          <w:b/>
          <w:noProof/>
          <w:lang w:eastAsia="sl-SI"/>
        </w:rPr>
      </w:pPr>
      <w:hyperlink w:anchor="_Toc509342457" w:history="1">
        <w:r w:rsidR="00BC6453" w:rsidRPr="001B2B30">
          <w:rPr>
            <w:rStyle w:val="Hiperpovezava"/>
            <w:rFonts w:cs="Times New Roman"/>
            <w:noProof/>
            <w:color w:val="auto"/>
            <w:sz w:val="20"/>
            <w:szCs w:val="20"/>
          </w:rPr>
          <w:t>a. Weapons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_Toc509342457 \h </w:instrText>
        </w:r>
        <w:r w:rsidR="00BC6453" w:rsidRPr="001B2B30">
          <w:rPr>
            <w:noProof/>
            <w:webHidden/>
          </w:rPr>
        </w:r>
        <w:r w:rsidR="00BC6453" w:rsidRPr="001B2B30">
          <w:rPr>
            <w:noProof/>
            <w:webHidden/>
          </w:rPr>
          <w:fldChar w:fldCharType="separate"/>
        </w:r>
        <w:r w:rsidR="00BC6453" w:rsidRPr="001B2B30">
          <w:rPr>
            <w:noProof/>
            <w:webHidden/>
          </w:rPr>
          <w:t>6</w:t>
        </w:r>
        <w:r w:rsidR="00BC6453" w:rsidRPr="001B2B30">
          <w:rPr>
            <w:noProof/>
            <w:webHidden/>
          </w:rPr>
          <w:fldChar w:fldCharType="end"/>
        </w:r>
      </w:hyperlink>
    </w:p>
    <w:p w14:paraId="51C6100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58" w:history="1">
        <w:r w:rsidR="00BC6453" w:rsidRPr="001B2B30">
          <w:rPr>
            <w:rStyle w:val="Hiperpovezava"/>
            <w:rFonts w:ascii="Times New Roman" w:hAnsi="Times New Roman" w:cs="Times New Roman"/>
            <w:noProof/>
            <w:color w:val="auto"/>
          </w:rPr>
          <w:t>i. Weapon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_Toc509342458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3662D309"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59" w:history="1">
        <w:r w:rsidR="00BC6453" w:rsidRPr="001B2B30">
          <w:rPr>
            <w:rStyle w:val="Hiperpovezava"/>
            <w:rFonts w:ascii="Times New Roman" w:hAnsi="Times New Roman" w:cs="Times New Roman"/>
            <w:noProof/>
            <w:color w:val="auto"/>
          </w:rPr>
          <w:t>1. General description and most effective use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_Toc509342459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0846D3F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60" w:history="1">
        <w:r w:rsidR="00BC6453" w:rsidRPr="001B2B30">
          <w:rPr>
            <w:rStyle w:val="Hiperpovezava"/>
            <w:rFonts w:ascii="Times New Roman" w:hAnsi="Times New Roman" w:cs="Times New Roman"/>
            <w:noProof/>
            <w:color w:val="auto"/>
          </w:rPr>
          <w:t>2. When it is first acquired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203E8073"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61" w:history="1">
        <w:r w:rsidR="00BC6453" w:rsidRPr="001B2B30">
          <w:rPr>
            <w:rStyle w:val="Hiperpovezava"/>
            <w:rFonts w:ascii="Times New Roman" w:hAnsi="Times New Roman" w:cs="Times New Roman"/>
            <w:noProof/>
            <w:color w:val="auto"/>
          </w:rPr>
          <w:t>3. Art (if available)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18D28DD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62" w:history="1">
        <w:r w:rsidR="00BC6453" w:rsidRPr="001B2B30">
          <w:rPr>
            <w:rStyle w:val="Hiperpovezava"/>
            <w:rFonts w:ascii="Times New Roman" w:hAnsi="Times New Roman" w:cs="Times New Roman"/>
            <w:noProof/>
            <w:color w:val="auto"/>
          </w:rPr>
          <w:t>4. Statistics (for both primary and secondary fire)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6097AD85"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63" w:history="1">
        <w:r w:rsidR="00BC6453" w:rsidRPr="001B2B30">
          <w:rPr>
            <w:rStyle w:val="Hiperpovezava"/>
            <w:rFonts w:ascii="Times New Roman" w:hAnsi="Times New Roman" w:cs="Times New Roman"/>
            <w:noProof/>
            <w:color w:val="auto"/>
          </w:rPr>
          <w:t>a. Type of ammunition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35E8A74D"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64" w:history="1">
        <w:r w:rsidR="00BC6453" w:rsidRPr="001B2B30">
          <w:rPr>
            <w:rStyle w:val="Hiperpovezava"/>
            <w:rFonts w:ascii="Times New Roman" w:hAnsi="Times New Roman" w:cs="Times New Roman"/>
            <w:noProof/>
            <w:color w:val="auto"/>
          </w:rPr>
          <w:t>b. Shots per clip</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39670299"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65" w:history="1">
        <w:r w:rsidR="00BC6453" w:rsidRPr="001B2B30">
          <w:rPr>
            <w:rStyle w:val="Hiperpovezava"/>
            <w:rFonts w:ascii="Times New Roman" w:hAnsi="Times New Roman" w:cs="Times New Roman"/>
            <w:noProof/>
            <w:color w:val="auto"/>
          </w:rPr>
          <w:t>c. Fire rate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3FDB8851"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66" w:history="1">
        <w:r w:rsidR="00BC6453" w:rsidRPr="001B2B30">
          <w:rPr>
            <w:rStyle w:val="Hiperpovezava"/>
            <w:rFonts w:ascii="Times New Roman" w:hAnsi="Times New Roman" w:cs="Times New Roman"/>
            <w:noProof/>
            <w:color w:val="auto"/>
          </w:rPr>
          <w:t>d. Reload rate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64095202"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67" w:history="1">
        <w:r w:rsidR="00BC6453" w:rsidRPr="001B2B30">
          <w:rPr>
            <w:rStyle w:val="Hiperpovezava"/>
            <w:rFonts w:ascii="Times New Roman" w:hAnsi="Times New Roman" w:cs="Times New Roman"/>
            <w:noProof/>
            <w:color w:val="auto"/>
          </w:rPr>
          <w:t>e. Damage inflicted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549BF49C"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68" w:history="1">
        <w:r w:rsidR="00BC6453" w:rsidRPr="001B2B30">
          <w:rPr>
            <w:rStyle w:val="Hiperpovezava"/>
            <w:rFonts w:ascii="Times New Roman" w:hAnsi="Times New Roman" w:cs="Times New Roman"/>
            <w:noProof/>
            <w:color w:val="auto"/>
          </w:rPr>
          <w:t>f. Range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7E03F55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69" w:history="1">
        <w:r w:rsidR="00BC6453" w:rsidRPr="001B2B30">
          <w:rPr>
            <w:rStyle w:val="Hiperpovezava"/>
            <w:rFonts w:ascii="Times New Roman" w:hAnsi="Times New Roman" w:cs="Times New Roman"/>
            <w:noProof/>
            <w:color w:val="auto"/>
          </w:rPr>
          <w:t>ii. Weapon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78E8D1D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70"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16C62176" w14:textId="77777777" w:rsidR="00BC6453" w:rsidRPr="001B2B30" w:rsidRDefault="0090431B" w:rsidP="00067A46">
      <w:pPr>
        <w:pStyle w:val="Kazalovsebine2"/>
        <w:rPr>
          <w:rFonts w:eastAsiaTheme="minorEastAsia"/>
          <w:b/>
          <w:noProof/>
          <w:lang w:eastAsia="sl-SI"/>
        </w:rPr>
      </w:pPr>
      <w:hyperlink w:anchor="_Toc509342471" w:history="1">
        <w:r w:rsidR="00BC6453" w:rsidRPr="001B2B30">
          <w:rPr>
            <w:rStyle w:val="Hiperpovezava"/>
            <w:rFonts w:cs="Times New Roman"/>
            <w:noProof/>
            <w:color w:val="auto"/>
            <w:sz w:val="20"/>
            <w:szCs w:val="20"/>
          </w:rPr>
          <w:t>b. Spells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_Toc509342471 \h </w:instrText>
        </w:r>
        <w:r w:rsidR="00BC6453" w:rsidRPr="001B2B30">
          <w:rPr>
            <w:noProof/>
            <w:webHidden/>
          </w:rPr>
        </w:r>
        <w:r w:rsidR="00BC6453" w:rsidRPr="001B2B30">
          <w:rPr>
            <w:noProof/>
            <w:webHidden/>
          </w:rPr>
          <w:fldChar w:fldCharType="separate"/>
        </w:r>
        <w:r w:rsidR="00BC6453" w:rsidRPr="001B2B30">
          <w:rPr>
            <w:noProof/>
            <w:webHidden/>
          </w:rPr>
          <w:t>6</w:t>
        </w:r>
        <w:r w:rsidR="00BC6453" w:rsidRPr="001B2B30">
          <w:rPr>
            <w:noProof/>
            <w:webHidden/>
          </w:rPr>
          <w:fldChar w:fldCharType="end"/>
        </w:r>
      </w:hyperlink>
    </w:p>
    <w:p w14:paraId="49FE59F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72" w:history="1">
        <w:r w:rsidR="00BC6453" w:rsidRPr="001B2B30">
          <w:rPr>
            <w:rStyle w:val="Hiperpovezava"/>
            <w:rFonts w:ascii="Times New Roman" w:hAnsi="Times New Roman" w:cs="Times New Roman"/>
            <w:noProof/>
            <w:color w:val="auto"/>
          </w:rPr>
          <w:t>i. Spell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3DCD8DF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73" w:history="1">
        <w:r w:rsidR="00BC6453" w:rsidRPr="001B2B30">
          <w:rPr>
            <w:rStyle w:val="Hiperpovezava"/>
            <w:rFonts w:ascii="Times New Roman" w:hAnsi="Times New Roman" w:cs="Times New Roman"/>
            <w:noProof/>
            <w:color w:val="auto"/>
          </w:rPr>
          <w:t>1. Description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11CB98D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74" w:history="1">
        <w:r w:rsidR="00BC6453" w:rsidRPr="001B2B30">
          <w:rPr>
            <w:rStyle w:val="Hiperpovezava"/>
            <w:rFonts w:ascii="Times New Roman" w:hAnsi="Times New Roman" w:cs="Times New Roman"/>
            <w:noProof/>
            <w:color w:val="auto"/>
          </w:rPr>
          <w:t>2. When it is first acquired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4AB349B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75" w:history="1">
        <w:r w:rsidR="00BC6453" w:rsidRPr="001B2B30">
          <w:rPr>
            <w:rStyle w:val="Hiperpovezava"/>
            <w:rFonts w:ascii="Times New Roman" w:hAnsi="Times New Roman" w:cs="Times New Roman"/>
            <w:noProof/>
            <w:color w:val="auto"/>
          </w:rPr>
          <w:t>3. How the player invokes it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5B1FFAF9"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76" w:history="1">
        <w:r w:rsidR="00BC6453" w:rsidRPr="001B2B30">
          <w:rPr>
            <w:rStyle w:val="Hiperpovezava"/>
            <w:rFonts w:ascii="Times New Roman" w:hAnsi="Times New Roman" w:cs="Times New Roman"/>
            <w:noProof/>
            <w:color w:val="auto"/>
          </w:rPr>
          <w:t>4. Statistics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74EC0835"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77" w:history="1">
        <w:r w:rsidR="00BC6453" w:rsidRPr="001B2B30">
          <w:rPr>
            <w:rStyle w:val="Hiperpovezava"/>
            <w:rFonts w:ascii="Times New Roman" w:hAnsi="Times New Roman" w:cs="Times New Roman"/>
            <w:noProof/>
            <w:color w:val="auto"/>
          </w:rPr>
          <w:t>a. Range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1E03CCB9"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78" w:history="1">
        <w:r w:rsidR="00BC6453" w:rsidRPr="001B2B30">
          <w:rPr>
            <w:rStyle w:val="Hiperpovezava"/>
            <w:rFonts w:ascii="Times New Roman" w:hAnsi="Times New Roman" w:cs="Times New Roman"/>
            <w:noProof/>
            <w:color w:val="auto"/>
          </w:rPr>
          <w:t>b. “Refire rate”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12D1853D"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79" w:history="1">
        <w:r w:rsidR="00BC6453" w:rsidRPr="001B2B30">
          <w:rPr>
            <w:rStyle w:val="Hiperpovezava"/>
            <w:rFonts w:ascii="Times New Roman" w:hAnsi="Times New Roman" w:cs="Times New Roman"/>
            <w:noProof/>
            <w:color w:val="auto"/>
          </w:rPr>
          <w:t>c. Damage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0AF13933"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80" w:history="1">
        <w:r w:rsidR="00BC6453" w:rsidRPr="001B2B30">
          <w:rPr>
            <w:rStyle w:val="Hiperpovezava"/>
            <w:rFonts w:ascii="Times New Roman" w:hAnsi="Times New Roman" w:cs="Times New Roman"/>
            <w:noProof/>
            <w:color w:val="auto"/>
          </w:rPr>
          <w:t>d. Area of effect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632C0A4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81" w:history="1">
        <w:r w:rsidR="00BC6453" w:rsidRPr="001B2B30">
          <w:rPr>
            <w:rStyle w:val="Hiperpovezava"/>
            <w:rFonts w:ascii="Times New Roman" w:hAnsi="Times New Roman" w:cs="Times New Roman"/>
            <w:noProof/>
            <w:color w:val="auto"/>
          </w:rPr>
          <w:t>ii. Spell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2B9435B1"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82"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6FDC9B98" w14:textId="77777777" w:rsidR="00BC6453" w:rsidRPr="001B2B30" w:rsidRDefault="0090431B" w:rsidP="00067A46">
      <w:pPr>
        <w:pStyle w:val="Kazalovsebine2"/>
        <w:rPr>
          <w:rFonts w:eastAsiaTheme="minorEastAsia"/>
          <w:b/>
          <w:noProof/>
          <w:lang w:eastAsia="sl-SI"/>
        </w:rPr>
      </w:pPr>
      <w:hyperlink w:anchor="_Toc509342483" w:history="1">
        <w:r w:rsidR="00BC6453" w:rsidRPr="001B2B30">
          <w:rPr>
            <w:rStyle w:val="Hiperpovezava"/>
            <w:rFonts w:cs="Times New Roman"/>
            <w:noProof/>
            <w:color w:val="auto"/>
            <w:sz w:val="20"/>
            <w:szCs w:val="20"/>
          </w:rPr>
          <w:t>c. Inventory Items/Gadgets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_Toc509342483 \h </w:instrText>
        </w:r>
        <w:r w:rsidR="00BC6453" w:rsidRPr="001B2B30">
          <w:rPr>
            <w:noProof/>
            <w:webHidden/>
          </w:rPr>
        </w:r>
        <w:r w:rsidR="00BC6453" w:rsidRPr="001B2B30">
          <w:rPr>
            <w:noProof/>
            <w:webHidden/>
          </w:rPr>
          <w:fldChar w:fldCharType="separate"/>
        </w:r>
        <w:r w:rsidR="00BC6453" w:rsidRPr="001B2B30">
          <w:rPr>
            <w:noProof/>
            <w:webHidden/>
          </w:rPr>
          <w:t>6</w:t>
        </w:r>
        <w:r w:rsidR="00BC6453" w:rsidRPr="001B2B30">
          <w:rPr>
            <w:noProof/>
            <w:webHidden/>
          </w:rPr>
          <w:fldChar w:fldCharType="end"/>
        </w:r>
      </w:hyperlink>
    </w:p>
    <w:p w14:paraId="7D49FD51"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84" w:history="1">
        <w:r w:rsidR="00BC6453" w:rsidRPr="001B2B30">
          <w:rPr>
            <w:rStyle w:val="Hiperpovezava"/>
            <w:rFonts w:ascii="Times New Roman" w:hAnsi="Times New Roman" w:cs="Times New Roman"/>
            <w:noProof/>
            <w:color w:val="auto"/>
          </w:rPr>
          <w:t>i. Item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1A880A3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85" w:history="1">
        <w:r w:rsidR="00BC6453" w:rsidRPr="001B2B30">
          <w:rPr>
            <w:rStyle w:val="Hiperpovezava"/>
            <w:rFonts w:ascii="Times New Roman" w:hAnsi="Times New Roman" w:cs="Times New Roman"/>
            <w:noProof/>
            <w:color w:val="auto"/>
          </w:rPr>
          <w:t>1. Brief physical description of the object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6FFD525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86" w:history="1">
        <w:r w:rsidR="00BC6453" w:rsidRPr="001B2B30">
          <w:rPr>
            <w:rStyle w:val="Hiperpovezava"/>
            <w:rFonts w:ascii="Times New Roman" w:hAnsi="Times New Roman" w:cs="Times New Roman"/>
            <w:noProof/>
            <w:color w:val="auto"/>
          </w:rPr>
          <w:t>2. When it is first acquired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644DF7A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87" w:history="1">
        <w:r w:rsidR="00BC6453" w:rsidRPr="001B2B30">
          <w:rPr>
            <w:rStyle w:val="Hiperpovezava"/>
            <w:rFonts w:ascii="Times New Roman" w:hAnsi="Times New Roman" w:cs="Times New Roman"/>
            <w:noProof/>
            <w:color w:val="auto"/>
          </w:rPr>
          <w:t>3. What it does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1E22A64D"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88" w:history="1">
        <w:r w:rsidR="00BC6453" w:rsidRPr="001B2B30">
          <w:rPr>
            <w:rStyle w:val="Hiperpovezava"/>
            <w:rFonts w:ascii="Times New Roman" w:hAnsi="Times New Roman" w:cs="Times New Roman"/>
            <w:noProof/>
            <w:color w:val="auto"/>
          </w:rPr>
          <w:t>4. Art (if available)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3252894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89" w:history="1">
        <w:r w:rsidR="00BC6453" w:rsidRPr="001B2B30">
          <w:rPr>
            <w:rStyle w:val="Hiperpovezava"/>
            <w:rFonts w:ascii="Times New Roman" w:hAnsi="Times New Roman" w:cs="Times New Roman"/>
            <w:noProof/>
            <w:color w:val="auto"/>
          </w:rPr>
          <w:t>5. How the player equips it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2369303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90" w:history="1">
        <w:r w:rsidR="00BC6453" w:rsidRPr="001B2B30">
          <w:rPr>
            <w:rStyle w:val="Hiperpovezava"/>
            <w:rFonts w:ascii="Times New Roman" w:hAnsi="Times New Roman" w:cs="Times New Roman"/>
            <w:noProof/>
            <w:color w:val="auto"/>
          </w:rPr>
          <w:t>6. Statistics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156AF25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91" w:history="1">
        <w:r w:rsidR="00BC6453" w:rsidRPr="001B2B30">
          <w:rPr>
            <w:rStyle w:val="Hiperpovezava"/>
            <w:rFonts w:ascii="Times New Roman" w:hAnsi="Times New Roman" w:cs="Times New Roman"/>
            <w:noProof/>
            <w:color w:val="auto"/>
          </w:rPr>
          <w:t>ii. Item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42DFB6F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92"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1B7B06E3" w14:textId="77777777" w:rsidR="00BC6453" w:rsidRPr="001B2B30" w:rsidRDefault="0090431B" w:rsidP="00067A46">
      <w:pPr>
        <w:pStyle w:val="Kazalovsebine2"/>
        <w:rPr>
          <w:rFonts w:eastAsiaTheme="minorEastAsia"/>
          <w:b/>
          <w:noProof/>
          <w:lang w:eastAsia="sl-SI"/>
        </w:rPr>
      </w:pPr>
      <w:hyperlink w:anchor="_Toc509342493" w:history="1">
        <w:r w:rsidR="00BC6453" w:rsidRPr="001B2B30">
          <w:rPr>
            <w:rStyle w:val="Hiperpovezava"/>
            <w:rFonts w:cs="Times New Roman"/>
            <w:noProof/>
            <w:color w:val="auto"/>
            <w:sz w:val="20"/>
            <w:szCs w:val="20"/>
          </w:rPr>
          <w:t>d. Powerups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_Toc509342493 \h </w:instrText>
        </w:r>
        <w:r w:rsidR="00BC6453" w:rsidRPr="001B2B30">
          <w:rPr>
            <w:noProof/>
            <w:webHidden/>
          </w:rPr>
        </w:r>
        <w:r w:rsidR="00BC6453" w:rsidRPr="001B2B30">
          <w:rPr>
            <w:noProof/>
            <w:webHidden/>
          </w:rPr>
          <w:fldChar w:fldCharType="separate"/>
        </w:r>
        <w:r w:rsidR="00BC6453" w:rsidRPr="001B2B30">
          <w:rPr>
            <w:noProof/>
            <w:webHidden/>
          </w:rPr>
          <w:t>7</w:t>
        </w:r>
        <w:r w:rsidR="00BC6453" w:rsidRPr="001B2B30">
          <w:rPr>
            <w:noProof/>
            <w:webHidden/>
          </w:rPr>
          <w:fldChar w:fldCharType="end"/>
        </w:r>
      </w:hyperlink>
    </w:p>
    <w:p w14:paraId="59C3EE2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94" w:history="1">
        <w:r w:rsidR="00BC6453" w:rsidRPr="001B2B30">
          <w:rPr>
            <w:rStyle w:val="Hiperpovezava"/>
            <w:rFonts w:ascii="Times New Roman" w:hAnsi="Times New Roman" w:cs="Times New Roman"/>
            <w:noProof/>
            <w:color w:val="auto"/>
          </w:rPr>
          <w:t>i. Powerup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4C9551F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95" w:history="1">
        <w:r w:rsidR="00BC6453" w:rsidRPr="001B2B30">
          <w:rPr>
            <w:rStyle w:val="Hiperpovezava"/>
            <w:rFonts w:ascii="Times New Roman" w:hAnsi="Times New Roman" w:cs="Times New Roman"/>
            <w:noProof/>
            <w:color w:val="auto"/>
          </w:rPr>
          <w:t>1. Brief physical description of how the object is represented in the world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17778412"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96" w:history="1">
        <w:r w:rsidR="00BC6453" w:rsidRPr="001B2B30">
          <w:rPr>
            <w:rStyle w:val="Hiperpovezava"/>
            <w:rFonts w:ascii="Times New Roman" w:hAnsi="Times New Roman" w:cs="Times New Roman"/>
            <w:noProof/>
            <w:color w:val="auto"/>
          </w:rPr>
          <w:t>2. When it is first acquired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5F12779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97" w:history="1">
        <w:r w:rsidR="00BC6453" w:rsidRPr="001B2B30">
          <w:rPr>
            <w:rStyle w:val="Hiperpovezava"/>
            <w:rFonts w:ascii="Times New Roman" w:hAnsi="Times New Roman" w:cs="Times New Roman"/>
            <w:noProof/>
            <w:color w:val="auto"/>
          </w:rPr>
          <w:t>3. Art (if available)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62838A0A"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98" w:history="1">
        <w:r w:rsidR="00BC6453" w:rsidRPr="001B2B30">
          <w:rPr>
            <w:rStyle w:val="Hiperpovezava"/>
            <w:rFonts w:ascii="Times New Roman" w:hAnsi="Times New Roman" w:cs="Times New Roman"/>
            <w:noProof/>
            <w:color w:val="auto"/>
          </w:rPr>
          <w:t>4. What it does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6B5390D3"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99" w:history="1">
        <w:r w:rsidR="00BC6453" w:rsidRPr="001B2B30">
          <w:rPr>
            <w:rStyle w:val="Hiperpovezava"/>
            <w:rFonts w:ascii="Times New Roman" w:hAnsi="Times New Roman" w:cs="Times New Roman"/>
            <w:noProof/>
            <w:color w:val="auto"/>
          </w:rPr>
          <w:t>5. Statistics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7FE7DDC4"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500" w:history="1">
        <w:r w:rsidR="00BC6453" w:rsidRPr="001B2B30">
          <w:rPr>
            <w:rStyle w:val="Hiperpovezava"/>
            <w:rFonts w:ascii="Times New Roman" w:hAnsi="Times New Roman" w:cs="Times New Roman"/>
            <w:noProof/>
            <w:color w:val="auto"/>
          </w:rPr>
          <w:t>a. Effect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_Toc509342500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7D33B6CA"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501" w:history="1">
        <w:r w:rsidR="00BC6453" w:rsidRPr="001B2B30">
          <w:rPr>
            <w:rStyle w:val="Hiperpovezava"/>
            <w:rFonts w:ascii="Times New Roman" w:hAnsi="Times New Roman" w:cs="Times New Roman"/>
            <w:noProof/>
            <w:color w:val="auto"/>
          </w:rPr>
          <w:t>b. Duration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_Toc509342501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43F856B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02" w:history="1">
        <w:r w:rsidR="00BC6453" w:rsidRPr="001B2B30">
          <w:rPr>
            <w:rStyle w:val="Hiperpovezava"/>
            <w:rFonts w:ascii="Times New Roman" w:hAnsi="Times New Roman" w:cs="Times New Roman"/>
            <w:noProof/>
            <w:color w:val="auto"/>
          </w:rPr>
          <w:t>ii. Powerup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_Toc509342502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2922D97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03"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_Toc509342503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38FE3653" w14:textId="77777777" w:rsidR="00BC6453" w:rsidRPr="001B2B30" w:rsidRDefault="0090431B" w:rsidP="00067A46">
      <w:pPr>
        <w:pStyle w:val="Kazalovsebine2"/>
        <w:rPr>
          <w:rFonts w:eastAsiaTheme="minorEastAsia"/>
          <w:b/>
          <w:noProof/>
          <w:lang w:eastAsia="sl-SI"/>
        </w:rPr>
      </w:pPr>
      <w:hyperlink w:anchor="_Toc509342504" w:history="1">
        <w:r w:rsidR="00BC6453" w:rsidRPr="001B2B30">
          <w:rPr>
            <w:rStyle w:val="Hiperpovezava"/>
            <w:rFonts w:cs="Times New Roman"/>
            <w:noProof/>
            <w:color w:val="auto"/>
            <w:sz w:val="20"/>
            <w:szCs w:val="20"/>
          </w:rPr>
          <w:t>e. Melee (hand-to-hand) combat (if applicable)</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_Toc509342504 \h </w:instrText>
        </w:r>
        <w:r w:rsidR="00BC6453" w:rsidRPr="001B2B30">
          <w:rPr>
            <w:noProof/>
            <w:webHidden/>
          </w:rPr>
        </w:r>
        <w:r w:rsidR="00BC6453" w:rsidRPr="001B2B30">
          <w:rPr>
            <w:noProof/>
            <w:webHidden/>
          </w:rPr>
          <w:fldChar w:fldCharType="separate"/>
        </w:r>
        <w:r w:rsidR="00BC6453" w:rsidRPr="001B2B30">
          <w:rPr>
            <w:noProof/>
            <w:webHidden/>
          </w:rPr>
          <w:t>7</w:t>
        </w:r>
        <w:r w:rsidR="00BC6453" w:rsidRPr="001B2B30">
          <w:rPr>
            <w:noProof/>
            <w:webHidden/>
          </w:rPr>
          <w:fldChar w:fldCharType="end"/>
        </w:r>
      </w:hyperlink>
    </w:p>
    <w:p w14:paraId="0B76E48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05" w:history="1">
        <w:r w:rsidR="00BC6453" w:rsidRPr="001B2B30">
          <w:rPr>
            <w:rStyle w:val="Hiperpovezava"/>
            <w:rFonts w:ascii="Times New Roman" w:hAnsi="Times New Roman" w:cs="Times New Roman"/>
            <w:noProof/>
            <w:color w:val="auto"/>
          </w:rPr>
          <w:t>i. Attacks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_Toc509342505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6B2A92E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06" w:history="1">
        <w:r w:rsidR="00BC6453" w:rsidRPr="001B2B30">
          <w:rPr>
            <w:rStyle w:val="Hiperpovezava"/>
            <w:rFonts w:ascii="Times New Roman" w:hAnsi="Times New Roman" w:cs="Times New Roman"/>
            <w:noProof/>
            <w:color w:val="auto"/>
          </w:rPr>
          <w:t>ii. Defensive moves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_Toc509342506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5B52325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07" w:history="1">
        <w:r w:rsidR="00BC6453" w:rsidRPr="001B2B30">
          <w:rPr>
            <w:rStyle w:val="Hiperpovezava"/>
            <w:rFonts w:ascii="Times New Roman" w:hAnsi="Times New Roman" w:cs="Times New Roman"/>
            <w:noProof/>
            <w:color w:val="auto"/>
          </w:rPr>
          <w:t>iii. Combos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_Toc509342507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7B61CA4E" w14:textId="77777777" w:rsidR="00BC6453" w:rsidRPr="001B2B30" w:rsidRDefault="0090431B" w:rsidP="00067A46">
      <w:pPr>
        <w:pStyle w:val="Kazalovsebine2"/>
        <w:rPr>
          <w:rFonts w:eastAsiaTheme="minorEastAsia"/>
          <w:b/>
          <w:noProof/>
          <w:lang w:eastAsia="sl-SI"/>
        </w:rPr>
      </w:pPr>
      <w:hyperlink w:anchor="_Toc509342508" w:history="1">
        <w:r w:rsidR="00BC6453" w:rsidRPr="001B2B30">
          <w:rPr>
            <w:rStyle w:val="Hiperpovezava"/>
            <w:rFonts w:cs="Times New Roman"/>
            <w:noProof/>
            <w:color w:val="auto"/>
            <w:sz w:val="20"/>
            <w:szCs w:val="20"/>
          </w:rPr>
          <w:t>f. Vehicles (if applicable)</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_Toc509342508 \h </w:instrText>
        </w:r>
        <w:r w:rsidR="00BC6453" w:rsidRPr="001B2B30">
          <w:rPr>
            <w:noProof/>
            <w:webHidden/>
          </w:rPr>
        </w:r>
        <w:r w:rsidR="00BC6453" w:rsidRPr="001B2B30">
          <w:rPr>
            <w:noProof/>
            <w:webHidden/>
          </w:rPr>
          <w:fldChar w:fldCharType="separate"/>
        </w:r>
        <w:r w:rsidR="00BC6453" w:rsidRPr="001B2B30">
          <w:rPr>
            <w:noProof/>
            <w:webHidden/>
          </w:rPr>
          <w:t>7</w:t>
        </w:r>
        <w:r w:rsidR="00BC6453" w:rsidRPr="001B2B30">
          <w:rPr>
            <w:noProof/>
            <w:webHidden/>
          </w:rPr>
          <w:fldChar w:fldCharType="end"/>
        </w:r>
      </w:hyperlink>
    </w:p>
    <w:p w14:paraId="719B13F6"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09" w:history="1">
        <w:r w:rsidR="00BC6453" w:rsidRPr="001B2B30">
          <w:rPr>
            <w:rStyle w:val="Hiperpovezava"/>
            <w:rFonts w:ascii="Times New Roman" w:hAnsi="Times New Roman" w:cs="Times New Roman"/>
            <w:noProof/>
            <w:color w:val="auto"/>
          </w:rPr>
          <w:t>i. Capacity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_Toc509342509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6559A77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10" w:history="1">
        <w:r w:rsidR="00BC6453" w:rsidRPr="001B2B30">
          <w:rPr>
            <w:rStyle w:val="Hiperpovezava"/>
            <w:rFonts w:ascii="Times New Roman" w:hAnsi="Times New Roman" w:cs="Times New Roman"/>
            <w:noProof/>
            <w:color w:val="auto"/>
          </w:rPr>
          <w:t>ii. Speed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_Toc509342510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3B7B98F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11" w:history="1">
        <w:r w:rsidR="00BC6453" w:rsidRPr="001B2B30">
          <w:rPr>
            <w:rStyle w:val="Hiperpovezava"/>
            <w:rFonts w:ascii="Times New Roman" w:hAnsi="Times New Roman" w:cs="Times New Roman"/>
            <w:noProof/>
            <w:color w:val="auto"/>
          </w:rPr>
          <w:t>iii. Armor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_Toc509342511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0FA80FC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12" w:history="1">
        <w:r w:rsidR="00BC6453" w:rsidRPr="001B2B30">
          <w:rPr>
            <w:rStyle w:val="Hiperpovezava"/>
            <w:rFonts w:ascii="Times New Roman" w:hAnsi="Times New Roman" w:cs="Times New Roman"/>
            <w:noProof/>
            <w:color w:val="auto"/>
          </w:rPr>
          <w:t>iv. Weaponry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_Toc509342512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8</w:t>
        </w:r>
        <w:r w:rsidR="00BC6453" w:rsidRPr="001B2B30">
          <w:rPr>
            <w:rFonts w:ascii="Times New Roman" w:hAnsi="Times New Roman" w:cs="Times New Roman"/>
            <w:noProof/>
            <w:webHidden/>
          </w:rPr>
          <w:fldChar w:fldCharType="end"/>
        </w:r>
      </w:hyperlink>
    </w:p>
    <w:p w14:paraId="3D72FDAB"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13" w:history="1">
        <w:r w:rsidR="00BC6453" w:rsidRPr="001B2B30">
          <w:rPr>
            <w:rStyle w:val="Hiperpovezava"/>
            <w:rFonts w:ascii="Times New Roman" w:hAnsi="Times New Roman" w:cs="Times New Roman"/>
            <w:noProof/>
            <w:color w:val="auto"/>
          </w:rPr>
          <w:t>v. Combat statistics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_Toc509342513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8</w:t>
        </w:r>
        <w:r w:rsidR="00BC6453" w:rsidRPr="001B2B30">
          <w:rPr>
            <w:rFonts w:ascii="Times New Roman" w:hAnsi="Times New Roman" w:cs="Times New Roman"/>
            <w:noProof/>
            <w:webHidden/>
          </w:rPr>
          <w:fldChar w:fldCharType="end"/>
        </w:r>
      </w:hyperlink>
    </w:p>
    <w:p w14:paraId="7F7A6CE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14" w:history="1">
        <w:r w:rsidR="00BC6453" w:rsidRPr="001B2B30">
          <w:rPr>
            <w:rStyle w:val="Hiperpovezava"/>
            <w:rFonts w:ascii="Times New Roman" w:hAnsi="Times New Roman" w:cs="Times New Roman"/>
            <w:noProof/>
            <w:color w:val="auto"/>
          </w:rPr>
          <w:t>vi.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_Toc509342514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8</w:t>
        </w:r>
        <w:r w:rsidR="00BC6453" w:rsidRPr="001B2B30">
          <w:rPr>
            <w:rFonts w:ascii="Times New Roman" w:hAnsi="Times New Roman" w:cs="Times New Roman"/>
            <w:noProof/>
            <w:webHidden/>
          </w:rPr>
          <w:fldChar w:fldCharType="end"/>
        </w:r>
      </w:hyperlink>
    </w:p>
    <w:p w14:paraId="16B197D7"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515" w:history="1">
        <w:r w:rsidR="00BC6453" w:rsidRPr="001B2B30">
          <w:rPr>
            <w:rStyle w:val="Hiperpovezava"/>
            <w:rFonts w:cs="Times New Roman"/>
            <w:noProof/>
            <w:color w:val="auto"/>
            <w:sz w:val="20"/>
            <w:szCs w:val="20"/>
          </w:rPr>
          <w:t>6. SECTION IV: CONTROLS</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_Toc509342515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9</w:t>
        </w:r>
        <w:r w:rsidR="00BC6453" w:rsidRPr="001B2B30">
          <w:rPr>
            <w:rFonts w:cs="Times New Roman"/>
            <w:noProof/>
            <w:webHidden/>
            <w:sz w:val="20"/>
            <w:szCs w:val="20"/>
          </w:rPr>
          <w:fldChar w:fldCharType="end"/>
        </w:r>
      </w:hyperlink>
    </w:p>
    <w:p w14:paraId="361AE18E" w14:textId="77777777" w:rsidR="00BC6453" w:rsidRPr="001B2B30" w:rsidRDefault="0090431B" w:rsidP="00067A46">
      <w:pPr>
        <w:pStyle w:val="Kazalovsebine2"/>
        <w:rPr>
          <w:rFonts w:eastAsiaTheme="minorEastAsia"/>
          <w:b/>
          <w:noProof/>
          <w:lang w:eastAsia="sl-SI"/>
        </w:rPr>
      </w:pPr>
      <w:hyperlink w:anchor="_Toc509342516" w:history="1">
        <w:r w:rsidR="00BC6453" w:rsidRPr="001B2B30">
          <w:rPr>
            <w:rStyle w:val="Hiperpovezava"/>
            <w:rFonts w:cs="Times New Roman"/>
            <w:noProof/>
            <w:color w:val="auto"/>
            <w:sz w:val="20"/>
            <w:szCs w:val="20"/>
          </w:rPr>
          <w:t>a. PC Keyboard/Mouse Commands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_Toc509342516 \h </w:instrText>
        </w:r>
        <w:r w:rsidR="00BC6453" w:rsidRPr="001B2B30">
          <w:rPr>
            <w:noProof/>
            <w:webHidden/>
          </w:rPr>
        </w:r>
        <w:r w:rsidR="00BC6453" w:rsidRPr="001B2B30">
          <w:rPr>
            <w:noProof/>
            <w:webHidden/>
          </w:rPr>
          <w:fldChar w:fldCharType="separate"/>
        </w:r>
        <w:r w:rsidR="00BC6453" w:rsidRPr="001B2B30">
          <w:rPr>
            <w:noProof/>
            <w:webHidden/>
          </w:rPr>
          <w:t>9</w:t>
        </w:r>
        <w:r w:rsidR="00BC6453" w:rsidRPr="001B2B30">
          <w:rPr>
            <w:noProof/>
            <w:webHidden/>
          </w:rPr>
          <w:fldChar w:fldCharType="end"/>
        </w:r>
      </w:hyperlink>
    </w:p>
    <w:p w14:paraId="404BE53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17" w:history="1">
        <w:r w:rsidR="00BC6453" w:rsidRPr="001B2B30">
          <w:rPr>
            <w:rStyle w:val="Hiperpovezava"/>
            <w:rFonts w:ascii="Times New Roman" w:hAnsi="Times New Roman" w:cs="Times New Roman"/>
            <w:noProof/>
            <w:color w:val="auto"/>
          </w:rPr>
          <w:t>i. Default keys for movement controls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_Toc509342517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3AA66180"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18" w:history="1">
        <w:r w:rsidR="00BC6453" w:rsidRPr="001B2B30">
          <w:rPr>
            <w:rStyle w:val="Hiperpovezava"/>
            <w:rFonts w:ascii="Times New Roman" w:hAnsi="Times New Roman" w:cs="Times New Roman"/>
            <w:noProof/>
            <w:color w:val="auto"/>
          </w:rPr>
          <w:t>1. Move forward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_Toc509342518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1BF74D82"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19" w:history="1">
        <w:r w:rsidR="00BC6453" w:rsidRPr="001B2B30">
          <w:rPr>
            <w:rStyle w:val="Hiperpovezava"/>
            <w:rFonts w:ascii="Times New Roman" w:hAnsi="Times New Roman" w:cs="Times New Roman"/>
            <w:noProof/>
            <w:color w:val="auto"/>
          </w:rPr>
          <w:t>2. Move backward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_Toc509342519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79653E2D"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0" w:history="1">
        <w:r w:rsidR="00BC6453" w:rsidRPr="001B2B30">
          <w:rPr>
            <w:rStyle w:val="Hiperpovezava"/>
            <w:rFonts w:ascii="Times New Roman" w:hAnsi="Times New Roman" w:cs="Times New Roman"/>
            <w:noProof/>
            <w:color w:val="auto"/>
          </w:rPr>
          <w:t>3. Strafe left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3C0F4F4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1" w:history="1">
        <w:r w:rsidR="00BC6453" w:rsidRPr="001B2B30">
          <w:rPr>
            <w:rStyle w:val="Hiperpovezava"/>
            <w:rFonts w:ascii="Times New Roman" w:hAnsi="Times New Roman" w:cs="Times New Roman"/>
            <w:noProof/>
            <w:color w:val="auto"/>
          </w:rPr>
          <w:t>4. Strafe right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3260B48D"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2" w:history="1">
        <w:r w:rsidR="00BC6453" w:rsidRPr="001B2B30">
          <w:rPr>
            <w:rStyle w:val="Hiperpovezava"/>
            <w:rFonts w:ascii="Times New Roman" w:hAnsi="Times New Roman" w:cs="Times New Roman"/>
            <w:noProof/>
            <w:color w:val="auto"/>
          </w:rPr>
          <w:t>5. Jump</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42FB5EB0"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3" w:history="1">
        <w:r w:rsidR="00BC6453" w:rsidRPr="001B2B30">
          <w:rPr>
            <w:rStyle w:val="Hiperpovezava"/>
            <w:rFonts w:ascii="Times New Roman" w:hAnsi="Times New Roman" w:cs="Times New Roman"/>
            <w:noProof/>
            <w:color w:val="auto"/>
          </w:rPr>
          <w:t>6.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406C5B22"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24" w:history="1">
        <w:r w:rsidR="00BC6453" w:rsidRPr="001B2B30">
          <w:rPr>
            <w:rStyle w:val="Hiperpovezava"/>
            <w:rFonts w:ascii="Times New Roman" w:hAnsi="Times New Roman" w:cs="Times New Roman"/>
            <w:noProof/>
            <w:color w:val="auto"/>
          </w:rPr>
          <w:t>ii. Default keys for using weapons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17F0EEF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5" w:history="1">
        <w:r w:rsidR="00BC6453" w:rsidRPr="001B2B30">
          <w:rPr>
            <w:rStyle w:val="Hiperpovezava"/>
            <w:rFonts w:ascii="Times New Roman" w:hAnsi="Times New Roman" w:cs="Times New Roman"/>
            <w:noProof/>
            <w:color w:val="auto"/>
          </w:rPr>
          <w:t>1. Primary fire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110D05E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6" w:history="1">
        <w:r w:rsidR="00BC6453" w:rsidRPr="001B2B30">
          <w:rPr>
            <w:rStyle w:val="Hiperpovezava"/>
            <w:rFonts w:ascii="Times New Roman" w:hAnsi="Times New Roman" w:cs="Times New Roman"/>
            <w:noProof/>
            <w:color w:val="auto"/>
          </w:rPr>
          <w:t>2. Alt-fire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3BA825EA"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7" w:history="1">
        <w:r w:rsidR="00BC6453" w:rsidRPr="001B2B30">
          <w:rPr>
            <w:rStyle w:val="Hiperpovezava"/>
            <w:rFonts w:ascii="Times New Roman" w:hAnsi="Times New Roman" w:cs="Times New Roman"/>
            <w:noProof/>
            <w:color w:val="auto"/>
          </w:rPr>
          <w:t>3. Reload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3CC36849"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8" w:history="1">
        <w:r w:rsidR="00BC6453" w:rsidRPr="001B2B30">
          <w:rPr>
            <w:rStyle w:val="Hiperpovezava"/>
            <w:rFonts w:ascii="Times New Roman" w:hAnsi="Times New Roman" w:cs="Times New Roman"/>
            <w:noProof/>
            <w:color w:val="auto"/>
          </w:rPr>
          <w:t>4. Previous weapon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2F849009"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9" w:history="1">
        <w:r w:rsidR="00BC6453" w:rsidRPr="001B2B30">
          <w:rPr>
            <w:rStyle w:val="Hiperpovezava"/>
            <w:rFonts w:ascii="Times New Roman" w:hAnsi="Times New Roman" w:cs="Times New Roman"/>
            <w:noProof/>
            <w:color w:val="auto"/>
          </w:rPr>
          <w:t>5. Next weapon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0B96891B"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30" w:history="1">
        <w:r w:rsidR="00BC6453" w:rsidRPr="001B2B30">
          <w:rPr>
            <w:rStyle w:val="Hiperpovezava"/>
            <w:rFonts w:ascii="Times New Roman" w:hAnsi="Times New Roman" w:cs="Times New Roman"/>
            <w:noProof/>
            <w:color w:val="auto"/>
          </w:rPr>
          <w:t>6.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2916908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31" w:history="1">
        <w:r w:rsidR="00BC6453" w:rsidRPr="001B2B30">
          <w:rPr>
            <w:rStyle w:val="Hiperpovezava"/>
            <w:rFonts w:ascii="Times New Roman" w:hAnsi="Times New Roman" w:cs="Times New Roman"/>
            <w:noProof/>
            <w:color w:val="auto"/>
          </w:rPr>
          <w:t>iii. Inventory access and manipulation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61B2411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32" w:history="1">
        <w:r w:rsidR="00BC6453" w:rsidRPr="001B2B30">
          <w:rPr>
            <w:rStyle w:val="Hiperpovezava"/>
            <w:rFonts w:ascii="Times New Roman" w:hAnsi="Times New Roman" w:cs="Times New Roman"/>
            <w:noProof/>
            <w:color w:val="auto"/>
          </w:rPr>
          <w:t>iv. Menu access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0E78BB5F" w14:textId="77777777" w:rsidR="00BC6453" w:rsidRPr="001B2B30" w:rsidRDefault="0090431B" w:rsidP="00067A46">
      <w:pPr>
        <w:pStyle w:val="Kazalovsebine2"/>
        <w:rPr>
          <w:rFonts w:eastAsiaTheme="minorEastAsia"/>
          <w:b/>
          <w:noProof/>
          <w:lang w:eastAsia="sl-SI"/>
        </w:rPr>
      </w:pPr>
      <w:hyperlink w:anchor="_Toc509342533" w:history="1">
        <w:r w:rsidR="00BC6453" w:rsidRPr="001B2B30">
          <w:rPr>
            <w:rStyle w:val="Hiperpovezava"/>
            <w:rFonts w:cs="Times New Roman"/>
            <w:noProof/>
            <w:color w:val="auto"/>
            <w:sz w:val="20"/>
            <w:szCs w:val="20"/>
          </w:rPr>
          <w:t>b. Console Platform #1</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_Toc509342533 \h </w:instrText>
        </w:r>
        <w:r w:rsidR="00BC6453" w:rsidRPr="001B2B30">
          <w:rPr>
            <w:noProof/>
            <w:webHidden/>
          </w:rPr>
        </w:r>
        <w:r w:rsidR="00BC6453" w:rsidRPr="001B2B30">
          <w:rPr>
            <w:noProof/>
            <w:webHidden/>
          </w:rPr>
          <w:fldChar w:fldCharType="separate"/>
        </w:r>
        <w:r w:rsidR="00BC6453" w:rsidRPr="001B2B30">
          <w:rPr>
            <w:noProof/>
            <w:webHidden/>
          </w:rPr>
          <w:t>9</w:t>
        </w:r>
        <w:r w:rsidR="00BC6453" w:rsidRPr="001B2B30">
          <w:rPr>
            <w:noProof/>
            <w:webHidden/>
          </w:rPr>
          <w:fldChar w:fldCharType="end"/>
        </w:r>
      </w:hyperlink>
    </w:p>
    <w:p w14:paraId="48B8EA1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34" w:history="1">
        <w:r w:rsidR="00BC6453" w:rsidRPr="001B2B30">
          <w:rPr>
            <w:rStyle w:val="Hiperpovezava"/>
            <w:rFonts w:ascii="Times New Roman" w:hAnsi="Times New Roman" w:cs="Times New Roman"/>
            <w:noProof/>
            <w:color w:val="auto"/>
          </w:rPr>
          <w:t>i. A picture of the controller explaining what each button does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78F8CE7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35" w:history="1">
        <w:r w:rsidR="00BC6453" w:rsidRPr="001B2B30">
          <w:rPr>
            <w:rStyle w:val="Hiperpovezava"/>
            <w:rFonts w:ascii="Times New Roman" w:hAnsi="Times New Roman" w:cs="Times New Roman"/>
            <w:noProof/>
            <w:color w:val="auto"/>
          </w:rPr>
          <w:t>ii. Movement controls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7C14A25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36" w:history="1">
        <w:r w:rsidR="00BC6453" w:rsidRPr="001B2B30">
          <w:rPr>
            <w:rStyle w:val="Hiperpovezava"/>
            <w:rFonts w:ascii="Times New Roman" w:hAnsi="Times New Roman" w:cs="Times New Roman"/>
            <w:noProof/>
            <w:color w:val="auto"/>
          </w:rPr>
          <w:t>iii. Weapon controls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3EA49CA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37" w:history="1">
        <w:r w:rsidR="00BC6453" w:rsidRPr="001B2B30">
          <w:rPr>
            <w:rStyle w:val="Hiperpovezava"/>
            <w:rFonts w:ascii="Times New Roman" w:hAnsi="Times New Roman" w:cs="Times New Roman"/>
            <w:noProof/>
            <w:color w:val="auto"/>
          </w:rPr>
          <w:t>iv. Action controls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4C1988C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38" w:history="1">
        <w:r w:rsidR="00BC6453" w:rsidRPr="001B2B30">
          <w:rPr>
            <w:rStyle w:val="Hiperpovezava"/>
            <w:rFonts w:ascii="Times New Roman" w:hAnsi="Times New Roman" w:cs="Times New Roman"/>
            <w:noProof/>
            <w:color w:val="auto"/>
          </w:rPr>
          <w:t>v. Combos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0AA2292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39" w:history="1">
        <w:r w:rsidR="00BC6453" w:rsidRPr="001B2B30">
          <w:rPr>
            <w:rStyle w:val="Hiperpovezava"/>
            <w:rFonts w:ascii="Times New Roman" w:hAnsi="Times New Roman" w:cs="Times New Roman"/>
            <w:noProof/>
            <w:color w:val="auto"/>
          </w:rPr>
          <w:t>vi. Force-feedback options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0A112FE9" w14:textId="77777777" w:rsidR="00BC6453" w:rsidRPr="001B2B30" w:rsidRDefault="0090431B" w:rsidP="00067A46">
      <w:pPr>
        <w:pStyle w:val="Kazalovsebine2"/>
        <w:rPr>
          <w:rFonts w:eastAsiaTheme="minorEastAsia"/>
          <w:b/>
          <w:noProof/>
          <w:lang w:eastAsia="sl-SI"/>
        </w:rPr>
      </w:pPr>
      <w:hyperlink w:anchor="_Toc509342540" w:history="1">
        <w:r w:rsidR="00BC6453" w:rsidRPr="001B2B30">
          <w:rPr>
            <w:rStyle w:val="Hiperpovezava"/>
            <w:rFonts w:cs="Times New Roman"/>
            <w:noProof/>
            <w:color w:val="auto"/>
            <w:sz w:val="20"/>
            <w:szCs w:val="20"/>
          </w:rPr>
          <w:t>c. Console Platform #2</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_Toc509342540 \h </w:instrText>
        </w:r>
        <w:r w:rsidR="00BC6453" w:rsidRPr="001B2B30">
          <w:rPr>
            <w:noProof/>
            <w:webHidden/>
          </w:rPr>
        </w:r>
        <w:r w:rsidR="00BC6453" w:rsidRPr="001B2B30">
          <w:rPr>
            <w:noProof/>
            <w:webHidden/>
          </w:rPr>
          <w:fldChar w:fldCharType="separate"/>
        </w:r>
        <w:r w:rsidR="00BC6453" w:rsidRPr="001B2B30">
          <w:rPr>
            <w:noProof/>
            <w:webHidden/>
          </w:rPr>
          <w:t>9</w:t>
        </w:r>
        <w:r w:rsidR="00BC6453" w:rsidRPr="001B2B30">
          <w:rPr>
            <w:noProof/>
            <w:webHidden/>
          </w:rPr>
          <w:fldChar w:fldCharType="end"/>
        </w:r>
      </w:hyperlink>
    </w:p>
    <w:p w14:paraId="5067AB5A" w14:textId="77777777" w:rsidR="00BC6453" w:rsidRPr="001B2B30" w:rsidRDefault="0090431B" w:rsidP="00067A46">
      <w:pPr>
        <w:pStyle w:val="Kazalovsebine2"/>
        <w:rPr>
          <w:rFonts w:eastAsiaTheme="minorEastAsia"/>
          <w:b/>
          <w:noProof/>
          <w:lang w:eastAsia="sl-SI"/>
        </w:rPr>
      </w:pPr>
      <w:hyperlink w:anchor="_Toc509342541" w:history="1">
        <w:r w:rsidR="00BC6453" w:rsidRPr="001B2B30">
          <w:rPr>
            <w:rStyle w:val="Hiperpovezava"/>
            <w:rFonts w:cs="Times New Roman"/>
            <w:noProof/>
            <w:color w:val="auto"/>
            <w:sz w:val="20"/>
            <w:szCs w:val="20"/>
          </w:rPr>
          <w:t>d. Etc.</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_Toc509342541 \h </w:instrText>
        </w:r>
        <w:r w:rsidR="00BC6453" w:rsidRPr="001B2B30">
          <w:rPr>
            <w:noProof/>
            <w:webHidden/>
          </w:rPr>
        </w:r>
        <w:r w:rsidR="00BC6453" w:rsidRPr="001B2B30">
          <w:rPr>
            <w:noProof/>
            <w:webHidden/>
          </w:rPr>
          <w:fldChar w:fldCharType="separate"/>
        </w:r>
        <w:r w:rsidR="00BC6453" w:rsidRPr="001B2B30">
          <w:rPr>
            <w:noProof/>
            <w:webHidden/>
          </w:rPr>
          <w:t>9</w:t>
        </w:r>
        <w:r w:rsidR="00BC6453" w:rsidRPr="001B2B30">
          <w:rPr>
            <w:noProof/>
            <w:webHidden/>
          </w:rPr>
          <w:fldChar w:fldCharType="end"/>
        </w:r>
      </w:hyperlink>
    </w:p>
    <w:p w14:paraId="34256DE5"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542" w:history="1">
        <w:r w:rsidR="00BC6453" w:rsidRPr="001B2B30">
          <w:rPr>
            <w:rStyle w:val="Hiperpovezava"/>
            <w:rFonts w:cs="Times New Roman"/>
            <w:noProof/>
            <w:color w:val="auto"/>
            <w:sz w:val="20"/>
            <w:szCs w:val="20"/>
          </w:rPr>
          <w:t>7. SECTION V: INTERFACE</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_Toc509342542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10</w:t>
        </w:r>
        <w:r w:rsidR="00BC6453" w:rsidRPr="001B2B30">
          <w:rPr>
            <w:rFonts w:cs="Times New Roman"/>
            <w:noProof/>
            <w:webHidden/>
            <w:sz w:val="20"/>
            <w:szCs w:val="20"/>
          </w:rPr>
          <w:fldChar w:fldCharType="end"/>
        </w:r>
      </w:hyperlink>
    </w:p>
    <w:p w14:paraId="1AF5A7A3" w14:textId="77777777" w:rsidR="00BC6453" w:rsidRPr="001B2B30" w:rsidRDefault="0090431B" w:rsidP="00067A46">
      <w:pPr>
        <w:pStyle w:val="Kazalovsebine2"/>
        <w:rPr>
          <w:rFonts w:eastAsiaTheme="minorEastAsia"/>
          <w:b/>
          <w:noProof/>
          <w:lang w:eastAsia="sl-SI"/>
        </w:rPr>
      </w:pPr>
      <w:hyperlink w:anchor="_Toc509342543" w:history="1">
        <w:r w:rsidR="00BC6453" w:rsidRPr="001B2B30">
          <w:rPr>
            <w:rStyle w:val="Hiperpovezava"/>
            <w:rFonts w:cs="Times New Roman"/>
            <w:noProof/>
            <w:color w:val="auto"/>
            <w:sz w:val="20"/>
            <w:szCs w:val="20"/>
          </w:rPr>
          <w:t>a. The Camera</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_Toc509342543 \h </w:instrText>
        </w:r>
        <w:r w:rsidR="00BC6453" w:rsidRPr="001B2B30">
          <w:rPr>
            <w:noProof/>
            <w:webHidden/>
          </w:rPr>
        </w:r>
        <w:r w:rsidR="00BC6453" w:rsidRPr="001B2B30">
          <w:rPr>
            <w:noProof/>
            <w:webHidden/>
          </w:rPr>
          <w:fldChar w:fldCharType="separate"/>
        </w:r>
        <w:r w:rsidR="00BC6453" w:rsidRPr="001B2B30">
          <w:rPr>
            <w:noProof/>
            <w:webHidden/>
          </w:rPr>
          <w:t>10</w:t>
        </w:r>
        <w:r w:rsidR="00BC6453" w:rsidRPr="001B2B30">
          <w:rPr>
            <w:noProof/>
            <w:webHidden/>
          </w:rPr>
          <w:fldChar w:fldCharType="end"/>
        </w:r>
      </w:hyperlink>
    </w:p>
    <w:p w14:paraId="5D2CC99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44" w:history="1">
        <w:r w:rsidR="00BC6453" w:rsidRPr="001B2B30">
          <w:rPr>
            <w:rStyle w:val="Hiperpovezava"/>
            <w:rFonts w:ascii="Times New Roman" w:hAnsi="Times New Roman" w:cs="Times New Roman"/>
            <w:noProof/>
            <w:color w:val="auto"/>
          </w:rPr>
          <w:t>i. Standard view</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_Toc509342544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1A3E9A9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45" w:history="1">
        <w:r w:rsidR="00BC6453" w:rsidRPr="001B2B30">
          <w:rPr>
            <w:rStyle w:val="Hiperpovezava"/>
            <w:rFonts w:ascii="Times New Roman" w:hAnsi="Times New Roman" w:cs="Times New Roman"/>
            <w:noProof/>
            <w:color w:val="auto"/>
          </w:rPr>
          <w:t>ii. Alternate views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_Toc509342545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6EBD92E8"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46" w:history="1">
        <w:r w:rsidR="00BC6453" w:rsidRPr="001B2B30">
          <w:rPr>
            <w:rStyle w:val="Hiperpovezava"/>
            <w:rFonts w:ascii="Times New Roman" w:hAnsi="Times New Roman" w:cs="Times New Roman"/>
            <w:noProof/>
            <w:color w:val="auto"/>
          </w:rPr>
          <w:t>iii. Player-controllable options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_Toc509342546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79B9B860" w14:textId="77777777" w:rsidR="00BC6453" w:rsidRPr="001B2B30" w:rsidRDefault="0090431B" w:rsidP="00067A46">
      <w:pPr>
        <w:pStyle w:val="Kazalovsebine2"/>
        <w:rPr>
          <w:rFonts w:eastAsiaTheme="minorEastAsia"/>
          <w:b/>
          <w:noProof/>
          <w:lang w:eastAsia="sl-SI"/>
        </w:rPr>
      </w:pPr>
      <w:hyperlink w:anchor="_Toc509342547" w:history="1">
        <w:r w:rsidR="00BC6453" w:rsidRPr="001B2B30">
          <w:rPr>
            <w:rStyle w:val="Hiperpovezava"/>
            <w:rFonts w:cs="Times New Roman"/>
            <w:noProof/>
            <w:color w:val="auto"/>
            <w:sz w:val="20"/>
            <w:szCs w:val="20"/>
          </w:rPr>
          <w:t>b. HUD</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_Toc509342547 \h </w:instrText>
        </w:r>
        <w:r w:rsidR="00BC6453" w:rsidRPr="001B2B30">
          <w:rPr>
            <w:noProof/>
            <w:webHidden/>
          </w:rPr>
        </w:r>
        <w:r w:rsidR="00BC6453" w:rsidRPr="001B2B30">
          <w:rPr>
            <w:noProof/>
            <w:webHidden/>
          </w:rPr>
          <w:fldChar w:fldCharType="separate"/>
        </w:r>
        <w:r w:rsidR="00BC6453" w:rsidRPr="001B2B30">
          <w:rPr>
            <w:noProof/>
            <w:webHidden/>
          </w:rPr>
          <w:t>10</w:t>
        </w:r>
        <w:r w:rsidR="00BC6453" w:rsidRPr="001B2B30">
          <w:rPr>
            <w:noProof/>
            <w:webHidden/>
          </w:rPr>
          <w:fldChar w:fldCharType="end"/>
        </w:r>
      </w:hyperlink>
    </w:p>
    <w:p w14:paraId="64E342D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48" w:history="1">
        <w:r w:rsidR="00BC6453" w:rsidRPr="001B2B30">
          <w:rPr>
            <w:rStyle w:val="Hiperpovezava"/>
            <w:rFonts w:ascii="Times New Roman" w:hAnsi="Times New Roman" w:cs="Times New Roman"/>
            <w:noProof/>
            <w:color w:val="auto"/>
          </w:rPr>
          <w:t>i. Worldview (what the player sees)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_Toc509342548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7D89328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49" w:history="1">
        <w:r w:rsidR="00BC6453" w:rsidRPr="001B2B30">
          <w:rPr>
            <w:rStyle w:val="Hiperpovezava"/>
            <w:rFonts w:ascii="Times New Roman" w:hAnsi="Times New Roman" w:cs="Times New Roman"/>
            <w:noProof/>
            <w:color w:val="auto"/>
          </w:rPr>
          <w:t>ii. Status information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_Toc509342549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1365981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50" w:history="1">
        <w:r w:rsidR="00BC6453" w:rsidRPr="001B2B30">
          <w:rPr>
            <w:rStyle w:val="Hiperpovezava"/>
            <w:rFonts w:ascii="Times New Roman" w:hAnsi="Times New Roman" w:cs="Times New Roman"/>
            <w:noProof/>
            <w:color w:val="auto"/>
          </w:rPr>
          <w:t>1. Health</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3B88021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51" w:history="1">
        <w:r w:rsidR="00BC6453" w:rsidRPr="001B2B30">
          <w:rPr>
            <w:rStyle w:val="Hiperpovezava"/>
            <w:rFonts w:ascii="Times New Roman" w:hAnsi="Times New Roman" w:cs="Times New Roman"/>
            <w:noProof/>
            <w:color w:val="auto"/>
          </w:rPr>
          <w:t>2. Energy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6BC6245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52" w:history="1">
        <w:r w:rsidR="00BC6453" w:rsidRPr="001B2B30">
          <w:rPr>
            <w:rStyle w:val="Hiperpovezava"/>
            <w:rFonts w:ascii="Times New Roman" w:hAnsi="Times New Roman" w:cs="Times New Roman"/>
            <w:noProof/>
            <w:color w:val="auto"/>
          </w:rPr>
          <w:t>3. Armor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2B6D2FF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53" w:history="1">
        <w:r w:rsidR="00BC6453" w:rsidRPr="001B2B30">
          <w:rPr>
            <w:rStyle w:val="Hiperpovezava"/>
            <w:rFonts w:ascii="Times New Roman" w:hAnsi="Times New Roman" w:cs="Times New Roman"/>
            <w:noProof/>
            <w:color w:val="auto"/>
          </w:rPr>
          <w:t>4. Weapon equipped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16D500A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54" w:history="1">
        <w:r w:rsidR="00BC6453" w:rsidRPr="001B2B30">
          <w:rPr>
            <w:rStyle w:val="Hiperpovezava"/>
            <w:rFonts w:ascii="Times New Roman" w:hAnsi="Times New Roman" w:cs="Times New Roman"/>
            <w:noProof/>
            <w:color w:val="auto"/>
          </w:rPr>
          <w:t>5. Ammo remaining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0486C0D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55" w:history="1">
        <w:r w:rsidR="00BC6453" w:rsidRPr="001B2B30">
          <w:rPr>
            <w:rStyle w:val="Hiperpovezava"/>
            <w:rFonts w:ascii="Times New Roman" w:hAnsi="Times New Roman" w:cs="Times New Roman"/>
            <w:noProof/>
            <w:color w:val="auto"/>
          </w:rPr>
          <w:t>6. Mission objectives?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409FC39B"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56" w:history="1">
        <w:r w:rsidR="00BC6453" w:rsidRPr="001B2B30">
          <w:rPr>
            <w:rStyle w:val="Hiperpovezava"/>
            <w:rFonts w:ascii="Times New Roman" w:hAnsi="Times New Roman" w:cs="Times New Roman"/>
            <w:noProof/>
            <w:color w:val="auto"/>
          </w:rPr>
          <w:t>iii. Crosshairs (targeting reticule)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4C1FD531"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57" w:history="1">
        <w:r w:rsidR="00BC6453" w:rsidRPr="001B2B30">
          <w:rPr>
            <w:rStyle w:val="Hiperpovezava"/>
            <w:rFonts w:ascii="Times New Roman" w:hAnsi="Times New Roman" w:cs="Times New Roman"/>
            <w:noProof/>
            <w:color w:val="auto"/>
          </w:rPr>
          <w:t>iv. Radar or proximity map?</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7C42A85E" w14:textId="77777777" w:rsidR="00BC6453" w:rsidRPr="001B2B30" w:rsidRDefault="0090431B" w:rsidP="00067A46">
      <w:pPr>
        <w:pStyle w:val="Kazalovsebine2"/>
        <w:rPr>
          <w:rFonts w:eastAsiaTheme="minorEastAsia"/>
          <w:b/>
          <w:noProof/>
          <w:lang w:eastAsia="sl-SI"/>
        </w:rPr>
      </w:pPr>
      <w:hyperlink w:anchor="_Toc509342558" w:history="1">
        <w:r w:rsidR="00BC6453" w:rsidRPr="001B2B30">
          <w:rPr>
            <w:rStyle w:val="Hiperpovezava"/>
            <w:rFonts w:cs="Times New Roman"/>
            <w:noProof/>
            <w:color w:val="auto"/>
            <w:sz w:val="20"/>
            <w:szCs w:val="20"/>
          </w:rPr>
          <w:t>c. Menus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_Toc509342558 \h </w:instrText>
        </w:r>
        <w:r w:rsidR="00BC6453" w:rsidRPr="001B2B30">
          <w:rPr>
            <w:noProof/>
            <w:webHidden/>
          </w:rPr>
        </w:r>
        <w:r w:rsidR="00BC6453" w:rsidRPr="001B2B30">
          <w:rPr>
            <w:noProof/>
            <w:webHidden/>
          </w:rPr>
          <w:fldChar w:fldCharType="separate"/>
        </w:r>
        <w:r w:rsidR="00BC6453" w:rsidRPr="001B2B30">
          <w:rPr>
            <w:noProof/>
            <w:webHidden/>
          </w:rPr>
          <w:t>10</w:t>
        </w:r>
        <w:r w:rsidR="00BC6453" w:rsidRPr="001B2B30">
          <w:rPr>
            <w:noProof/>
            <w:webHidden/>
          </w:rPr>
          <w:fldChar w:fldCharType="end"/>
        </w:r>
      </w:hyperlink>
    </w:p>
    <w:p w14:paraId="244209B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59" w:history="1">
        <w:r w:rsidR="00BC6453" w:rsidRPr="001B2B30">
          <w:rPr>
            <w:rStyle w:val="Hiperpovezava"/>
            <w:rFonts w:ascii="Times New Roman" w:hAnsi="Times New Roman" w:cs="Times New Roman"/>
            <w:noProof/>
            <w:color w:val="auto"/>
          </w:rPr>
          <w:t>i. Game screen flow diagrams (schematic of how all the game’s various screens are accessed)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147CB7E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60" w:history="1">
        <w:r w:rsidR="00BC6453" w:rsidRPr="001B2B30">
          <w:rPr>
            <w:rStyle w:val="Hiperpovezava"/>
            <w:rFonts w:ascii="Times New Roman" w:hAnsi="Times New Roman" w:cs="Times New Roman"/>
            <w:noProof/>
            <w:color w:val="auto"/>
          </w:rPr>
          <w:t>ii. Start Menu</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0FA9139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61" w:history="1">
        <w:r w:rsidR="00BC6453" w:rsidRPr="001B2B30">
          <w:rPr>
            <w:rStyle w:val="Hiperpovezava"/>
            <w:rFonts w:ascii="Times New Roman" w:hAnsi="Times New Roman" w:cs="Times New Roman"/>
            <w:noProof/>
            <w:color w:val="auto"/>
          </w:rPr>
          <w:t>1. Install</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6461FB9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62" w:history="1">
        <w:r w:rsidR="00BC6453" w:rsidRPr="001B2B30">
          <w:rPr>
            <w:rStyle w:val="Hiperpovezava"/>
            <w:rFonts w:ascii="Times New Roman" w:hAnsi="Times New Roman" w:cs="Times New Roman"/>
            <w:noProof/>
            <w:color w:val="auto"/>
          </w:rPr>
          <w:t>2. Play game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1DFDF1B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63" w:history="1">
        <w:r w:rsidR="00BC6453" w:rsidRPr="001B2B30">
          <w:rPr>
            <w:rStyle w:val="Hiperpovezava"/>
            <w:rFonts w:ascii="Times New Roman" w:hAnsi="Times New Roman" w:cs="Times New Roman"/>
            <w:noProof/>
            <w:color w:val="auto"/>
          </w:rPr>
          <w:t>3. Explore CD (bonus features)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322E470E"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64" w:history="1">
        <w:r w:rsidR="00BC6453" w:rsidRPr="001B2B30">
          <w:rPr>
            <w:rStyle w:val="Hiperpovezava"/>
            <w:rFonts w:ascii="Times New Roman" w:hAnsi="Times New Roman" w:cs="Times New Roman"/>
            <w:noProof/>
            <w:color w:val="auto"/>
          </w:rPr>
          <w:t>4. Uninstall</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3468B48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65" w:history="1">
        <w:r w:rsidR="00BC6453" w:rsidRPr="001B2B30">
          <w:rPr>
            <w:rStyle w:val="Hiperpovezava"/>
            <w:rFonts w:ascii="Times New Roman" w:hAnsi="Times New Roman" w:cs="Times New Roman"/>
            <w:noProof/>
            <w:color w:val="auto"/>
          </w:rPr>
          <w:t>5. Quit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2FE3AEF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66" w:history="1">
        <w:r w:rsidR="00BC6453" w:rsidRPr="001B2B30">
          <w:rPr>
            <w:rStyle w:val="Hiperpovezava"/>
            <w:rFonts w:ascii="Times New Roman" w:hAnsi="Times New Roman" w:cs="Times New Roman"/>
            <w:noProof/>
            <w:color w:val="auto"/>
          </w:rPr>
          <w:t>iii. Main Menu</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4CBAF09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67" w:history="1">
        <w:r w:rsidR="00BC6453" w:rsidRPr="001B2B30">
          <w:rPr>
            <w:rStyle w:val="Hiperpovezava"/>
            <w:rFonts w:ascii="Times New Roman" w:hAnsi="Times New Roman" w:cs="Times New Roman"/>
            <w:noProof/>
            <w:color w:val="auto"/>
          </w:rPr>
          <w:t>1. Single-Player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3AADEFE2"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568" w:history="1">
        <w:r w:rsidR="00BC6453" w:rsidRPr="001B2B30">
          <w:rPr>
            <w:rStyle w:val="Hiperpovezava"/>
            <w:rFonts w:ascii="Times New Roman" w:hAnsi="Times New Roman" w:cs="Times New Roman"/>
            <w:noProof/>
            <w:color w:val="auto"/>
          </w:rPr>
          <w:t>a. Load game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3DD88F10"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569" w:history="1">
        <w:r w:rsidR="00BC6453" w:rsidRPr="001B2B30">
          <w:rPr>
            <w:rStyle w:val="Hiperpovezava"/>
            <w:rFonts w:ascii="Times New Roman" w:hAnsi="Times New Roman" w:cs="Times New Roman"/>
            <w:noProof/>
            <w:color w:val="auto"/>
          </w:rPr>
          <w:t>b. Save game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37F52A1C"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570" w:history="1">
        <w:r w:rsidR="00BC6453" w:rsidRPr="001B2B30">
          <w:rPr>
            <w:rStyle w:val="Hiperpovezava"/>
            <w:rFonts w:ascii="Times New Roman" w:hAnsi="Times New Roman" w:cs="Times New Roman"/>
            <w:noProof/>
            <w:color w:val="auto"/>
          </w:rPr>
          <w:t>c. Play training level</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535D5115"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571" w:history="1">
        <w:r w:rsidR="00BC6453" w:rsidRPr="001B2B30">
          <w:rPr>
            <w:rStyle w:val="Hiperpovezava"/>
            <w:rFonts w:ascii="Times New Roman" w:hAnsi="Times New Roman" w:cs="Times New Roman"/>
            <w:noProof/>
            <w:color w:val="auto"/>
          </w:rPr>
          <w:t>d. Set difficulty level</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3DFC7576"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72" w:history="1">
        <w:r w:rsidR="00BC6453" w:rsidRPr="001B2B30">
          <w:rPr>
            <w:rStyle w:val="Hiperpovezava"/>
            <w:rFonts w:ascii="Times New Roman" w:hAnsi="Times New Roman" w:cs="Times New Roman"/>
            <w:noProof/>
            <w:color w:val="auto"/>
          </w:rPr>
          <w:t>2. Co-op</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1932F9C0"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73" w:history="1">
        <w:r w:rsidR="00BC6453" w:rsidRPr="001B2B30">
          <w:rPr>
            <w:rStyle w:val="Hiperpovezava"/>
            <w:rFonts w:ascii="Times New Roman" w:hAnsi="Times New Roman" w:cs="Times New Roman"/>
            <w:noProof/>
            <w:color w:val="auto"/>
          </w:rPr>
          <w:t>3. Multiplayer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53A3F1F9"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574" w:history="1">
        <w:r w:rsidR="00BC6453" w:rsidRPr="001B2B30">
          <w:rPr>
            <w:rStyle w:val="Hiperpovezava"/>
            <w:rFonts w:ascii="Times New Roman" w:hAnsi="Times New Roman" w:cs="Times New Roman"/>
            <w:noProof/>
            <w:color w:val="auto"/>
          </w:rPr>
          <w:t>a. Connection instructions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5386B246"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575" w:history="1">
        <w:r w:rsidR="00BC6453" w:rsidRPr="001B2B30">
          <w:rPr>
            <w:rStyle w:val="Hiperpovezava"/>
            <w:rFonts w:ascii="Times New Roman" w:hAnsi="Times New Roman" w:cs="Times New Roman"/>
            <w:noProof/>
            <w:color w:val="auto"/>
          </w:rPr>
          <w:t>b. Character/team selection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717218F1"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76" w:history="1">
        <w:r w:rsidR="00BC6453" w:rsidRPr="001B2B30">
          <w:rPr>
            <w:rStyle w:val="Hiperpovezava"/>
            <w:rFonts w:ascii="Times New Roman" w:hAnsi="Times New Roman" w:cs="Times New Roman"/>
            <w:noProof/>
            <w:color w:val="auto"/>
          </w:rPr>
          <w:t>iv. Game Menus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4133DCD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77" w:history="1">
        <w:r w:rsidR="00BC6453" w:rsidRPr="001B2B30">
          <w:rPr>
            <w:rStyle w:val="Hiperpovezava"/>
            <w:rFonts w:ascii="Times New Roman" w:hAnsi="Times New Roman" w:cs="Times New Roman"/>
            <w:noProof/>
            <w:color w:val="auto"/>
          </w:rPr>
          <w:t>1. Remap player controls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7DAD32A5"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78" w:history="1">
        <w:r w:rsidR="00BC6453" w:rsidRPr="001B2B30">
          <w:rPr>
            <w:rStyle w:val="Hiperpovezava"/>
            <w:rFonts w:ascii="Times New Roman" w:hAnsi="Times New Roman" w:cs="Times New Roman"/>
            <w:noProof/>
            <w:color w:val="auto"/>
          </w:rPr>
          <w:t>2. Display (video)</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787CE9C3"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79" w:history="1">
        <w:r w:rsidR="00BC6453" w:rsidRPr="001B2B30">
          <w:rPr>
            <w:rStyle w:val="Hiperpovezava"/>
            <w:rFonts w:ascii="Times New Roman" w:hAnsi="Times New Roman" w:cs="Times New Roman"/>
            <w:noProof/>
            <w:color w:val="auto"/>
          </w:rPr>
          <w:t>3. Audio</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6B20C790"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80" w:history="1">
        <w:r w:rsidR="00BC6453" w:rsidRPr="001B2B30">
          <w:rPr>
            <w:rStyle w:val="Hiperpovezava"/>
            <w:rFonts w:ascii="Times New Roman" w:hAnsi="Times New Roman" w:cs="Times New Roman"/>
            <w:noProof/>
            <w:color w:val="auto"/>
          </w:rPr>
          <w:t>4. Music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_Toc509342580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6394C48A"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81" w:history="1">
        <w:r w:rsidR="00BC6453" w:rsidRPr="001B2B30">
          <w:rPr>
            <w:rStyle w:val="Hiperpovezava"/>
            <w:rFonts w:ascii="Times New Roman" w:hAnsi="Times New Roman" w:cs="Times New Roman"/>
            <w:noProof/>
            <w:color w:val="auto"/>
          </w:rPr>
          <w:t>5. Map</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_Toc509342581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5D44CB4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82" w:history="1">
        <w:r w:rsidR="00BC6453" w:rsidRPr="001B2B30">
          <w:rPr>
            <w:rStyle w:val="Hiperpovezava"/>
            <w:rFonts w:ascii="Times New Roman" w:hAnsi="Times New Roman" w:cs="Times New Roman"/>
            <w:noProof/>
            <w:color w:val="auto"/>
          </w:rPr>
          <w:t>6. Advanced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_Toc509342582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333676B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83" w:history="1">
        <w:r w:rsidR="00BC6453" w:rsidRPr="001B2B30">
          <w:rPr>
            <w:rStyle w:val="Hiperpovezava"/>
            <w:rFonts w:ascii="Times New Roman" w:hAnsi="Times New Roman" w:cs="Times New Roman"/>
            <w:noProof/>
            <w:color w:val="auto"/>
          </w:rPr>
          <w:t>7. Help screen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_Toc509342583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4B765A13"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84" w:history="1">
        <w:r w:rsidR="00BC6453" w:rsidRPr="001B2B30">
          <w:rPr>
            <w:rStyle w:val="Hiperpovezava"/>
            <w:rFonts w:ascii="Times New Roman" w:hAnsi="Times New Roman" w:cs="Times New Roman"/>
            <w:noProof/>
            <w:color w:val="auto"/>
          </w:rPr>
          <w:t>8. Quit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_Toc509342584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166A58D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85" w:history="1">
        <w:r w:rsidR="00BC6453" w:rsidRPr="001B2B30">
          <w:rPr>
            <w:rStyle w:val="Hiperpovezava"/>
            <w:rFonts w:ascii="Times New Roman" w:hAnsi="Times New Roman" w:cs="Times New Roman"/>
            <w:noProof/>
            <w:color w:val="auto"/>
          </w:rPr>
          <w:t>v. Inventory Menu</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_Toc509342585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08DE934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86" w:history="1">
        <w:r w:rsidR="00BC6453" w:rsidRPr="001B2B30">
          <w:rPr>
            <w:rStyle w:val="Hiperpovezava"/>
            <w:rFonts w:ascii="Times New Roman" w:hAnsi="Times New Roman" w:cs="Times New Roman"/>
            <w:noProof/>
            <w:color w:val="auto"/>
          </w:rPr>
          <w:t>vi. Credits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_Toc509342586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5DC42770"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587" w:history="1">
        <w:r w:rsidR="00BC6453" w:rsidRPr="001B2B30">
          <w:rPr>
            <w:rStyle w:val="Hiperpovezava"/>
            <w:rFonts w:cs="Times New Roman"/>
            <w:noProof/>
            <w:color w:val="auto"/>
            <w:sz w:val="20"/>
            <w:szCs w:val="20"/>
          </w:rPr>
          <w:t>8. SECTION VI: ARTIFICIAL INTELLIGENCE (AI)</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_Toc509342587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12</w:t>
        </w:r>
        <w:r w:rsidR="00BC6453" w:rsidRPr="001B2B30">
          <w:rPr>
            <w:rFonts w:cs="Times New Roman"/>
            <w:noProof/>
            <w:webHidden/>
            <w:sz w:val="20"/>
            <w:szCs w:val="20"/>
          </w:rPr>
          <w:fldChar w:fldCharType="end"/>
        </w:r>
      </w:hyperlink>
    </w:p>
    <w:p w14:paraId="4929D312" w14:textId="77777777" w:rsidR="00BC6453" w:rsidRPr="001B2B30" w:rsidRDefault="0090431B" w:rsidP="00067A46">
      <w:pPr>
        <w:pStyle w:val="Kazalovsebine2"/>
        <w:rPr>
          <w:rFonts w:eastAsiaTheme="minorEastAsia"/>
          <w:b/>
          <w:noProof/>
          <w:lang w:eastAsia="sl-SI"/>
        </w:rPr>
      </w:pPr>
      <w:hyperlink w:anchor="_Toc509342588" w:history="1">
        <w:r w:rsidR="00BC6453" w:rsidRPr="001B2B30">
          <w:rPr>
            <w:rStyle w:val="Hiperpovezava"/>
            <w:rFonts w:cs="Times New Roman"/>
            <w:noProof/>
            <w:color w:val="auto"/>
            <w:sz w:val="20"/>
            <w:szCs w:val="20"/>
          </w:rPr>
          <w:t>a. NPC #1</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_Toc509342588 \h </w:instrText>
        </w:r>
        <w:r w:rsidR="00BC6453" w:rsidRPr="001B2B30">
          <w:rPr>
            <w:noProof/>
            <w:webHidden/>
          </w:rPr>
        </w:r>
        <w:r w:rsidR="00BC6453" w:rsidRPr="001B2B30">
          <w:rPr>
            <w:noProof/>
            <w:webHidden/>
          </w:rPr>
          <w:fldChar w:fldCharType="separate"/>
        </w:r>
        <w:r w:rsidR="00BC6453" w:rsidRPr="001B2B30">
          <w:rPr>
            <w:noProof/>
            <w:webHidden/>
          </w:rPr>
          <w:t>12</w:t>
        </w:r>
        <w:r w:rsidR="00BC6453" w:rsidRPr="001B2B30">
          <w:rPr>
            <w:noProof/>
            <w:webHidden/>
          </w:rPr>
          <w:fldChar w:fldCharType="end"/>
        </w:r>
      </w:hyperlink>
    </w:p>
    <w:p w14:paraId="64933C2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89" w:history="1">
        <w:r w:rsidR="00BC6453" w:rsidRPr="001B2B30">
          <w:rPr>
            <w:rStyle w:val="Hiperpovezava"/>
            <w:rFonts w:ascii="Times New Roman" w:hAnsi="Times New Roman" w:cs="Times New Roman"/>
            <w:noProof/>
            <w:color w:val="auto"/>
          </w:rPr>
          <w:t>i. Statistics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_Toc509342589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7F7732C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0" w:history="1">
        <w:r w:rsidR="00BC6453" w:rsidRPr="001B2B30">
          <w:rPr>
            <w:rStyle w:val="Hiperpovezava"/>
            <w:rFonts w:ascii="Times New Roman" w:hAnsi="Times New Roman" w:cs="Times New Roman"/>
            <w:noProof/>
            <w:color w:val="auto"/>
          </w:rPr>
          <w:t>1. Field of view</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1AE3E63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1" w:history="1">
        <w:r w:rsidR="00BC6453" w:rsidRPr="001B2B30">
          <w:rPr>
            <w:rStyle w:val="Hiperpovezava"/>
            <w:rFonts w:ascii="Times New Roman" w:hAnsi="Times New Roman" w:cs="Times New Roman"/>
            <w:noProof/>
            <w:color w:val="auto"/>
          </w:rPr>
          <w:t>2. Range of view</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3404AC5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2" w:history="1">
        <w:r w:rsidR="00BC6453" w:rsidRPr="001B2B30">
          <w:rPr>
            <w:rStyle w:val="Hiperpovezava"/>
            <w:rFonts w:ascii="Times New Roman" w:hAnsi="Times New Roman" w:cs="Times New Roman"/>
            <w:noProof/>
            <w:color w:val="auto"/>
          </w:rPr>
          <w:t>3.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325575C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93" w:history="1">
        <w:r w:rsidR="00BC6453" w:rsidRPr="001B2B30">
          <w:rPr>
            <w:rStyle w:val="Hiperpovezava"/>
            <w:rFonts w:ascii="Times New Roman" w:hAnsi="Times New Roman" w:cs="Times New Roman"/>
            <w:noProof/>
            <w:color w:val="auto"/>
          </w:rPr>
          <w:t>ii. Internal states &amp; the triggers that change them</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139529A5"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4" w:history="1">
        <w:r w:rsidR="00BC6453" w:rsidRPr="001B2B30">
          <w:rPr>
            <w:rStyle w:val="Hiperpovezava"/>
            <w:rFonts w:ascii="Times New Roman" w:hAnsi="Times New Roman" w:cs="Times New Roman"/>
            <w:noProof/>
            <w:color w:val="auto"/>
          </w:rPr>
          <w:t>1. Idle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5C6B4F32"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5" w:history="1">
        <w:r w:rsidR="00BC6453" w:rsidRPr="001B2B30">
          <w:rPr>
            <w:rStyle w:val="Hiperpovezava"/>
            <w:rFonts w:ascii="Times New Roman" w:hAnsi="Times New Roman" w:cs="Times New Roman"/>
            <w:noProof/>
            <w:color w:val="auto"/>
          </w:rPr>
          <w:t>2. Guarding an area</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1BCA0A1B"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6" w:history="1">
        <w:r w:rsidR="00BC6453" w:rsidRPr="001B2B30">
          <w:rPr>
            <w:rStyle w:val="Hiperpovezava"/>
            <w:rFonts w:ascii="Times New Roman" w:hAnsi="Times New Roman" w:cs="Times New Roman"/>
            <w:noProof/>
            <w:color w:val="auto"/>
          </w:rPr>
          <w:t>3. Patrol</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30F2789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7" w:history="1">
        <w:r w:rsidR="00BC6453" w:rsidRPr="001B2B30">
          <w:rPr>
            <w:rStyle w:val="Hiperpovezava"/>
            <w:rFonts w:ascii="Times New Roman" w:hAnsi="Times New Roman" w:cs="Times New Roman"/>
            <w:noProof/>
            <w:color w:val="auto"/>
          </w:rPr>
          <w:t>4. Follow</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6108F6F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8" w:history="1">
        <w:r w:rsidR="00BC6453" w:rsidRPr="001B2B30">
          <w:rPr>
            <w:rStyle w:val="Hiperpovezava"/>
            <w:rFonts w:ascii="Times New Roman" w:hAnsi="Times New Roman" w:cs="Times New Roman"/>
            <w:noProof/>
            <w:color w:val="auto"/>
          </w:rPr>
          <w:t>5. Search</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2FF77830"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9" w:history="1">
        <w:r w:rsidR="00BC6453" w:rsidRPr="001B2B30">
          <w:rPr>
            <w:rStyle w:val="Hiperpovezava"/>
            <w:rFonts w:ascii="Times New Roman" w:hAnsi="Times New Roman" w:cs="Times New Roman"/>
            <w:noProof/>
            <w:color w:val="auto"/>
          </w:rPr>
          <w:t>6.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43CA9916"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00" w:history="1">
        <w:r w:rsidR="00BC6453" w:rsidRPr="001B2B30">
          <w:rPr>
            <w:rStyle w:val="Hiperpovezava"/>
            <w:rFonts w:ascii="Times New Roman" w:hAnsi="Times New Roman" w:cs="Times New Roman"/>
            <w:noProof/>
            <w:color w:val="auto"/>
          </w:rPr>
          <w:t>iii. Movement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4E5FBE0D"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01" w:history="1">
        <w:r w:rsidR="00BC6453" w:rsidRPr="001B2B30">
          <w:rPr>
            <w:rStyle w:val="Hiperpovezava"/>
            <w:rFonts w:ascii="Times New Roman" w:hAnsi="Times New Roman" w:cs="Times New Roman"/>
            <w:noProof/>
            <w:color w:val="auto"/>
          </w:rPr>
          <w:t>1. Pathing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4A0AE97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02" w:history="1">
        <w:r w:rsidR="00BC6453" w:rsidRPr="001B2B30">
          <w:rPr>
            <w:rStyle w:val="Hiperpovezava"/>
            <w:rFonts w:ascii="Times New Roman" w:hAnsi="Times New Roman" w:cs="Times New Roman"/>
            <w:noProof/>
            <w:color w:val="auto"/>
          </w:rPr>
          <w:t>iv. Combat decisions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1FAC486A"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03" w:history="1">
        <w:r w:rsidR="00BC6453" w:rsidRPr="001B2B30">
          <w:rPr>
            <w:rStyle w:val="Hiperpovezava"/>
            <w:rFonts w:ascii="Times New Roman" w:hAnsi="Times New Roman" w:cs="Times New Roman"/>
            <w:noProof/>
            <w:color w:val="auto"/>
          </w:rPr>
          <w:t>1. Friend/foe recognition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2F62C27B"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04" w:history="1">
        <w:r w:rsidR="00BC6453" w:rsidRPr="001B2B30">
          <w:rPr>
            <w:rStyle w:val="Hiperpovezava"/>
            <w:rFonts w:ascii="Times New Roman" w:hAnsi="Times New Roman" w:cs="Times New Roman"/>
            <w:noProof/>
            <w:color w:val="auto"/>
          </w:rPr>
          <w:t>2. Targeting decisions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7ACBB675"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05" w:history="1">
        <w:r w:rsidR="00BC6453" w:rsidRPr="001B2B30">
          <w:rPr>
            <w:rStyle w:val="Hiperpovezava"/>
            <w:rFonts w:ascii="Times New Roman" w:hAnsi="Times New Roman" w:cs="Times New Roman"/>
            <w:noProof/>
            <w:color w:val="auto"/>
          </w:rPr>
          <w:t>3. Attack with ranged weapon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7423952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06" w:history="1">
        <w:r w:rsidR="00BC6453" w:rsidRPr="001B2B30">
          <w:rPr>
            <w:rStyle w:val="Hiperpovezava"/>
            <w:rFonts w:ascii="Times New Roman" w:hAnsi="Times New Roman" w:cs="Times New Roman"/>
            <w:noProof/>
            <w:color w:val="auto"/>
          </w:rPr>
          <w:t>4. Attack with melee weapon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141E9DC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07" w:history="1">
        <w:r w:rsidR="00BC6453" w:rsidRPr="001B2B30">
          <w:rPr>
            <w:rStyle w:val="Hiperpovezava"/>
            <w:rFonts w:ascii="Times New Roman" w:hAnsi="Times New Roman" w:cs="Times New Roman"/>
            <w:noProof/>
            <w:color w:val="auto"/>
          </w:rPr>
          <w:t>5. Take cover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7597278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08" w:history="1">
        <w:r w:rsidR="00BC6453" w:rsidRPr="001B2B30">
          <w:rPr>
            <w:rStyle w:val="Hiperpovezava"/>
            <w:rFonts w:ascii="Times New Roman" w:hAnsi="Times New Roman" w:cs="Times New Roman"/>
            <w:noProof/>
            <w:color w:val="auto"/>
          </w:rPr>
          <w:t>6. Team-based decisions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42D3DF73"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09" w:history="1">
        <w:r w:rsidR="00BC6453" w:rsidRPr="001B2B30">
          <w:rPr>
            <w:rStyle w:val="Hiperpovezava"/>
            <w:rFonts w:ascii="Times New Roman" w:hAnsi="Times New Roman" w:cs="Times New Roman"/>
            <w:noProof/>
            <w:color w:val="auto"/>
          </w:rPr>
          <w:t>7.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55301937" w14:textId="77777777" w:rsidR="00BC6453" w:rsidRPr="001B2B30" w:rsidRDefault="0090431B" w:rsidP="00067A46">
      <w:pPr>
        <w:pStyle w:val="Kazalovsebine2"/>
        <w:rPr>
          <w:rFonts w:eastAsiaTheme="minorEastAsia"/>
          <w:b/>
          <w:noProof/>
          <w:lang w:eastAsia="sl-SI"/>
        </w:rPr>
      </w:pPr>
      <w:hyperlink w:anchor="_Toc509342610" w:history="1">
        <w:r w:rsidR="00BC6453" w:rsidRPr="001B2B30">
          <w:rPr>
            <w:rStyle w:val="Hiperpovezava"/>
            <w:rFonts w:cs="Times New Roman"/>
            <w:noProof/>
            <w:color w:val="auto"/>
            <w:sz w:val="20"/>
            <w:szCs w:val="20"/>
          </w:rPr>
          <w:t>b. NPC #2</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_Toc509342610 \h </w:instrText>
        </w:r>
        <w:r w:rsidR="00BC6453" w:rsidRPr="001B2B30">
          <w:rPr>
            <w:noProof/>
            <w:webHidden/>
          </w:rPr>
        </w:r>
        <w:r w:rsidR="00BC6453" w:rsidRPr="001B2B30">
          <w:rPr>
            <w:noProof/>
            <w:webHidden/>
          </w:rPr>
          <w:fldChar w:fldCharType="separate"/>
        </w:r>
        <w:r w:rsidR="00BC6453" w:rsidRPr="001B2B30">
          <w:rPr>
            <w:noProof/>
            <w:webHidden/>
          </w:rPr>
          <w:t>12</w:t>
        </w:r>
        <w:r w:rsidR="00BC6453" w:rsidRPr="001B2B30">
          <w:rPr>
            <w:noProof/>
            <w:webHidden/>
          </w:rPr>
          <w:fldChar w:fldCharType="end"/>
        </w:r>
      </w:hyperlink>
    </w:p>
    <w:p w14:paraId="31443609" w14:textId="77777777" w:rsidR="00BC6453" w:rsidRPr="001B2B30" w:rsidRDefault="0090431B" w:rsidP="00067A46">
      <w:pPr>
        <w:pStyle w:val="Kazalovsebine2"/>
        <w:rPr>
          <w:rFonts w:eastAsiaTheme="minorEastAsia"/>
          <w:b/>
          <w:noProof/>
          <w:lang w:eastAsia="sl-SI"/>
        </w:rPr>
      </w:pPr>
      <w:hyperlink w:anchor="_Toc509342611" w:history="1">
        <w:r w:rsidR="00BC6453" w:rsidRPr="001B2B30">
          <w:rPr>
            <w:rStyle w:val="Hiperpovezava"/>
            <w:rFonts w:cs="Times New Roman"/>
            <w:noProof/>
            <w:color w:val="auto"/>
            <w:sz w:val="20"/>
            <w:szCs w:val="20"/>
          </w:rPr>
          <w:t>c. Etc.</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_Toc509342611 \h </w:instrText>
        </w:r>
        <w:r w:rsidR="00BC6453" w:rsidRPr="001B2B30">
          <w:rPr>
            <w:noProof/>
            <w:webHidden/>
          </w:rPr>
        </w:r>
        <w:r w:rsidR="00BC6453" w:rsidRPr="001B2B30">
          <w:rPr>
            <w:noProof/>
            <w:webHidden/>
          </w:rPr>
          <w:fldChar w:fldCharType="separate"/>
        </w:r>
        <w:r w:rsidR="00BC6453" w:rsidRPr="001B2B30">
          <w:rPr>
            <w:noProof/>
            <w:webHidden/>
          </w:rPr>
          <w:t>12</w:t>
        </w:r>
        <w:r w:rsidR="00BC6453" w:rsidRPr="001B2B30">
          <w:rPr>
            <w:noProof/>
            <w:webHidden/>
          </w:rPr>
          <w:fldChar w:fldCharType="end"/>
        </w:r>
      </w:hyperlink>
    </w:p>
    <w:p w14:paraId="20D9D60E"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12" w:history="1">
        <w:r w:rsidR="00BC6453" w:rsidRPr="001B2B30">
          <w:rPr>
            <w:rStyle w:val="Hiperpovezava"/>
            <w:rFonts w:cs="Times New Roman"/>
            <w:noProof/>
            <w:color w:val="auto"/>
            <w:sz w:val="20"/>
            <w:szCs w:val="20"/>
          </w:rPr>
          <w:t>9. SECTION VII: DETAILED LEVEL/MISSION DESCRIPTIONS</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_Toc509342612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13</w:t>
        </w:r>
        <w:r w:rsidR="00BC6453" w:rsidRPr="001B2B30">
          <w:rPr>
            <w:rFonts w:cs="Times New Roman"/>
            <w:noProof/>
            <w:webHidden/>
            <w:sz w:val="20"/>
            <w:szCs w:val="20"/>
          </w:rPr>
          <w:fldChar w:fldCharType="end"/>
        </w:r>
      </w:hyperlink>
    </w:p>
    <w:p w14:paraId="5FF5A84E" w14:textId="77777777" w:rsidR="00BC6453" w:rsidRPr="001B2B30" w:rsidRDefault="0090431B" w:rsidP="00067A46">
      <w:pPr>
        <w:pStyle w:val="Kazalovsebine2"/>
        <w:rPr>
          <w:rFonts w:eastAsiaTheme="minorEastAsia"/>
          <w:b/>
          <w:noProof/>
          <w:lang w:eastAsia="sl-SI"/>
        </w:rPr>
      </w:pPr>
      <w:hyperlink w:anchor="_Toc509342613" w:history="1">
        <w:r w:rsidR="00BC6453" w:rsidRPr="001B2B30">
          <w:rPr>
            <w:rStyle w:val="Hiperpovezava"/>
            <w:rFonts w:cs="Times New Roman"/>
            <w:noProof/>
            <w:color w:val="auto"/>
            <w:sz w:val="20"/>
            <w:szCs w:val="20"/>
          </w:rPr>
          <w:t>a. Level #1</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_Toc509342613 \h </w:instrText>
        </w:r>
        <w:r w:rsidR="00BC6453" w:rsidRPr="001B2B30">
          <w:rPr>
            <w:noProof/>
            <w:webHidden/>
          </w:rPr>
        </w:r>
        <w:r w:rsidR="00BC6453" w:rsidRPr="001B2B30">
          <w:rPr>
            <w:noProof/>
            <w:webHidden/>
          </w:rPr>
          <w:fldChar w:fldCharType="separate"/>
        </w:r>
        <w:r w:rsidR="00BC6453" w:rsidRPr="001B2B30">
          <w:rPr>
            <w:noProof/>
            <w:webHidden/>
          </w:rPr>
          <w:t>13</w:t>
        </w:r>
        <w:r w:rsidR="00BC6453" w:rsidRPr="001B2B30">
          <w:rPr>
            <w:noProof/>
            <w:webHidden/>
          </w:rPr>
          <w:fldChar w:fldCharType="end"/>
        </w:r>
      </w:hyperlink>
    </w:p>
    <w:p w14:paraId="6E46B4A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14" w:history="1">
        <w:r w:rsidR="00BC6453" w:rsidRPr="001B2B30">
          <w:rPr>
            <w:rStyle w:val="Hiperpovezava"/>
            <w:rFonts w:ascii="Times New Roman" w:hAnsi="Times New Roman" w:cs="Times New Roman"/>
            <w:noProof/>
            <w:color w:val="auto"/>
          </w:rPr>
          <w:t>i. Synopsis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_Toc509342614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298CDE88"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15" w:history="1">
        <w:r w:rsidR="00BC6453" w:rsidRPr="001B2B30">
          <w:rPr>
            <w:rStyle w:val="Hiperpovezava"/>
            <w:rFonts w:ascii="Times New Roman" w:hAnsi="Times New Roman" w:cs="Times New Roman"/>
            <w:noProof/>
            <w:color w:val="auto"/>
          </w:rPr>
          <w:t>ii. Introductory material (Cutscene? Mission briefing?)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_Toc509342615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1C41D11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16" w:history="1">
        <w:r w:rsidR="00BC6453" w:rsidRPr="001B2B30">
          <w:rPr>
            <w:rStyle w:val="Hiperpovezava"/>
            <w:rFonts w:ascii="Times New Roman" w:hAnsi="Times New Roman" w:cs="Times New Roman"/>
            <w:noProof/>
            <w:color w:val="auto"/>
          </w:rPr>
          <w:t>iii. Mission objectives (player goals)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_Toc509342616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23FE1B7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17" w:history="1">
        <w:r w:rsidR="00BC6453" w:rsidRPr="001B2B30">
          <w:rPr>
            <w:rStyle w:val="Hiperpovezava"/>
            <w:rFonts w:ascii="Times New Roman" w:hAnsi="Times New Roman" w:cs="Times New Roman"/>
            <w:noProof/>
            <w:color w:val="auto"/>
          </w:rPr>
          <w:t>iv. Physical description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_Toc509342617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667191F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18" w:history="1">
        <w:r w:rsidR="00BC6453" w:rsidRPr="001B2B30">
          <w:rPr>
            <w:rStyle w:val="Hiperpovezava"/>
            <w:rFonts w:ascii="Times New Roman" w:hAnsi="Times New Roman" w:cs="Times New Roman"/>
            <w:noProof/>
            <w:color w:val="auto"/>
          </w:rPr>
          <w:t>v. Map</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_Toc509342618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2DF92E0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19" w:history="1">
        <w:r w:rsidR="00BC6453" w:rsidRPr="001B2B30">
          <w:rPr>
            <w:rStyle w:val="Hiperpovezava"/>
            <w:rFonts w:ascii="Times New Roman" w:hAnsi="Times New Roman" w:cs="Times New Roman"/>
            <w:noProof/>
            <w:color w:val="auto"/>
          </w:rPr>
          <w:t>vi. Enemy types encountered in-level</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_Toc509342619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4B67D46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20" w:history="1">
        <w:r w:rsidR="00BC6453" w:rsidRPr="001B2B30">
          <w:rPr>
            <w:rStyle w:val="Hiperpovezava"/>
            <w:rFonts w:ascii="Times New Roman" w:hAnsi="Times New Roman" w:cs="Times New Roman"/>
            <w:noProof/>
            <w:color w:val="auto"/>
          </w:rPr>
          <w:t>vii. Weapons/powerups available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_Toc509342620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694D4C8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21" w:history="1">
        <w:r w:rsidR="00BC6453" w:rsidRPr="001B2B30">
          <w:rPr>
            <w:rStyle w:val="Hiperpovezava"/>
            <w:rFonts w:ascii="Times New Roman" w:hAnsi="Times New Roman" w:cs="Times New Roman"/>
            <w:noProof/>
            <w:color w:val="auto"/>
          </w:rPr>
          <w:t>viii. Level walkthrough, including scripted sequences and non-interactive scenes. This should also include any puzzles the player must solve, as well as the solutions to those puzzles.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_Toc509342621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557E160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22" w:history="1">
        <w:r w:rsidR="00BC6453" w:rsidRPr="001B2B30">
          <w:rPr>
            <w:rStyle w:val="Hiperpovezava"/>
            <w:rFonts w:ascii="Times New Roman" w:hAnsi="Times New Roman" w:cs="Times New Roman"/>
            <w:noProof/>
            <w:color w:val="auto"/>
          </w:rPr>
          <w:t>ix. Closing material (Cutscene? Debriefing? Statistics menu?)</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_Toc509342622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6120312F" w14:textId="77777777" w:rsidR="00BC6453" w:rsidRPr="001B2B30" w:rsidRDefault="0090431B" w:rsidP="00067A46">
      <w:pPr>
        <w:pStyle w:val="Kazalovsebine2"/>
        <w:rPr>
          <w:rFonts w:eastAsiaTheme="minorEastAsia"/>
          <w:b/>
          <w:noProof/>
          <w:lang w:eastAsia="sl-SI"/>
        </w:rPr>
      </w:pPr>
      <w:hyperlink w:anchor="_Toc509342623" w:history="1">
        <w:r w:rsidR="00BC6453" w:rsidRPr="001B2B30">
          <w:rPr>
            <w:rStyle w:val="Hiperpovezava"/>
            <w:rFonts w:cs="Times New Roman"/>
            <w:noProof/>
            <w:color w:val="auto"/>
            <w:sz w:val="20"/>
            <w:szCs w:val="20"/>
          </w:rPr>
          <w:t>b. Level #2</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_Toc509342623 \h </w:instrText>
        </w:r>
        <w:r w:rsidR="00BC6453" w:rsidRPr="001B2B30">
          <w:rPr>
            <w:noProof/>
            <w:webHidden/>
          </w:rPr>
        </w:r>
        <w:r w:rsidR="00BC6453" w:rsidRPr="001B2B30">
          <w:rPr>
            <w:noProof/>
            <w:webHidden/>
          </w:rPr>
          <w:fldChar w:fldCharType="separate"/>
        </w:r>
        <w:r w:rsidR="00BC6453" w:rsidRPr="001B2B30">
          <w:rPr>
            <w:noProof/>
            <w:webHidden/>
          </w:rPr>
          <w:t>13</w:t>
        </w:r>
        <w:r w:rsidR="00BC6453" w:rsidRPr="001B2B30">
          <w:rPr>
            <w:noProof/>
            <w:webHidden/>
          </w:rPr>
          <w:fldChar w:fldCharType="end"/>
        </w:r>
      </w:hyperlink>
    </w:p>
    <w:p w14:paraId="2B0BB0B7" w14:textId="77777777" w:rsidR="00BC6453" w:rsidRPr="001B2B30" w:rsidRDefault="0090431B" w:rsidP="00067A46">
      <w:pPr>
        <w:pStyle w:val="Kazalovsebine2"/>
        <w:rPr>
          <w:rFonts w:eastAsiaTheme="minorEastAsia"/>
          <w:b/>
          <w:noProof/>
          <w:lang w:eastAsia="sl-SI"/>
        </w:rPr>
      </w:pPr>
      <w:hyperlink w:anchor="_Toc509342624" w:history="1">
        <w:r w:rsidR="00BC6453" w:rsidRPr="001B2B30">
          <w:rPr>
            <w:rStyle w:val="Hiperpovezava"/>
            <w:rFonts w:cs="Times New Roman"/>
            <w:noProof/>
            <w:color w:val="auto"/>
            <w:sz w:val="20"/>
            <w:szCs w:val="20"/>
          </w:rPr>
          <w:t>c. Etc.</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_Toc509342624 \h </w:instrText>
        </w:r>
        <w:r w:rsidR="00BC6453" w:rsidRPr="001B2B30">
          <w:rPr>
            <w:noProof/>
            <w:webHidden/>
          </w:rPr>
        </w:r>
        <w:r w:rsidR="00BC6453" w:rsidRPr="001B2B30">
          <w:rPr>
            <w:noProof/>
            <w:webHidden/>
          </w:rPr>
          <w:fldChar w:fldCharType="separate"/>
        </w:r>
        <w:r w:rsidR="00BC6453" w:rsidRPr="001B2B30">
          <w:rPr>
            <w:noProof/>
            <w:webHidden/>
          </w:rPr>
          <w:t>13</w:t>
        </w:r>
        <w:r w:rsidR="00BC6453" w:rsidRPr="001B2B30">
          <w:rPr>
            <w:noProof/>
            <w:webHidden/>
          </w:rPr>
          <w:fldChar w:fldCharType="end"/>
        </w:r>
      </w:hyperlink>
    </w:p>
    <w:p w14:paraId="7A8731BF"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25" w:history="1">
        <w:r w:rsidR="00BC6453" w:rsidRPr="001B2B30">
          <w:rPr>
            <w:rStyle w:val="Hiperpovezava"/>
            <w:rFonts w:cs="Times New Roman"/>
            <w:noProof/>
            <w:color w:val="auto"/>
            <w:sz w:val="20"/>
            <w:szCs w:val="20"/>
          </w:rPr>
          <w:t>10. SECTION VIII: CUTSCENES</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_Toc509342625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13</w:t>
        </w:r>
        <w:r w:rsidR="00BC6453" w:rsidRPr="001B2B30">
          <w:rPr>
            <w:rFonts w:cs="Times New Roman"/>
            <w:noProof/>
            <w:webHidden/>
            <w:sz w:val="20"/>
            <w:szCs w:val="20"/>
          </w:rPr>
          <w:fldChar w:fldCharType="end"/>
        </w:r>
      </w:hyperlink>
    </w:p>
    <w:p w14:paraId="2F8C615A" w14:textId="77777777" w:rsidR="00BC6453" w:rsidRPr="001B2B30" w:rsidRDefault="0090431B" w:rsidP="00067A46">
      <w:pPr>
        <w:pStyle w:val="Kazalovsebine2"/>
        <w:rPr>
          <w:rFonts w:eastAsiaTheme="minorEastAsia"/>
          <w:b/>
          <w:noProof/>
          <w:lang w:eastAsia="sl-SI"/>
        </w:rPr>
      </w:pPr>
      <w:hyperlink w:anchor="_Toc509342626" w:history="1">
        <w:r w:rsidR="00BC6453" w:rsidRPr="001B2B30">
          <w:rPr>
            <w:rStyle w:val="Hiperpovezava"/>
            <w:rFonts w:cs="Times New Roman"/>
            <w:noProof/>
            <w:color w:val="auto"/>
            <w:sz w:val="20"/>
            <w:szCs w:val="20"/>
          </w:rPr>
          <w:t>a. Cutscene #1</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_Toc509342626 \h </w:instrText>
        </w:r>
        <w:r w:rsidR="00BC6453" w:rsidRPr="001B2B30">
          <w:rPr>
            <w:noProof/>
            <w:webHidden/>
          </w:rPr>
        </w:r>
        <w:r w:rsidR="00BC6453" w:rsidRPr="001B2B30">
          <w:rPr>
            <w:noProof/>
            <w:webHidden/>
          </w:rPr>
          <w:fldChar w:fldCharType="separate"/>
        </w:r>
        <w:r w:rsidR="00BC6453" w:rsidRPr="001B2B30">
          <w:rPr>
            <w:noProof/>
            <w:webHidden/>
          </w:rPr>
          <w:t>13</w:t>
        </w:r>
        <w:r w:rsidR="00BC6453" w:rsidRPr="001B2B30">
          <w:rPr>
            <w:noProof/>
            <w:webHidden/>
          </w:rPr>
          <w:fldChar w:fldCharType="end"/>
        </w:r>
      </w:hyperlink>
    </w:p>
    <w:p w14:paraId="377F8201"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27" w:history="1">
        <w:r w:rsidR="00BC6453" w:rsidRPr="001B2B30">
          <w:rPr>
            <w:rStyle w:val="Hiperpovezava"/>
            <w:rFonts w:ascii="Times New Roman" w:hAnsi="Times New Roman" w:cs="Times New Roman"/>
            <w:noProof/>
            <w:color w:val="auto"/>
          </w:rPr>
          <w:t>i. List of actors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_Toc509342627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31AB1EB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28" w:history="1">
        <w:r w:rsidR="00BC6453" w:rsidRPr="001B2B30">
          <w:rPr>
            <w:rStyle w:val="Hiperpovezava"/>
            <w:rFonts w:ascii="Times New Roman" w:hAnsi="Times New Roman" w:cs="Times New Roman"/>
            <w:noProof/>
            <w:color w:val="auto"/>
          </w:rPr>
          <w:t>ii. Description of setting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_Toc509342628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0CC5BE0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29" w:history="1">
        <w:r w:rsidR="00BC6453" w:rsidRPr="001B2B30">
          <w:rPr>
            <w:rStyle w:val="Hiperpovezava"/>
            <w:rFonts w:ascii="Times New Roman" w:hAnsi="Times New Roman" w:cs="Times New Roman"/>
            <w:noProof/>
            <w:color w:val="auto"/>
          </w:rPr>
          <w:t>iii. Storyboard thumbnails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_Toc509342629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1917D5D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30" w:history="1">
        <w:r w:rsidR="00BC6453" w:rsidRPr="001B2B30">
          <w:rPr>
            <w:rStyle w:val="Hiperpovezava"/>
            <w:rFonts w:ascii="Times New Roman" w:hAnsi="Times New Roman" w:cs="Times New Roman"/>
            <w:noProof/>
            <w:color w:val="auto"/>
          </w:rPr>
          <w:t>iv. Script. This should be done in screenplay format, as if you were writing a</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_Toc509342630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4273043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31" w:history="1">
        <w:r w:rsidR="00BC6453" w:rsidRPr="001B2B30">
          <w:rPr>
            <w:rStyle w:val="Hiperpovezava"/>
            <w:rFonts w:ascii="Times New Roman" w:hAnsi="Times New Roman" w:cs="Times New Roman"/>
            <w:noProof/>
            <w:color w:val="auto"/>
          </w:rPr>
          <w:t>movie. Include the action, suggested camera angles, location descriptions,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_Toc509342631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5174FEBB"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32" w:history="1">
        <w:r w:rsidR="00BC6453" w:rsidRPr="001B2B30">
          <w:rPr>
            <w:rStyle w:val="Hiperpovezava"/>
            <w:rFonts w:ascii="Times New Roman" w:hAnsi="Times New Roman" w:cs="Times New Roman"/>
            <w:noProof/>
            <w:color w:val="auto"/>
          </w:rPr>
          <w:t>etc. You must also include all lines of dialogue that are to be recorded or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_Toc509342632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105D1C7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33" w:history="1">
        <w:r w:rsidR="00BC6453" w:rsidRPr="001B2B30">
          <w:rPr>
            <w:rStyle w:val="Hiperpovezava"/>
            <w:rFonts w:ascii="Times New Roman" w:hAnsi="Times New Roman" w:cs="Times New Roman"/>
            <w:noProof/>
            <w:color w:val="auto"/>
          </w:rPr>
          <w:t>displayed on the screen. Refer to any of the screenplay books in Appendix</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_Toc509342633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5F1A7EA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34" w:history="1">
        <w:r w:rsidR="00BC6453" w:rsidRPr="001B2B30">
          <w:rPr>
            <w:rStyle w:val="Hiperpovezava"/>
            <w:rFonts w:ascii="Times New Roman" w:hAnsi="Times New Roman" w:cs="Times New Roman"/>
            <w:noProof/>
            <w:color w:val="auto"/>
          </w:rPr>
          <w:t>B for samples of this format.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_Toc509342634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167918E5" w14:textId="77777777" w:rsidR="00BC6453" w:rsidRPr="001B2B30" w:rsidRDefault="0090431B" w:rsidP="00067A46">
      <w:pPr>
        <w:pStyle w:val="Kazalovsebine2"/>
        <w:rPr>
          <w:rFonts w:eastAsiaTheme="minorEastAsia"/>
          <w:b/>
          <w:noProof/>
          <w:lang w:eastAsia="sl-SI"/>
        </w:rPr>
      </w:pPr>
      <w:hyperlink w:anchor="_Toc509342635" w:history="1">
        <w:r w:rsidR="00BC6453" w:rsidRPr="001B2B30">
          <w:rPr>
            <w:rStyle w:val="Hiperpovezava"/>
            <w:rFonts w:cs="Times New Roman"/>
            <w:noProof/>
            <w:color w:val="auto"/>
            <w:sz w:val="20"/>
            <w:szCs w:val="20"/>
          </w:rPr>
          <w:t>b. Cutscene #2</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_Toc509342635 \h </w:instrText>
        </w:r>
        <w:r w:rsidR="00BC6453" w:rsidRPr="001B2B30">
          <w:rPr>
            <w:noProof/>
            <w:webHidden/>
          </w:rPr>
        </w:r>
        <w:r w:rsidR="00BC6453" w:rsidRPr="001B2B30">
          <w:rPr>
            <w:noProof/>
            <w:webHidden/>
          </w:rPr>
          <w:fldChar w:fldCharType="separate"/>
        </w:r>
        <w:r w:rsidR="00BC6453" w:rsidRPr="001B2B30">
          <w:rPr>
            <w:noProof/>
            <w:webHidden/>
          </w:rPr>
          <w:t>13</w:t>
        </w:r>
        <w:r w:rsidR="00BC6453" w:rsidRPr="001B2B30">
          <w:rPr>
            <w:noProof/>
            <w:webHidden/>
          </w:rPr>
          <w:fldChar w:fldCharType="end"/>
        </w:r>
      </w:hyperlink>
    </w:p>
    <w:p w14:paraId="3EBCCF53" w14:textId="77777777" w:rsidR="00BC6453" w:rsidRPr="001B2B30" w:rsidRDefault="0090431B" w:rsidP="00067A46">
      <w:pPr>
        <w:pStyle w:val="Kazalovsebine2"/>
        <w:rPr>
          <w:rFonts w:eastAsiaTheme="minorEastAsia"/>
          <w:b/>
          <w:noProof/>
          <w:lang w:eastAsia="sl-SI"/>
        </w:rPr>
      </w:pPr>
      <w:hyperlink w:anchor="_Toc509342636" w:history="1">
        <w:r w:rsidR="00BC6453" w:rsidRPr="001B2B30">
          <w:rPr>
            <w:rStyle w:val="Hiperpovezava"/>
            <w:rFonts w:cs="Times New Roman"/>
            <w:noProof/>
            <w:color w:val="auto"/>
            <w:sz w:val="20"/>
            <w:szCs w:val="20"/>
          </w:rPr>
          <w:t>c. Etc.</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_Toc509342636 \h </w:instrText>
        </w:r>
        <w:r w:rsidR="00BC6453" w:rsidRPr="001B2B30">
          <w:rPr>
            <w:noProof/>
            <w:webHidden/>
          </w:rPr>
        </w:r>
        <w:r w:rsidR="00BC6453" w:rsidRPr="001B2B30">
          <w:rPr>
            <w:noProof/>
            <w:webHidden/>
          </w:rPr>
          <w:fldChar w:fldCharType="separate"/>
        </w:r>
        <w:r w:rsidR="00BC6453" w:rsidRPr="001B2B30">
          <w:rPr>
            <w:noProof/>
            <w:webHidden/>
          </w:rPr>
          <w:t>13</w:t>
        </w:r>
        <w:r w:rsidR="00BC6453" w:rsidRPr="001B2B30">
          <w:rPr>
            <w:noProof/>
            <w:webHidden/>
          </w:rPr>
          <w:fldChar w:fldCharType="end"/>
        </w:r>
      </w:hyperlink>
    </w:p>
    <w:p w14:paraId="6C6A7D97"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37" w:history="1">
        <w:r w:rsidR="00BC6453" w:rsidRPr="001B2B30">
          <w:rPr>
            <w:rStyle w:val="Hiperpovezava"/>
            <w:rFonts w:cs="Times New Roman"/>
            <w:noProof/>
            <w:color w:val="auto"/>
            <w:sz w:val="20"/>
            <w:szCs w:val="20"/>
          </w:rPr>
          <w:t>11. SECTION IX: SCORING, CHEATS, EASTER EGGS, &amp; BONUSES</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_Toc509342637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14</w:t>
        </w:r>
        <w:r w:rsidR="00BC6453" w:rsidRPr="001B2B30">
          <w:rPr>
            <w:rFonts w:cs="Times New Roman"/>
            <w:noProof/>
            <w:webHidden/>
            <w:sz w:val="20"/>
            <w:szCs w:val="20"/>
          </w:rPr>
          <w:fldChar w:fldCharType="end"/>
        </w:r>
      </w:hyperlink>
    </w:p>
    <w:p w14:paraId="4C60ECE9" w14:textId="77777777" w:rsidR="00BC6453" w:rsidRPr="001B2B30" w:rsidRDefault="0090431B" w:rsidP="00067A46">
      <w:pPr>
        <w:pStyle w:val="Kazalovsebine2"/>
        <w:rPr>
          <w:rFonts w:eastAsiaTheme="minorEastAsia"/>
          <w:b/>
          <w:noProof/>
          <w:lang w:eastAsia="sl-SI"/>
        </w:rPr>
      </w:pPr>
      <w:hyperlink w:anchor="_Toc509342638" w:history="1">
        <w:r w:rsidR="00BC6453" w:rsidRPr="001B2B30">
          <w:rPr>
            <w:rStyle w:val="Hiperpovezava"/>
            <w:rFonts w:cs="Times New Roman"/>
            <w:noProof/>
            <w:color w:val="auto"/>
            <w:sz w:val="20"/>
            <w:szCs w:val="20"/>
          </w:rPr>
          <w:t>a. Score</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_Toc509342638 \h </w:instrText>
        </w:r>
        <w:r w:rsidR="00BC6453" w:rsidRPr="001B2B30">
          <w:rPr>
            <w:noProof/>
            <w:webHidden/>
          </w:rPr>
        </w:r>
        <w:r w:rsidR="00BC6453" w:rsidRPr="001B2B30">
          <w:rPr>
            <w:noProof/>
            <w:webHidden/>
          </w:rPr>
          <w:fldChar w:fldCharType="separate"/>
        </w:r>
        <w:r w:rsidR="00BC6453" w:rsidRPr="001B2B30">
          <w:rPr>
            <w:noProof/>
            <w:webHidden/>
          </w:rPr>
          <w:t>14</w:t>
        </w:r>
        <w:r w:rsidR="00BC6453" w:rsidRPr="001B2B30">
          <w:rPr>
            <w:noProof/>
            <w:webHidden/>
          </w:rPr>
          <w:fldChar w:fldCharType="end"/>
        </w:r>
      </w:hyperlink>
    </w:p>
    <w:p w14:paraId="3D6D859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39" w:history="1">
        <w:r w:rsidR="00BC6453" w:rsidRPr="001B2B30">
          <w:rPr>
            <w:rStyle w:val="Hiperpovezava"/>
            <w:rFonts w:ascii="Times New Roman" w:hAnsi="Times New Roman" w:cs="Times New Roman"/>
            <w:noProof/>
            <w:color w:val="auto"/>
          </w:rPr>
          <w:t>i. How score is tracked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_Toc509342639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2DAA5DE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40" w:history="1">
        <w:r w:rsidR="00BC6453" w:rsidRPr="001B2B30">
          <w:rPr>
            <w:rStyle w:val="Hiperpovezava"/>
            <w:rFonts w:ascii="Times New Roman" w:hAnsi="Times New Roman" w:cs="Times New Roman"/>
            <w:noProof/>
            <w:color w:val="auto"/>
          </w:rPr>
          <w:t>ii. How score is communicated to the player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_Toc509342640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7BE21ACC" w14:textId="77777777" w:rsidR="00BC6453" w:rsidRPr="001B2B30" w:rsidRDefault="0090431B" w:rsidP="00067A46">
      <w:pPr>
        <w:pStyle w:val="Kazalovsebine2"/>
        <w:rPr>
          <w:rFonts w:eastAsiaTheme="minorEastAsia"/>
          <w:b/>
          <w:noProof/>
          <w:lang w:eastAsia="sl-SI"/>
        </w:rPr>
      </w:pPr>
      <w:hyperlink w:anchor="_Toc509342641" w:history="1">
        <w:r w:rsidR="00BC6453" w:rsidRPr="001B2B30">
          <w:rPr>
            <w:rStyle w:val="Hiperpovezava"/>
            <w:rFonts w:cs="Times New Roman"/>
            <w:noProof/>
            <w:color w:val="auto"/>
            <w:sz w:val="20"/>
            <w:szCs w:val="20"/>
          </w:rPr>
          <w:t>b. Cheats (God mode, all weapons, etc.)</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_Toc509342641 \h </w:instrText>
        </w:r>
        <w:r w:rsidR="00BC6453" w:rsidRPr="001B2B30">
          <w:rPr>
            <w:noProof/>
            <w:webHidden/>
          </w:rPr>
        </w:r>
        <w:r w:rsidR="00BC6453" w:rsidRPr="001B2B30">
          <w:rPr>
            <w:noProof/>
            <w:webHidden/>
          </w:rPr>
          <w:fldChar w:fldCharType="separate"/>
        </w:r>
        <w:r w:rsidR="00BC6453" w:rsidRPr="001B2B30">
          <w:rPr>
            <w:noProof/>
            <w:webHidden/>
          </w:rPr>
          <w:t>14</w:t>
        </w:r>
        <w:r w:rsidR="00BC6453" w:rsidRPr="001B2B30">
          <w:rPr>
            <w:noProof/>
            <w:webHidden/>
          </w:rPr>
          <w:fldChar w:fldCharType="end"/>
        </w:r>
      </w:hyperlink>
    </w:p>
    <w:p w14:paraId="2C2AEBD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42" w:history="1">
        <w:r w:rsidR="00BC6453" w:rsidRPr="001B2B30">
          <w:rPr>
            <w:rStyle w:val="Hiperpovezava"/>
            <w:rFonts w:ascii="Times New Roman" w:hAnsi="Times New Roman" w:cs="Times New Roman"/>
            <w:noProof/>
            <w:color w:val="auto"/>
          </w:rPr>
          <w:t>i. Cheat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_Toc509342642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05A54D0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43" w:history="1">
        <w:r w:rsidR="00BC6453" w:rsidRPr="001B2B30">
          <w:rPr>
            <w:rStyle w:val="Hiperpovezava"/>
            <w:rFonts w:ascii="Times New Roman" w:hAnsi="Times New Roman" w:cs="Times New Roman"/>
            <w:noProof/>
            <w:color w:val="auto"/>
          </w:rPr>
          <w:t>1. What it does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_Toc509342643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3188BD7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44" w:history="1">
        <w:r w:rsidR="00BC6453" w:rsidRPr="001B2B30">
          <w:rPr>
            <w:rStyle w:val="Hiperpovezava"/>
            <w:rFonts w:ascii="Times New Roman" w:hAnsi="Times New Roman" w:cs="Times New Roman"/>
            <w:noProof/>
            <w:color w:val="auto"/>
          </w:rPr>
          <w:t>2. How it’s activated by the developer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_Toc509342644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65D85EDB"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45" w:history="1">
        <w:r w:rsidR="00BC6453" w:rsidRPr="001B2B30">
          <w:rPr>
            <w:rStyle w:val="Hiperpovezava"/>
            <w:rFonts w:ascii="Times New Roman" w:hAnsi="Times New Roman" w:cs="Times New Roman"/>
            <w:noProof/>
            <w:color w:val="auto"/>
          </w:rPr>
          <w:t>3. How it’s unlocked by the player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_Toc509342645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38BBEA5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46" w:history="1">
        <w:r w:rsidR="00BC6453" w:rsidRPr="001B2B30">
          <w:rPr>
            <w:rStyle w:val="Hiperpovezava"/>
            <w:rFonts w:ascii="Times New Roman" w:hAnsi="Times New Roman" w:cs="Times New Roman"/>
            <w:noProof/>
            <w:color w:val="auto"/>
          </w:rPr>
          <w:t>ii. Cheat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_Toc509342646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1C1A3CAA"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47"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_Toc509342647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3596018D" w14:textId="77777777" w:rsidR="00BC6453" w:rsidRPr="001B2B30" w:rsidRDefault="0090431B" w:rsidP="00067A46">
      <w:pPr>
        <w:pStyle w:val="Kazalovsebine2"/>
        <w:rPr>
          <w:rFonts w:eastAsiaTheme="minorEastAsia"/>
          <w:b/>
          <w:noProof/>
          <w:lang w:eastAsia="sl-SI"/>
        </w:rPr>
      </w:pPr>
      <w:hyperlink w:anchor="_Toc509342648" w:history="1">
        <w:r w:rsidR="00BC6453" w:rsidRPr="001B2B30">
          <w:rPr>
            <w:rStyle w:val="Hiperpovezava"/>
            <w:rFonts w:cs="Times New Roman"/>
            <w:noProof/>
            <w:color w:val="auto"/>
            <w:sz w:val="20"/>
            <w:szCs w:val="20"/>
          </w:rPr>
          <w:t>c. Easter Eggs/Bonus Material</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_Toc509342648 \h </w:instrText>
        </w:r>
        <w:r w:rsidR="00BC6453" w:rsidRPr="001B2B30">
          <w:rPr>
            <w:noProof/>
            <w:webHidden/>
          </w:rPr>
        </w:r>
        <w:r w:rsidR="00BC6453" w:rsidRPr="001B2B30">
          <w:rPr>
            <w:noProof/>
            <w:webHidden/>
          </w:rPr>
          <w:fldChar w:fldCharType="separate"/>
        </w:r>
        <w:r w:rsidR="00BC6453" w:rsidRPr="001B2B30">
          <w:rPr>
            <w:noProof/>
            <w:webHidden/>
          </w:rPr>
          <w:t>14</w:t>
        </w:r>
        <w:r w:rsidR="00BC6453" w:rsidRPr="001B2B30">
          <w:rPr>
            <w:noProof/>
            <w:webHidden/>
          </w:rPr>
          <w:fldChar w:fldCharType="end"/>
        </w:r>
      </w:hyperlink>
    </w:p>
    <w:p w14:paraId="56C6561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49" w:history="1">
        <w:r w:rsidR="00BC6453" w:rsidRPr="001B2B30">
          <w:rPr>
            <w:rStyle w:val="Hiperpovezava"/>
            <w:rFonts w:ascii="Times New Roman" w:hAnsi="Times New Roman" w:cs="Times New Roman"/>
            <w:noProof/>
            <w:color w:val="auto"/>
          </w:rPr>
          <w:t>i. Easter Egg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_Toc509342649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11E272DA"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50" w:history="1">
        <w:r w:rsidR="00BC6453" w:rsidRPr="001B2B30">
          <w:rPr>
            <w:rStyle w:val="Hiperpovezava"/>
            <w:rFonts w:ascii="Times New Roman" w:hAnsi="Times New Roman" w:cs="Times New Roman"/>
            <w:noProof/>
            <w:color w:val="auto"/>
          </w:rPr>
          <w:t>1. What it is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_Toc509342650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375CC04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51" w:history="1">
        <w:r w:rsidR="00BC6453" w:rsidRPr="001B2B30">
          <w:rPr>
            <w:rStyle w:val="Hiperpovezava"/>
            <w:rFonts w:ascii="Times New Roman" w:hAnsi="Times New Roman" w:cs="Times New Roman"/>
            <w:noProof/>
            <w:color w:val="auto"/>
          </w:rPr>
          <w:t>2. How it’s activated/unlocked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_Toc509342651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7C494EA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52" w:history="1">
        <w:r w:rsidR="00BC6453" w:rsidRPr="001B2B30">
          <w:rPr>
            <w:rStyle w:val="Hiperpovezava"/>
            <w:rFonts w:ascii="Times New Roman" w:hAnsi="Times New Roman" w:cs="Times New Roman"/>
            <w:noProof/>
            <w:color w:val="auto"/>
          </w:rPr>
          <w:t>ii. Easter Egg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_Toc509342652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235AC42B"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53"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_Toc509342653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6C247052"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54" w:history="1">
        <w:r w:rsidR="00BC6453" w:rsidRPr="001B2B30">
          <w:rPr>
            <w:rStyle w:val="Hiperpovezava"/>
            <w:rFonts w:cs="Times New Roman"/>
            <w:noProof/>
            <w:color w:val="auto"/>
            <w:sz w:val="20"/>
            <w:szCs w:val="20"/>
          </w:rPr>
          <w:t>12. SECTION X: GAME MODES</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_Toc509342654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15</w:t>
        </w:r>
        <w:r w:rsidR="00BC6453" w:rsidRPr="001B2B30">
          <w:rPr>
            <w:rFonts w:cs="Times New Roman"/>
            <w:noProof/>
            <w:webHidden/>
            <w:sz w:val="20"/>
            <w:szCs w:val="20"/>
          </w:rPr>
          <w:fldChar w:fldCharType="end"/>
        </w:r>
      </w:hyperlink>
    </w:p>
    <w:p w14:paraId="4CF5FDAA" w14:textId="77777777" w:rsidR="00BC6453" w:rsidRPr="001B2B30" w:rsidRDefault="0090431B" w:rsidP="00067A46">
      <w:pPr>
        <w:pStyle w:val="Kazalovsebine2"/>
        <w:rPr>
          <w:rFonts w:eastAsiaTheme="minorEastAsia"/>
          <w:b/>
          <w:noProof/>
          <w:lang w:eastAsia="sl-SI"/>
        </w:rPr>
      </w:pPr>
      <w:hyperlink w:anchor="_Toc509342655" w:history="1">
        <w:r w:rsidR="00BC6453" w:rsidRPr="001B2B30">
          <w:rPr>
            <w:rStyle w:val="Hiperpovezava"/>
            <w:rFonts w:cs="Times New Roman"/>
            <w:noProof/>
            <w:color w:val="auto"/>
            <w:sz w:val="20"/>
            <w:szCs w:val="20"/>
          </w:rPr>
          <w:t>a. Single-player</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_Toc509342655 \h </w:instrText>
        </w:r>
        <w:r w:rsidR="00BC6453" w:rsidRPr="001B2B30">
          <w:rPr>
            <w:noProof/>
            <w:webHidden/>
          </w:rPr>
        </w:r>
        <w:r w:rsidR="00BC6453" w:rsidRPr="001B2B30">
          <w:rPr>
            <w:noProof/>
            <w:webHidden/>
          </w:rPr>
          <w:fldChar w:fldCharType="separate"/>
        </w:r>
        <w:r w:rsidR="00BC6453" w:rsidRPr="001B2B30">
          <w:rPr>
            <w:noProof/>
            <w:webHidden/>
          </w:rPr>
          <w:t>15</w:t>
        </w:r>
        <w:r w:rsidR="00BC6453" w:rsidRPr="001B2B30">
          <w:rPr>
            <w:noProof/>
            <w:webHidden/>
          </w:rPr>
          <w:fldChar w:fldCharType="end"/>
        </w:r>
      </w:hyperlink>
    </w:p>
    <w:p w14:paraId="1411309C" w14:textId="77777777" w:rsidR="00BC6453" w:rsidRPr="001B2B30" w:rsidRDefault="0090431B" w:rsidP="00067A46">
      <w:pPr>
        <w:pStyle w:val="Kazalovsebine2"/>
        <w:rPr>
          <w:rFonts w:eastAsiaTheme="minorEastAsia"/>
          <w:b/>
          <w:noProof/>
          <w:lang w:eastAsia="sl-SI"/>
        </w:rPr>
      </w:pPr>
      <w:hyperlink w:anchor="_Toc509342656" w:history="1">
        <w:r w:rsidR="00BC6453" w:rsidRPr="001B2B30">
          <w:rPr>
            <w:rStyle w:val="Hiperpovezava"/>
            <w:rFonts w:cs="Times New Roman"/>
            <w:noProof/>
            <w:color w:val="auto"/>
            <w:sz w:val="20"/>
            <w:szCs w:val="20"/>
          </w:rPr>
          <w:t>b Split-screen/co-op (if applicable)</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_Toc509342656 \h </w:instrText>
        </w:r>
        <w:r w:rsidR="00BC6453" w:rsidRPr="001B2B30">
          <w:rPr>
            <w:noProof/>
            <w:webHidden/>
          </w:rPr>
        </w:r>
        <w:r w:rsidR="00BC6453" w:rsidRPr="001B2B30">
          <w:rPr>
            <w:noProof/>
            <w:webHidden/>
          </w:rPr>
          <w:fldChar w:fldCharType="separate"/>
        </w:r>
        <w:r w:rsidR="00BC6453" w:rsidRPr="001B2B30">
          <w:rPr>
            <w:noProof/>
            <w:webHidden/>
          </w:rPr>
          <w:t>15</w:t>
        </w:r>
        <w:r w:rsidR="00BC6453" w:rsidRPr="001B2B30">
          <w:rPr>
            <w:noProof/>
            <w:webHidden/>
          </w:rPr>
          <w:fldChar w:fldCharType="end"/>
        </w:r>
      </w:hyperlink>
    </w:p>
    <w:p w14:paraId="72829FF1" w14:textId="77777777" w:rsidR="00BC6453" w:rsidRPr="001B2B30" w:rsidRDefault="0090431B" w:rsidP="00067A46">
      <w:pPr>
        <w:pStyle w:val="Kazalovsebine2"/>
        <w:rPr>
          <w:rFonts w:eastAsiaTheme="minorEastAsia"/>
          <w:b/>
          <w:noProof/>
          <w:lang w:eastAsia="sl-SI"/>
        </w:rPr>
      </w:pPr>
      <w:hyperlink w:anchor="_Toc509342657" w:history="1">
        <w:r w:rsidR="00BC6453" w:rsidRPr="001B2B30">
          <w:rPr>
            <w:rStyle w:val="Hiperpovezava"/>
            <w:rFonts w:cs="Times New Roman"/>
            <w:noProof/>
            <w:color w:val="auto"/>
            <w:sz w:val="20"/>
            <w:szCs w:val="20"/>
          </w:rPr>
          <w:t>c. Multiplayer game types (if applicable)</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_Toc509342657 \h </w:instrText>
        </w:r>
        <w:r w:rsidR="00BC6453" w:rsidRPr="001B2B30">
          <w:rPr>
            <w:noProof/>
            <w:webHidden/>
          </w:rPr>
        </w:r>
        <w:r w:rsidR="00BC6453" w:rsidRPr="001B2B30">
          <w:rPr>
            <w:noProof/>
            <w:webHidden/>
          </w:rPr>
          <w:fldChar w:fldCharType="separate"/>
        </w:r>
        <w:r w:rsidR="00BC6453" w:rsidRPr="001B2B30">
          <w:rPr>
            <w:noProof/>
            <w:webHidden/>
          </w:rPr>
          <w:t>15</w:t>
        </w:r>
        <w:r w:rsidR="00BC6453" w:rsidRPr="001B2B30">
          <w:rPr>
            <w:noProof/>
            <w:webHidden/>
          </w:rPr>
          <w:fldChar w:fldCharType="end"/>
        </w:r>
      </w:hyperlink>
    </w:p>
    <w:p w14:paraId="183EE78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58" w:history="1">
        <w:r w:rsidR="00BC6453" w:rsidRPr="001B2B30">
          <w:rPr>
            <w:rStyle w:val="Hiperpovezava"/>
            <w:rFonts w:ascii="Times New Roman" w:hAnsi="Times New Roman" w:cs="Times New Roman"/>
            <w:noProof/>
            <w:color w:val="auto"/>
          </w:rPr>
          <w:t>i. Gametype #1 (such as “Capture the Flag”)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_Toc509342658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4043D239"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59" w:history="1">
        <w:r w:rsidR="00BC6453" w:rsidRPr="001B2B30">
          <w:rPr>
            <w:rStyle w:val="Hiperpovezava"/>
            <w:rFonts w:ascii="Times New Roman" w:hAnsi="Times New Roman" w:cs="Times New Roman"/>
            <w:noProof/>
            <w:color w:val="auto"/>
          </w:rPr>
          <w:t>1. Description of gameplay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_Toc509342659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04E49B7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60" w:history="1">
        <w:r w:rsidR="00BC6453" w:rsidRPr="001B2B30">
          <w:rPr>
            <w:rStyle w:val="Hiperpovezava"/>
            <w:rFonts w:ascii="Times New Roman" w:hAnsi="Times New Roman" w:cs="Times New Roman"/>
            <w:noProof/>
            <w:color w:val="auto"/>
          </w:rPr>
          <w:t>2. Min/max # of Players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512C0382"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61" w:history="1">
        <w:r w:rsidR="00BC6453" w:rsidRPr="001B2B30">
          <w:rPr>
            <w:rStyle w:val="Hiperpovezava"/>
            <w:rFonts w:ascii="Times New Roman" w:hAnsi="Times New Roman" w:cs="Times New Roman"/>
            <w:noProof/>
            <w:color w:val="auto"/>
          </w:rPr>
          <w:t>3. Rules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208F7AAE"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62" w:history="1">
        <w:r w:rsidR="00BC6453" w:rsidRPr="001B2B30">
          <w:rPr>
            <w:rStyle w:val="Hiperpovezava"/>
            <w:rFonts w:ascii="Times New Roman" w:hAnsi="Times New Roman" w:cs="Times New Roman"/>
            <w:noProof/>
            <w:color w:val="auto"/>
          </w:rPr>
          <w:t>4. Respawning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3B6220A1"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63" w:history="1">
        <w:r w:rsidR="00BC6453" w:rsidRPr="001B2B30">
          <w:rPr>
            <w:rStyle w:val="Hiperpovezava"/>
            <w:rFonts w:ascii="Times New Roman" w:hAnsi="Times New Roman" w:cs="Times New Roman"/>
            <w:noProof/>
            <w:color w:val="auto"/>
          </w:rPr>
          <w:t>a. Delay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3E8A9BE7"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64" w:history="1">
        <w:r w:rsidR="00BC6453" w:rsidRPr="001B2B30">
          <w:rPr>
            <w:rStyle w:val="Hiperpovezava"/>
            <w:rFonts w:ascii="Times New Roman" w:hAnsi="Times New Roman" w:cs="Times New Roman"/>
            <w:noProof/>
            <w:color w:val="auto"/>
          </w:rPr>
          <w:t>b. Respawn locations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668BB778"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65" w:history="1">
        <w:r w:rsidR="00BC6453" w:rsidRPr="001B2B30">
          <w:rPr>
            <w:rStyle w:val="Hiperpovezava"/>
            <w:rFonts w:ascii="Times New Roman" w:hAnsi="Times New Roman" w:cs="Times New Roman"/>
            <w:noProof/>
            <w:color w:val="auto"/>
          </w:rPr>
          <w:t>c. Default weapons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190A6C89"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66" w:history="1">
        <w:r w:rsidR="00BC6453" w:rsidRPr="001B2B30">
          <w:rPr>
            <w:rStyle w:val="Hiperpovezava"/>
            <w:rFonts w:ascii="Times New Roman" w:hAnsi="Times New Roman" w:cs="Times New Roman"/>
            <w:noProof/>
            <w:color w:val="auto"/>
          </w:rPr>
          <w:t>5. Victory conditions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3FF27380"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67" w:history="1">
        <w:r w:rsidR="00BC6453" w:rsidRPr="001B2B30">
          <w:rPr>
            <w:rStyle w:val="Hiperpovezava"/>
            <w:rFonts w:ascii="Times New Roman" w:hAnsi="Times New Roman" w:cs="Times New Roman"/>
            <w:noProof/>
            <w:color w:val="auto"/>
          </w:rPr>
          <w:t>6. Scoring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5345C406"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68" w:history="1">
        <w:r w:rsidR="00BC6453" w:rsidRPr="001B2B30">
          <w:rPr>
            <w:rStyle w:val="Hiperpovezava"/>
            <w:rFonts w:ascii="Times New Roman" w:hAnsi="Times New Roman" w:cs="Times New Roman"/>
            <w:noProof/>
            <w:color w:val="auto"/>
          </w:rPr>
          <w:t>7. Maps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367E01C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69" w:history="1">
        <w:r w:rsidR="00BC6453" w:rsidRPr="001B2B30">
          <w:rPr>
            <w:rStyle w:val="Hiperpovezava"/>
            <w:rFonts w:ascii="Times New Roman" w:hAnsi="Times New Roman" w:cs="Times New Roman"/>
            <w:noProof/>
            <w:color w:val="auto"/>
          </w:rPr>
          <w:t>ii. Gametype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1B181DB2"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70"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_Toc509342670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0737F1AF"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71" w:history="1">
        <w:r w:rsidR="00BC6453" w:rsidRPr="001B2B30">
          <w:rPr>
            <w:rStyle w:val="Hiperpovezava"/>
            <w:rFonts w:cs="Times New Roman"/>
            <w:noProof/>
            <w:color w:val="auto"/>
            <w:sz w:val="20"/>
            <w:szCs w:val="20"/>
          </w:rPr>
          <w:t>13. SECTION XI: ASSET LIST</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_Toc509342671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16</w:t>
        </w:r>
        <w:r w:rsidR="00BC6453" w:rsidRPr="001B2B30">
          <w:rPr>
            <w:rFonts w:cs="Times New Roman"/>
            <w:noProof/>
            <w:webHidden/>
            <w:sz w:val="20"/>
            <w:szCs w:val="20"/>
          </w:rPr>
          <w:fldChar w:fldCharType="end"/>
        </w:r>
      </w:hyperlink>
    </w:p>
    <w:p w14:paraId="083F8D03" w14:textId="77777777" w:rsidR="00BC6453" w:rsidRPr="001B2B30" w:rsidRDefault="0090431B" w:rsidP="00067A46">
      <w:pPr>
        <w:pStyle w:val="Kazalovsebine2"/>
        <w:rPr>
          <w:rFonts w:eastAsiaTheme="minorEastAsia"/>
          <w:b/>
          <w:noProof/>
          <w:lang w:eastAsia="sl-SI"/>
        </w:rPr>
      </w:pPr>
      <w:hyperlink w:anchor="_Toc509342672" w:history="1">
        <w:r w:rsidR="00BC6453" w:rsidRPr="001B2B30">
          <w:rPr>
            <w:rStyle w:val="Hiperpovezava"/>
            <w:rFonts w:cs="Times New Roman"/>
            <w:noProof/>
            <w:color w:val="auto"/>
            <w:sz w:val="20"/>
            <w:szCs w:val="20"/>
          </w:rPr>
          <w:t>a. Art</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_Toc509342672 \h </w:instrText>
        </w:r>
        <w:r w:rsidR="00BC6453" w:rsidRPr="001B2B30">
          <w:rPr>
            <w:noProof/>
            <w:webHidden/>
          </w:rPr>
        </w:r>
        <w:r w:rsidR="00BC6453" w:rsidRPr="001B2B30">
          <w:rPr>
            <w:noProof/>
            <w:webHidden/>
          </w:rPr>
          <w:fldChar w:fldCharType="separate"/>
        </w:r>
        <w:r w:rsidR="00BC6453" w:rsidRPr="001B2B30">
          <w:rPr>
            <w:noProof/>
            <w:webHidden/>
          </w:rPr>
          <w:t>16</w:t>
        </w:r>
        <w:r w:rsidR="00BC6453" w:rsidRPr="001B2B30">
          <w:rPr>
            <w:noProof/>
            <w:webHidden/>
          </w:rPr>
          <w:fldChar w:fldCharType="end"/>
        </w:r>
      </w:hyperlink>
    </w:p>
    <w:p w14:paraId="091155A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73" w:history="1">
        <w:r w:rsidR="00BC6453" w:rsidRPr="001B2B30">
          <w:rPr>
            <w:rStyle w:val="Hiperpovezava"/>
            <w:rFonts w:ascii="Times New Roman" w:hAnsi="Times New Roman" w:cs="Times New Roman"/>
            <w:noProof/>
            <w:color w:val="auto"/>
          </w:rPr>
          <w:t>i. Model &amp; Texture List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_Toc509342673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7910A06A"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74" w:history="1">
        <w:r w:rsidR="00BC6453" w:rsidRPr="001B2B30">
          <w:rPr>
            <w:rStyle w:val="Hiperpovezava"/>
            <w:rFonts w:ascii="Times New Roman" w:hAnsi="Times New Roman" w:cs="Times New Roman"/>
            <w:noProof/>
            <w:color w:val="auto"/>
          </w:rPr>
          <w:t>1. Characters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_Toc509342674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0DE70928"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75" w:history="1">
        <w:r w:rsidR="00BC6453" w:rsidRPr="001B2B30">
          <w:rPr>
            <w:rStyle w:val="Hiperpovezava"/>
            <w:rFonts w:ascii="Times New Roman" w:hAnsi="Times New Roman" w:cs="Times New Roman"/>
            <w:noProof/>
            <w:color w:val="auto"/>
          </w:rPr>
          <w:t>a. Player character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_Toc509342675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735706BD"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676" w:history="1">
        <w:r w:rsidR="00BC6453" w:rsidRPr="001B2B30">
          <w:rPr>
            <w:rStyle w:val="Hiperpovezava"/>
            <w:rFonts w:ascii="Times New Roman" w:hAnsi="Times New Roman" w:cs="Times New Roman"/>
            <w:noProof/>
            <w:color w:val="auto"/>
          </w:rPr>
          <w:t>i. Undamaged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_Toc509342676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CAA7E3D"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677" w:history="1">
        <w:r w:rsidR="00BC6453" w:rsidRPr="001B2B30">
          <w:rPr>
            <w:rStyle w:val="Hiperpovezava"/>
            <w:rFonts w:ascii="Times New Roman" w:hAnsi="Times New Roman" w:cs="Times New Roman"/>
            <w:noProof/>
            <w:color w:val="auto"/>
          </w:rPr>
          <w:t>ii. Damaged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_Toc509342677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3B9D47B"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78" w:history="1">
        <w:r w:rsidR="00BC6453" w:rsidRPr="001B2B30">
          <w:rPr>
            <w:rStyle w:val="Hiperpovezava"/>
            <w:rFonts w:ascii="Times New Roman" w:hAnsi="Times New Roman" w:cs="Times New Roman"/>
            <w:noProof/>
            <w:color w:val="auto"/>
          </w:rPr>
          <w:t>b. Allies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_Toc509342678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B19694B"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79" w:history="1">
        <w:r w:rsidR="00BC6453" w:rsidRPr="001B2B30">
          <w:rPr>
            <w:rStyle w:val="Hiperpovezava"/>
            <w:rFonts w:ascii="Times New Roman" w:hAnsi="Times New Roman" w:cs="Times New Roman"/>
            <w:noProof/>
            <w:color w:val="auto"/>
          </w:rPr>
          <w:t>c. Bad guys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_Toc509342679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48E950B1"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80" w:history="1">
        <w:r w:rsidR="00BC6453" w:rsidRPr="001B2B30">
          <w:rPr>
            <w:rStyle w:val="Hiperpovezava"/>
            <w:rFonts w:ascii="Times New Roman" w:hAnsi="Times New Roman" w:cs="Times New Roman"/>
            <w:noProof/>
            <w:color w:val="auto"/>
          </w:rPr>
          <w:t>d. Neutrals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39C96640"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81" w:history="1">
        <w:r w:rsidR="00BC6453" w:rsidRPr="001B2B30">
          <w:rPr>
            <w:rStyle w:val="Hiperpovezava"/>
            <w:rFonts w:ascii="Times New Roman" w:hAnsi="Times New Roman" w:cs="Times New Roman"/>
            <w:noProof/>
            <w:color w:val="auto"/>
          </w:rPr>
          <w:t>2. Weapons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7E6477D1"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82" w:history="1">
        <w:r w:rsidR="00BC6453" w:rsidRPr="001B2B30">
          <w:rPr>
            <w:rStyle w:val="Hiperpovezava"/>
            <w:rFonts w:ascii="Times New Roman" w:hAnsi="Times New Roman" w:cs="Times New Roman"/>
            <w:noProof/>
            <w:color w:val="auto"/>
          </w:rPr>
          <w:t>a. Weapon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F559392"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83" w:history="1">
        <w:r w:rsidR="00BC6453" w:rsidRPr="001B2B30">
          <w:rPr>
            <w:rStyle w:val="Hiperpovezava"/>
            <w:rFonts w:ascii="Times New Roman" w:hAnsi="Times New Roman" w:cs="Times New Roman"/>
            <w:noProof/>
            <w:color w:val="auto"/>
          </w:rPr>
          <w:t>b. Weapon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410B319D"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84" w:history="1">
        <w:r w:rsidR="00BC6453" w:rsidRPr="001B2B30">
          <w:rPr>
            <w:rStyle w:val="Hiperpovezava"/>
            <w:rFonts w:ascii="Times New Roman" w:hAnsi="Times New Roman" w:cs="Times New Roman"/>
            <w:noProof/>
            <w:color w:val="auto"/>
          </w:rPr>
          <w:t>c.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57B2B53"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85" w:history="1">
        <w:r w:rsidR="00BC6453" w:rsidRPr="001B2B30">
          <w:rPr>
            <w:rStyle w:val="Hiperpovezava"/>
            <w:rFonts w:ascii="Times New Roman" w:hAnsi="Times New Roman" w:cs="Times New Roman"/>
            <w:noProof/>
            <w:color w:val="auto"/>
          </w:rPr>
          <w:t>3. Equipment/Gadgets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413A0072"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86" w:history="1">
        <w:r w:rsidR="00BC6453" w:rsidRPr="001B2B30">
          <w:rPr>
            <w:rStyle w:val="Hiperpovezava"/>
            <w:rFonts w:ascii="Times New Roman" w:hAnsi="Times New Roman" w:cs="Times New Roman"/>
            <w:noProof/>
            <w:color w:val="auto"/>
          </w:rPr>
          <w:t>a. Item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92FE177"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87" w:history="1">
        <w:r w:rsidR="00BC6453" w:rsidRPr="001B2B30">
          <w:rPr>
            <w:rStyle w:val="Hiperpovezava"/>
            <w:rFonts w:ascii="Times New Roman" w:hAnsi="Times New Roman" w:cs="Times New Roman"/>
            <w:noProof/>
            <w:color w:val="auto"/>
          </w:rPr>
          <w:t>b. Item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CE97A14"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88" w:history="1">
        <w:r w:rsidR="00BC6453" w:rsidRPr="001B2B30">
          <w:rPr>
            <w:rStyle w:val="Hiperpovezava"/>
            <w:rFonts w:ascii="Times New Roman" w:hAnsi="Times New Roman" w:cs="Times New Roman"/>
            <w:noProof/>
            <w:color w:val="auto"/>
          </w:rPr>
          <w:t>c.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53FD480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89" w:history="1">
        <w:r w:rsidR="00BC6453" w:rsidRPr="001B2B30">
          <w:rPr>
            <w:rStyle w:val="Hiperpovezava"/>
            <w:rFonts w:ascii="Times New Roman" w:hAnsi="Times New Roman" w:cs="Times New Roman"/>
            <w:noProof/>
            <w:color w:val="auto"/>
          </w:rPr>
          <w:t>4. Environmental Objects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36C10AA3"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90" w:history="1">
        <w:r w:rsidR="00BC6453" w:rsidRPr="001B2B30">
          <w:rPr>
            <w:rStyle w:val="Hiperpovezava"/>
            <w:rFonts w:ascii="Times New Roman" w:hAnsi="Times New Roman" w:cs="Times New Roman"/>
            <w:noProof/>
            <w:color w:val="auto"/>
          </w:rPr>
          <w:t>a. Object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26C1DDBE"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91" w:history="1">
        <w:r w:rsidR="00BC6453" w:rsidRPr="001B2B30">
          <w:rPr>
            <w:rStyle w:val="Hiperpovezava"/>
            <w:rFonts w:ascii="Times New Roman" w:hAnsi="Times New Roman" w:cs="Times New Roman"/>
            <w:noProof/>
            <w:color w:val="auto"/>
          </w:rPr>
          <w:t>b. Object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76648348"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92" w:history="1">
        <w:r w:rsidR="00BC6453" w:rsidRPr="001B2B30">
          <w:rPr>
            <w:rStyle w:val="Hiperpovezava"/>
            <w:rFonts w:ascii="Times New Roman" w:hAnsi="Times New Roman" w:cs="Times New Roman"/>
            <w:noProof/>
            <w:color w:val="auto"/>
          </w:rPr>
          <w:t>c.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090D6961"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93" w:history="1">
        <w:r w:rsidR="00BC6453" w:rsidRPr="001B2B30">
          <w:rPr>
            <w:rStyle w:val="Hiperpovezava"/>
            <w:rFonts w:ascii="Times New Roman" w:hAnsi="Times New Roman" w:cs="Times New Roman"/>
            <w:noProof/>
            <w:color w:val="auto"/>
          </w:rPr>
          <w:t>ii. Animation list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2906A6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94" w:history="1">
        <w:r w:rsidR="00BC6453" w:rsidRPr="001B2B30">
          <w:rPr>
            <w:rStyle w:val="Hiperpovezava"/>
            <w:rFonts w:ascii="Times New Roman" w:hAnsi="Times New Roman" w:cs="Times New Roman"/>
            <w:noProof/>
            <w:color w:val="auto"/>
          </w:rPr>
          <w:t>1. Characters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594EEC26"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95" w:history="1">
        <w:r w:rsidR="00BC6453" w:rsidRPr="001B2B30">
          <w:rPr>
            <w:rStyle w:val="Hiperpovezava"/>
            <w:rFonts w:ascii="Times New Roman" w:hAnsi="Times New Roman" w:cs="Times New Roman"/>
            <w:noProof/>
            <w:color w:val="auto"/>
          </w:rPr>
          <w:t>a. Character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43C65BE0"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696" w:history="1">
        <w:r w:rsidR="00BC6453" w:rsidRPr="001B2B30">
          <w:rPr>
            <w:rStyle w:val="Hiperpovezava"/>
            <w:rFonts w:ascii="Times New Roman" w:hAnsi="Times New Roman" w:cs="Times New Roman"/>
            <w:noProof/>
            <w:color w:val="auto"/>
          </w:rPr>
          <w:t>i. Move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2BBF73B2"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697" w:history="1">
        <w:r w:rsidR="00BC6453" w:rsidRPr="001B2B30">
          <w:rPr>
            <w:rStyle w:val="Hiperpovezava"/>
            <w:rFonts w:ascii="Times New Roman" w:hAnsi="Times New Roman" w:cs="Times New Roman"/>
            <w:noProof/>
            <w:color w:val="auto"/>
          </w:rPr>
          <w:t>ii. Move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AC64CE7"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698"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54812092"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99" w:history="1">
        <w:r w:rsidR="00BC6453" w:rsidRPr="001B2B30">
          <w:rPr>
            <w:rStyle w:val="Hiperpovezava"/>
            <w:rFonts w:ascii="Times New Roman" w:hAnsi="Times New Roman" w:cs="Times New Roman"/>
            <w:noProof/>
            <w:color w:val="auto"/>
          </w:rPr>
          <w:t>b. Character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78CB552E"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00" w:history="1">
        <w:r w:rsidR="00BC6453" w:rsidRPr="001B2B30">
          <w:rPr>
            <w:rStyle w:val="Hiperpovezava"/>
            <w:rFonts w:ascii="Times New Roman" w:hAnsi="Times New Roman" w:cs="Times New Roman"/>
            <w:noProof/>
            <w:color w:val="auto"/>
          </w:rPr>
          <w:t>c.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2B8FC53E"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01" w:history="1">
        <w:r w:rsidR="00BC6453" w:rsidRPr="001B2B30">
          <w:rPr>
            <w:rStyle w:val="Hiperpovezava"/>
            <w:rFonts w:ascii="Times New Roman" w:hAnsi="Times New Roman" w:cs="Times New Roman"/>
            <w:noProof/>
            <w:color w:val="auto"/>
          </w:rPr>
          <w:t>2. Weapons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458E94FE"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02" w:history="1">
        <w:r w:rsidR="00BC6453" w:rsidRPr="001B2B30">
          <w:rPr>
            <w:rStyle w:val="Hiperpovezava"/>
            <w:rFonts w:ascii="Times New Roman" w:hAnsi="Times New Roman" w:cs="Times New Roman"/>
            <w:noProof/>
            <w:color w:val="auto"/>
          </w:rPr>
          <w:t>a. Weapon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09F6BA54"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03" w:history="1">
        <w:r w:rsidR="00BC6453" w:rsidRPr="001B2B30">
          <w:rPr>
            <w:rStyle w:val="Hiperpovezava"/>
            <w:rFonts w:ascii="Times New Roman" w:hAnsi="Times New Roman" w:cs="Times New Roman"/>
            <w:noProof/>
            <w:color w:val="auto"/>
          </w:rPr>
          <w:t>i. Firing animation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5956EB20"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04" w:history="1">
        <w:r w:rsidR="00BC6453" w:rsidRPr="001B2B30">
          <w:rPr>
            <w:rStyle w:val="Hiperpovezava"/>
            <w:rFonts w:ascii="Times New Roman" w:hAnsi="Times New Roman" w:cs="Times New Roman"/>
            <w:noProof/>
            <w:color w:val="auto"/>
          </w:rPr>
          <w:t>ii. Reload animation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768716D2"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05" w:history="1">
        <w:r w:rsidR="00BC6453" w:rsidRPr="001B2B30">
          <w:rPr>
            <w:rStyle w:val="Hiperpovezava"/>
            <w:rFonts w:ascii="Times New Roman" w:hAnsi="Times New Roman" w:cs="Times New Roman"/>
            <w:noProof/>
            <w:color w:val="auto"/>
          </w:rPr>
          <w:t>iii. Projectile in flight animation (if appropriate)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37835B3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06" w:history="1">
        <w:r w:rsidR="00BC6453" w:rsidRPr="001B2B30">
          <w:rPr>
            <w:rStyle w:val="Hiperpovezava"/>
            <w:rFonts w:ascii="Times New Roman" w:hAnsi="Times New Roman" w:cs="Times New Roman"/>
            <w:noProof/>
            <w:color w:val="auto"/>
          </w:rPr>
          <w:t>3. Destructible or animated objects in the world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454F4098"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07" w:history="1">
        <w:r w:rsidR="00BC6453" w:rsidRPr="001B2B30">
          <w:rPr>
            <w:rStyle w:val="Hiperpovezava"/>
            <w:rFonts w:ascii="Times New Roman" w:hAnsi="Times New Roman" w:cs="Times New Roman"/>
            <w:noProof/>
            <w:color w:val="auto"/>
          </w:rPr>
          <w:t>a. Object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0C6DEB7A"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08" w:history="1">
        <w:r w:rsidR="00BC6453" w:rsidRPr="001B2B30">
          <w:rPr>
            <w:rStyle w:val="Hiperpovezava"/>
            <w:rFonts w:ascii="Times New Roman" w:hAnsi="Times New Roman" w:cs="Times New Roman"/>
            <w:noProof/>
            <w:color w:val="auto"/>
          </w:rPr>
          <w:t>b. Object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6FEF5C24"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09" w:history="1">
        <w:r w:rsidR="00BC6453" w:rsidRPr="001B2B30">
          <w:rPr>
            <w:rStyle w:val="Hiperpovezava"/>
            <w:rFonts w:ascii="Times New Roman" w:hAnsi="Times New Roman" w:cs="Times New Roman"/>
            <w:noProof/>
            <w:color w:val="auto"/>
          </w:rPr>
          <w:t>c.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4CAED37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10" w:history="1">
        <w:r w:rsidR="00BC6453" w:rsidRPr="001B2B30">
          <w:rPr>
            <w:rStyle w:val="Hiperpovezava"/>
            <w:rFonts w:ascii="Times New Roman" w:hAnsi="Times New Roman" w:cs="Times New Roman"/>
            <w:noProof/>
            <w:color w:val="auto"/>
          </w:rPr>
          <w:t>iii. Effects list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69F2E513"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11" w:history="1">
        <w:r w:rsidR="00BC6453" w:rsidRPr="001B2B30">
          <w:rPr>
            <w:rStyle w:val="Hiperpovezava"/>
            <w:rFonts w:ascii="Times New Roman" w:hAnsi="Times New Roman" w:cs="Times New Roman"/>
            <w:noProof/>
            <w:color w:val="auto"/>
          </w:rPr>
          <w:t>1. Weapon effects list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264B053C"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12" w:history="1">
        <w:r w:rsidR="00BC6453" w:rsidRPr="001B2B30">
          <w:rPr>
            <w:rStyle w:val="Hiperpovezava"/>
            <w:rFonts w:ascii="Times New Roman" w:hAnsi="Times New Roman" w:cs="Times New Roman"/>
            <w:noProof/>
            <w:color w:val="auto"/>
          </w:rPr>
          <w:t>a. Firing effects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2714A7E3"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13" w:history="1">
        <w:r w:rsidR="00BC6453" w:rsidRPr="001B2B30">
          <w:rPr>
            <w:rStyle w:val="Hiperpovezava"/>
            <w:rFonts w:ascii="Times New Roman" w:hAnsi="Times New Roman" w:cs="Times New Roman"/>
            <w:noProof/>
            <w:color w:val="auto"/>
          </w:rPr>
          <w:t>b. Hit effects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5E79882E"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14" w:history="1">
        <w:r w:rsidR="00BC6453" w:rsidRPr="001B2B30">
          <w:rPr>
            <w:rStyle w:val="Hiperpovezava"/>
            <w:rFonts w:ascii="Times New Roman" w:hAnsi="Times New Roman" w:cs="Times New Roman"/>
            <w:noProof/>
            <w:color w:val="auto"/>
          </w:rPr>
          <w:t>c.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776A28F2"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15" w:history="1">
        <w:r w:rsidR="00BC6453" w:rsidRPr="001B2B30">
          <w:rPr>
            <w:rStyle w:val="Hiperpovezava"/>
            <w:rFonts w:ascii="Times New Roman" w:hAnsi="Times New Roman" w:cs="Times New Roman"/>
            <w:noProof/>
            <w:color w:val="auto"/>
          </w:rPr>
          <w:t>2. Environmental effects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3EB1BCC2"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16" w:history="1">
        <w:r w:rsidR="00BC6453" w:rsidRPr="001B2B30">
          <w:rPr>
            <w:rStyle w:val="Hiperpovezava"/>
            <w:rFonts w:ascii="Times New Roman" w:hAnsi="Times New Roman" w:cs="Times New Roman"/>
            <w:noProof/>
            <w:color w:val="auto"/>
          </w:rPr>
          <w:t>a. Decals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43A3273B"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17" w:history="1">
        <w:r w:rsidR="00BC6453" w:rsidRPr="001B2B30">
          <w:rPr>
            <w:rStyle w:val="Hiperpovezava"/>
            <w:rFonts w:ascii="Times New Roman" w:hAnsi="Times New Roman" w:cs="Times New Roman"/>
            <w:noProof/>
            <w:color w:val="auto"/>
          </w:rPr>
          <w:t>b. Smoke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6524EA95"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18" w:history="1">
        <w:r w:rsidR="00BC6453" w:rsidRPr="001B2B30">
          <w:rPr>
            <w:rStyle w:val="Hiperpovezava"/>
            <w:rFonts w:ascii="Times New Roman" w:hAnsi="Times New Roman" w:cs="Times New Roman"/>
            <w:noProof/>
            <w:color w:val="auto"/>
          </w:rPr>
          <w:t>c. Sparks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54484266"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19" w:history="1">
        <w:r w:rsidR="00BC6453" w:rsidRPr="001B2B30">
          <w:rPr>
            <w:rStyle w:val="Hiperpovezava"/>
            <w:rFonts w:ascii="Times New Roman" w:hAnsi="Times New Roman" w:cs="Times New Roman"/>
            <w:noProof/>
            <w:color w:val="auto"/>
          </w:rPr>
          <w:t>d. Fire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73282EF3"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20" w:history="1">
        <w:r w:rsidR="00BC6453" w:rsidRPr="001B2B30">
          <w:rPr>
            <w:rStyle w:val="Hiperpovezava"/>
            <w:rFonts w:ascii="Times New Roman" w:hAnsi="Times New Roman" w:cs="Times New Roman"/>
            <w:noProof/>
            <w:color w:val="auto"/>
          </w:rPr>
          <w:t>e. Explosions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679E0FB2"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21" w:history="1">
        <w:r w:rsidR="00BC6453" w:rsidRPr="001B2B30">
          <w:rPr>
            <w:rStyle w:val="Hiperpovezava"/>
            <w:rFonts w:ascii="Times New Roman" w:hAnsi="Times New Roman" w:cs="Times New Roman"/>
            <w:noProof/>
            <w:color w:val="auto"/>
          </w:rPr>
          <w:t>f.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35CCFD66"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22" w:history="1">
        <w:r w:rsidR="00BC6453" w:rsidRPr="001B2B30">
          <w:rPr>
            <w:rStyle w:val="Hiperpovezava"/>
            <w:rFonts w:ascii="Times New Roman" w:hAnsi="Times New Roman" w:cs="Times New Roman"/>
            <w:noProof/>
            <w:color w:val="auto"/>
          </w:rPr>
          <w:t>iv. Interface Art List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142214D0"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23" w:history="1">
        <w:r w:rsidR="00BC6453" w:rsidRPr="001B2B30">
          <w:rPr>
            <w:rStyle w:val="Hiperpovezava"/>
            <w:rFonts w:ascii="Times New Roman" w:hAnsi="Times New Roman" w:cs="Times New Roman"/>
            <w:noProof/>
            <w:color w:val="auto"/>
          </w:rPr>
          <w:t>1. Icons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7A853278"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24" w:history="1">
        <w:r w:rsidR="00BC6453" w:rsidRPr="001B2B30">
          <w:rPr>
            <w:rStyle w:val="Hiperpovezava"/>
            <w:rFonts w:ascii="Times New Roman" w:hAnsi="Times New Roman" w:cs="Times New Roman"/>
            <w:noProof/>
            <w:color w:val="auto"/>
          </w:rPr>
          <w:t>2. Buttons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62EE2DA9"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25" w:history="1">
        <w:r w:rsidR="00BC6453" w:rsidRPr="001B2B30">
          <w:rPr>
            <w:rStyle w:val="Hiperpovezava"/>
            <w:rFonts w:ascii="Times New Roman" w:hAnsi="Times New Roman" w:cs="Times New Roman"/>
            <w:noProof/>
            <w:color w:val="auto"/>
          </w:rPr>
          <w:t>3. Menus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665AA733"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26" w:history="1">
        <w:r w:rsidR="00BC6453" w:rsidRPr="001B2B30">
          <w:rPr>
            <w:rStyle w:val="Hiperpovezava"/>
            <w:rFonts w:ascii="Times New Roman" w:hAnsi="Times New Roman" w:cs="Times New Roman"/>
            <w:noProof/>
            <w:color w:val="auto"/>
          </w:rPr>
          <w:t>4. Windows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3ECD4491"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27" w:history="1">
        <w:r w:rsidR="00BC6453" w:rsidRPr="001B2B30">
          <w:rPr>
            <w:rStyle w:val="Hiperpovezava"/>
            <w:rFonts w:ascii="Times New Roman" w:hAnsi="Times New Roman" w:cs="Times New Roman"/>
            <w:noProof/>
            <w:color w:val="auto"/>
          </w:rPr>
          <w:t>5.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63CC3DE0" w14:textId="77777777" w:rsidR="00BC6453" w:rsidRPr="001B2B30" w:rsidRDefault="0090431B" w:rsidP="00067A46">
      <w:pPr>
        <w:pStyle w:val="Kazalovsebine2"/>
        <w:rPr>
          <w:rFonts w:eastAsiaTheme="minorEastAsia"/>
          <w:b/>
          <w:noProof/>
          <w:lang w:eastAsia="sl-SI"/>
        </w:rPr>
      </w:pPr>
      <w:hyperlink w:anchor="_Toc509342728" w:history="1">
        <w:r w:rsidR="00BC6453" w:rsidRPr="001B2B30">
          <w:rPr>
            <w:rStyle w:val="Hiperpovezava"/>
            <w:rFonts w:cs="Times New Roman"/>
            <w:noProof/>
            <w:color w:val="auto"/>
            <w:sz w:val="20"/>
            <w:szCs w:val="20"/>
          </w:rPr>
          <w:t>b. Sound</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_Toc509342728 \h </w:instrText>
        </w:r>
        <w:r w:rsidR="00BC6453" w:rsidRPr="001B2B30">
          <w:rPr>
            <w:noProof/>
            <w:webHidden/>
          </w:rPr>
        </w:r>
        <w:r w:rsidR="00BC6453" w:rsidRPr="001B2B30">
          <w:rPr>
            <w:noProof/>
            <w:webHidden/>
          </w:rPr>
          <w:fldChar w:fldCharType="separate"/>
        </w:r>
        <w:r w:rsidR="00BC6453" w:rsidRPr="001B2B30">
          <w:rPr>
            <w:noProof/>
            <w:webHidden/>
          </w:rPr>
          <w:t>18</w:t>
        </w:r>
        <w:r w:rsidR="00BC6453" w:rsidRPr="001B2B30">
          <w:rPr>
            <w:noProof/>
            <w:webHidden/>
          </w:rPr>
          <w:fldChar w:fldCharType="end"/>
        </w:r>
      </w:hyperlink>
    </w:p>
    <w:p w14:paraId="2D6E93F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29" w:history="1">
        <w:r w:rsidR="00BC6453" w:rsidRPr="001B2B30">
          <w:rPr>
            <w:rStyle w:val="Hiperpovezava"/>
            <w:rFonts w:ascii="Times New Roman" w:hAnsi="Times New Roman" w:cs="Times New Roman"/>
            <w:noProof/>
            <w:color w:val="auto"/>
          </w:rPr>
          <w:t>i. Environmental Sounds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0630340B"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30" w:history="1">
        <w:r w:rsidR="00BC6453" w:rsidRPr="001B2B30">
          <w:rPr>
            <w:rStyle w:val="Hiperpovezava"/>
            <w:rFonts w:ascii="Times New Roman" w:hAnsi="Times New Roman" w:cs="Times New Roman"/>
            <w:noProof/>
            <w:color w:val="auto"/>
          </w:rPr>
          <w:t>1. Walking/running sounds on different surfaces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0249496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31" w:history="1">
        <w:r w:rsidR="00BC6453" w:rsidRPr="001B2B30">
          <w:rPr>
            <w:rStyle w:val="Hiperpovezava"/>
            <w:rFonts w:ascii="Times New Roman" w:hAnsi="Times New Roman" w:cs="Times New Roman"/>
            <w:noProof/>
            <w:color w:val="auto"/>
          </w:rPr>
          <w:t>2. Foley sounds of character actions within the game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5091281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32" w:history="1">
        <w:r w:rsidR="00BC6453" w:rsidRPr="001B2B30">
          <w:rPr>
            <w:rStyle w:val="Hiperpovezava"/>
            <w:rFonts w:ascii="Times New Roman" w:hAnsi="Times New Roman" w:cs="Times New Roman"/>
            <w:noProof/>
            <w:color w:val="auto"/>
          </w:rPr>
          <w:t>3. Explosions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6BBAEA7E"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33" w:history="1">
        <w:r w:rsidR="00BC6453" w:rsidRPr="001B2B30">
          <w:rPr>
            <w:rStyle w:val="Hiperpovezava"/>
            <w:rFonts w:ascii="Times New Roman" w:hAnsi="Times New Roman" w:cs="Times New Roman"/>
            <w:noProof/>
            <w:color w:val="auto"/>
          </w:rPr>
          <w:t>4. Doors opening and closing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7CC2DE3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34" w:history="1">
        <w:r w:rsidR="00BC6453" w:rsidRPr="001B2B30">
          <w:rPr>
            <w:rStyle w:val="Hiperpovezava"/>
            <w:rFonts w:ascii="Times New Roman" w:hAnsi="Times New Roman" w:cs="Times New Roman"/>
            <w:noProof/>
            <w:color w:val="auto"/>
          </w:rPr>
          <w:t>5.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5AD3699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35" w:history="1">
        <w:r w:rsidR="00BC6453" w:rsidRPr="001B2B30">
          <w:rPr>
            <w:rStyle w:val="Hiperpovezava"/>
            <w:rFonts w:ascii="Times New Roman" w:hAnsi="Times New Roman" w:cs="Times New Roman"/>
            <w:noProof/>
            <w:color w:val="auto"/>
          </w:rPr>
          <w:t>ii. Weapon Sounds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7B870465"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36" w:history="1">
        <w:r w:rsidR="00BC6453" w:rsidRPr="001B2B30">
          <w:rPr>
            <w:rStyle w:val="Hiperpovezava"/>
            <w:rFonts w:ascii="Times New Roman" w:hAnsi="Times New Roman" w:cs="Times New Roman"/>
            <w:noProof/>
            <w:color w:val="auto"/>
          </w:rPr>
          <w:t>1. Weapon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05C09387"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37" w:history="1">
        <w:r w:rsidR="00BC6453" w:rsidRPr="001B2B30">
          <w:rPr>
            <w:rStyle w:val="Hiperpovezava"/>
            <w:rFonts w:ascii="Times New Roman" w:hAnsi="Times New Roman" w:cs="Times New Roman"/>
            <w:noProof/>
            <w:color w:val="auto"/>
          </w:rPr>
          <w:t>a. Firing sound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47E846D5"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38" w:history="1">
        <w:r w:rsidR="00BC6453" w:rsidRPr="001B2B30">
          <w:rPr>
            <w:rStyle w:val="Hiperpovezava"/>
            <w:rFonts w:ascii="Times New Roman" w:hAnsi="Times New Roman" w:cs="Times New Roman"/>
            <w:noProof/>
            <w:color w:val="auto"/>
          </w:rPr>
          <w:t>b. Hit sound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34F23A56"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39" w:history="1">
        <w:r w:rsidR="00BC6453" w:rsidRPr="001B2B30">
          <w:rPr>
            <w:rStyle w:val="Hiperpovezava"/>
            <w:rFonts w:ascii="Times New Roman" w:hAnsi="Times New Roman" w:cs="Times New Roman"/>
            <w:noProof/>
            <w:color w:val="auto"/>
          </w:rPr>
          <w:t>c. Reload sound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4BB4D0BB"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40" w:history="1">
        <w:r w:rsidR="00BC6453" w:rsidRPr="001B2B30">
          <w:rPr>
            <w:rStyle w:val="Hiperpovezava"/>
            <w:rFonts w:ascii="Times New Roman" w:hAnsi="Times New Roman" w:cs="Times New Roman"/>
            <w:noProof/>
            <w:color w:val="auto"/>
          </w:rPr>
          <w:t>2. Weapon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72B8677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41" w:history="1">
        <w:r w:rsidR="00BC6453" w:rsidRPr="001B2B30">
          <w:rPr>
            <w:rStyle w:val="Hiperpovezava"/>
            <w:rFonts w:ascii="Times New Roman" w:hAnsi="Times New Roman" w:cs="Times New Roman"/>
            <w:noProof/>
            <w:color w:val="auto"/>
          </w:rPr>
          <w:t>3.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2765BEF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42" w:history="1">
        <w:r w:rsidR="00BC6453" w:rsidRPr="001B2B30">
          <w:rPr>
            <w:rStyle w:val="Hiperpovezava"/>
            <w:rFonts w:ascii="Times New Roman" w:hAnsi="Times New Roman" w:cs="Times New Roman"/>
            <w:noProof/>
            <w:color w:val="auto"/>
          </w:rPr>
          <w:t>iii. Interface Sounds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055B938D"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43" w:history="1">
        <w:r w:rsidR="00BC6453" w:rsidRPr="001B2B30">
          <w:rPr>
            <w:rStyle w:val="Hiperpovezava"/>
            <w:rFonts w:ascii="Times New Roman" w:hAnsi="Times New Roman" w:cs="Times New Roman"/>
            <w:noProof/>
            <w:color w:val="auto"/>
          </w:rPr>
          <w:t>1. Various clicks, beeps, etc., as the player maneuvers through the menus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253833D5"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44" w:history="1">
        <w:r w:rsidR="00BC6453" w:rsidRPr="001B2B30">
          <w:rPr>
            <w:rStyle w:val="Hiperpovezava"/>
            <w:rFonts w:ascii="Times New Roman" w:hAnsi="Times New Roman" w:cs="Times New Roman"/>
            <w:noProof/>
            <w:color w:val="auto"/>
          </w:rPr>
          <w:t>2. Alert/acknowledgment sounds as the player picks up objects or his game state changes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78294146" w14:textId="77777777" w:rsidR="00BC6453" w:rsidRPr="001B2B30" w:rsidRDefault="0090431B" w:rsidP="00067A46">
      <w:pPr>
        <w:pStyle w:val="Kazalovsebine2"/>
        <w:rPr>
          <w:rFonts w:eastAsiaTheme="minorEastAsia"/>
          <w:b/>
          <w:noProof/>
          <w:lang w:eastAsia="sl-SI"/>
        </w:rPr>
      </w:pPr>
      <w:hyperlink w:anchor="_Toc509342745" w:history="1">
        <w:r w:rsidR="00BC6453" w:rsidRPr="001B2B30">
          <w:rPr>
            <w:rStyle w:val="Hiperpovezava"/>
            <w:rFonts w:cs="Times New Roman"/>
            <w:noProof/>
            <w:color w:val="auto"/>
            <w:sz w:val="20"/>
            <w:szCs w:val="20"/>
          </w:rPr>
          <w:t>c. Music</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_Toc509342745 \h </w:instrText>
        </w:r>
        <w:r w:rsidR="00BC6453" w:rsidRPr="001B2B30">
          <w:rPr>
            <w:noProof/>
            <w:webHidden/>
          </w:rPr>
        </w:r>
        <w:r w:rsidR="00BC6453" w:rsidRPr="001B2B30">
          <w:rPr>
            <w:noProof/>
            <w:webHidden/>
          </w:rPr>
          <w:fldChar w:fldCharType="separate"/>
        </w:r>
        <w:r w:rsidR="00BC6453" w:rsidRPr="001B2B30">
          <w:rPr>
            <w:noProof/>
            <w:webHidden/>
          </w:rPr>
          <w:t>18</w:t>
        </w:r>
        <w:r w:rsidR="00BC6453" w:rsidRPr="001B2B30">
          <w:rPr>
            <w:noProof/>
            <w:webHidden/>
          </w:rPr>
          <w:fldChar w:fldCharType="end"/>
        </w:r>
      </w:hyperlink>
    </w:p>
    <w:p w14:paraId="61BA24E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46" w:history="1">
        <w:r w:rsidR="00BC6453" w:rsidRPr="001B2B30">
          <w:rPr>
            <w:rStyle w:val="Hiperpovezava"/>
            <w:rFonts w:ascii="Times New Roman" w:hAnsi="Times New Roman" w:cs="Times New Roman"/>
            <w:noProof/>
            <w:color w:val="auto"/>
          </w:rPr>
          <w:t>i. Ambient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3D2658CE"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47" w:history="1">
        <w:r w:rsidR="00BC6453" w:rsidRPr="001B2B30">
          <w:rPr>
            <w:rStyle w:val="Hiperpovezava"/>
            <w:rFonts w:ascii="Times New Roman" w:hAnsi="Times New Roman" w:cs="Times New Roman"/>
            <w:noProof/>
            <w:color w:val="auto"/>
          </w:rPr>
          <w:t>1. Loop #1 + duration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0329BB1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48" w:history="1">
        <w:r w:rsidR="00BC6453" w:rsidRPr="001B2B30">
          <w:rPr>
            <w:rStyle w:val="Hiperpovezava"/>
            <w:rFonts w:ascii="Times New Roman" w:hAnsi="Times New Roman" w:cs="Times New Roman"/>
            <w:noProof/>
            <w:color w:val="auto"/>
          </w:rPr>
          <w:t>2. Loop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72FB3C8A"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49" w:history="1">
        <w:r w:rsidR="00BC6453" w:rsidRPr="001B2B30">
          <w:rPr>
            <w:rStyle w:val="Hiperpovezava"/>
            <w:rFonts w:ascii="Times New Roman" w:hAnsi="Times New Roman" w:cs="Times New Roman"/>
            <w:noProof/>
            <w:color w:val="auto"/>
          </w:rPr>
          <w:t>3.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2B4E7C8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50" w:history="1">
        <w:r w:rsidR="00BC6453" w:rsidRPr="001B2B30">
          <w:rPr>
            <w:rStyle w:val="Hiperpovezava"/>
            <w:rFonts w:ascii="Times New Roman" w:hAnsi="Times New Roman" w:cs="Times New Roman"/>
            <w:noProof/>
            <w:color w:val="auto"/>
          </w:rPr>
          <w:t>ii. “Action”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7D0B7A3D"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51" w:history="1">
        <w:r w:rsidR="00BC6453" w:rsidRPr="001B2B30">
          <w:rPr>
            <w:rStyle w:val="Hiperpovezava"/>
            <w:rFonts w:ascii="Times New Roman" w:hAnsi="Times New Roman" w:cs="Times New Roman"/>
            <w:noProof/>
            <w:color w:val="auto"/>
          </w:rPr>
          <w:t>1. Loop #1 + duration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3C5D6F65"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52" w:history="1">
        <w:r w:rsidR="00BC6453" w:rsidRPr="001B2B30">
          <w:rPr>
            <w:rStyle w:val="Hiperpovezava"/>
            <w:rFonts w:ascii="Times New Roman" w:hAnsi="Times New Roman" w:cs="Times New Roman"/>
            <w:noProof/>
            <w:color w:val="auto"/>
          </w:rPr>
          <w:t>2. Loop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67874BA2"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53" w:history="1">
        <w:r w:rsidR="00BC6453" w:rsidRPr="001B2B30">
          <w:rPr>
            <w:rStyle w:val="Hiperpovezava"/>
            <w:rFonts w:ascii="Times New Roman" w:hAnsi="Times New Roman" w:cs="Times New Roman"/>
            <w:noProof/>
            <w:color w:val="auto"/>
          </w:rPr>
          <w:t>3.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4C6D6CC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54" w:history="1">
        <w:r w:rsidR="00BC6453" w:rsidRPr="001B2B30">
          <w:rPr>
            <w:rStyle w:val="Hiperpovezava"/>
            <w:rFonts w:ascii="Times New Roman" w:hAnsi="Times New Roman" w:cs="Times New Roman"/>
            <w:noProof/>
            <w:color w:val="auto"/>
          </w:rPr>
          <w:t>iii. “Victory” loops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1CF3E458"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55" w:history="1">
        <w:r w:rsidR="00BC6453" w:rsidRPr="001B2B30">
          <w:rPr>
            <w:rStyle w:val="Hiperpovezava"/>
            <w:rFonts w:ascii="Times New Roman" w:hAnsi="Times New Roman" w:cs="Times New Roman"/>
            <w:noProof/>
            <w:color w:val="auto"/>
          </w:rPr>
          <w:t>iv. “Defeat” loops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538BBEB6"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56" w:history="1">
        <w:r w:rsidR="00BC6453" w:rsidRPr="001B2B30">
          <w:rPr>
            <w:rStyle w:val="Hiperpovezava"/>
            <w:rFonts w:ascii="Times New Roman" w:hAnsi="Times New Roman" w:cs="Times New Roman"/>
            <w:noProof/>
            <w:color w:val="auto"/>
          </w:rPr>
          <w:t>v. Cutscene music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3320358B"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57" w:history="1">
        <w:r w:rsidR="00BC6453" w:rsidRPr="001B2B30">
          <w:rPr>
            <w:rStyle w:val="Hiperpovezava"/>
            <w:rFonts w:ascii="Times New Roman" w:hAnsi="Times New Roman" w:cs="Times New Roman"/>
            <w:noProof/>
            <w:color w:val="auto"/>
          </w:rPr>
          <w:t>1. Piece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75B2DEC6"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58" w:history="1">
        <w:r w:rsidR="00BC6453" w:rsidRPr="001B2B30">
          <w:rPr>
            <w:rStyle w:val="Hiperpovezava"/>
            <w:rFonts w:ascii="Times New Roman" w:hAnsi="Times New Roman" w:cs="Times New Roman"/>
            <w:noProof/>
            <w:color w:val="auto"/>
          </w:rPr>
          <w:t>a. General description of mood and accompanying action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6A19447E"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59" w:history="1">
        <w:r w:rsidR="00BC6453" w:rsidRPr="001B2B30">
          <w:rPr>
            <w:rStyle w:val="Hiperpovezava"/>
            <w:rFonts w:ascii="Times New Roman" w:hAnsi="Times New Roman" w:cs="Times New Roman"/>
            <w:noProof/>
            <w:color w:val="auto"/>
          </w:rPr>
          <w:t>b. Duration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66658BA2"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60" w:history="1">
        <w:r w:rsidR="00BC6453" w:rsidRPr="001B2B30">
          <w:rPr>
            <w:rStyle w:val="Hiperpovezava"/>
            <w:rFonts w:ascii="Times New Roman" w:hAnsi="Times New Roman" w:cs="Times New Roman"/>
            <w:noProof/>
            <w:color w:val="auto"/>
          </w:rPr>
          <w:t>2. Piece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60AABB56"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61" w:history="1">
        <w:r w:rsidR="00BC6453" w:rsidRPr="001B2B30">
          <w:rPr>
            <w:rStyle w:val="Hiperpovezava"/>
            <w:rFonts w:ascii="Times New Roman" w:hAnsi="Times New Roman" w:cs="Times New Roman"/>
            <w:noProof/>
            <w:color w:val="auto"/>
          </w:rPr>
          <w:t>3.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10E1CB41"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62" w:history="1">
        <w:r w:rsidR="00BC6453" w:rsidRPr="001B2B30">
          <w:rPr>
            <w:rStyle w:val="Hiperpovezava"/>
            <w:rFonts w:ascii="Times New Roman" w:hAnsi="Times New Roman" w:cs="Times New Roman"/>
            <w:noProof/>
            <w:color w:val="auto"/>
          </w:rPr>
          <w:t>d. Voice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413F3D80"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63" w:history="1">
        <w:r w:rsidR="00BC6453" w:rsidRPr="001B2B30">
          <w:rPr>
            <w:rStyle w:val="Hiperpovezava"/>
            <w:rFonts w:ascii="Times New Roman" w:hAnsi="Times New Roman" w:cs="Times New Roman"/>
            <w:noProof/>
            <w:color w:val="auto"/>
          </w:rPr>
          <w:t>i. Actor #1 lines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32273CE1"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64" w:history="1">
        <w:r w:rsidR="00BC6453" w:rsidRPr="001B2B30">
          <w:rPr>
            <w:rStyle w:val="Hiperpovezava"/>
            <w:rFonts w:ascii="Times New Roman" w:hAnsi="Times New Roman" w:cs="Times New Roman"/>
            <w:noProof/>
            <w:color w:val="auto"/>
          </w:rPr>
          <w:t>1. Line #1. Each line in the game must have a unique identifying file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2657545D"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65" w:history="1">
        <w:r w:rsidR="00BC6453" w:rsidRPr="001B2B30">
          <w:rPr>
            <w:rStyle w:val="Hiperpovezava"/>
            <w:rFonts w:ascii="Times New Roman" w:hAnsi="Times New Roman" w:cs="Times New Roman"/>
            <w:noProof/>
            <w:color w:val="auto"/>
          </w:rPr>
          <w:t>name. This will help both the recording process and localization. Don’t forget to include various screams, yells, grunts, laughs, and other “non-word” lines.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7F4C3857"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66" w:history="1">
        <w:r w:rsidR="00BC6453" w:rsidRPr="001B2B30">
          <w:rPr>
            <w:rStyle w:val="Hiperpovezava"/>
            <w:rFonts w:ascii="Times New Roman" w:hAnsi="Times New Roman" w:cs="Times New Roman"/>
            <w:noProof/>
            <w:color w:val="auto"/>
          </w:rPr>
          <w:t>2. Line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2A1A6987"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67" w:history="1">
        <w:r w:rsidR="00BC6453" w:rsidRPr="001B2B30">
          <w:rPr>
            <w:rStyle w:val="Hiperpovezava"/>
            <w:rFonts w:ascii="Times New Roman" w:hAnsi="Times New Roman" w:cs="Times New Roman"/>
            <w:noProof/>
            <w:color w:val="auto"/>
          </w:rPr>
          <w:t>3.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524F26B3"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68" w:history="1">
        <w:r w:rsidR="00BC6453" w:rsidRPr="001B2B30">
          <w:rPr>
            <w:rStyle w:val="Hiperpovezava"/>
            <w:rFonts w:ascii="Times New Roman" w:hAnsi="Times New Roman" w:cs="Times New Roman"/>
            <w:noProof/>
            <w:color w:val="auto"/>
          </w:rPr>
          <w:t>ii. Actor #2 lines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418C85E2"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69"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46F8F54F"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770" w:history="1">
        <w:r w:rsidR="00BC6453" w:rsidRPr="001B2B30">
          <w:rPr>
            <w:rStyle w:val="Hiperpovezava"/>
            <w:rFonts w:cs="Times New Roman"/>
            <w:noProof/>
            <w:color w:val="auto"/>
            <w:sz w:val="20"/>
            <w:szCs w:val="20"/>
          </w:rPr>
          <w:t>14. SECTION XII: LOCALIZATION PLAN</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_Toc509342770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19</w:t>
        </w:r>
        <w:r w:rsidR="00BC6453" w:rsidRPr="001B2B30">
          <w:rPr>
            <w:rFonts w:cs="Times New Roman"/>
            <w:noProof/>
            <w:webHidden/>
            <w:sz w:val="20"/>
            <w:szCs w:val="20"/>
          </w:rPr>
          <w:fldChar w:fldCharType="end"/>
        </w:r>
      </w:hyperlink>
    </w:p>
    <w:p w14:paraId="57E7B91B" w14:textId="77777777" w:rsidR="00BC6453" w:rsidRPr="001B2B30" w:rsidRDefault="0090431B" w:rsidP="00067A46">
      <w:pPr>
        <w:pStyle w:val="Kazalovsebine2"/>
        <w:rPr>
          <w:rFonts w:eastAsiaTheme="minorEastAsia"/>
          <w:b/>
          <w:noProof/>
          <w:lang w:eastAsia="sl-SI"/>
        </w:rPr>
      </w:pPr>
      <w:hyperlink w:anchor="_Toc509342771" w:history="1">
        <w:r w:rsidR="00BC6453" w:rsidRPr="001B2B30">
          <w:rPr>
            <w:rStyle w:val="Hiperpovezava"/>
            <w:rFonts w:cs="Times New Roman"/>
            <w:noProof/>
            <w:color w:val="auto"/>
            <w:sz w:val="20"/>
            <w:szCs w:val="20"/>
          </w:rPr>
          <w:t>a. Languages with full text and voice localization</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_Toc509342771 \h </w:instrText>
        </w:r>
        <w:r w:rsidR="00BC6453" w:rsidRPr="001B2B30">
          <w:rPr>
            <w:noProof/>
            <w:webHidden/>
          </w:rPr>
        </w:r>
        <w:r w:rsidR="00BC6453" w:rsidRPr="001B2B30">
          <w:rPr>
            <w:noProof/>
            <w:webHidden/>
          </w:rPr>
          <w:fldChar w:fldCharType="separate"/>
        </w:r>
        <w:r w:rsidR="00BC6453" w:rsidRPr="001B2B30">
          <w:rPr>
            <w:noProof/>
            <w:webHidden/>
          </w:rPr>
          <w:t>19</w:t>
        </w:r>
        <w:r w:rsidR="00BC6453" w:rsidRPr="001B2B30">
          <w:rPr>
            <w:noProof/>
            <w:webHidden/>
          </w:rPr>
          <w:fldChar w:fldCharType="end"/>
        </w:r>
      </w:hyperlink>
    </w:p>
    <w:p w14:paraId="6FB51FBD" w14:textId="77777777" w:rsidR="00BC6453" w:rsidRPr="001B2B30" w:rsidRDefault="0090431B" w:rsidP="00067A46">
      <w:pPr>
        <w:pStyle w:val="Kazalovsebine2"/>
        <w:rPr>
          <w:rFonts w:eastAsiaTheme="minorEastAsia"/>
          <w:b/>
          <w:noProof/>
          <w:lang w:eastAsia="sl-SI"/>
        </w:rPr>
      </w:pPr>
      <w:hyperlink w:anchor="_Toc509342772" w:history="1">
        <w:r w:rsidR="00BC6453" w:rsidRPr="001B2B30">
          <w:rPr>
            <w:rStyle w:val="Hiperpovezava"/>
            <w:rFonts w:cs="Times New Roman"/>
            <w:noProof/>
            <w:color w:val="auto"/>
            <w:sz w:val="20"/>
            <w:szCs w:val="20"/>
          </w:rPr>
          <w:t>b. Languages with text localization only</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_Toc509342772 \h </w:instrText>
        </w:r>
        <w:r w:rsidR="00BC6453" w:rsidRPr="001B2B30">
          <w:rPr>
            <w:noProof/>
            <w:webHidden/>
          </w:rPr>
        </w:r>
        <w:r w:rsidR="00BC6453" w:rsidRPr="001B2B30">
          <w:rPr>
            <w:noProof/>
            <w:webHidden/>
          </w:rPr>
          <w:fldChar w:fldCharType="separate"/>
        </w:r>
        <w:r w:rsidR="00BC6453" w:rsidRPr="001B2B30">
          <w:rPr>
            <w:noProof/>
            <w:webHidden/>
          </w:rPr>
          <w:t>19</w:t>
        </w:r>
        <w:r w:rsidR="00BC6453" w:rsidRPr="001B2B30">
          <w:rPr>
            <w:noProof/>
            <w:webHidden/>
          </w:rPr>
          <w:fldChar w:fldCharType="end"/>
        </w:r>
      </w:hyperlink>
    </w:p>
    <w:p w14:paraId="128F9B2F" w14:textId="77777777" w:rsidR="00BC6453" w:rsidRPr="001B2B30" w:rsidRDefault="0090431B" w:rsidP="00067A46">
      <w:pPr>
        <w:pStyle w:val="Kazalovsebine2"/>
        <w:rPr>
          <w:rFonts w:eastAsiaTheme="minorEastAsia"/>
          <w:b/>
          <w:noProof/>
          <w:lang w:eastAsia="sl-SI"/>
        </w:rPr>
      </w:pPr>
      <w:hyperlink w:anchor="_Toc509342773" w:history="1">
        <w:r w:rsidR="00BC6453" w:rsidRPr="001B2B30">
          <w:rPr>
            <w:rStyle w:val="Hiperpovezava"/>
            <w:rFonts w:cs="Times New Roman"/>
            <w:noProof/>
            <w:color w:val="auto"/>
            <w:sz w:val="20"/>
            <w:szCs w:val="20"/>
          </w:rPr>
          <w:t>c. Text to be localized</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_Toc509342773 \h </w:instrText>
        </w:r>
        <w:r w:rsidR="00BC6453" w:rsidRPr="001B2B30">
          <w:rPr>
            <w:noProof/>
            <w:webHidden/>
          </w:rPr>
        </w:r>
        <w:r w:rsidR="00BC6453" w:rsidRPr="001B2B30">
          <w:rPr>
            <w:noProof/>
            <w:webHidden/>
          </w:rPr>
          <w:fldChar w:fldCharType="separate"/>
        </w:r>
        <w:r w:rsidR="00BC6453" w:rsidRPr="001B2B30">
          <w:rPr>
            <w:noProof/>
            <w:webHidden/>
          </w:rPr>
          <w:t>19</w:t>
        </w:r>
        <w:r w:rsidR="00BC6453" w:rsidRPr="001B2B30">
          <w:rPr>
            <w:noProof/>
            <w:webHidden/>
          </w:rPr>
          <w:fldChar w:fldCharType="end"/>
        </w:r>
      </w:hyperlink>
    </w:p>
    <w:p w14:paraId="2A4127E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74" w:history="1">
        <w:r w:rsidR="00BC6453" w:rsidRPr="001B2B30">
          <w:rPr>
            <w:rStyle w:val="Hiperpovezava"/>
            <w:rFonts w:ascii="Times New Roman" w:hAnsi="Times New Roman" w:cs="Times New Roman"/>
            <w:noProof/>
            <w:color w:val="auto"/>
          </w:rPr>
          <w:t>i. In-game text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_Toc509342774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20A57E6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75" w:history="1">
        <w:r w:rsidR="00BC6453" w:rsidRPr="001B2B30">
          <w:rPr>
            <w:rStyle w:val="Hiperpovezava"/>
            <w:rFonts w:ascii="Times New Roman" w:hAnsi="Times New Roman" w:cs="Times New Roman"/>
            <w:noProof/>
            <w:color w:val="auto"/>
          </w:rPr>
          <w:t>ii. Game interface text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_Toc509342775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07EDE319" w14:textId="77777777" w:rsidR="00BC6453" w:rsidRPr="001B2B30" w:rsidRDefault="0090431B" w:rsidP="00067A46">
      <w:pPr>
        <w:pStyle w:val="Kazalovsebine2"/>
        <w:rPr>
          <w:rFonts w:eastAsiaTheme="minorEastAsia"/>
          <w:b/>
          <w:noProof/>
          <w:lang w:eastAsia="sl-SI"/>
        </w:rPr>
      </w:pPr>
      <w:hyperlink w:anchor="_Toc509342776" w:history="1">
        <w:r w:rsidR="00BC6453" w:rsidRPr="001B2B30">
          <w:rPr>
            <w:rStyle w:val="Hiperpovezava"/>
            <w:rFonts w:cs="Times New Roman"/>
            <w:noProof/>
            <w:color w:val="auto"/>
            <w:sz w:val="20"/>
            <w:szCs w:val="20"/>
          </w:rPr>
          <w:t>d. Voice to be localized</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_Toc509342776 \h </w:instrText>
        </w:r>
        <w:r w:rsidR="00BC6453" w:rsidRPr="001B2B30">
          <w:rPr>
            <w:noProof/>
            <w:webHidden/>
          </w:rPr>
        </w:r>
        <w:r w:rsidR="00BC6453" w:rsidRPr="001B2B30">
          <w:rPr>
            <w:noProof/>
            <w:webHidden/>
          </w:rPr>
          <w:fldChar w:fldCharType="separate"/>
        </w:r>
        <w:r w:rsidR="00BC6453" w:rsidRPr="001B2B30">
          <w:rPr>
            <w:noProof/>
            <w:webHidden/>
          </w:rPr>
          <w:t>19</w:t>
        </w:r>
        <w:r w:rsidR="00BC6453" w:rsidRPr="001B2B30">
          <w:rPr>
            <w:noProof/>
            <w:webHidden/>
          </w:rPr>
          <w:fldChar w:fldCharType="end"/>
        </w:r>
      </w:hyperlink>
    </w:p>
    <w:p w14:paraId="4C2DEEBA"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77" w:history="1">
        <w:r w:rsidR="00BC6453" w:rsidRPr="001B2B30">
          <w:rPr>
            <w:rStyle w:val="Hiperpovezava"/>
            <w:rFonts w:ascii="Times New Roman" w:hAnsi="Times New Roman" w:cs="Times New Roman"/>
            <w:noProof/>
            <w:color w:val="auto"/>
          </w:rPr>
          <w:t>i. (See “Voice” section of asset list above)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_Toc509342777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192C3BB3"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778" w:history="1">
        <w:r w:rsidR="00BC6453" w:rsidRPr="001B2B30">
          <w:rPr>
            <w:rStyle w:val="Hiperpovezava"/>
            <w:rFonts w:cs="Times New Roman"/>
            <w:noProof/>
            <w:color w:val="auto"/>
            <w:sz w:val="20"/>
            <w:szCs w:val="20"/>
          </w:rPr>
          <w:t>15. SECTION XIII: MAJOR EVENT PLANNING</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_Toc509342778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20</w:t>
        </w:r>
        <w:r w:rsidR="00BC6453" w:rsidRPr="001B2B30">
          <w:rPr>
            <w:rFonts w:cs="Times New Roman"/>
            <w:noProof/>
            <w:webHidden/>
            <w:sz w:val="20"/>
            <w:szCs w:val="20"/>
          </w:rPr>
          <w:fldChar w:fldCharType="end"/>
        </w:r>
      </w:hyperlink>
    </w:p>
    <w:p w14:paraId="50FB0B9B" w14:textId="77777777" w:rsidR="00BC6453" w:rsidRPr="001B2B30" w:rsidRDefault="0090431B" w:rsidP="00067A46">
      <w:pPr>
        <w:pStyle w:val="Kazalovsebine2"/>
        <w:rPr>
          <w:rFonts w:eastAsiaTheme="minorEastAsia"/>
          <w:b/>
          <w:noProof/>
          <w:lang w:eastAsia="sl-SI"/>
        </w:rPr>
      </w:pPr>
      <w:hyperlink w:anchor="_Toc509342779" w:history="1">
        <w:r w:rsidR="00BC6453" w:rsidRPr="001B2B30">
          <w:rPr>
            <w:rStyle w:val="Hiperpovezava"/>
            <w:rFonts w:cs="Times New Roman"/>
            <w:noProof/>
            <w:color w:val="auto"/>
            <w:sz w:val="20"/>
            <w:szCs w:val="20"/>
          </w:rPr>
          <w:t>a. Trade Shows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_Toc509342779 \h </w:instrText>
        </w:r>
        <w:r w:rsidR="00BC6453" w:rsidRPr="001B2B30">
          <w:rPr>
            <w:noProof/>
            <w:webHidden/>
          </w:rPr>
        </w:r>
        <w:r w:rsidR="00BC6453" w:rsidRPr="001B2B30">
          <w:rPr>
            <w:noProof/>
            <w:webHidden/>
          </w:rPr>
          <w:fldChar w:fldCharType="separate"/>
        </w:r>
        <w:r w:rsidR="00BC6453" w:rsidRPr="001B2B30">
          <w:rPr>
            <w:noProof/>
            <w:webHidden/>
          </w:rPr>
          <w:t>20</w:t>
        </w:r>
        <w:r w:rsidR="00BC6453" w:rsidRPr="001B2B30">
          <w:rPr>
            <w:noProof/>
            <w:webHidden/>
          </w:rPr>
          <w:fldChar w:fldCharType="end"/>
        </w:r>
      </w:hyperlink>
    </w:p>
    <w:p w14:paraId="49F92162"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80" w:history="1">
        <w:r w:rsidR="00BC6453" w:rsidRPr="001B2B30">
          <w:rPr>
            <w:rStyle w:val="Hiperpovezava"/>
            <w:rFonts w:ascii="Times New Roman" w:hAnsi="Times New Roman" w:cs="Times New Roman"/>
            <w:noProof/>
            <w:color w:val="auto"/>
          </w:rPr>
          <w:t>i. Trade Show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758291E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81" w:history="1">
        <w:r w:rsidR="00BC6453" w:rsidRPr="001B2B30">
          <w:rPr>
            <w:rStyle w:val="Hiperpovezava"/>
            <w:rFonts w:ascii="Times New Roman" w:hAnsi="Times New Roman" w:cs="Times New Roman"/>
            <w:noProof/>
            <w:color w:val="auto"/>
          </w:rPr>
          <w:t>1. Date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2D243AF0"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82" w:history="1">
        <w:r w:rsidR="00BC6453" w:rsidRPr="001B2B30">
          <w:rPr>
            <w:rStyle w:val="Hiperpovezava"/>
            <w:rFonts w:ascii="Times New Roman" w:hAnsi="Times New Roman" w:cs="Times New Roman"/>
            <w:noProof/>
            <w:color w:val="auto"/>
          </w:rPr>
          <w:t>2. Materials needed for event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61F5D1F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83" w:history="1">
        <w:r w:rsidR="00BC6453" w:rsidRPr="001B2B30">
          <w:rPr>
            <w:rStyle w:val="Hiperpovezava"/>
            <w:rFonts w:ascii="Times New Roman" w:hAnsi="Times New Roman" w:cs="Times New Roman"/>
            <w:noProof/>
            <w:color w:val="auto"/>
          </w:rPr>
          <w:t>3. Demo description and specifications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2E83F2B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84" w:history="1">
        <w:r w:rsidR="00BC6453" w:rsidRPr="001B2B30">
          <w:rPr>
            <w:rStyle w:val="Hiperpovezava"/>
            <w:rFonts w:ascii="Times New Roman" w:hAnsi="Times New Roman" w:cs="Times New Roman"/>
            <w:noProof/>
            <w:color w:val="auto"/>
          </w:rPr>
          <w:t>ii. Trade Show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1702A94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85"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5C25B481" w14:textId="77777777" w:rsidR="00BC6453" w:rsidRPr="001B2B30" w:rsidRDefault="0090431B" w:rsidP="00067A46">
      <w:pPr>
        <w:pStyle w:val="Kazalovsebine2"/>
        <w:rPr>
          <w:rFonts w:eastAsiaTheme="minorEastAsia"/>
          <w:b/>
          <w:noProof/>
          <w:lang w:eastAsia="sl-SI"/>
        </w:rPr>
      </w:pPr>
      <w:hyperlink w:anchor="_Toc509342786" w:history="1">
        <w:r w:rsidR="00BC6453" w:rsidRPr="001B2B30">
          <w:rPr>
            <w:rStyle w:val="Hiperpovezava"/>
            <w:rFonts w:cs="Times New Roman"/>
            <w:noProof/>
            <w:color w:val="auto"/>
            <w:sz w:val="20"/>
            <w:szCs w:val="20"/>
          </w:rPr>
          <w:t>b. Special Publicity Events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_Toc509342786 \h </w:instrText>
        </w:r>
        <w:r w:rsidR="00BC6453" w:rsidRPr="001B2B30">
          <w:rPr>
            <w:noProof/>
            <w:webHidden/>
          </w:rPr>
        </w:r>
        <w:r w:rsidR="00BC6453" w:rsidRPr="001B2B30">
          <w:rPr>
            <w:noProof/>
            <w:webHidden/>
          </w:rPr>
          <w:fldChar w:fldCharType="separate"/>
        </w:r>
        <w:r w:rsidR="00BC6453" w:rsidRPr="001B2B30">
          <w:rPr>
            <w:noProof/>
            <w:webHidden/>
          </w:rPr>
          <w:t>20</w:t>
        </w:r>
        <w:r w:rsidR="00BC6453" w:rsidRPr="001B2B30">
          <w:rPr>
            <w:noProof/>
            <w:webHidden/>
          </w:rPr>
          <w:fldChar w:fldCharType="end"/>
        </w:r>
      </w:hyperlink>
    </w:p>
    <w:p w14:paraId="2D8AA848"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87" w:history="1">
        <w:r w:rsidR="00BC6453" w:rsidRPr="001B2B30">
          <w:rPr>
            <w:rStyle w:val="Hiperpovezava"/>
            <w:rFonts w:ascii="Times New Roman" w:hAnsi="Times New Roman" w:cs="Times New Roman"/>
            <w:noProof/>
            <w:color w:val="auto"/>
          </w:rPr>
          <w:t>i. Event #1 (such as “Editors Day” to show off game)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3B66AFD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88" w:history="1">
        <w:r w:rsidR="00BC6453" w:rsidRPr="001B2B30">
          <w:rPr>
            <w:rStyle w:val="Hiperpovezava"/>
            <w:rFonts w:ascii="Times New Roman" w:hAnsi="Times New Roman" w:cs="Times New Roman"/>
            <w:noProof/>
            <w:color w:val="auto"/>
          </w:rPr>
          <w:t>1. Date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6D73C0B6"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89" w:history="1">
        <w:r w:rsidR="00BC6453" w:rsidRPr="001B2B30">
          <w:rPr>
            <w:rStyle w:val="Hiperpovezava"/>
            <w:rFonts w:ascii="Times New Roman" w:hAnsi="Times New Roman" w:cs="Times New Roman"/>
            <w:noProof/>
            <w:color w:val="auto"/>
          </w:rPr>
          <w:t>2. Description of event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0CB4F38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90" w:history="1">
        <w:r w:rsidR="00BC6453" w:rsidRPr="001B2B30">
          <w:rPr>
            <w:rStyle w:val="Hiperpovezava"/>
            <w:rFonts w:ascii="Times New Roman" w:hAnsi="Times New Roman" w:cs="Times New Roman"/>
            <w:noProof/>
            <w:color w:val="auto"/>
          </w:rPr>
          <w:t>3. Materials needed for event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14EEC9ED"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91" w:history="1">
        <w:r w:rsidR="00BC6453" w:rsidRPr="001B2B30">
          <w:rPr>
            <w:rStyle w:val="Hiperpovezava"/>
            <w:rFonts w:ascii="Times New Roman" w:hAnsi="Times New Roman" w:cs="Times New Roman"/>
            <w:noProof/>
            <w:color w:val="auto"/>
          </w:rPr>
          <w:t>4. Demo description and specifications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27C53AB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92" w:history="1">
        <w:r w:rsidR="00BC6453" w:rsidRPr="001B2B30">
          <w:rPr>
            <w:rStyle w:val="Hiperpovezava"/>
            <w:rFonts w:ascii="Times New Roman" w:hAnsi="Times New Roman" w:cs="Times New Roman"/>
            <w:noProof/>
            <w:color w:val="auto"/>
          </w:rPr>
          <w:t>ii. Event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5469C84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93"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79364C06" w14:textId="77777777" w:rsidR="00BC6453" w:rsidRPr="001B2B30" w:rsidRDefault="0090431B" w:rsidP="00067A46">
      <w:pPr>
        <w:pStyle w:val="Kazalovsebine2"/>
        <w:rPr>
          <w:rFonts w:eastAsiaTheme="minorEastAsia"/>
          <w:b/>
          <w:noProof/>
          <w:lang w:eastAsia="sl-SI"/>
        </w:rPr>
      </w:pPr>
      <w:hyperlink w:anchor="_Toc509342794" w:history="1">
        <w:r w:rsidR="00BC6453" w:rsidRPr="001B2B30">
          <w:rPr>
            <w:rStyle w:val="Hiperpovezava"/>
            <w:rFonts w:cs="Times New Roman"/>
            <w:noProof/>
            <w:color w:val="auto"/>
            <w:sz w:val="20"/>
            <w:szCs w:val="20"/>
          </w:rPr>
          <w:t>c. PR/Marketing Support</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_Toc509342794 \h </w:instrText>
        </w:r>
        <w:r w:rsidR="00BC6453" w:rsidRPr="001B2B30">
          <w:rPr>
            <w:noProof/>
            <w:webHidden/>
          </w:rPr>
        </w:r>
        <w:r w:rsidR="00BC6453" w:rsidRPr="001B2B30">
          <w:rPr>
            <w:noProof/>
            <w:webHidden/>
          </w:rPr>
          <w:fldChar w:fldCharType="separate"/>
        </w:r>
        <w:r w:rsidR="00BC6453" w:rsidRPr="001B2B30">
          <w:rPr>
            <w:noProof/>
            <w:webHidden/>
          </w:rPr>
          <w:t>20</w:t>
        </w:r>
        <w:r w:rsidR="00BC6453" w:rsidRPr="001B2B30">
          <w:rPr>
            <w:noProof/>
            <w:webHidden/>
          </w:rPr>
          <w:fldChar w:fldCharType="end"/>
        </w:r>
      </w:hyperlink>
    </w:p>
    <w:p w14:paraId="330F6D6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95" w:history="1">
        <w:r w:rsidR="00BC6453" w:rsidRPr="001B2B30">
          <w:rPr>
            <w:rStyle w:val="Hiperpovezava"/>
            <w:rFonts w:ascii="Times New Roman" w:hAnsi="Times New Roman" w:cs="Times New Roman"/>
            <w:noProof/>
            <w:color w:val="auto"/>
          </w:rPr>
          <w:t>i. Date when concept art will be available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71E4DF8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96" w:history="1">
        <w:r w:rsidR="00BC6453" w:rsidRPr="001B2B30">
          <w:rPr>
            <w:rStyle w:val="Hiperpovezava"/>
            <w:rFonts w:ascii="Times New Roman" w:hAnsi="Times New Roman" w:cs="Times New Roman"/>
            <w:noProof/>
            <w:color w:val="auto"/>
          </w:rPr>
          <w:t>ii. Date when first screenshots will be available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7461544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97" w:history="1">
        <w:r w:rsidR="00BC6453" w:rsidRPr="001B2B30">
          <w:rPr>
            <w:rStyle w:val="Hiperpovezava"/>
            <w:rFonts w:ascii="Times New Roman" w:hAnsi="Times New Roman" w:cs="Times New Roman"/>
            <w:noProof/>
            <w:color w:val="auto"/>
          </w:rPr>
          <w:t>iii. Plan for creating additional screenshots throughout project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54EC08C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98" w:history="1">
        <w:r w:rsidR="00BC6453" w:rsidRPr="001B2B30">
          <w:rPr>
            <w:rStyle w:val="Hiperpovezava"/>
            <w:rFonts w:ascii="Times New Roman" w:hAnsi="Times New Roman" w:cs="Times New Roman"/>
            <w:noProof/>
            <w:color w:val="auto"/>
          </w:rPr>
          <w:t>iv. Plan for making team available for interviews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7E19AF6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99" w:history="1">
        <w:r w:rsidR="00BC6453" w:rsidRPr="001B2B30">
          <w:rPr>
            <w:rStyle w:val="Hiperpovezava"/>
            <w:rFonts w:ascii="Times New Roman" w:hAnsi="Times New Roman" w:cs="Times New Roman"/>
            <w:noProof/>
            <w:color w:val="auto"/>
          </w:rPr>
          <w:t>v.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3A6AFEF3" w14:textId="77777777" w:rsidR="00BC6453" w:rsidRPr="001B2B30" w:rsidRDefault="0090431B" w:rsidP="00067A46">
      <w:pPr>
        <w:pStyle w:val="Kazalovsebine2"/>
        <w:rPr>
          <w:rFonts w:eastAsiaTheme="minorEastAsia"/>
          <w:b/>
          <w:noProof/>
          <w:lang w:eastAsia="sl-SI"/>
        </w:rPr>
      </w:pPr>
      <w:hyperlink w:anchor="_Toc509342800" w:history="1">
        <w:r w:rsidR="00BC6453" w:rsidRPr="001B2B30">
          <w:rPr>
            <w:rStyle w:val="Hiperpovezava"/>
            <w:rFonts w:cs="Times New Roman"/>
            <w:noProof/>
            <w:color w:val="auto"/>
            <w:sz w:val="20"/>
            <w:szCs w:val="20"/>
          </w:rPr>
          <w:t>d. Sales Team Support</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_Toc509342800 \h </w:instrText>
        </w:r>
        <w:r w:rsidR="00BC6453" w:rsidRPr="001B2B30">
          <w:rPr>
            <w:noProof/>
            <w:webHidden/>
          </w:rPr>
        </w:r>
        <w:r w:rsidR="00BC6453" w:rsidRPr="001B2B30">
          <w:rPr>
            <w:noProof/>
            <w:webHidden/>
          </w:rPr>
          <w:fldChar w:fldCharType="separate"/>
        </w:r>
        <w:r w:rsidR="00BC6453" w:rsidRPr="001B2B30">
          <w:rPr>
            <w:noProof/>
            <w:webHidden/>
          </w:rPr>
          <w:t>20</w:t>
        </w:r>
        <w:r w:rsidR="00BC6453" w:rsidRPr="001B2B30">
          <w:rPr>
            <w:noProof/>
            <w:webHidden/>
          </w:rPr>
          <w:fldChar w:fldCharType="end"/>
        </w:r>
      </w:hyperlink>
    </w:p>
    <w:p w14:paraId="35C385E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01" w:history="1">
        <w:r w:rsidR="00BC6453" w:rsidRPr="001B2B30">
          <w:rPr>
            <w:rStyle w:val="Hiperpovezava"/>
            <w:rFonts w:ascii="Times New Roman" w:hAnsi="Times New Roman" w:cs="Times New Roman"/>
            <w:noProof/>
            <w:color w:val="auto"/>
          </w:rPr>
          <w:t>i. Projected date of first “sell-sheet”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_Toc509342801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28F579D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02" w:history="1">
        <w:r w:rsidR="00BC6453" w:rsidRPr="001B2B30">
          <w:rPr>
            <w:rStyle w:val="Hiperpovezava"/>
            <w:rFonts w:ascii="Times New Roman" w:hAnsi="Times New Roman" w:cs="Times New Roman"/>
            <w:noProof/>
            <w:color w:val="auto"/>
          </w:rPr>
          <w:t>ii. Demo loop for retail outlets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_Toc509342802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6C4EFA8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03" w:history="1">
        <w:r w:rsidR="00BC6453" w:rsidRPr="001B2B30">
          <w:rPr>
            <w:rStyle w:val="Hiperpovezava"/>
            <w:rFonts w:ascii="Times New Roman" w:hAnsi="Times New Roman" w:cs="Times New Roman"/>
            <w:noProof/>
            <w:color w:val="auto"/>
          </w:rPr>
          <w:t>iii. Other materials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_Toc509342803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2CEED2D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04" w:history="1">
        <w:r w:rsidR="00BC6453" w:rsidRPr="001B2B30">
          <w:rPr>
            <w:rStyle w:val="Hiperpovezava"/>
            <w:rFonts w:ascii="Times New Roman" w:hAnsi="Times New Roman" w:cs="Times New Roman"/>
            <w:noProof/>
            <w:color w:val="auto"/>
          </w:rPr>
          <w:t>iv.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_Toc509342804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611B0686" w14:textId="77777777" w:rsidR="00BC6453" w:rsidRPr="001B2B30" w:rsidRDefault="0090431B" w:rsidP="00067A46">
      <w:pPr>
        <w:pStyle w:val="Kazalovsebine2"/>
        <w:rPr>
          <w:rFonts w:eastAsiaTheme="minorEastAsia"/>
          <w:b/>
          <w:noProof/>
          <w:lang w:eastAsia="sl-SI"/>
        </w:rPr>
      </w:pPr>
      <w:hyperlink w:anchor="_Toc509342805" w:history="1">
        <w:r w:rsidR="00BC6453" w:rsidRPr="001B2B30">
          <w:rPr>
            <w:rStyle w:val="Hiperpovezava"/>
            <w:rFonts w:cs="Times New Roman"/>
            <w:noProof/>
            <w:color w:val="auto"/>
            <w:sz w:val="20"/>
            <w:szCs w:val="20"/>
          </w:rPr>
          <w:t>e. Prerelease Demo</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_Toc509342805 \h </w:instrText>
        </w:r>
        <w:r w:rsidR="00BC6453" w:rsidRPr="001B2B30">
          <w:rPr>
            <w:noProof/>
            <w:webHidden/>
          </w:rPr>
        </w:r>
        <w:r w:rsidR="00BC6453" w:rsidRPr="001B2B30">
          <w:rPr>
            <w:noProof/>
            <w:webHidden/>
          </w:rPr>
          <w:fldChar w:fldCharType="separate"/>
        </w:r>
        <w:r w:rsidR="00BC6453" w:rsidRPr="001B2B30">
          <w:rPr>
            <w:noProof/>
            <w:webHidden/>
          </w:rPr>
          <w:t>20</w:t>
        </w:r>
        <w:r w:rsidR="00BC6453" w:rsidRPr="001B2B30">
          <w:rPr>
            <w:noProof/>
            <w:webHidden/>
          </w:rPr>
          <w:fldChar w:fldCharType="end"/>
        </w:r>
      </w:hyperlink>
    </w:p>
    <w:p w14:paraId="64D6380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06" w:history="1">
        <w:r w:rsidR="00BC6453" w:rsidRPr="001B2B30">
          <w:rPr>
            <w:rStyle w:val="Hiperpovezava"/>
            <w:rFonts w:ascii="Times New Roman" w:hAnsi="Times New Roman" w:cs="Times New Roman"/>
            <w:noProof/>
            <w:color w:val="auto"/>
          </w:rPr>
          <w:t>i. Date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_Toc509342806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092FDC88"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07" w:history="1">
        <w:r w:rsidR="00BC6453" w:rsidRPr="001B2B30">
          <w:rPr>
            <w:rStyle w:val="Hiperpovezava"/>
            <w:rFonts w:ascii="Times New Roman" w:hAnsi="Times New Roman" w:cs="Times New Roman"/>
            <w:noProof/>
            <w:color w:val="auto"/>
          </w:rPr>
          <w:t>ii. Scope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_Toc509342807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0C2BF02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08" w:history="1">
        <w:r w:rsidR="00BC6453" w:rsidRPr="001B2B30">
          <w:rPr>
            <w:rStyle w:val="Hiperpovezava"/>
            <w:rFonts w:ascii="Times New Roman" w:hAnsi="Times New Roman" w:cs="Times New Roman"/>
            <w:noProof/>
            <w:color w:val="auto"/>
          </w:rPr>
          <w:t>iii. Content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_Toc509342808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0CA9AC9E"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809" w:history="1">
        <w:r w:rsidR="00BC6453" w:rsidRPr="001B2B30">
          <w:rPr>
            <w:rStyle w:val="Hiperpovezava"/>
            <w:rFonts w:cs="Times New Roman"/>
            <w:noProof/>
            <w:color w:val="auto"/>
            <w:sz w:val="20"/>
            <w:szCs w:val="20"/>
          </w:rPr>
          <w:t>16. SECTION XIV: TECHNICAL SUMMARY</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_Toc509342809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21</w:t>
        </w:r>
        <w:r w:rsidR="00BC6453" w:rsidRPr="001B2B30">
          <w:rPr>
            <w:rFonts w:cs="Times New Roman"/>
            <w:noProof/>
            <w:webHidden/>
            <w:sz w:val="20"/>
            <w:szCs w:val="20"/>
          </w:rPr>
          <w:fldChar w:fldCharType="end"/>
        </w:r>
      </w:hyperlink>
    </w:p>
    <w:p w14:paraId="644FDAB3" w14:textId="77777777" w:rsidR="00BC6453" w:rsidRPr="001B2B30" w:rsidRDefault="0090431B" w:rsidP="00067A46">
      <w:pPr>
        <w:pStyle w:val="Kazalovsebine2"/>
        <w:rPr>
          <w:rFonts w:eastAsiaTheme="minorEastAsia"/>
          <w:b/>
          <w:noProof/>
          <w:lang w:eastAsia="sl-SI"/>
        </w:rPr>
      </w:pPr>
      <w:hyperlink w:anchor="_Toc509342810" w:history="1">
        <w:r w:rsidR="00BC6453" w:rsidRPr="001B2B30">
          <w:rPr>
            <w:rStyle w:val="Hiperpovezava"/>
            <w:rFonts w:cs="Times New Roman"/>
            <w:noProof/>
            <w:color w:val="auto"/>
            <w:sz w:val="20"/>
            <w:szCs w:val="20"/>
          </w:rPr>
          <w:t>a. Single-Player</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_Toc509342810 \h </w:instrText>
        </w:r>
        <w:r w:rsidR="00BC6453" w:rsidRPr="001B2B30">
          <w:rPr>
            <w:noProof/>
            <w:webHidden/>
          </w:rPr>
        </w:r>
        <w:r w:rsidR="00BC6453" w:rsidRPr="001B2B30">
          <w:rPr>
            <w:noProof/>
            <w:webHidden/>
          </w:rPr>
          <w:fldChar w:fldCharType="separate"/>
        </w:r>
        <w:r w:rsidR="00BC6453" w:rsidRPr="001B2B30">
          <w:rPr>
            <w:noProof/>
            <w:webHidden/>
          </w:rPr>
          <w:t>21</w:t>
        </w:r>
        <w:r w:rsidR="00BC6453" w:rsidRPr="001B2B30">
          <w:rPr>
            <w:noProof/>
            <w:webHidden/>
          </w:rPr>
          <w:fldChar w:fldCharType="end"/>
        </w:r>
      </w:hyperlink>
    </w:p>
    <w:p w14:paraId="6685F2C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11" w:history="1">
        <w:r w:rsidR="00BC6453" w:rsidRPr="001B2B30">
          <w:rPr>
            <w:rStyle w:val="Hiperpovezava"/>
            <w:rFonts w:ascii="Times New Roman" w:hAnsi="Times New Roman" w:cs="Times New Roman"/>
            <w:noProof/>
            <w:color w:val="auto"/>
          </w:rPr>
          <w:t>i. PC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_Toc509342811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3BC059E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812" w:history="1">
        <w:r w:rsidR="00BC6453" w:rsidRPr="001B2B30">
          <w:rPr>
            <w:rStyle w:val="Hiperpovezava"/>
            <w:rFonts w:ascii="Times New Roman" w:hAnsi="Times New Roman" w:cs="Times New Roman"/>
            <w:noProof/>
            <w:color w:val="auto"/>
          </w:rPr>
          <w:t>1. Minimum system requirements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_Toc509342812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5D46761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813" w:history="1">
        <w:r w:rsidR="00BC6453" w:rsidRPr="001B2B30">
          <w:rPr>
            <w:rStyle w:val="Hiperpovezava"/>
            <w:rFonts w:ascii="Times New Roman" w:hAnsi="Times New Roman" w:cs="Times New Roman"/>
            <w:noProof/>
            <w:color w:val="auto"/>
          </w:rPr>
          <w:t>2. Recommended system requirements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_Toc509342813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732D5BD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814" w:history="1">
        <w:r w:rsidR="00BC6453" w:rsidRPr="001B2B30">
          <w:rPr>
            <w:rStyle w:val="Hiperpovezava"/>
            <w:rFonts w:ascii="Times New Roman" w:hAnsi="Times New Roman" w:cs="Times New Roman"/>
            <w:noProof/>
            <w:color w:val="auto"/>
          </w:rPr>
          <w:t>3. Number of characters viewable at once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_Toc509342814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2E2A5C1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815" w:history="1">
        <w:r w:rsidR="00BC6453" w:rsidRPr="001B2B30">
          <w:rPr>
            <w:rStyle w:val="Hiperpovezava"/>
            <w:rFonts w:ascii="Times New Roman" w:hAnsi="Times New Roman" w:cs="Times New Roman"/>
            <w:noProof/>
            <w:color w:val="auto"/>
          </w:rPr>
          <w:t>4. Max # polys per character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_Toc509342815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2A1BD5B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816" w:history="1">
        <w:r w:rsidR="00BC6453" w:rsidRPr="001B2B30">
          <w:rPr>
            <w:rStyle w:val="Hiperpovezava"/>
            <w:rFonts w:ascii="Times New Roman" w:hAnsi="Times New Roman" w:cs="Times New Roman"/>
            <w:noProof/>
            <w:color w:val="auto"/>
          </w:rPr>
          <w:t>5. Max # polys per level</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_Toc509342816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08E2B4E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17" w:history="1">
        <w:r w:rsidR="00BC6453" w:rsidRPr="001B2B30">
          <w:rPr>
            <w:rStyle w:val="Hiperpovezava"/>
            <w:rFonts w:ascii="Times New Roman" w:hAnsi="Times New Roman" w:cs="Times New Roman"/>
            <w:noProof/>
            <w:color w:val="auto"/>
          </w:rPr>
          <w:t>ii. Console Platform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_Toc509342817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7C420F0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18"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_Toc509342818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0D485478" w14:textId="77777777" w:rsidR="00BC6453" w:rsidRPr="001B2B30" w:rsidRDefault="0090431B" w:rsidP="00067A46">
      <w:pPr>
        <w:pStyle w:val="Kazalovsebine2"/>
        <w:rPr>
          <w:rFonts w:eastAsiaTheme="minorEastAsia"/>
          <w:b/>
          <w:noProof/>
          <w:lang w:eastAsia="sl-SI"/>
        </w:rPr>
      </w:pPr>
      <w:hyperlink w:anchor="_Toc509342819" w:history="1">
        <w:r w:rsidR="00BC6453" w:rsidRPr="001B2B30">
          <w:rPr>
            <w:rStyle w:val="Hiperpovezava"/>
            <w:rFonts w:cs="Times New Roman"/>
            <w:noProof/>
            <w:color w:val="auto"/>
            <w:sz w:val="20"/>
            <w:szCs w:val="20"/>
          </w:rPr>
          <w:t>b. Multiplayer</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_Toc509342819 \h </w:instrText>
        </w:r>
        <w:r w:rsidR="00BC6453" w:rsidRPr="001B2B30">
          <w:rPr>
            <w:noProof/>
            <w:webHidden/>
          </w:rPr>
        </w:r>
        <w:r w:rsidR="00BC6453" w:rsidRPr="001B2B30">
          <w:rPr>
            <w:noProof/>
            <w:webHidden/>
          </w:rPr>
          <w:fldChar w:fldCharType="separate"/>
        </w:r>
        <w:r w:rsidR="00BC6453" w:rsidRPr="001B2B30">
          <w:rPr>
            <w:noProof/>
            <w:webHidden/>
          </w:rPr>
          <w:t>21</w:t>
        </w:r>
        <w:r w:rsidR="00BC6453" w:rsidRPr="001B2B30">
          <w:rPr>
            <w:noProof/>
            <w:webHidden/>
          </w:rPr>
          <w:fldChar w:fldCharType="end"/>
        </w:r>
      </w:hyperlink>
    </w:p>
    <w:p w14:paraId="2ADD450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20" w:history="1">
        <w:r w:rsidR="00BC6453" w:rsidRPr="001B2B30">
          <w:rPr>
            <w:rStyle w:val="Hiperpovezava"/>
            <w:rFonts w:ascii="Times New Roman" w:hAnsi="Times New Roman" w:cs="Times New Roman"/>
            <w:noProof/>
            <w:color w:val="auto"/>
          </w:rPr>
          <w:t>i. Type of connectivity (Splitscreen? LAN? Online?)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_Toc509342820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05AEEC2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21" w:history="1">
        <w:r w:rsidR="00BC6453" w:rsidRPr="001B2B30">
          <w:rPr>
            <w:rStyle w:val="Hiperpovezava"/>
            <w:rFonts w:ascii="Times New Roman" w:hAnsi="Times New Roman" w:cs="Times New Roman"/>
            <w:noProof/>
            <w:color w:val="auto"/>
          </w:rPr>
          <w:t>ii. Max # simultaneous players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_Toc509342821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22A735C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22" w:history="1">
        <w:r w:rsidR="00BC6453" w:rsidRPr="001B2B30">
          <w:rPr>
            <w:rStyle w:val="Hiperpovezava"/>
            <w:rFonts w:ascii="Times New Roman" w:hAnsi="Times New Roman" w:cs="Times New Roman"/>
            <w:noProof/>
            <w:color w:val="auto"/>
          </w:rPr>
          <w:t>iii. Client-server? Peer-to-peer?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_Toc509342822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03C67B9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23" w:history="1">
        <w:r w:rsidR="00BC6453" w:rsidRPr="001B2B30">
          <w:rPr>
            <w:rStyle w:val="Hiperpovezava"/>
            <w:rFonts w:ascii="Times New Roman" w:hAnsi="Times New Roman" w:cs="Times New Roman"/>
            <w:noProof/>
            <w:color w:val="auto"/>
          </w:rPr>
          <w:t>iv.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_Toc509342823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708126F3"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824" w:history="1">
        <w:r w:rsidR="00BC6453" w:rsidRPr="001B2B30">
          <w:rPr>
            <w:rStyle w:val="Hiperpovezava"/>
            <w:rFonts w:cs="Times New Roman"/>
            <w:noProof/>
            <w:color w:val="auto"/>
            <w:sz w:val="20"/>
            <w:szCs w:val="20"/>
          </w:rPr>
          <w:t>17. SECTION XV: MISCELLANEOUS</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_Toc509342824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21</w:t>
        </w:r>
        <w:r w:rsidR="00BC6453" w:rsidRPr="001B2B30">
          <w:rPr>
            <w:rFonts w:cs="Times New Roman"/>
            <w:noProof/>
            <w:webHidden/>
            <w:sz w:val="20"/>
            <w:szCs w:val="20"/>
          </w:rPr>
          <w:fldChar w:fldCharType="end"/>
        </w:r>
      </w:hyperlink>
    </w:p>
    <w:p w14:paraId="25C02E37" w14:textId="77777777" w:rsidR="00BC6453" w:rsidRPr="001B2B30" w:rsidRDefault="0090431B" w:rsidP="00067A46">
      <w:pPr>
        <w:pStyle w:val="Kazalovsebine2"/>
        <w:rPr>
          <w:rFonts w:eastAsiaTheme="minorEastAsia"/>
          <w:b/>
          <w:noProof/>
          <w:lang w:eastAsia="sl-SI"/>
        </w:rPr>
      </w:pPr>
      <w:hyperlink w:anchor="_Toc509342825" w:history="1">
        <w:r w:rsidR="00BC6453" w:rsidRPr="001B2B30">
          <w:rPr>
            <w:rStyle w:val="Hiperpovezava"/>
            <w:rFonts w:cs="Times New Roman"/>
            <w:noProof/>
            <w:color w:val="auto"/>
            <w:sz w:val="20"/>
            <w:szCs w:val="20"/>
          </w:rPr>
          <w:t>a. Acronyms used in this document</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_Toc509342825 \h </w:instrText>
        </w:r>
        <w:r w:rsidR="00BC6453" w:rsidRPr="001B2B30">
          <w:rPr>
            <w:noProof/>
            <w:webHidden/>
          </w:rPr>
        </w:r>
        <w:r w:rsidR="00BC6453" w:rsidRPr="001B2B30">
          <w:rPr>
            <w:noProof/>
            <w:webHidden/>
          </w:rPr>
          <w:fldChar w:fldCharType="separate"/>
        </w:r>
        <w:r w:rsidR="00BC6453" w:rsidRPr="001B2B30">
          <w:rPr>
            <w:noProof/>
            <w:webHidden/>
          </w:rPr>
          <w:t>21</w:t>
        </w:r>
        <w:r w:rsidR="00BC6453" w:rsidRPr="001B2B30">
          <w:rPr>
            <w:noProof/>
            <w:webHidden/>
          </w:rPr>
          <w:fldChar w:fldCharType="end"/>
        </w:r>
      </w:hyperlink>
    </w:p>
    <w:p w14:paraId="58B9CA39" w14:textId="77777777" w:rsidR="00BC6453" w:rsidRPr="001B2B30" w:rsidRDefault="0090431B" w:rsidP="00067A46">
      <w:pPr>
        <w:pStyle w:val="Kazalovsebine2"/>
        <w:rPr>
          <w:rFonts w:eastAsiaTheme="minorEastAsia"/>
          <w:b/>
          <w:noProof/>
          <w:lang w:eastAsia="sl-SI"/>
        </w:rPr>
      </w:pPr>
      <w:hyperlink w:anchor="_Toc509342826" w:history="1">
        <w:r w:rsidR="00BC6453" w:rsidRPr="001B2B30">
          <w:rPr>
            <w:rStyle w:val="Hiperpovezava"/>
            <w:rFonts w:cs="Times New Roman"/>
            <w:noProof/>
            <w:color w:val="auto"/>
            <w:sz w:val="20"/>
            <w:szCs w:val="20"/>
          </w:rPr>
          <w:t>b. Definition of terms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_Toc509342826 \h </w:instrText>
        </w:r>
        <w:r w:rsidR="00BC6453" w:rsidRPr="001B2B30">
          <w:rPr>
            <w:noProof/>
            <w:webHidden/>
          </w:rPr>
        </w:r>
        <w:r w:rsidR="00BC6453" w:rsidRPr="001B2B30">
          <w:rPr>
            <w:noProof/>
            <w:webHidden/>
          </w:rPr>
          <w:fldChar w:fldCharType="separate"/>
        </w:r>
        <w:r w:rsidR="00BC6453" w:rsidRPr="001B2B30">
          <w:rPr>
            <w:noProof/>
            <w:webHidden/>
          </w:rPr>
          <w:t>21</w:t>
        </w:r>
        <w:r w:rsidR="00BC6453" w:rsidRPr="001B2B30">
          <w:rPr>
            <w:noProof/>
            <w:webHidden/>
          </w:rPr>
          <w:fldChar w:fldCharType="end"/>
        </w:r>
      </w:hyperlink>
    </w:p>
    <w:p w14:paraId="6A8FC92B"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827" w:history="1">
        <w:r w:rsidR="00BC6453" w:rsidRPr="001B2B30">
          <w:rPr>
            <w:rStyle w:val="Hiperpovezava"/>
            <w:rFonts w:cs="Times New Roman"/>
            <w:noProof/>
            <w:color w:val="auto"/>
            <w:sz w:val="20"/>
            <w:szCs w:val="20"/>
          </w:rPr>
          <w:t>18. SECTION XVI: REFERENCES</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_Toc509342827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22</w:t>
        </w:r>
        <w:r w:rsidR="00BC6453" w:rsidRPr="001B2B30">
          <w:rPr>
            <w:rFonts w:cs="Times New Roman"/>
            <w:noProof/>
            <w:webHidden/>
            <w:sz w:val="20"/>
            <w:szCs w:val="20"/>
          </w:rPr>
          <w:fldChar w:fldCharType="end"/>
        </w:r>
      </w:hyperlink>
    </w:p>
    <w:p w14:paraId="29255602" w14:textId="77777777" w:rsidR="00BC6453" w:rsidRPr="001B2B30" w:rsidRDefault="0090431B" w:rsidP="00067A46">
      <w:pPr>
        <w:pStyle w:val="Kazalovsebine2"/>
        <w:rPr>
          <w:rFonts w:eastAsiaTheme="minorEastAsia"/>
          <w:b/>
          <w:noProof/>
          <w:lang w:eastAsia="sl-SI"/>
        </w:rPr>
      </w:pPr>
      <w:hyperlink w:anchor="_Toc509342828" w:history="1">
        <w:r w:rsidR="00BC6453" w:rsidRPr="001B2B30">
          <w:rPr>
            <w:rStyle w:val="Hiperpovezava"/>
            <w:rFonts w:cs="Times New Roman"/>
            <w:noProof/>
            <w:color w:val="auto"/>
            <w:sz w:val="20"/>
            <w:szCs w:val="20"/>
          </w:rPr>
          <w:t>a. Games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_Toc509342828 \h </w:instrText>
        </w:r>
        <w:r w:rsidR="00BC6453" w:rsidRPr="001B2B30">
          <w:rPr>
            <w:noProof/>
            <w:webHidden/>
          </w:rPr>
        </w:r>
        <w:r w:rsidR="00BC6453" w:rsidRPr="001B2B30">
          <w:rPr>
            <w:noProof/>
            <w:webHidden/>
          </w:rPr>
          <w:fldChar w:fldCharType="separate"/>
        </w:r>
        <w:r w:rsidR="00BC6453" w:rsidRPr="001B2B30">
          <w:rPr>
            <w:noProof/>
            <w:webHidden/>
          </w:rPr>
          <w:t>22</w:t>
        </w:r>
        <w:r w:rsidR="00BC6453" w:rsidRPr="001B2B30">
          <w:rPr>
            <w:noProof/>
            <w:webHidden/>
          </w:rPr>
          <w:fldChar w:fldCharType="end"/>
        </w:r>
      </w:hyperlink>
    </w:p>
    <w:p w14:paraId="186146F9" w14:textId="77777777" w:rsidR="00BC6453" w:rsidRPr="001B2B30" w:rsidRDefault="0090431B" w:rsidP="00067A46">
      <w:pPr>
        <w:pStyle w:val="Kazalovsebine2"/>
        <w:rPr>
          <w:rFonts w:eastAsiaTheme="minorEastAsia"/>
          <w:b/>
          <w:noProof/>
          <w:lang w:eastAsia="sl-SI"/>
        </w:rPr>
      </w:pPr>
      <w:hyperlink w:anchor="_Toc509342829" w:history="1">
        <w:r w:rsidR="00BC6453" w:rsidRPr="001B2B30">
          <w:rPr>
            <w:rStyle w:val="Hiperpovezava"/>
            <w:rFonts w:cs="Times New Roman"/>
            <w:noProof/>
            <w:color w:val="auto"/>
            <w:sz w:val="20"/>
            <w:szCs w:val="20"/>
          </w:rPr>
          <w:t>b. Movies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_Toc509342829 \h </w:instrText>
        </w:r>
        <w:r w:rsidR="00BC6453" w:rsidRPr="001B2B30">
          <w:rPr>
            <w:noProof/>
            <w:webHidden/>
          </w:rPr>
        </w:r>
        <w:r w:rsidR="00BC6453" w:rsidRPr="001B2B30">
          <w:rPr>
            <w:noProof/>
            <w:webHidden/>
          </w:rPr>
          <w:fldChar w:fldCharType="separate"/>
        </w:r>
        <w:r w:rsidR="00BC6453" w:rsidRPr="001B2B30">
          <w:rPr>
            <w:noProof/>
            <w:webHidden/>
          </w:rPr>
          <w:t>22</w:t>
        </w:r>
        <w:r w:rsidR="00BC6453" w:rsidRPr="001B2B30">
          <w:rPr>
            <w:noProof/>
            <w:webHidden/>
          </w:rPr>
          <w:fldChar w:fldCharType="end"/>
        </w:r>
      </w:hyperlink>
    </w:p>
    <w:p w14:paraId="66EC736E" w14:textId="77777777" w:rsidR="00BC6453" w:rsidRPr="001B2B30" w:rsidRDefault="0090431B" w:rsidP="00067A46">
      <w:pPr>
        <w:pStyle w:val="Kazalovsebine2"/>
        <w:rPr>
          <w:rFonts w:eastAsiaTheme="minorEastAsia"/>
          <w:b/>
          <w:noProof/>
          <w:lang w:eastAsia="sl-SI"/>
        </w:rPr>
      </w:pPr>
      <w:hyperlink w:anchor="_Toc509342830" w:history="1">
        <w:r w:rsidR="00BC6453" w:rsidRPr="001B2B30">
          <w:rPr>
            <w:rStyle w:val="Hiperpovezava"/>
            <w:rFonts w:cs="Times New Roman"/>
            <w:noProof/>
            <w:color w:val="auto"/>
            <w:sz w:val="20"/>
            <w:szCs w:val="20"/>
          </w:rPr>
          <w:t>c. Books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_Toc509342830 \h </w:instrText>
        </w:r>
        <w:r w:rsidR="00BC6453" w:rsidRPr="001B2B30">
          <w:rPr>
            <w:noProof/>
            <w:webHidden/>
          </w:rPr>
        </w:r>
        <w:r w:rsidR="00BC6453" w:rsidRPr="001B2B30">
          <w:rPr>
            <w:noProof/>
            <w:webHidden/>
          </w:rPr>
          <w:fldChar w:fldCharType="separate"/>
        </w:r>
        <w:r w:rsidR="00BC6453" w:rsidRPr="001B2B30">
          <w:rPr>
            <w:noProof/>
            <w:webHidden/>
          </w:rPr>
          <w:t>22</w:t>
        </w:r>
        <w:r w:rsidR="00BC6453" w:rsidRPr="001B2B30">
          <w:rPr>
            <w:noProof/>
            <w:webHidden/>
          </w:rPr>
          <w:fldChar w:fldCharType="end"/>
        </w:r>
      </w:hyperlink>
    </w:p>
    <w:p w14:paraId="18152CEA" w14:textId="77777777" w:rsidR="00BC6453" w:rsidRPr="001B2B30" w:rsidRDefault="0090431B" w:rsidP="00BC6453">
      <w:pPr>
        <w:rPr>
          <w:rFonts w:ascii="Times New Roman" w:hAnsi="Times New Roman" w:cs="Times New Roman"/>
          <w:sz w:val="20"/>
          <w:szCs w:val="20"/>
        </w:rPr>
      </w:pPr>
      <w:hyperlink w:anchor="_Toc509342831" w:history="1">
        <w:r w:rsidR="00BC6453" w:rsidRPr="001B2B30">
          <w:rPr>
            <w:rStyle w:val="Hiperpovezava"/>
            <w:rFonts w:ascii="Times New Roman" w:hAnsi="Times New Roman" w:cs="Times New Roman"/>
            <w:noProof/>
            <w:color w:val="auto"/>
            <w:sz w:val="20"/>
            <w:szCs w:val="20"/>
          </w:rPr>
          <w:t>d. Art</w:t>
        </w:r>
        <w:r w:rsidR="00BC6453" w:rsidRPr="001B2B30">
          <w:rPr>
            <w:rFonts w:ascii="Times New Roman" w:hAnsi="Times New Roman" w:cs="Times New Roman"/>
            <w:noProof/>
            <w:webHidden/>
            <w:sz w:val="20"/>
            <w:szCs w:val="20"/>
          </w:rPr>
          <w:tab/>
        </w:r>
        <w:r w:rsidR="00BC6453" w:rsidRPr="001B2B30">
          <w:rPr>
            <w:rFonts w:ascii="Times New Roman" w:hAnsi="Times New Roman" w:cs="Times New Roman"/>
            <w:noProof/>
            <w:webHidden/>
            <w:sz w:val="20"/>
            <w:szCs w:val="20"/>
          </w:rPr>
          <w:fldChar w:fldCharType="begin"/>
        </w:r>
        <w:r w:rsidR="00BC6453" w:rsidRPr="001B2B30">
          <w:rPr>
            <w:rFonts w:ascii="Times New Roman" w:hAnsi="Times New Roman" w:cs="Times New Roman"/>
            <w:noProof/>
            <w:webHidden/>
            <w:sz w:val="20"/>
            <w:szCs w:val="20"/>
          </w:rPr>
          <w:instrText xml:space="preserve"> PAGEREF _Toc509342831 \h </w:instrText>
        </w:r>
        <w:r w:rsidR="00BC6453" w:rsidRPr="001B2B30">
          <w:rPr>
            <w:rFonts w:ascii="Times New Roman" w:hAnsi="Times New Roman" w:cs="Times New Roman"/>
            <w:noProof/>
            <w:webHidden/>
            <w:sz w:val="20"/>
            <w:szCs w:val="20"/>
          </w:rPr>
        </w:r>
        <w:r w:rsidR="00BC6453" w:rsidRPr="001B2B30">
          <w:rPr>
            <w:rFonts w:ascii="Times New Roman" w:hAnsi="Times New Roman" w:cs="Times New Roman"/>
            <w:noProof/>
            <w:webHidden/>
            <w:sz w:val="20"/>
            <w:szCs w:val="20"/>
          </w:rPr>
          <w:fldChar w:fldCharType="separate"/>
        </w:r>
        <w:r w:rsidR="00BC6453" w:rsidRPr="001B2B30">
          <w:rPr>
            <w:rFonts w:ascii="Times New Roman" w:hAnsi="Times New Roman" w:cs="Times New Roman"/>
            <w:noProof/>
            <w:webHidden/>
            <w:sz w:val="20"/>
            <w:szCs w:val="20"/>
          </w:rPr>
          <w:t>22</w:t>
        </w:r>
        <w:r w:rsidR="00BC6453" w:rsidRPr="001B2B30">
          <w:rPr>
            <w:rFonts w:ascii="Times New Roman" w:hAnsi="Times New Roman" w:cs="Times New Roman"/>
            <w:noProof/>
            <w:webHidden/>
            <w:sz w:val="20"/>
            <w:szCs w:val="20"/>
          </w:rPr>
          <w:fldChar w:fldCharType="end"/>
        </w:r>
      </w:hyperlink>
    </w:p>
    <w:p w14:paraId="0EF6175F" w14:textId="512D9B38" w:rsidR="0070195A" w:rsidRDefault="0070195A" w:rsidP="0070195A"/>
    <w:p w14:paraId="0BAC2D76" w14:textId="77777777" w:rsidR="00F0528F" w:rsidRPr="00204950" w:rsidRDefault="00F0528F" w:rsidP="00F0528F">
      <w:pPr>
        <w:rPr>
          <w:rFonts w:ascii="Times New Roman" w:hAnsi="Times New Roman" w:cs="Times New Roman"/>
          <w:sz w:val="20"/>
          <w:szCs w:val="20"/>
        </w:rPr>
      </w:pPr>
    </w:p>
    <w:p w14:paraId="6758B6FF" w14:textId="54AB2589" w:rsidR="00F0528F" w:rsidRPr="00204950" w:rsidRDefault="00F0528F" w:rsidP="00F0528F">
      <w:pPr>
        <w:jc w:val="center"/>
        <w:rPr>
          <w:rFonts w:ascii="Times New Roman" w:hAnsi="Times New Roman" w:cs="Times New Roman"/>
          <w:sz w:val="20"/>
          <w:szCs w:val="20"/>
        </w:rPr>
      </w:pPr>
      <w:r w:rsidRPr="00204950">
        <w:rPr>
          <w:rFonts w:ascii="Times New Roman" w:hAnsi="Times New Roman" w:cs="Times New Roman"/>
          <w:sz w:val="20"/>
          <w:szCs w:val="20"/>
        </w:rPr>
        <w:t xml:space="preserve">Vir: </w:t>
      </w:r>
      <w:r w:rsidRPr="00204950">
        <w:rPr>
          <w:rFonts w:ascii="Times New Roman" w:hAnsi="Times New Roman" w:cs="Times New Roman"/>
          <w:sz w:val="20"/>
          <w:szCs w:val="20"/>
        </w:rPr>
        <w:fldChar w:fldCharType="begin"/>
      </w:r>
      <w:r w:rsidRPr="00204950">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204950">
        <w:rPr>
          <w:rFonts w:ascii="Times New Roman" w:hAnsi="Times New Roman" w:cs="Times New Roman"/>
          <w:sz w:val="20"/>
          <w:szCs w:val="20"/>
        </w:rPr>
        <w:fldChar w:fldCharType="separate"/>
      </w:r>
      <w:r w:rsidRPr="00204950">
        <w:rPr>
          <w:rFonts w:ascii="Times New Roman" w:hAnsi="Times New Roman" w:cs="Times New Roman"/>
          <w:sz w:val="20"/>
          <w:szCs w:val="20"/>
        </w:rPr>
        <w:t>(Bates</w:t>
      </w:r>
      <w:r w:rsidR="00726534">
        <w:rPr>
          <w:rFonts w:ascii="Times New Roman" w:hAnsi="Times New Roman" w:cs="Times New Roman"/>
          <w:sz w:val="20"/>
          <w:szCs w:val="20"/>
        </w:rPr>
        <w:t>,</w:t>
      </w:r>
      <w:r w:rsidRPr="00204950">
        <w:rPr>
          <w:rFonts w:ascii="Times New Roman" w:hAnsi="Times New Roman" w:cs="Times New Roman"/>
          <w:sz w:val="20"/>
          <w:szCs w:val="20"/>
        </w:rPr>
        <w:t xml:space="preserve"> 2004, 276–91)</w:t>
      </w:r>
      <w:r w:rsidRPr="00204950">
        <w:rPr>
          <w:rFonts w:ascii="Times New Roman" w:hAnsi="Times New Roman" w:cs="Times New Roman"/>
          <w:sz w:val="20"/>
          <w:szCs w:val="20"/>
        </w:rPr>
        <w:fldChar w:fldCharType="end"/>
      </w:r>
    </w:p>
    <w:p w14:paraId="51713824"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F839F4E" w14:textId="522074F1" w:rsidR="00F0528F" w:rsidRPr="00204950" w:rsidRDefault="00F0528F" w:rsidP="00A06263">
      <w:pPr>
        <w:pStyle w:val="podnaslov"/>
        <w:outlineLvl w:val="1"/>
      </w:pPr>
      <w:bookmarkStart w:id="640" w:name="_Toc509588460"/>
      <w:bookmarkStart w:id="641" w:name="_Toc509591269"/>
      <w:r w:rsidRPr="00204950">
        <w:lastRenderedPageBreak/>
        <w:t>PRILOGA I: PRAKSE RAZLIČNIH AGILNIH PROCESNIH MODELOV</w:t>
      </w:r>
      <w:bookmarkEnd w:id="640"/>
      <w:bookmarkEnd w:id="641"/>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204950"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204950"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204950"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204950" w:rsidRDefault="00F0528F"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NAMEN</w:t>
            </w:r>
          </w:p>
        </w:tc>
      </w:tr>
      <w:tr w:rsidR="005D357D" w:rsidRPr="00204950" w14:paraId="01A8A2F1"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tcPr>
          <w:p w14:paraId="6D599087" w14:textId="14DEEC7E"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tcPr>
          <w:p w14:paraId="200A852E" w14:textId="34773B32"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40</w:t>
            </w:r>
            <w:ins w:id="642" w:author="kralj" w:date="2018-04-04T21:44:00Z">
              <w:r w:rsidR="00814CEF">
                <w:rPr>
                  <w:rFonts w:ascii="Times New Roman" w:eastAsia="Times New Roman" w:hAnsi="Times New Roman" w:cs="Times New Roman"/>
                  <w:color w:val="000000"/>
                  <w:sz w:val="24"/>
                  <w:szCs w:val="24"/>
                  <w:lang w:eastAsia="sl-SI"/>
                </w:rPr>
                <w:t>-</w:t>
              </w:r>
            </w:ins>
            <w:del w:id="643" w:author="kralj" w:date="2018-04-04T21:44:00Z">
              <w:r w:rsidRPr="00204950" w:rsidDel="00814CEF">
                <w:rPr>
                  <w:rFonts w:ascii="Times New Roman" w:eastAsia="Times New Roman" w:hAnsi="Times New Roman" w:cs="Times New Roman"/>
                  <w:color w:val="000000"/>
                  <w:sz w:val="24"/>
                  <w:szCs w:val="24"/>
                  <w:lang w:eastAsia="sl-SI"/>
                </w:rPr>
                <w:delText xml:space="preserve"> </w:delText>
              </w:r>
            </w:del>
            <w:r w:rsidRPr="00204950">
              <w:rPr>
                <w:rFonts w:ascii="Times New Roman" w:eastAsia="Times New Roman" w:hAnsi="Times New Roman" w:cs="Times New Roman"/>
                <w:color w:val="000000"/>
                <w:sz w:val="24"/>
                <w:szCs w:val="24"/>
                <w:lang w:eastAsia="sl-SI"/>
              </w:rPr>
              <w:t>urni teden</w:t>
            </w:r>
          </w:p>
        </w:tc>
        <w:tc>
          <w:tcPr>
            <w:tcW w:w="4320" w:type="dxa"/>
            <w:tcBorders>
              <w:top w:val="nil"/>
              <w:left w:val="nil"/>
              <w:bottom w:val="single" w:sz="4" w:space="0" w:color="auto"/>
              <w:right w:val="single" w:sz="4" w:space="0" w:color="auto"/>
            </w:tcBorders>
            <w:shd w:val="clear" w:color="auto" w:fill="auto"/>
            <w:vAlign w:val="center"/>
          </w:tcPr>
          <w:p w14:paraId="4EA3EC2F" w14:textId="5A472FA0"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Teden je sestavljen iz 40 del</w:t>
            </w:r>
            <w:ins w:id="644" w:author="kralj" w:date="2018-04-04T21:45:00Z">
              <w:r w:rsidR="00814CEF">
                <w:rPr>
                  <w:rFonts w:ascii="Times New Roman" w:eastAsia="Times New Roman" w:hAnsi="Times New Roman" w:cs="Times New Roman"/>
                  <w:color w:val="000000"/>
                  <w:sz w:val="24"/>
                  <w:szCs w:val="24"/>
                  <w:lang w:eastAsia="sl-SI"/>
                </w:rPr>
                <w:t>o</w:t>
              </w:r>
            </w:ins>
            <w:del w:id="645" w:author="kralj" w:date="2018-04-04T21:45:00Z">
              <w:r w:rsidRPr="00204950" w:rsidDel="00814CEF">
                <w:rPr>
                  <w:rFonts w:ascii="Times New Roman" w:eastAsia="Times New Roman" w:hAnsi="Times New Roman" w:cs="Times New Roman"/>
                  <w:color w:val="000000"/>
                  <w:sz w:val="24"/>
                  <w:szCs w:val="24"/>
                  <w:lang w:eastAsia="sl-SI"/>
                </w:rPr>
                <w:delText>a</w:delText>
              </w:r>
            </w:del>
            <w:r w:rsidRPr="00204950">
              <w:rPr>
                <w:rFonts w:ascii="Times New Roman" w:eastAsia="Times New Roman" w:hAnsi="Times New Roman" w:cs="Times New Roman"/>
                <w:color w:val="000000"/>
                <w:sz w:val="24"/>
                <w:szCs w:val="24"/>
                <w:lang w:eastAsia="sl-SI"/>
              </w:rPr>
              <w:t>vnih ur. Niti dva del</w:t>
            </w:r>
            <w:ins w:id="646" w:author="kralj" w:date="2018-04-04T21:45:00Z">
              <w:r w:rsidR="00814CEF">
                <w:rPr>
                  <w:rFonts w:ascii="Times New Roman" w:eastAsia="Times New Roman" w:hAnsi="Times New Roman" w:cs="Times New Roman"/>
                  <w:color w:val="000000"/>
                  <w:sz w:val="24"/>
                  <w:szCs w:val="24"/>
                  <w:lang w:eastAsia="sl-SI"/>
                </w:rPr>
                <w:t>o</w:t>
              </w:r>
            </w:ins>
            <w:del w:id="647" w:author="kralj" w:date="2018-04-04T21:45:00Z">
              <w:r w:rsidRPr="00204950" w:rsidDel="00814CEF">
                <w:rPr>
                  <w:rFonts w:ascii="Times New Roman" w:eastAsia="Times New Roman" w:hAnsi="Times New Roman" w:cs="Times New Roman"/>
                  <w:color w:val="000000"/>
                  <w:sz w:val="24"/>
                  <w:szCs w:val="24"/>
                  <w:lang w:eastAsia="sl-SI"/>
                </w:rPr>
                <w:delText>a</w:delText>
              </w:r>
            </w:del>
            <w:r w:rsidRPr="00204950">
              <w:rPr>
                <w:rFonts w:ascii="Times New Roman" w:eastAsia="Times New Roman" w:hAnsi="Times New Roman" w:cs="Times New Roman"/>
                <w:color w:val="000000"/>
                <w:sz w:val="24"/>
                <w:szCs w:val="24"/>
                <w:lang w:eastAsia="sl-SI"/>
              </w:rPr>
              <w:t>vna tedna, ki presežeta te ure</w:t>
            </w:r>
            <w:ins w:id="648" w:author="kralj" w:date="2018-04-04T21:45:00Z">
              <w:r w:rsidR="00814CEF">
                <w:rPr>
                  <w:rFonts w:ascii="Times New Roman" w:eastAsia="Times New Roman" w:hAnsi="Times New Roman" w:cs="Times New Roman"/>
                  <w:color w:val="000000"/>
                  <w:sz w:val="24"/>
                  <w:szCs w:val="24"/>
                  <w:lang w:eastAsia="sl-SI"/>
                </w:rPr>
                <w:t>,</w:t>
              </w:r>
            </w:ins>
            <w:r w:rsidRPr="00204950">
              <w:rPr>
                <w:rFonts w:ascii="Times New Roman" w:eastAsia="Times New Roman" w:hAnsi="Times New Roman" w:cs="Times New Roman"/>
                <w:color w:val="000000"/>
                <w:sz w:val="24"/>
                <w:szCs w:val="24"/>
                <w:lang w:eastAsia="sl-SI"/>
              </w:rPr>
              <w:t xml:space="preserve"> nista dovoljena. Če se to zgodi</w:t>
            </w:r>
            <w:ins w:id="649" w:author="kralj" w:date="2018-04-04T21:45:00Z">
              <w:r w:rsidR="00814CEF">
                <w:rPr>
                  <w:rFonts w:ascii="Times New Roman" w:eastAsia="Times New Roman" w:hAnsi="Times New Roman" w:cs="Times New Roman"/>
                  <w:color w:val="000000"/>
                  <w:sz w:val="24"/>
                  <w:szCs w:val="24"/>
                  <w:lang w:eastAsia="sl-SI"/>
                </w:rPr>
                <w:t>,</w:t>
              </w:r>
            </w:ins>
            <w:r w:rsidRPr="00204950">
              <w:rPr>
                <w:rFonts w:ascii="Times New Roman" w:eastAsia="Times New Roman" w:hAnsi="Times New Roman" w:cs="Times New Roman"/>
                <w:color w:val="000000"/>
                <w:sz w:val="24"/>
                <w:szCs w:val="24"/>
                <w:lang w:eastAsia="sl-SI"/>
              </w:rPr>
              <w:t xml:space="preserve"> se ta pojav rešuje kot problem.</w:t>
            </w:r>
          </w:p>
        </w:tc>
      </w:tr>
      <w:tr w:rsidR="005D357D" w:rsidRPr="00204950"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1D6C4EA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640AD1A6" w14:textId="4AF249F8"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0E19B11D" w14:textId="62913CE5"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Je procedura produkcije novega inkrementa produkta v času</w:t>
            </w:r>
            <w:ins w:id="650" w:author="kralj" w:date="2018-04-04T21:45:00Z">
              <w:r w:rsidR="00814CEF">
                <w:rPr>
                  <w:rFonts w:ascii="Times New Roman" w:eastAsia="Times New Roman" w:hAnsi="Times New Roman" w:cs="Times New Roman"/>
                  <w:color w:val="000000"/>
                  <w:sz w:val="24"/>
                  <w:szCs w:val="24"/>
                  <w:lang w:eastAsia="sl-SI"/>
                </w:rPr>
                <w:t>,</w:t>
              </w:r>
            </w:ins>
            <w:r w:rsidRPr="00204950">
              <w:rPr>
                <w:rFonts w:ascii="Times New Roman" w:eastAsia="Times New Roman" w:hAnsi="Times New Roman" w:cs="Times New Roman"/>
                <w:color w:val="000000"/>
                <w:sz w:val="24"/>
                <w:szCs w:val="24"/>
                <w:lang w:eastAsia="sl-SI"/>
              </w:rPr>
              <w:t xml:space="preserve"> imenovanem Sprint, ki navadno traja 30 koledarskih dni.</w:t>
            </w:r>
          </w:p>
        </w:tc>
      </w:tr>
      <w:tr w:rsidR="005D357D" w:rsidRPr="00204950"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4466C6E"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D67124A" w14:textId="32EFECBB"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6358AFB" w14:textId="39AC1B4A"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5D357D" w:rsidRPr="00204950"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C34DD44"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6B442536" w14:textId="52163A3C"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30547DCE" w14:textId="51CE0930"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5D357D" w:rsidRPr="00204950"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BAD4B78"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0AFBE9E6" w14:textId="0BA53DE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7D48D4E6" w14:textId="1EBAC6B7"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5D357D" w:rsidRPr="00204950" w14:paraId="1384236D"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2C4C2083"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tcPr>
          <w:p w14:paraId="581AC8E1" w14:textId="23B39B1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tcPr>
          <w:p w14:paraId="169955FA" w14:textId="148736ED"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5919C885"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Vir:</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(Abrahamsson in dr</w:t>
      </w:r>
      <w:r w:rsidR="00726534" w:rsidRPr="00152207">
        <w:rPr>
          <w:rFonts w:ascii="Times New Roman" w:hAnsi="Times New Roman" w:cs="Times New Roman"/>
          <w:sz w:val="20"/>
          <w:szCs w:val="24"/>
        </w:rPr>
        <w:t>ugi,</w:t>
      </w:r>
      <w:r w:rsidRPr="00152207">
        <w:rPr>
          <w:rFonts w:ascii="Times New Roman" w:hAnsi="Times New Roman" w:cs="Times New Roman"/>
          <w:sz w:val="20"/>
          <w:szCs w:val="24"/>
        </w:rPr>
        <w:t xml:space="preserve"> 2017, 24–68)</w:t>
      </w:r>
      <w:r w:rsidRPr="00152207">
        <w:rPr>
          <w:rFonts w:ascii="Times New Roman" w:hAnsi="Times New Roman" w:cs="Times New Roman"/>
          <w:sz w:val="20"/>
          <w:szCs w:val="24"/>
        </w:rPr>
        <w:fldChar w:fldCharType="end"/>
      </w:r>
    </w:p>
    <w:p w14:paraId="45B1FAE8"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57F375BD" w14:textId="42332CC6" w:rsidR="00F0528F" w:rsidRPr="001C3B12" w:rsidRDefault="00F0528F" w:rsidP="001C3B12">
      <w:pPr>
        <w:pStyle w:val="podnaslov"/>
        <w:outlineLvl w:val="1"/>
      </w:pPr>
      <w:bookmarkStart w:id="651" w:name="_Toc509591270"/>
      <w:bookmarkStart w:id="652" w:name="_Toc509588461"/>
      <w:r w:rsidRPr="001C3B12">
        <w:lastRenderedPageBreak/>
        <w:t>PRILOGA J: KRITERIJI ZA IZBIRO ORODIJ UPRAVLJANJA PROJEKTOV</w:t>
      </w:r>
      <w:bookmarkEnd w:id="651"/>
      <w:r w:rsidRPr="001C3B12">
        <w:t xml:space="preserve"> </w:t>
      </w:r>
      <w:bookmarkEnd w:id="652"/>
    </w:p>
    <w:p w14:paraId="31F8BD3C"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93080" cy="6096000"/>
                    </a:xfrm>
                    <a:prstGeom prst="rect">
                      <a:avLst/>
                    </a:prstGeom>
                  </pic:spPr>
                </pic:pic>
              </a:graphicData>
            </a:graphic>
          </wp:inline>
        </w:drawing>
      </w:r>
    </w:p>
    <w:p w14:paraId="2E807E04" w14:textId="4D2E77DF"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(Ahmad in Laplante</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2006, 78)</w:t>
      </w:r>
      <w:r w:rsidRPr="00152207">
        <w:rPr>
          <w:rFonts w:ascii="Times New Roman" w:hAnsi="Times New Roman" w:cs="Times New Roman"/>
          <w:sz w:val="20"/>
          <w:szCs w:val="24"/>
        </w:rPr>
        <w:fldChar w:fldCharType="end"/>
      </w:r>
    </w:p>
    <w:p w14:paraId="126F236B" w14:textId="77777777" w:rsidR="00F0528F" w:rsidRPr="00152207" w:rsidRDefault="00F0528F" w:rsidP="00F0528F">
      <w:pPr>
        <w:rPr>
          <w:rFonts w:ascii="Times New Roman" w:hAnsi="Times New Roman" w:cs="Times New Roman"/>
          <w:sz w:val="20"/>
          <w:szCs w:val="24"/>
        </w:rPr>
      </w:pPr>
      <w:r w:rsidRPr="00152207">
        <w:rPr>
          <w:rFonts w:ascii="Times New Roman" w:hAnsi="Times New Roman" w:cs="Times New Roman"/>
          <w:sz w:val="20"/>
          <w:szCs w:val="24"/>
        </w:rPr>
        <w:br w:type="page"/>
      </w:r>
    </w:p>
    <w:p w14:paraId="4CAE69AE" w14:textId="77777777" w:rsidR="00F0528F" w:rsidRPr="00204950" w:rsidRDefault="00F0528F" w:rsidP="00A06263">
      <w:pPr>
        <w:pStyle w:val="podnaslov"/>
        <w:outlineLvl w:val="1"/>
      </w:pPr>
      <w:bookmarkStart w:id="653" w:name="_Toc509588462"/>
      <w:bookmarkStart w:id="654" w:name="_Toc509591271"/>
      <w:r w:rsidRPr="00204950">
        <w:lastRenderedPageBreak/>
        <w:t>PRILOGA K: IDENTIFICIRANIH 5 DIMENZIJ Z 18 FAKTORJI VPLIVA NA DELOVANJE IGRE IN RAZVOJNI PROCES</w:t>
      </w:r>
      <w:bookmarkEnd w:id="653"/>
      <w:bookmarkEnd w:id="654"/>
    </w:p>
    <w:p w14:paraId="5A191FB0" w14:textId="77777777" w:rsidR="00F0528F" w:rsidRPr="00204950" w:rsidRDefault="00F0528F" w:rsidP="00F0528F">
      <w:pPr>
        <w:rPr>
          <w:rFonts w:ascii="Times New Roman" w:hAnsi="Times New Roman" w:cs="Times New Roman"/>
          <w:sz w:val="24"/>
          <w:szCs w:val="24"/>
        </w:rPr>
      </w:pPr>
    </w:p>
    <w:p w14:paraId="10E176DC"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40912" cy="4961255"/>
                    </a:xfrm>
                    <a:prstGeom prst="rect">
                      <a:avLst/>
                    </a:prstGeom>
                  </pic:spPr>
                </pic:pic>
              </a:graphicData>
            </a:graphic>
          </wp:inline>
        </w:drawing>
      </w:r>
    </w:p>
    <w:p w14:paraId="34999A2F" w14:textId="0C44BF06"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2016</w:t>
      </w:r>
      <w:r w:rsidR="00726534" w:rsidRPr="00152207">
        <w:rPr>
          <w:rFonts w:ascii="Times New Roman" w:hAnsi="Times New Roman" w:cs="Times New Roman"/>
          <w:sz w:val="20"/>
          <w:szCs w:val="24"/>
        </w:rPr>
        <w:t>a</w:t>
      </w:r>
      <w:r w:rsidRPr="00152207">
        <w:rPr>
          <w:rFonts w:ascii="Times New Roman" w:hAnsi="Times New Roman" w:cs="Times New Roman"/>
          <w:sz w:val="20"/>
          <w:szCs w:val="24"/>
        </w:rPr>
        <w:t>, 62)</w:t>
      </w:r>
      <w:r w:rsidRPr="00152207">
        <w:rPr>
          <w:rFonts w:ascii="Times New Roman" w:hAnsi="Times New Roman" w:cs="Times New Roman"/>
          <w:sz w:val="20"/>
          <w:szCs w:val="24"/>
        </w:rPr>
        <w:fldChar w:fldCharType="end"/>
      </w:r>
    </w:p>
    <w:p w14:paraId="03BCC2C3"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B886377" w14:textId="77777777" w:rsidR="00F0528F" w:rsidRPr="00204950" w:rsidRDefault="00F0528F" w:rsidP="001C3B12">
      <w:pPr>
        <w:pStyle w:val="podnaslov"/>
        <w:outlineLvl w:val="1"/>
      </w:pPr>
      <w:bookmarkStart w:id="655" w:name="_Toc509588463"/>
      <w:bookmarkStart w:id="656" w:name="_Toc509591272"/>
      <w:r w:rsidRPr="00204950">
        <w:lastRenderedPageBreak/>
        <w:t>PRILOGA L: OCENE PRAGA ZA DOSEGANJE POSAMEZNE STOPNJE ZRELOSTI</w:t>
      </w:r>
      <w:bookmarkEnd w:id="655"/>
      <w:bookmarkEnd w:id="656"/>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04950"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Passing threshold (80%)</w:t>
            </w:r>
          </w:p>
        </w:tc>
      </w:tr>
      <w:tr w:rsidR="00F0528F" w:rsidRPr="00204950" w14:paraId="7BD2A953" w14:textId="77777777" w:rsidTr="001E4257">
        <w:trPr>
          <w:trHeight w:val="268"/>
          <w:jc w:val="center"/>
        </w:trPr>
        <w:tc>
          <w:tcPr>
            <w:tcW w:w="2906" w:type="dxa"/>
            <w:tcBorders>
              <w:top w:val="single" w:sz="4" w:space="0" w:color="auto"/>
            </w:tcBorders>
          </w:tcPr>
          <w:p w14:paraId="42A63BA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25</w:t>
            </w:r>
          </w:p>
        </w:tc>
      </w:tr>
      <w:tr w:rsidR="00F0528F" w:rsidRPr="00204950" w14:paraId="40AA6D10" w14:textId="77777777" w:rsidTr="001E4257">
        <w:trPr>
          <w:trHeight w:val="268"/>
          <w:jc w:val="center"/>
        </w:trPr>
        <w:tc>
          <w:tcPr>
            <w:tcW w:w="2906" w:type="dxa"/>
          </w:tcPr>
          <w:p w14:paraId="5BB6BF79"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Opportunistic</w:t>
            </w:r>
          </w:p>
        </w:tc>
        <w:tc>
          <w:tcPr>
            <w:tcW w:w="2907" w:type="dxa"/>
          </w:tcPr>
          <w:p w14:paraId="0CDC7B92"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51</w:t>
            </w:r>
          </w:p>
        </w:tc>
        <w:tc>
          <w:tcPr>
            <w:tcW w:w="2907" w:type="dxa"/>
          </w:tcPr>
          <w:p w14:paraId="017D582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41</w:t>
            </w:r>
          </w:p>
        </w:tc>
      </w:tr>
      <w:tr w:rsidR="00F0528F" w:rsidRPr="00204950" w14:paraId="518F8EC0" w14:textId="77777777" w:rsidTr="001E4257">
        <w:trPr>
          <w:trHeight w:val="268"/>
          <w:jc w:val="center"/>
        </w:trPr>
        <w:tc>
          <w:tcPr>
            <w:tcW w:w="2906" w:type="dxa"/>
          </w:tcPr>
          <w:p w14:paraId="6526C372"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Consistent</w:t>
            </w:r>
          </w:p>
        </w:tc>
        <w:tc>
          <w:tcPr>
            <w:tcW w:w="2907" w:type="dxa"/>
          </w:tcPr>
          <w:p w14:paraId="1B24E068"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54</w:t>
            </w:r>
          </w:p>
        </w:tc>
        <w:tc>
          <w:tcPr>
            <w:tcW w:w="2907" w:type="dxa"/>
          </w:tcPr>
          <w:p w14:paraId="70C1B026"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r>
      <w:tr w:rsidR="00F0528F" w:rsidRPr="00204950" w14:paraId="5126CAE7" w14:textId="77777777" w:rsidTr="001E4257">
        <w:trPr>
          <w:trHeight w:val="278"/>
          <w:jc w:val="center"/>
        </w:trPr>
        <w:tc>
          <w:tcPr>
            <w:tcW w:w="2906" w:type="dxa"/>
          </w:tcPr>
          <w:p w14:paraId="0B6439CA"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Organized</w:t>
            </w:r>
          </w:p>
        </w:tc>
        <w:tc>
          <w:tcPr>
            <w:tcW w:w="2907" w:type="dxa"/>
          </w:tcPr>
          <w:p w14:paraId="1F09AC4A"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54</w:t>
            </w:r>
          </w:p>
        </w:tc>
        <w:tc>
          <w:tcPr>
            <w:tcW w:w="2907" w:type="dxa"/>
          </w:tcPr>
          <w:p w14:paraId="5123454F"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r>
      <w:tr w:rsidR="00F0528F" w:rsidRPr="00204950" w14:paraId="1B9FFF7D" w14:textId="77777777" w:rsidTr="001E4257">
        <w:trPr>
          <w:trHeight w:val="278"/>
          <w:jc w:val="center"/>
        </w:trPr>
        <w:tc>
          <w:tcPr>
            <w:tcW w:w="2906" w:type="dxa"/>
          </w:tcPr>
          <w:p w14:paraId="5842ECA3"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Optimized</w:t>
            </w:r>
          </w:p>
        </w:tc>
        <w:tc>
          <w:tcPr>
            <w:tcW w:w="2907" w:type="dxa"/>
          </w:tcPr>
          <w:p w14:paraId="1A7D189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c>
          <w:tcPr>
            <w:tcW w:w="2907" w:type="dxa"/>
          </w:tcPr>
          <w:p w14:paraId="4C23FCA4"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36</w:t>
            </w:r>
          </w:p>
        </w:tc>
      </w:tr>
    </w:tbl>
    <w:p w14:paraId="64192511" w14:textId="4460F144"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2016a, 68)</w:t>
      </w:r>
      <w:r w:rsidRPr="00152207">
        <w:rPr>
          <w:rFonts w:ascii="Times New Roman" w:hAnsi="Times New Roman" w:cs="Times New Roman"/>
          <w:sz w:val="20"/>
          <w:szCs w:val="24"/>
        </w:rPr>
        <w:fldChar w:fldCharType="end"/>
      </w:r>
    </w:p>
    <w:p w14:paraId="33AFE208"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D7F131C" w14:textId="368BD782" w:rsidR="00F0528F" w:rsidRPr="00204950" w:rsidRDefault="00F0528F" w:rsidP="001C3B12">
      <w:pPr>
        <w:pStyle w:val="podnaslov"/>
        <w:outlineLvl w:val="1"/>
      </w:pPr>
      <w:bookmarkStart w:id="657" w:name="_Toc509588464"/>
      <w:bookmarkStart w:id="658" w:name="_Toc509591273"/>
      <w:r w:rsidRPr="001C3B12">
        <w:rPr>
          <w:rStyle w:val="podnaslovZnak"/>
        </w:rPr>
        <w:lastRenderedPageBreak/>
        <w:t>PRILOGA M: VPRAŠALNIK ZA OCENITEV OPTIMIZIRANE ZRELOSTI</w:t>
      </w:r>
      <w:bookmarkEnd w:id="657"/>
      <w:r w:rsidR="00A54A12">
        <w:rPr>
          <w:rStyle w:val="podnaslovZnak"/>
        </w:rPr>
        <w:t xml:space="preserve"> ZA DGMM</w:t>
      </w:r>
      <w:bookmarkEnd w:id="658"/>
    </w:p>
    <w:p w14:paraId="0F0D20F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 GDD Management</w:t>
      </w:r>
    </w:p>
    <w:p w14:paraId="2341203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 Defined game design guidelines and concepts are followed</w:t>
      </w:r>
    </w:p>
    <w:p w14:paraId="147D5EF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for all new game development projects.</w:t>
      </w:r>
    </w:p>
    <w:p w14:paraId="28B09E5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 The GDD is well understandable by all stakeholders.</w:t>
      </w:r>
    </w:p>
    <w:p w14:paraId="1AB7586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 The GDD is available to all development team members</w:t>
      </w:r>
    </w:p>
    <w:p w14:paraId="06C8523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at the beginning of the production phase.</w:t>
      </w:r>
    </w:p>
    <w:p w14:paraId="4E071B8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 A log is maintained to record development team</w:t>
      </w:r>
    </w:p>
    <w:p w14:paraId="01B7636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members’ complaints regarding GDD transformation issues.</w:t>
      </w:r>
    </w:p>
    <w:p w14:paraId="736C649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5.2 Team Configuration &amp; Management</w:t>
      </w:r>
    </w:p>
    <w:p w14:paraId="205AF0D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S.5.2.1 Team configuration and management demonstrate a</w:t>
      </w:r>
    </w:p>
    <w:p w14:paraId="5BD60A5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positive impact on game development activities.</w:t>
      </w:r>
    </w:p>
    <w:p w14:paraId="3D57D28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S.5.2.2 Team members are satisfied with the communication</w:t>
      </w:r>
    </w:p>
    <w:p w14:paraId="6D35130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collaboration protocol.</w:t>
      </w:r>
    </w:p>
    <w:p w14:paraId="28271EE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5.3 Requirement Modelling and Management</w:t>
      </w:r>
    </w:p>
    <w:p w14:paraId="7FD8479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S.5.3.1 The target market segment is fully captured by the</w:t>
      </w:r>
    </w:p>
    <w:p w14:paraId="27408D3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identified requirements of a particular game.</w:t>
      </w:r>
    </w:p>
    <w:p w14:paraId="7275FA3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S.5.3.2 Game requirements are reviewed and revised on a</w:t>
      </w:r>
    </w:p>
    <w:p w14:paraId="330C6F7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regular basis when required.</w:t>
      </w:r>
    </w:p>
    <w:p w14:paraId="7F1CE24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S.5.3.3 The quality attribute of games is accommodated by</w:t>
      </w:r>
    </w:p>
    <w:p w14:paraId="1222750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identified requirements.</w:t>
      </w:r>
    </w:p>
    <w:p w14:paraId="4EF11584"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GDPA5.4 Game Prototyping</w:t>
      </w:r>
    </w:p>
    <w:p w14:paraId="11D33FB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S.5.4.1 Prototyping helps in improving and developing the</w:t>
      </w:r>
    </w:p>
    <w:p w14:paraId="70405CB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final game efficiently.</w:t>
      </w:r>
    </w:p>
    <w:p w14:paraId="7031E7BE"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S.5.4.2 Prototyping helps in identifying game mechanics,</w:t>
      </w:r>
    </w:p>
    <w:p w14:paraId="4594494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rules, and algorithms.</w:t>
      </w:r>
    </w:p>
    <w:p w14:paraId="64CB055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S.5.4.3 The developed prototype refines the created content</w:t>
      </w:r>
    </w:p>
    <w:p w14:paraId="5B9A07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of the game and also balances the gameplay.</w:t>
      </w:r>
    </w:p>
    <w:p w14:paraId="3F2421A1"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5.5 Risk Management</w:t>
      </w:r>
    </w:p>
    <w:p w14:paraId="682AEB6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S.5.5.1 Risk assessment is helpful in reducing associated</w:t>
      </w:r>
    </w:p>
    <w:p w14:paraId="519617C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development risks.</w:t>
      </w:r>
    </w:p>
    <w:p w14:paraId="0619FD3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S.5.5.2 There is a backup plan to handle identified risks and</w:t>
      </w:r>
    </w:p>
    <w:p w14:paraId="2E13E00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explore other solutions that would reduce or eliminate risk.</w:t>
      </w:r>
    </w:p>
    <w:p w14:paraId="4B85429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S.5.5.3 The development team always has a functional and</w:t>
      </w:r>
    </w:p>
    <w:p w14:paraId="52590F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technical design specification with a complete risk assessment</w:t>
      </w:r>
    </w:p>
    <w:p w14:paraId="3DBA16E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document before the start of the production phase</w:t>
      </w:r>
    </w:p>
    <w:p w14:paraId="270CFC8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for all projects.</w:t>
      </w:r>
    </w:p>
    <w:p w14:paraId="38407666"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5.6 Quality of Architecture</w:t>
      </w:r>
    </w:p>
    <w:p w14:paraId="1C0AF91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S.5.6.1 The management team is continuously improving the</w:t>
      </w:r>
    </w:p>
    <w:p w14:paraId="6C03305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evaluation process for game architecture quality.</w:t>
      </w:r>
    </w:p>
    <w:p w14:paraId="51614D0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S.5.6.2 Game architecture documents are reviewed and</w:t>
      </w:r>
    </w:p>
    <w:p w14:paraId="1CD5931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updated regularly to avoid future bottlenecks.</w:t>
      </w:r>
    </w:p>
    <w:p w14:paraId="48778E2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S.5.6.3 Game architecture includes robustness features that</w:t>
      </w:r>
    </w:p>
    <w:p w14:paraId="2D9530A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enable the game to be functional in unexpected circumstances.</w:t>
      </w:r>
    </w:p>
    <w:p w14:paraId="4F776EBF"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77F9C85C" w14:textId="77777777" w:rsidR="00DA330B" w:rsidRDefault="00DA330B"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lastRenderedPageBreak/>
        <w:t>GDPA 5.7 Asset Management</w:t>
      </w:r>
    </w:p>
    <w:p w14:paraId="69A8803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S.5.7.1 The asset management system can reduce duplication</w:t>
      </w:r>
    </w:p>
    <w:p w14:paraId="004CF39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of assets and remove outdated assets from the asset</w:t>
      </w:r>
    </w:p>
    <w:p w14:paraId="2328ACC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library.</w:t>
      </w:r>
    </w:p>
    <w:p w14:paraId="6A7879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S.5.7.2 Assets created for a game fit into the game concept</w:t>
      </w:r>
    </w:p>
    <w:p w14:paraId="2AD34E2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have a positive effect on game appearance.</w:t>
      </w:r>
    </w:p>
    <w:p w14:paraId="07690DD3"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5.8 Game Engine Development &amp; Management</w:t>
      </w:r>
    </w:p>
    <w:p w14:paraId="6444163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S.5.8.1 The development team has adequate resources and</w:t>
      </w:r>
    </w:p>
    <w:p w14:paraId="23152F8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skills to develop its own game engines for game development</w:t>
      </w:r>
    </w:p>
    <w:p w14:paraId="7ECCDE9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or to enhance the capabilities of existing ones by adding</w:t>
      </w:r>
    </w:p>
    <w:p w14:paraId="1484994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middleware.</w:t>
      </w:r>
    </w:p>
    <w:p w14:paraId="3DF82E4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S.5.8.2 Game engines are reused for different game projects.</w:t>
      </w:r>
    </w:p>
    <w:p w14:paraId="75132CB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5.9 Test Management</w:t>
      </w:r>
    </w:p>
    <w:p w14:paraId="7BA705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S.5.9.1 The selected testing approach ensures game performance</w:t>
      </w:r>
    </w:p>
    <w:p w14:paraId="51843ECE"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quality.</w:t>
      </w:r>
    </w:p>
    <w:p w14:paraId="596A563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S.5.9.2 The testing team experiments with innovative techniques</w:t>
      </w:r>
    </w:p>
    <w:p w14:paraId="5F79DBE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on a regular basis to improve the game testing</w:t>
      </w:r>
    </w:p>
    <w:p w14:paraId="60F65D5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process.</w:t>
      </w:r>
    </w:p>
    <w:p w14:paraId="6668FC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S.5.9.3 A developed test plan keeps track of functional and</w:t>
      </w:r>
    </w:p>
    <w:p w14:paraId="64B13EC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non-functional requirements test outcomes and uses the</w:t>
      </w:r>
    </w:p>
    <w:p w14:paraId="7EC317C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results to improve game quality and playability.</w:t>
      </w:r>
    </w:p>
    <w:p w14:paraId="1D7467A4"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5.10 Maintenance Support</w:t>
      </w:r>
    </w:p>
    <w:p w14:paraId="15B8CE8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S.5.10.1 The maintenance support system team regularly</w:t>
      </w:r>
    </w:p>
    <w:p w14:paraId="6DD7E39D"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examines, maintains, and improves the support system for</w:t>
      </w:r>
    </w:p>
    <w:p w14:paraId="0E43DE5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effective and easy reporting service.</w:t>
      </w:r>
    </w:p>
    <w:p w14:paraId="5CB4B30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S.5.10.2 The project team is continuously improving the</w:t>
      </w:r>
    </w:p>
    <w:p w14:paraId="1B43DE3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maintenance support system for developed games.</w:t>
      </w:r>
    </w:p>
    <w:p w14:paraId="15B0CE4E"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5.11 Fun Factor Analysis</w:t>
      </w:r>
    </w:p>
    <w:p w14:paraId="3AE7568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S.5.11.1 A blend of playability and usability methods in addition</w:t>
      </w:r>
    </w:p>
    <w:p w14:paraId="57EEA0B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to innovative ideas are used to enhance the consumer</w:t>
      </w:r>
    </w:p>
    <w:p w14:paraId="7897ED4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playability experience in term of challenges, storyline, game</w:t>
      </w:r>
    </w:p>
    <w:p w14:paraId="7777DA5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level curiosity, full control, and feeling of independence.</w:t>
      </w:r>
    </w:p>
    <w:p w14:paraId="4BFF67E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S.5.11.2 The fun factor analysis strategic plan is monitored</w:t>
      </w:r>
    </w:p>
    <w:p w14:paraId="204233A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on a regular basis, and improving it is a continuous strategic</w:t>
      </w:r>
    </w:p>
    <w:p w14:paraId="26C5727A"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effort of the project team.</w:t>
      </w:r>
    </w:p>
    <w:p w14:paraId="7FC58B1B"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5.12 Ease of Use</w:t>
      </w:r>
    </w:p>
    <w:p w14:paraId="5876946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S.5.12.1 Consumer feedback indicates satisfaction and ability</w:t>
      </w:r>
    </w:p>
    <w:p w14:paraId="5827139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to navigate conveniently between menu.</w:t>
      </w:r>
    </w:p>
    <w:p w14:paraId="6E279D8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S.5.12.2 The defined strategy to enhance consumer experience</w:t>
      </w:r>
    </w:p>
    <w:p w14:paraId="00D4740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related to ease of use metrics is regularly reviewed</w:t>
      </w:r>
    </w:p>
    <w:p w14:paraId="71732A5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updated.</w:t>
      </w:r>
    </w:p>
    <w:p w14:paraId="6A2C65F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5.13 Market Orientation</w:t>
      </w:r>
    </w:p>
    <w:p w14:paraId="4450544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S.5.13.1 The organization is able to gain competitive advantage</w:t>
      </w:r>
    </w:p>
    <w:p w14:paraId="58BDED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by using its market orientation strategy.</w:t>
      </w:r>
    </w:p>
    <w:p w14:paraId="0946789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S.5.13.2 Developed game concepts are aligned with the</w:t>
      </w:r>
    </w:p>
    <w:p w14:paraId="6F8C56B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requirements of the target market.</w:t>
      </w:r>
    </w:p>
    <w:p w14:paraId="75E6ECD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S.5.13.3 Developed games are able to maximize their consumers’</w:t>
      </w:r>
    </w:p>
    <w:p w14:paraId="3717D50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playing time.</w:t>
      </w:r>
    </w:p>
    <w:p w14:paraId="28547C48"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lastRenderedPageBreak/>
        <w:t>GDPA 5.14 Time to Market</w:t>
      </w:r>
    </w:p>
    <w:p w14:paraId="7DD25FAA"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S.5.14.1 Games are published before competitors’ games.</w:t>
      </w:r>
    </w:p>
    <w:p w14:paraId="0AACF63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S.5.14.2 Being first to market helps to retain existing consumers</w:t>
      </w:r>
    </w:p>
    <w:p w14:paraId="286E9DA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attract new ones.</w:t>
      </w:r>
    </w:p>
    <w:p w14:paraId="36A40629"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5.15 Relationship Management</w:t>
      </w:r>
    </w:p>
    <w:p w14:paraId="4D8D269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S.5.15.1 Developed games are able to retain their consumers</w:t>
      </w:r>
    </w:p>
    <w:p w14:paraId="3B0E4493"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for a long time.</w:t>
      </w:r>
    </w:p>
    <w:p w14:paraId="2D698D73"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S.5.15.2 The development team follows a balanced playerand</w:t>
      </w:r>
    </w:p>
    <w:p w14:paraId="45644AA5"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game-centred strategy.</w:t>
      </w:r>
    </w:p>
    <w:p w14:paraId="33907BED"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5.16 Monetization Strategy</w:t>
      </w:r>
    </w:p>
    <w:p w14:paraId="48EF00B9"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S.5.16.1 The revenue model contributes to strengthening the</w:t>
      </w:r>
    </w:p>
    <w:p w14:paraId="13FB99F1"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financial position of the organization.</w:t>
      </w:r>
    </w:p>
    <w:p w14:paraId="364D792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S.5.16.2 The organization successfully achieves its financial objectives.</w:t>
      </w:r>
    </w:p>
    <w:p w14:paraId="552CEB3C"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S.5.16.3 Return on investment increases over a period of</w:t>
      </w:r>
    </w:p>
    <w:p w14:paraId="37494D7D"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time.</w:t>
      </w:r>
    </w:p>
    <w:p w14:paraId="122E957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5.17 Innovation</w:t>
      </w:r>
    </w:p>
    <w:p w14:paraId="2027F28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S.5.17.1 Past innovative measures taken by the development</w:t>
      </w:r>
    </w:p>
    <w:p w14:paraId="378F32A1"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team have resulted in improved game development and</w:t>
      </w:r>
    </w:p>
    <w:p w14:paraId="0B96165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management processes.</w:t>
      </w:r>
    </w:p>
    <w:p w14:paraId="17E2F460"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5.18 Stakeholder Collaboration</w:t>
      </w:r>
    </w:p>
    <w:p w14:paraId="78C5BD45" w14:textId="77777777" w:rsidR="00F0528F" w:rsidRPr="00204950" w:rsidRDefault="00F0528F" w:rsidP="00F0528F">
      <w:pPr>
        <w:jc w:val="both"/>
        <w:rPr>
          <w:rFonts w:ascii="Times New Roman" w:hAnsi="Times New Roman" w:cs="Times New Roman"/>
          <w:sz w:val="24"/>
          <w:szCs w:val="24"/>
        </w:rPr>
      </w:pPr>
      <w:r w:rsidRPr="00204950">
        <w:rPr>
          <w:rFonts w:ascii="Times New Roman" w:hAnsi="Times New Roman" w:cs="Times New Roman"/>
          <w:sz w:val="24"/>
          <w:szCs w:val="24"/>
        </w:rPr>
        <w:t>S.5.18.1 All stakeholders are involved in game-related decisions.</w:t>
      </w:r>
    </w:p>
    <w:p w14:paraId="54FAFB53" w14:textId="56149E5C"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2016a, 67–68)</w:t>
      </w:r>
      <w:r w:rsidRPr="00152207">
        <w:rPr>
          <w:rFonts w:ascii="Times New Roman" w:hAnsi="Times New Roman" w:cs="Times New Roman"/>
          <w:sz w:val="20"/>
          <w:szCs w:val="24"/>
        </w:rPr>
        <w:fldChar w:fldCharType="end"/>
      </w:r>
    </w:p>
    <w:p w14:paraId="3B887159" w14:textId="77777777" w:rsidR="00F0528F" w:rsidRPr="00204950" w:rsidRDefault="00F0528F" w:rsidP="00F0528F">
      <w:pPr>
        <w:rPr>
          <w:rFonts w:ascii="Times New Roman" w:hAnsi="Times New Roman" w:cs="Times New Roman"/>
          <w:sz w:val="24"/>
          <w:szCs w:val="24"/>
        </w:rPr>
      </w:pPr>
    </w:p>
    <w:p w14:paraId="7C714722"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20C2E175" w14:textId="043C99F9" w:rsidR="00F0528F" w:rsidRPr="00204950" w:rsidRDefault="000A777A" w:rsidP="001C3B12">
      <w:pPr>
        <w:pStyle w:val="podnaslov"/>
        <w:outlineLvl w:val="1"/>
      </w:pPr>
      <w:bookmarkStart w:id="659" w:name="_Toc509588465"/>
      <w:bookmarkStart w:id="660" w:name="_Toc509591274"/>
      <w:r>
        <w:lastRenderedPageBreak/>
        <w:t>PRILOGA N</w:t>
      </w:r>
      <w:r w:rsidR="00F0528F" w:rsidRPr="00204950">
        <w:t>: ODGOVORI NA IZJAVE V PRILOGA L ZA DOLOČITEV OCENE ZRELOSTI ZA OPTIMIZIRAN PROCESNI MODEL PO ZRELOSNEMU MODELU DGMM</w:t>
      </w:r>
      <w:bookmarkEnd w:id="659"/>
      <w:bookmarkEnd w:id="660"/>
    </w:p>
    <w:tbl>
      <w:tblPr>
        <w:tblStyle w:val="Tabelamrea"/>
        <w:tblW w:w="0" w:type="auto"/>
        <w:jc w:val="center"/>
        <w:tblLook w:val="04A0" w:firstRow="1" w:lastRow="0" w:firstColumn="1" w:lastColumn="0" w:noHBand="0" w:noVBand="1"/>
      </w:tblPr>
      <w:tblGrid>
        <w:gridCol w:w="2093"/>
        <w:gridCol w:w="1984"/>
      </w:tblGrid>
      <w:tr w:rsidR="00F0528F" w:rsidRPr="00204950" w14:paraId="03BA41BE" w14:textId="77777777" w:rsidTr="001E4257">
        <w:trPr>
          <w:jc w:val="center"/>
        </w:trPr>
        <w:tc>
          <w:tcPr>
            <w:tcW w:w="2093" w:type="dxa"/>
            <w:shd w:val="clear" w:color="auto" w:fill="0D0D0D" w:themeFill="text1" w:themeFillTint="F2"/>
          </w:tcPr>
          <w:p w14:paraId="6F5013F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Odgovor</w:t>
            </w:r>
          </w:p>
        </w:tc>
      </w:tr>
      <w:tr w:rsidR="00F0528F" w:rsidRPr="00204950" w14:paraId="5F84E9FD" w14:textId="77777777" w:rsidTr="001E4257">
        <w:trPr>
          <w:jc w:val="center"/>
        </w:trPr>
        <w:tc>
          <w:tcPr>
            <w:tcW w:w="2093" w:type="dxa"/>
            <w:shd w:val="clear" w:color="auto" w:fill="D9D9D9" w:themeFill="background1" w:themeFillShade="D9"/>
          </w:tcPr>
          <w:p w14:paraId="1B78B95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097D8ED" w14:textId="77777777" w:rsidTr="001E4257">
        <w:trPr>
          <w:jc w:val="center"/>
        </w:trPr>
        <w:tc>
          <w:tcPr>
            <w:tcW w:w="2093" w:type="dxa"/>
            <w:shd w:val="clear" w:color="auto" w:fill="D9D9D9" w:themeFill="background1" w:themeFillShade="D9"/>
          </w:tcPr>
          <w:p w14:paraId="09117F4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28ABAF2" w14:textId="77777777" w:rsidTr="001E4257">
        <w:trPr>
          <w:jc w:val="center"/>
        </w:trPr>
        <w:tc>
          <w:tcPr>
            <w:tcW w:w="2093" w:type="dxa"/>
            <w:shd w:val="clear" w:color="auto" w:fill="D9D9D9" w:themeFill="background1" w:themeFillShade="D9"/>
          </w:tcPr>
          <w:p w14:paraId="3C69DDB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71E8977" w14:textId="77777777" w:rsidTr="001E4257">
        <w:trPr>
          <w:jc w:val="center"/>
        </w:trPr>
        <w:tc>
          <w:tcPr>
            <w:tcW w:w="2093" w:type="dxa"/>
            <w:shd w:val="clear" w:color="auto" w:fill="D9D9D9" w:themeFill="background1" w:themeFillShade="D9"/>
          </w:tcPr>
          <w:p w14:paraId="1F327E6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7214C379" w14:textId="77777777" w:rsidTr="001E4257">
        <w:trPr>
          <w:jc w:val="center"/>
        </w:trPr>
        <w:tc>
          <w:tcPr>
            <w:tcW w:w="2093" w:type="dxa"/>
          </w:tcPr>
          <w:p w14:paraId="798C751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S.5.2.1</w:t>
            </w:r>
          </w:p>
        </w:tc>
        <w:tc>
          <w:tcPr>
            <w:tcW w:w="1984" w:type="dxa"/>
          </w:tcPr>
          <w:p w14:paraId="1C75E66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57A0A19" w14:textId="77777777" w:rsidTr="001E4257">
        <w:trPr>
          <w:jc w:val="center"/>
        </w:trPr>
        <w:tc>
          <w:tcPr>
            <w:tcW w:w="2093" w:type="dxa"/>
          </w:tcPr>
          <w:p w14:paraId="219BF2C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S.5.2.2</w:t>
            </w:r>
          </w:p>
        </w:tc>
        <w:tc>
          <w:tcPr>
            <w:tcW w:w="1984" w:type="dxa"/>
          </w:tcPr>
          <w:p w14:paraId="76BE16B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76E74E" w14:textId="77777777" w:rsidTr="001E4257">
        <w:trPr>
          <w:jc w:val="center"/>
        </w:trPr>
        <w:tc>
          <w:tcPr>
            <w:tcW w:w="2093" w:type="dxa"/>
            <w:shd w:val="clear" w:color="auto" w:fill="D9D9D9" w:themeFill="background1" w:themeFillShade="D9"/>
          </w:tcPr>
          <w:p w14:paraId="65E2541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5852796C" w14:textId="77777777" w:rsidTr="001E4257">
        <w:trPr>
          <w:jc w:val="center"/>
        </w:trPr>
        <w:tc>
          <w:tcPr>
            <w:tcW w:w="2093" w:type="dxa"/>
            <w:shd w:val="clear" w:color="auto" w:fill="D9D9D9" w:themeFill="background1" w:themeFillShade="D9"/>
          </w:tcPr>
          <w:p w14:paraId="7494703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658A5E2" w14:textId="77777777" w:rsidTr="001E4257">
        <w:trPr>
          <w:jc w:val="center"/>
        </w:trPr>
        <w:tc>
          <w:tcPr>
            <w:tcW w:w="2093" w:type="dxa"/>
            <w:shd w:val="clear" w:color="auto" w:fill="D9D9D9" w:themeFill="background1" w:themeFillShade="D9"/>
          </w:tcPr>
          <w:p w14:paraId="6F09002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8F71262" w14:textId="77777777" w:rsidTr="001E4257">
        <w:trPr>
          <w:jc w:val="center"/>
        </w:trPr>
        <w:tc>
          <w:tcPr>
            <w:tcW w:w="2093" w:type="dxa"/>
          </w:tcPr>
          <w:p w14:paraId="31E08F6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S.5.4.1</w:t>
            </w:r>
          </w:p>
        </w:tc>
        <w:tc>
          <w:tcPr>
            <w:tcW w:w="1984" w:type="dxa"/>
          </w:tcPr>
          <w:p w14:paraId="0EE9C35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B00392D" w14:textId="77777777" w:rsidTr="001E4257">
        <w:trPr>
          <w:jc w:val="center"/>
        </w:trPr>
        <w:tc>
          <w:tcPr>
            <w:tcW w:w="2093" w:type="dxa"/>
          </w:tcPr>
          <w:p w14:paraId="7988FB2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S.5.4.2</w:t>
            </w:r>
          </w:p>
        </w:tc>
        <w:tc>
          <w:tcPr>
            <w:tcW w:w="1984" w:type="dxa"/>
          </w:tcPr>
          <w:p w14:paraId="171851A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5883E369" w14:textId="77777777" w:rsidTr="001E4257">
        <w:trPr>
          <w:jc w:val="center"/>
        </w:trPr>
        <w:tc>
          <w:tcPr>
            <w:tcW w:w="2093" w:type="dxa"/>
          </w:tcPr>
          <w:p w14:paraId="729E22D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S.5.4.3</w:t>
            </w:r>
          </w:p>
        </w:tc>
        <w:tc>
          <w:tcPr>
            <w:tcW w:w="1984" w:type="dxa"/>
          </w:tcPr>
          <w:p w14:paraId="37ABE52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AD35082" w14:textId="77777777" w:rsidTr="001E4257">
        <w:trPr>
          <w:jc w:val="center"/>
        </w:trPr>
        <w:tc>
          <w:tcPr>
            <w:tcW w:w="2093" w:type="dxa"/>
            <w:shd w:val="clear" w:color="auto" w:fill="D9D9D9" w:themeFill="background1" w:themeFillShade="D9"/>
          </w:tcPr>
          <w:p w14:paraId="56B81AD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D0437C6" w14:textId="77777777" w:rsidTr="001E4257">
        <w:trPr>
          <w:jc w:val="center"/>
        </w:trPr>
        <w:tc>
          <w:tcPr>
            <w:tcW w:w="2093" w:type="dxa"/>
            <w:shd w:val="clear" w:color="auto" w:fill="D9D9D9" w:themeFill="background1" w:themeFillShade="D9"/>
          </w:tcPr>
          <w:p w14:paraId="37C4522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801F188" w14:textId="77777777" w:rsidTr="001E4257">
        <w:trPr>
          <w:jc w:val="center"/>
        </w:trPr>
        <w:tc>
          <w:tcPr>
            <w:tcW w:w="2093" w:type="dxa"/>
            <w:shd w:val="clear" w:color="auto" w:fill="D9D9D9" w:themeFill="background1" w:themeFillShade="D9"/>
          </w:tcPr>
          <w:p w14:paraId="35DC89D6"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271EE55" w14:textId="77777777" w:rsidTr="001E4257">
        <w:trPr>
          <w:jc w:val="center"/>
        </w:trPr>
        <w:tc>
          <w:tcPr>
            <w:tcW w:w="2093" w:type="dxa"/>
          </w:tcPr>
          <w:p w14:paraId="7D9BD94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S.5.6.1</w:t>
            </w:r>
          </w:p>
        </w:tc>
        <w:tc>
          <w:tcPr>
            <w:tcW w:w="1984" w:type="dxa"/>
          </w:tcPr>
          <w:p w14:paraId="5EEA6D5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AAFEE08" w14:textId="77777777" w:rsidTr="001E4257">
        <w:trPr>
          <w:jc w:val="center"/>
        </w:trPr>
        <w:tc>
          <w:tcPr>
            <w:tcW w:w="2093" w:type="dxa"/>
          </w:tcPr>
          <w:p w14:paraId="47D12E8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S.5.6.2</w:t>
            </w:r>
          </w:p>
        </w:tc>
        <w:tc>
          <w:tcPr>
            <w:tcW w:w="1984" w:type="dxa"/>
          </w:tcPr>
          <w:p w14:paraId="3EF2263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873BA4E" w14:textId="77777777" w:rsidTr="001E4257">
        <w:trPr>
          <w:jc w:val="center"/>
        </w:trPr>
        <w:tc>
          <w:tcPr>
            <w:tcW w:w="2093" w:type="dxa"/>
          </w:tcPr>
          <w:p w14:paraId="7A4B86A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S.5.6.3</w:t>
            </w:r>
          </w:p>
        </w:tc>
        <w:tc>
          <w:tcPr>
            <w:tcW w:w="1984" w:type="dxa"/>
          </w:tcPr>
          <w:p w14:paraId="3E792456"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1787B5F" w14:textId="77777777" w:rsidTr="001E4257">
        <w:trPr>
          <w:jc w:val="center"/>
        </w:trPr>
        <w:tc>
          <w:tcPr>
            <w:tcW w:w="2093" w:type="dxa"/>
            <w:shd w:val="clear" w:color="auto" w:fill="D9D9D9" w:themeFill="background1" w:themeFillShade="D9"/>
          </w:tcPr>
          <w:p w14:paraId="1ABF0B9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C485458" w14:textId="77777777" w:rsidTr="001E4257">
        <w:trPr>
          <w:jc w:val="center"/>
        </w:trPr>
        <w:tc>
          <w:tcPr>
            <w:tcW w:w="2093" w:type="dxa"/>
            <w:shd w:val="clear" w:color="auto" w:fill="D9D9D9" w:themeFill="background1" w:themeFillShade="D9"/>
          </w:tcPr>
          <w:p w14:paraId="2621B3A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BA7D4C" w14:textId="77777777" w:rsidTr="001E4257">
        <w:trPr>
          <w:jc w:val="center"/>
        </w:trPr>
        <w:tc>
          <w:tcPr>
            <w:tcW w:w="2093" w:type="dxa"/>
          </w:tcPr>
          <w:p w14:paraId="4DD8769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S.5.8.1</w:t>
            </w:r>
          </w:p>
        </w:tc>
        <w:tc>
          <w:tcPr>
            <w:tcW w:w="1984" w:type="dxa"/>
          </w:tcPr>
          <w:p w14:paraId="0449F7F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3CD83CA5" w14:textId="77777777" w:rsidTr="001E4257">
        <w:trPr>
          <w:jc w:val="center"/>
        </w:trPr>
        <w:tc>
          <w:tcPr>
            <w:tcW w:w="2093" w:type="dxa"/>
          </w:tcPr>
          <w:p w14:paraId="216599C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S.5.8.2</w:t>
            </w:r>
          </w:p>
        </w:tc>
        <w:tc>
          <w:tcPr>
            <w:tcW w:w="1984" w:type="dxa"/>
          </w:tcPr>
          <w:p w14:paraId="51C9914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785B5647" w14:textId="77777777" w:rsidTr="001E4257">
        <w:trPr>
          <w:jc w:val="center"/>
        </w:trPr>
        <w:tc>
          <w:tcPr>
            <w:tcW w:w="2093" w:type="dxa"/>
            <w:shd w:val="clear" w:color="auto" w:fill="D9D9D9" w:themeFill="background1" w:themeFillShade="D9"/>
          </w:tcPr>
          <w:p w14:paraId="4E9B619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910C6EA" w14:textId="77777777" w:rsidTr="001E4257">
        <w:trPr>
          <w:jc w:val="center"/>
        </w:trPr>
        <w:tc>
          <w:tcPr>
            <w:tcW w:w="2093" w:type="dxa"/>
            <w:shd w:val="clear" w:color="auto" w:fill="D9D9D9" w:themeFill="background1" w:themeFillShade="D9"/>
          </w:tcPr>
          <w:p w14:paraId="6309DF5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3D04C5B" w14:textId="77777777" w:rsidTr="001E4257">
        <w:trPr>
          <w:jc w:val="center"/>
        </w:trPr>
        <w:tc>
          <w:tcPr>
            <w:tcW w:w="2093" w:type="dxa"/>
            <w:shd w:val="clear" w:color="auto" w:fill="D9D9D9" w:themeFill="background1" w:themeFillShade="D9"/>
          </w:tcPr>
          <w:p w14:paraId="43ABE67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BE4A2DF" w14:textId="77777777" w:rsidTr="001E4257">
        <w:trPr>
          <w:jc w:val="center"/>
        </w:trPr>
        <w:tc>
          <w:tcPr>
            <w:tcW w:w="2093" w:type="dxa"/>
          </w:tcPr>
          <w:p w14:paraId="290E04B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S.5.10.1</w:t>
            </w:r>
          </w:p>
        </w:tc>
        <w:tc>
          <w:tcPr>
            <w:tcW w:w="1984" w:type="dxa"/>
          </w:tcPr>
          <w:p w14:paraId="19D8C40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8919C40" w14:textId="77777777" w:rsidTr="001E4257">
        <w:trPr>
          <w:jc w:val="center"/>
        </w:trPr>
        <w:tc>
          <w:tcPr>
            <w:tcW w:w="2093" w:type="dxa"/>
          </w:tcPr>
          <w:p w14:paraId="7D49218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S.5.10.2</w:t>
            </w:r>
          </w:p>
        </w:tc>
        <w:tc>
          <w:tcPr>
            <w:tcW w:w="1984" w:type="dxa"/>
          </w:tcPr>
          <w:p w14:paraId="7998DE3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224EFA1" w14:textId="77777777" w:rsidTr="001E4257">
        <w:trPr>
          <w:jc w:val="center"/>
        </w:trPr>
        <w:tc>
          <w:tcPr>
            <w:tcW w:w="2093" w:type="dxa"/>
            <w:shd w:val="clear" w:color="auto" w:fill="D9D9D9" w:themeFill="background1" w:themeFillShade="D9"/>
          </w:tcPr>
          <w:p w14:paraId="05242CF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D1A1DD6" w14:textId="77777777" w:rsidTr="001E4257">
        <w:trPr>
          <w:jc w:val="center"/>
        </w:trPr>
        <w:tc>
          <w:tcPr>
            <w:tcW w:w="2093" w:type="dxa"/>
            <w:shd w:val="clear" w:color="auto" w:fill="D9D9D9" w:themeFill="background1" w:themeFillShade="D9"/>
          </w:tcPr>
          <w:p w14:paraId="5E0999E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4CDA033" w14:textId="77777777" w:rsidTr="001E4257">
        <w:trPr>
          <w:jc w:val="center"/>
        </w:trPr>
        <w:tc>
          <w:tcPr>
            <w:tcW w:w="2093" w:type="dxa"/>
          </w:tcPr>
          <w:p w14:paraId="2DF76B7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S.5.12.1</w:t>
            </w:r>
          </w:p>
        </w:tc>
        <w:tc>
          <w:tcPr>
            <w:tcW w:w="1984" w:type="dxa"/>
          </w:tcPr>
          <w:p w14:paraId="07E1999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6A02C1A" w14:textId="77777777" w:rsidTr="001E4257">
        <w:trPr>
          <w:jc w:val="center"/>
        </w:trPr>
        <w:tc>
          <w:tcPr>
            <w:tcW w:w="2093" w:type="dxa"/>
          </w:tcPr>
          <w:p w14:paraId="0F87B1C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S.5.12.2</w:t>
            </w:r>
          </w:p>
        </w:tc>
        <w:tc>
          <w:tcPr>
            <w:tcW w:w="1984" w:type="dxa"/>
          </w:tcPr>
          <w:p w14:paraId="63BBCC7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D1F989" w14:textId="77777777" w:rsidTr="001E4257">
        <w:trPr>
          <w:jc w:val="center"/>
        </w:trPr>
        <w:tc>
          <w:tcPr>
            <w:tcW w:w="2093" w:type="dxa"/>
            <w:shd w:val="clear" w:color="auto" w:fill="D9D9D9" w:themeFill="background1" w:themeFillShade="D9"/>
          </w:tcPr>
          <w:p w14:paraId="39C8BBB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CBE8506" w14:textId="77777777" w:rsidTr="001E4257">
        <w:trPr>
          <w:jc w:val="center"/>
        </w:trPr>
        <w:tc>
          <w:tcPr>
            <w:tcW w:w="2093" w:type="dxa"/>
            <w:shd w:val="clear" w:color="auto" w:fill="D9D9D9" w:themeFill="background1" w:themeFillShade="D9"/>
          </w:tcPr>
          <w:p w14:paraId="265ECD3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DC8820" w14:textId="77777777" w:rsidTr="001E4257">
        <w:trPr>
          <w:jc w:val="center"/>
        </w:trPr>
        <w:tc>
          <w:tcPr>
            <w:tcW w:w="2093" w:type="dxa"/>
            <w:shd w:val="clear" w:color="auto" w:fill="D9D9D9" w:themeFill="background1" w:themeFillShade="D9"/>
          </w:tcPr>
          <w:p w14:paraId="4402234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FA327CE" w14:textId="77777777" w:rsidTr="001E4257">
        <w:trPr>
          <w:jc w:val="center"/>
        </w:trPr>
        <w:tc>
          <w:tcPr>
            <w:tcW w:w="2093" w:type="dxa"/>
          </w:tcPr>
          <w:p w14:paraId="2F5EEA2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S.5.14.1</w:t>
            </w:r>
          </w:p>
        </w:tc>
        <w:tc>
          <w:tcPr>
            <w:tcW w:w="1984" w:type="dxa"/>
          </w:tcPr>
          <w:p w14:paraId="674A7CD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FFBB73E" w14:textId="77777777" w:rsidTr="001E4257">
        <w:trPr>
          <w:jc w:val="center"/>
        </w:trPr>
        <w:tc>
          <w:tcPr>
            <w:tcW w:w="2093" w:type="dxa"/>
          </w:tcPr>
          <w:p w14:paraId="213AE76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S.5.14.2</w:t>
            </w:r>
          </w:p>
        </w:tc>
        <w:tc>
          <w:tcPr>
            <w:tcW w:w="1984" w:type="dxa"/>
          </w:tcPr>
          <w:p w14:paraId="6BCCEF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EE94361" w14:textId="77777777" w:rsidTr="001E4257">
        <w:trPr>
          <w:jc w:val="center"/>
        </w:trPr>
        <w:tc>
          <w:tcPr>
            <w:tcW w:w="2093" w:type="dxa"/>
            <w:shd w:val="clear" w:color="auto" w:fill="D9D9D9" w:themeFill="background1" w:themeFillShade="D9"/>
          </w:tcPr>
          <w:p w14:paraId="66B1803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DE111A" w14:textId="77777777" w:rsidTr="001E4257">
        <w:trPr>
          <w:jc w:val="center"/>
        </w:trPr>
        <w:tc>
          <w:tcPr>
            <w:tcW w:w="2093" w:type="dxa"/>
            <w:shd w:val="clear" w:color="auto" w:fill="D9D9D9" w:themeFill="background1" w:themeFillShade="D9"/>
          </w:tcPr>
          <w:p w14:paraId="75CAAC1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6728C41B" w14:textId="77777777" w:rsidTr="001E4257">
        <w:trPr>
          <w:jc w:val="center"/>
        </w:trPr>
        <w:tc>
          <w:tcPr>
            <w:tcW w:w="2093" w:type="dxa"/>
          </w:tcPr>
          <w:p w14:paraId="6A42C80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S.5.16.1</w:t>
            </w:r>
          </w:p>
        </w:tc>
        <w:tc>
          <w:tcPr>
            <w:tcW w:w="1984" w:type="dxa"/>
          </w:tcPr>
          <w:p w14:paraId="1F003CC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1DD1DF" w14:textId="77777777" w:rsidTr="001E4257">
        <w:trPr>
          <w:jc w:val="center"/>
        </w:trPr>
        <w:tc>
          <w:tcPr>
            <w:tcW w:w="2093" w:type="dxa"/>
          </w:tcPr>
          <w:p w14:paraId="21F83EE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S.5.16.2</w:t>
            </w:r>
          </w:p>
        </w:tc>
        <w:tc>
          <w:tcPr>
            <w:tcW w:w="1984" w:type="dxa"/>
          </w:tcPr>
          <w:p w14:paraId="4B9166B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63D8030" w14:textId="77777777" w:rsidTr="001E4257">
        <w:trPr>
          <w:jc w:val="center"/>
        </w:trPr>
        <w:tc>
          <w:tcPr>
            <w:tcW w:w="2093" w:type="dxa"/>
          </w:tcPr>
          <w:p w14:paraId="2709209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S.5.16.3</w:t>
            </w:r>
          </w:p>
        </w:tc>
        <w:tc>
          <w:tcPr>
            <w:tcW w:w="1984" w:type="dxa"/>
          </w:tcPr>
          <w:p w14:paraId="2435279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1C71757" w14:textId="77777777" w:rsidTr="001E4257">
        <w:trPr>
          <w:jc w:val="center"/>
        </w:trPr>
        <w:tc>
          <w:tcPr>
            <w:tcW w:w="2093" w:type="dxa"/>
            <w:shd w:val="clear" w:color="auto" w:fill="D9D9D9" w:themeFill="background1" w:themeFillShade="D9"/>
          </w:tcPr>
          <w:p w14:paraId="206B763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43978F9" w14:textId="77777777" w:rsidTr="001E4257">
        <w:trPr>
          <w:jc w:val="center"/>
        </w:trPr>
        <w:tc>
          <w:tcPr>
            <w:tcW w:w="2093" w:type="dxa"/>
          </w:tcPr>
          <w:p w14:paraId="7DD76302"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S.5.18.1</w:t>
            </w:r>
          </w:p>
        </w:tc>
        <w:tc>
          <w:tcPr>
            <w:tcW w:w="1984" w:type="dxa"/>
          </w:tcPr>
          <w:p w14:paraId="4AFE2E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bl>
    <w:p w14:paraId="7BE2B089" w14:textId="77777777" w:rsidR="00F0528F" w:rsidRPr="00204950" w:rsidRDefault="00F0528F" w:rsidP="00F0528F">
      <w:pPr>
        <w:rPr>
          <w:rFonts w:ascii="Times New Roman" w:hAnsi="Times New Roman" w:cs="Times New Roman"/>
          <w:sz w:val="24"/>
          <w:szCs w:val="24"/>
        </w:rPr>
      </w:pPr>
    </w:p>
    <w:p w14:paraId="429B6DEE" w14:textId="77777777" w:rsidR="00B61032" w:rsidRPr="00204950"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204950">
      <w:headerReference w:type="even" r:id="rId34"/>
      <w:headerReference w:type="default" r:id="rId35"/>
      <w:footerReference w:type="even" r:id="rId36"/>
      <w:footerReference w:type="default" r:id="rId37"/>
      <w:headerReference w:type="first" r:id="rId38"/>
      <w:footerReference w:type="first" r:id="rId3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kralj" w:date="2018-04-02T19:34:00Z" w:initials="k">
    <w:p w14:paraId="5030DD77" w14:textId="6059144C" w:rsidR="0090431B" w:rsidRDefault="0090431B">
      <w:pPr>
        <w:pStyle w:val="Pripombabesedilo"/>
      </w:pPr>
      <w:r>
        <w:rPr>
          <w:rStyle w:val="Pripombasklic"/>
        </w:rPr>
        <w:annotationRef/>
      </w:r>
      <w:r>
        <w:t>Nekoliko nejasno. Parafraziraj.</w:t>
      </w:r>
    </w:p>
  </w:comment>
  <w:comment w:id="57" w:author="kralj" w:date="2018-04-02T19:44:00Z" w:initials="k">
    <w:p w14:paraId="68B13AA3" w14:textId="4F0EE0AB" w:rsidR="0090431B" w:rsidRDefault="0090431B">
      <w:pPr>
        <w:pStyle w:val="Pripombabesedilo"/>
      </w:pPr>
      <w:r>
        <w:rPr>
          <w:rStyle w:val="Pripombasklic"/>
        </w:rPr>
        <w:annotationRef/>
      </w:r>
      <w:r>
        <w:t>Besedil?</w:t>
      </w:r>
    </w:p>
  </w:comment>
  <w:comment w:id="127" w:author="kralj" w:date="2018-04-03T19:18:00Z" w:initials="k">
    <w:p w14:paraId="6557767B" w14:textId="2F15942B" w:rsidR="0090431B" w:rsidRDefault="0090431B">
      <w:pPr>
        <w:pStyle w:val="Pripombabesedilo"/>
      </w:pPr>
      <w:r>
        <w:rPr>
          <w:rStyle w:val="Pripombasklic"/>
        </w:rPr>
        <w:annotationRef/>
      </w:r>
      <w:r>
        <w:t>Nejasno.</w:t>
      </w:r>
    </w:p>
  </w:comment>
  <w:comment w:id="373" w:author="kralj" w:date="2018-04-03T20:36:00Z" w:initials="k">
    <w:p w14:paraId="03BF9438" w14:textId="7FFE69F2" w:rsidR="0090431B" w:rsidRDefault="0090431B">
      <w:pPr>
        <w:pStyle w:val="Pripombabesedilo"/>
      </w:pPr>
      <w:r>
        <w:rPr>
          <w:rStyle w:val="Pripombasklic"/>
        </w:rPr>
        <w:annotationRef/>
      </w:r>
      <w:r>
        <w:t>Predprodukcija se načelno piše skupaj</w:t>
      </w:r>
    </w:p>
  </w:comment>
  <w:comment w:id="635" w:author="kralj" w:date="2018-04-04T21:35:00Z" w:initials="k">
    <w:p w14:paraId="3122A6A5" w14:textId="3846C277" w:rsidR="0090431B" w:rsidRDefault="0090431B">
      <w:pPr>
        <w:pStyle w:val="Pripombabesedilo"/>
      </w:pPr>
      <w:r>
        <w:rPr>
          <w:rStyle w:val="Pripombasklic"/>
        </w:rPr>
        <w:annotationRef/>
      </w:r>
      <w:r>
        <w:t>Kot rečeno … naj bi se pisalo skupaj. Vidim pa, da imaš v literaturi vezaje. Naredi tako, da bo strokovni javnosti primerno.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EDA15E" w15:done="0"/>
  <w15:commentEx w15:paraId="5030DD77" w15:done="0"/>
  <w15:commentEx w15:paraId="68B13AA3" w15:done="0"/>
  <w15:commentEx w15:paraId="6557767B" w15:done="0"/>
  <w15:commentEx w15:paraId="03BF9438" w15:done="0"/>
  <w15:commentEx w15:paraId="3122A6A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43DF2C" w14:textId="77777777" w:rsidR="00A05747" w:rsidRDefault="00A05747" w:rsidP="004E1A4D">
      <w:pPr>
        <w:spacing w:after="0" w:line="240" w:lineRule="auto"/>
      </w:pPr>
      <w:r>
        <w:separator/>
      </w:r>
    </w:p>
  </w:endnote>
  <w:endnote w:type="continuationSeparator" w:id="0">
    <w:p w14:paraId="69D812D4" w14:textId="77777777" w:rsidR="00A05747" w:rsidRDefault="00A05747"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C5007" w14:textId="74B141E9" w:rsidR="0090431B" w:rsidRDefault="0090431B">
    <w:pPr>
      <w:pStyle w:val="Noga"/>
      <w:jc w:val="center"/>
    </w:pPr>
  </w:p>
  <w:p w14:paraId="4B25C033" w14:textId="77777777" w:rsidR="0090431B" w:rsidRDefault="0090431B">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541138"/>
      <w:docPartObj>
        <w:docPartGallery w:val="Page Numbers (Bottom of Page)"/>
        <w:docPartUnique/>
      </w:docPartObj>
    </w:sdtPr>
    <w:sdtEndPr>
      <w:rPr>
        <w:rFonts w:ascii="Times New Roman" w:hAnsi="Times New Roman" w:cs="Times New Roman"/>
        <w:sz w:val="24"/>
      </w:rPr>
    </w:sdtEndPr>
    <w:sdtContent>
      <w:p w14:paraId="003E1E75" w14:textId="1895B1A9" w:rsidR="0090431B" w:rsidRPr="00A556CE" w:rsidRDefault="0090431B">
        <w:pPr>
          <w:pStyle w:val="Noga"/>
          <w:jc w:val="center"/>
          <w:rPr>
            <w:rFonts w:ascii="Times New Roman" w:hAnsi="Times New Roman" w:cs="Times New Roman"/>
            <w:sz w:val="24"/>
          </w:rPr>
        </w:pPr>
        <w:r w:rsidRPr="00A556CE">
          <w:rPr>
            <w:rFonts w:ascii="Times New Roman" w:hAnsi="Times New Roman" w:cs="Times New Roman"/>
            <w:sz w:val="24"/>
          </w:rPr>
          <w:fldChar w:fldCharType="begin"/>
        </w:r>
        <w:r w:rsidRPr="00A556CE">
          <w:rPr>
            <w:rFonts w:ascii="Times New Roman" w:hAnsi="Times New Roman" w:cs="Times New Roman"/>
            <w:sz w:val="24"/>
          </w:rPr>
          <w:instrText>PAGE   \* MERGEFORMAT</w:instrText>
        </w:r>
        <w:r w:rsidRPr="00A556CE">
          <w:rPr>
            <w:rFonts w:ascii="Times New Roman" w:hAnsi="Times New Roman" w:cs="Times New Roman"/>
            <w:sz w:val="24"/>
          </w:rPr>
          <w:fldChar w:fldCharType="separate"/>
        </w:r>
        <w:r w:rsidR="006C140D">
          <w:rPr>
            <w:rFonts w:ascii="Times New Roman" w:hAnsi="Times New Roman" w:cs="Times New Roman"/>
            <w:noProof/>
            <w:sz w:val="24"/>
          </w:rPr>
          <w:t>11</w:t>
        </w:r>
        <w:r w:rsidRPr="00A556CE">
          <w:rPr>
            <w:rFonts w:ascii="Times New Roman" w:hAnsi="Times New Roman" w:cs="Times New Roman"/>
            <w:sz w:val="24"/>
          </w:rPr>
          <w:fldChar w:fldCharType="end"/>
        </w:r>
      </w:p>
    </w:sdtContent>
  </w:sdt>
  <w:p w14:paraId="6DDE9803" w14:textId="77777777" w:rsidR="0090431B" w:rsidRDefault="0090431B">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90431B" w:rsidRDefault="0090431B">
    <w:pPr>
      <w:pStyle w:val="Nog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90431B" w:rsidRDefault="0090431B">
    <w:pPr>
      <w:pStyle w:val="Nog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90431B" w:rsidRDefault="0090431B">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EEAFB0" w14:textId="77777777" w:rsidR="00A05747" w:rsidRDefault="00A05747" w:rsidP="004E1A4D">
      <w:pPr>
        <w:spacing w:after="0" w:line="240" w:lineRule="auto"/>
      </w:pPr>
      <w:r>
        <w:separator/>
      </w:r>
    </w:p>
  </w:footnote>
  <w:footnote w:type="continuationSeparator" w:id="0">
    <w:p w14:paraId="7D08CA32" w14:textId="77777777" w:rsidR="00A05747" w:rsidRDefault="00A05747" w:rsidP="004E1A4D">
      <w:pPr>
        <w:spacing w:after="0" w:line="240" w:lineRule="auto"/>
      </w:pPr>
      <w:r>
        <w:continuationSeparator/>
      </w:r>
    </w:p>
  </w:footnote>
  <w:footnote w:id="1">
    <w:p w14:paraId="3583E71A" w14:textId="77777777" w:rsidR="0090431B" w:rsidRPr="00A00603" w:rsidRDefault="0090431B" w:rsidP="000815B0">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90431B" w:rsidRPr="00A00603" w:rsidRDefault="0090431B" w:rsidP="000815B0">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Virtualna resničnost. Danes najkvalitetnejši produkti: Oculus Rift, Gear VR, HTC Vive, PlayStation VR.</w:t>
      </w:r>
    </w:p>
  </w:footnote>
  <w:footnote w:id="3">
    <w:p w14:paraId="2137838A" w14:textId="325F581C" w:rsidR="0090431B" w:rsidRPr="00A00603" w:rsidRDefault="0090431B" w:rsidP="00C021E1">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Zrelostni model za učne igre p</w:t>
      </w:r>
      <w:r>
        <w:rPr>
          <w:rFonts w:ascii="Times New Roman" w:hAnsi="Times New Roman" w:cs="Times New Roman"/>
        </w:rPr>
        <w:t>oda tudi</w:t>
      </w:r>
      <w:del w:id="14" w:author="kralj" w:date="2018-04-02T19:35:00Z">
        <w:r w:rsidDel="00CE5EB1">
          <w:rPr>
            <w:rFonts w:ascii="Times New Roman" w:hAnsi="Times New Roman" w:cs="Times New Roman"/>
          </w:rPr>
          <w:delText>.</w:delText>
        </w:r>
      </w:del>
      <w:r>
        <w:rPr>
          <w:rFonts w:ascii="Times New Roman" w:hAnsi="Times New Roman" w:cs="Times New Roman"/>
        </w:rPr>
        <w:t xml:space="preserve"> Aslan, Serdar. 2016. </w:t>
      </w:r>
      <w:r w:rsidRPr="00A00603">
        <w:rPr>
          <w:rFonts w:ascii="Times New Roman" w:hAnsi="Times New Roman" w:cs="Times New Roman"/>
        </w:rPr>
        <w:t>Digital Educational Games: Methodologies for D</w:t>
      </w:r>
      <w:r>
        <w:rPr>
          <w:rFonts w:ascii="Times New Roman" w:hAnsi="Times New Roman" w:cs="Times New Roman"/>
        </w:rPr>
        <w:t>evelopment and Software Quality</w:t>
      </w:r>
      <w:r w:rsidRPr="00A00603">
        <w:rPr>
          <w:rFonts w:ascii="Times New Roman" w:hAnsi="Times New Roman" w:cs="Times New Roman"/>
        </w:rPr>
        <w:t>. Imenuje ga IDEALLY - dIgital eDucational gamE softAre quaLity evaLuation methodologY. Dostopen je od 30. septembra 2016.</w:t>
      </w:r>
    </w:p>
  </w:footnote>
  <w:footnote w:id="4">
    <w:p w14:paraId="69BDFC34" w14:textId="77777777" w:rsidR="0090431B" w:rsidRPr="00A00603" w:rsidRDefault="0090431B" w:rsidP="00C021E1">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DGMM -  Digital Game Maturity Model. Dostopen je od 16. avgusta 2016.</w:t>
      </w:r>
    </w:p>
  </w:footnote>
  <w:footnote w:id="5">
    <w:p w14:paraId="38814423" w14:textId="77777777" w:rsidR="0090431B" w:rsidRPr="00A00603" w:rsidRDefault="0090431B" w:rsidP="00BA7E48">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Thesaurus. Zbirka sopomenk (sinonimov).</w:t>
      </w:r>
    </w:p>
  </w:footnote>
  <w:footnote w:id="6">
    <w:p w14:paraId="521FC61C" w14:textId="77777777" w:rsidR="0090431B" w:rsidRPr="00A00603" w:rsidRDefault="0090431B" w:rsidP="00BA7E48">
      <w:pPr>
        <w:pStyle w:val="Bibliografija"/>
        <w:rPr>
          <w:rFonts w:ascii="Times New Roman" w:hAnsi="Times New Roman" w:cs="Times New Roman"/>
          <w:sz w:val="20"/>
          <w:szCs w:val="20"/>
        </w:rPr>
      </w:pPr>
      <w:r w:rsidRPr="00D468C8">
        <w:rPr>
          <w:rStyle w:val="Sprotnaopomba-sklic"/>
        </w:rPr>
        <w:footnoteRef/>
      </w:r>
      <w:r w:rsidRPr="00A00603">
        <w:rPr>
          <w:rFonts w:ascii="Times New Roman" w:hAnsi="Times New Roman" w:cs="Times New Roman"/>
          <w:sz w:val="20"/>
          <w:szCs w:val="20"/>
        </w:rPr>
        <w:t xml:space="preserve"> Gams, Matjaž, in Boštjan Kaluža. 2013. </w:t>
      </w:r>
      <w:r w:rsidRPr="00A00603">
        <w:rPr>
          <w:rFonts w:ascii="Times New Roman" w:hAnsi="Times New Roman" w:cs="Times New Roman"/>
          <w:i/>
          <w:iCs/>
          <w:sz w:val="20"/>
          <w:szCs w:val="20"/>
        </w:rPr>
        <w:t>Računalniški slovarček</w:t>
      </w:r>
      <w:r w:rsidRPr="00A00603">
        <w:rPr>
          <w:rFonts w:ascii="Times New Roman" w:hAnsi="Times New Roman" w:cs="Times New Roman"/>
          <w:sz w:val="20"/>
          <w:szCs w:val="20"/>
        </w:rPr>
        <w:t>. Kamnik: Amebis.</w:t>
      </w:r>
    </w:p>
  </w:footnote>
  <w:footnote w:id="7">
    <w:p w14:paraId="76719D78" w14:textId="77777777" w:rsidR="0090431B" w:rsidRPr="00194376" w:rsidRDefault="0090431B"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Workflow.</w:t>
      </w:r>
    </w:p>
  </w:footnote>
  <w:footnote w:id="8">
    <w:p w14:paraId="7FB2F522" w14:textId="77777777" w:rsidR="0090431B" w:rsidRPr="00194376" w:rsidRDefault="0090431B"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Commercial off-the-shelf.</w:t>
      </w:r>
    </w:p>
  </w:footnote>
  <w:footnote w:id="9">
    <w:p w14:paraId="0F7312F7" w14:textId="77777777" w:rsidR="0090431B" w:rsidRPr="00194376" w:rsidRDefault="0090431B"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Procesni model je vpeljalo in ga uporablja podjetje IBM.</w:t>
      </w:r>
    </w:p>
  </w:footnote>
  <w:footnote w:id="10">
    <w:p w14:paraId="4CAB39B7" w14:textId="77777777" w:rsidR="0090431B" w:rsidRPr="00194376" w:rsidRDefault="0090431B"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UML – Unified modeling language. V delu ga uporabljamo za grafično definiranje procesnih modelov.</w:t>
      </w:r>
    </w:p>
  </w:footnote>
  <w:footnote w:id="11">
    <w:p w14:paraId="5FD1ECDB" w14:textId="77777777" w:rsidR="0090431B" w:rsidRPr="00194376" w:rsidRDefault="0090431B"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Release Candidate-RC, Release to Manufacturing (RTM).</w:t>
      </w:r>
    </w:p>
  </w:footnote>
  <w:footnote w:id="12">
    <w:p w14:paraId="1378836D" w14:textId="77777777" w:rsidR="0090431B" w:rsidRPr="00776033" w:rsidRDefault="0090431B"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Extreme programming, ekstremno programiranje.</w:t>
      </w:r>
    </w:p>
  </w:footnote>
  <w:footnote w:id="13">
    <w:p w14:paraId="1156955D" w14:textId="77777777" w:rsidR="0090431B" w:rsidRPr="00776033" w:rsidRDefault="0090431B"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Dynamic System Development Method, razvoj dinamičnih sistemov. DSDM konzorcij je skrbnik metode.</w:t>
      </w:r>
    </w:p>
  </w:footnote>
  <w:footnote w:id="14">
    <w:p w14:paraId="41ACBD11" w14:textId="77777777" w:rsidR="0090431B" w:rsidRPr="00776033" w:rsidRDefault="0090431B"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Feature driven development, funkcionalno usmerjen razvoj.</w:t>
      </w:r>
    </w:p>
  </w:footnote>
  <w:footnote w:id="15">
    <w:p w14:paraId="1ADE1C6E" w14:textId="77777777" w:rsidR="0090431B" w:rsidRPr="00776033" w:rsidRDefault="0090431B"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Adaptive software development, prilagodljiv razvojni model.</w:t>
      </w:r>
    </w:p>
  </w:footnote>
  <w:footnote w:id="16">
    <w:p w14:paraId="55F566FA" w14:textId="77777777" w:rsidR="0090431B" w:rsidRPr="00776033" w:rsidRDefault="0090431B"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Test driven development, testno usmerjen razvoj.</w:t>
      </w:r>
    </w:p>
  </w:footnote>
  <w:footnote w:id="17">
    <w:p w14:paraId="427C5571" w14:textId="77777777" w:rsidR="0090431B" w:rsidRDefault="0090431B" w:rsidP="001230C3">
      <w:pPr>
        <w:pStyle w:val="Sprotnaopomba-besedilo"/>
      </w:pPr>
      <w:r w:rsidRPr="00D468C8">
        <w:rPr>
          <w:rStyle w:val="Sprotnaopomba-sklic"/>
        </w:rPr>
        <w:footnoteRef/>
      </w:r>
      <w:r w:rsidRPr="00776033">
        <w:rPr>
          <w:rFonts w:ascii="Times New Roman" w:hAnsi="Times New Roman" w:cs="Times New Roman"/>
        </w:rPr>
        <w:t xml:space="preserve"> Discipline agile delivery, disciplinirana agilna dostava.</w:t>
      </w:r>
    </w:p>
  </w:footnote>
  <w:footnote w:id="18">
    <w:p w14:paraId="36E6BAF9" w14:textId="77777777" w:rsidR="0090431B" w:rsidRPr="00194376" w:rsidRDefault="0090431B"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w:t>
      </w:r>
      <w:del w:id="138" w:author="kralj" w:date="2018-04-03T19:25:00Z">
        <w:r w:rsidRPr="00194376" w:rsidDel="00ED36BC">
          <w:rPr>
            <w:rFonts w:ascii="Times New Roman" w:hAnsi="Times New Roman" w:cs="Times New Roman"/>
          </w:rPr>
          <w:delText xml:space="preserve"> </w:delText>
        </w:r>
      </w:del>
      <w:r w:rsidRPr="00194376">
        <w:rPr>
          <w:rFonts w:ascii="Times New Roman" w:hAnsi="Times New Roman" w:cs="Times New Roman"/>
        </w:rPr>
        <w:t>Just in time – JIT.</w:t>
      </w:r>
    </w:p>
  </w:footnote>
  <w:footnote w:id="19">
    <w:p w14:paraId="4C9FC403" w14:textId="77777777" w:rsidR="0090431B" w:rsidRPr="00194376" w:rsidRDefault="0090431B"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Work in Progress – WiP.</w:t>
      </w:r>
    </w:p>
  </w:footnote>
  <w:footnote w:id="20">
    <w:p w14:paraId="282F93F6" w14:textId="77777777" w:rsidR="0090431B" w:rsidRPr="00194376" w:rsidRDefault="0090431B"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21">
    <w:p w14:paraId="35F6C3C7" w14:textId="77777777" w:rsidR="0090431B" w:rsidRPr="00A00603" w:rsidRDefault="0090431B"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development lifecycle.</w:t>
      </w:r>
    </w:p>
  </w:footnote>
  <w:footnote w:id="22">
    <w:p w14:paraId="56C17AAA" w14:textId="77777777" w:rsidR="0090431B" w:rsidRPr="00A00603" w:rsidRDefault="0090431B"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design document.</w:t>
      </w:r>
    </w:p>
  </w:footnote>
  <w:footnote w:id="23">
    <w:p w14:paraId="578BAFA3" w14:textId="77777777" w:rsidR="0090431B" w:rsidRPr="00A00603" w:rsidRDefault="0090431B"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diGital educAtional gaMe dEvelopment.</w:t>
      </w:r>
    </w:p>
  </w:footnote>
  <w:footnote w:id="24">
    <w:p w14:paraId="24DDDEED" w14:textId="77777777" w:rsidR="0090431B" w:rsidRPr="00A00603" w:rsidRDefault="0090431B"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Digital education game.</w:t>
      </w:r>
    </w:p>
  </w:footnote>
  <w:footnote w:id="25">
    <w:p w14:paraId="6EBDF459" w14:textId="77777777" w:rsidR="0090431B" w:rsidRPr="002D33A6" w:rsidRDefault="0090431B" w:rsidP="00E55DC4">
      <w:pPr>
        <w:pStyle w:val="Sprotnaopomba-besedilo"/>
        <w:rPr>
          <w:rFonts w:ascii="Times New Roman" w:hAnsi="Times New Roman" w:cs="Times New Roman"/>
        </w:rPr>
      </w:pPr>
      <w:r w:rsidRPr="00D468C8">
        <w:rPr>
          <w:rStyle w:val="Sprotnaopomba-sklic"/>
        </w:rPr>
        <w:footnoteRef/>
      </w:r>
      <w:r w:rsidRPr="002D33A6">
        <w:rPr>
          <w:rFonts w:ascii="Times New Roman" w:hAnsi="Times New Roman" w:cs="Times New Roman"/>
        </w:rPr>
        <w:t>Backlog. Konstantno posodobljen seznam funkcionalnosti, ki jih je potrebno razviti.</w:t>
      </w:r>
    </w:p>
  </w:footnote>
  <w:footnote w:id="26">
    <w:p w14:paraId="0853FAC3" w14:textId="77777777" w:rsidR="0090431B" w:rsidRDefault="0090431B" w:rsidP="00E55DC4">
      <w:pPr>
        <w:pStyle w:val="Sprotnaopomba-besedilo"/>
      </w:pPr>
      <w:r w:rsidRPr="00D468C8">
        <w:rPr>
          <w:rStyle w:val="Sprotnaopomba-sklic"/>
        </w:rPr>
        <w:footnoteRef/>
      </w:r>
      <w:r w:rsidRPr="002D33A6">
        <w:rPr>
          <w:rFonts w:ascii="Times New Roman" w:hAnsi="Times New Roman" w:cs="Times New Roman"/>
        </w:rPr>
        <w:t xml:space="preserve"> Postmortem</w:t>
      </w:r>
      <w:r>
        <w:rPr>
          <w:rFonts w:ascii="Times New Roman" w:hAnsi="Times New Roman" w:cs="Times New Roman"/>
        </w:rPr>
        <w:t>. Dokumentiran potek razvoja.</w:t>
      </w:r>
    </w:p>
  </w:footnote>
  <w:footnote w:id="27">
    <w:p w14:paraId="6EC4176F" w14:textId="77777777" w:rsidR="0090431B" w:rsidRPr="00A00603" w:rsidRDefault="0090431B" w:rsidP="00CF7713">
      <w:pPr>
        <w:autoSpaceDE w:val="0"/>
        <w:autoSpaceDN w:val="0"/>
        <w:adjustRightInd w:val="0"/>
        <w:spacing w:after="0" w:line="240" w:lineRule="auto"/>
        <w:rPr>
          <w:rFonts w:ascii="Times New Roman" w:hAnsi="Times New Roman" w:cs="Times New Roman"/>
          <w:sz w:val="20"/>
          <w:szCs w:val="20"/>
        </w:rPr>
      </w:pPr>
      <w:r w:rsidRPr="00D468C8">
        <w:rPr>
          <w:rStyle w:val="Sprotnaopomba-sklic"/>
        </w:rPr>
        <w:footnoteRef/>
      </w:r>
      <w:r w:rsidRPr="00A00603">
        <w:rPr>
          <w:rFonts w:ascii="Times New Roman" w:hAnsi="Times New Roman" w:cs="Times New Roman"/>
          <w:sz w:val="20"/>
          <w:szCs w:val="20"/>
        </w:rPr>
        <w:t xml:space="preserve"> Tran, M., Biddle, R.: Collaboration in serious game development: a case study. In: Proc.</w:t>
      </w:r>
    </w:p>
    <w:p w14:paraId="73C3DEBA" w14:textId="421854FF" w:rsidR="0090431B" w:rsidRPr="00A00603" w:rsidRDefault="0090431B" w:rsidP="00CF7713">
      <w:pPr>
        <w:pStyle w:val="Sprotnaopomba-besedilo"/>
        <w:rPr>
          <w:rFonts w:ascii="Times New Roman" w:hAnsi="Times New Roman" w:cs="Times New Roman"/>
        </w:rPr>
      </w:pPr>
      <w:r w:rsidRPr="00A00603">
        <w:rPr>
          <w:rFonts w:ascii="Times New Roman" w:hAnsi="Times New Roman" w:cs="Times New Roman"/>
        </w:rPr>
        <w:t>of the 2008 Conf. on Future Play, 49–56 (2008)</w:t>
      </w:r>
      <w:r>
        <w:rPr>
          <w:rFonts w:ascii="Times New Roman" w:hAnsi="Times New Roman" w:cs="Times New Roman"/>
        </w:rPr>
        <w:t>.</w:t>
      </w:r>
    </w:p>
  </w:footnote>
  <w:footnote w:id="28">
    <w:p w14:paraId="3C448ADE" w14:textId="77777777" w:rsidR="0090431B" w:rsidRPr="00A00603" w:rsidRDefault="0090431B" w:rsidP="00CF7713">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Avtor igre Wolfshade MUD, pri Electronic Arts izda: Command &amp; Conquer: Generals – Zero Hour in Lord of the Rings: The Battle for Middle-Earth, pri Powered Games izda: Superme Commander in Demigod.</w:t>
      </w:r>
    </w:p>
  </w:footnote>
  <w:footnote w:id="29">
    <w:p w14:paraId="44CFA054" w14:textId="77777777" w:rsidR="0090431B" w:rsidRPr="00A00603" w:rsidRDefault="0090431B" w:rsidP="00114D4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Tehnical Design Document.</w:t>
      </w:r>
    </w:p>
  </w:footnote>
  <w:footnote w:id="30">
    <w:p w14:paraId="6C467E12" w14:textId="77777777" w:rsidR="0090431B" w:rsidRPr="00A00603" w:rsidRDefault="0090431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Pogosti izraz je umetnikova biblija - UB. Art-Bible.</w:t>
      </w:r>
    </w:p>
  </w:footnote>
  <w:footnote w:id="31">
    <w:p w14:paraId="675F6449" w14:textId="77777777" w:rsidR="0090431B" w:rsidRPr="00A00603" w:rsidRDefault="0090431B" w:rsidP="00114D4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Gold-plating.</w:t>
      </w:r>
    </w:p>
  </w:footnote>
  <w:footnote w:id="32">
    <w:p w14:paraId="353D4153" w14:textId="77777777" w:rsidR="0090431B" w:rsidRPr="00A00603" w:rsidRDefault="0090431B"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Unified Process.</w:t>
      </w:r>
    </w:p>
  </w:footnote>
  <w:footnote w:id="33">
    <w:p w14:paraId="09FFCABF" w14:textId="77777777" w:rsidR="0090431B" w:rsidRPr="00A00603" w:rsidRDefault="0090431B"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Waterfall Process.</w:t>
      </w:r>
    </w:p>
  </w:footnote>
  <w:footnote w:id="34">
    <w:p w14:paraId="3511C0B4" w14:textId="77777777" w:rsidR="0090431B" w:rsidRPr="00A00603" w:rsidRDefault="0090431B"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eXtreme Game Development Process.</w:t>
      </w:r>
    </w:p>
  </w:footnote>
  <w:footnote w:id="35">
    <w:p w14:paraId="051A7F87" w14:textId="77777777" w:rsidR="0090431B" w:rsidRPr="00A00603" w:rsidRDefault="0090431B"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Agile Game Process.</w:t>
      </w:r>
    </w:p>
  </w:footnote>
  <w:footnote w:id="36">
    <w:p w14:paraId="0BA32469" w14:textId="07B02B80" w:rsidR="0090431B" w:rsidRPr="00A00603" w:rsidRDefault="0090431B" w:rsidP="008D03D1">
      <w:pPr>
        <w:pStyle w:val="Sprotnaopomba-besedilo"/>
        <w:rPr>
          <w:rFonts w:ascii="Times New Roman" w:hAnsi="Times New Roman" w:cs="Times New Roman"/>
        </w:rPr>
      </w:pPr>
      <w:r w:rsidRPr="00D468C8">
        <w:rPr>
          <w:rStyle w:val="Sprotnaopomba-sklic"/>
        </w:rPr>
        <w:footnoteRef/>
      </w:r>
      <w:r>
        <w:rPr>
          <w:rFonts w:ascii="Times New Roman" w:hAnsi="Times New Roman" w:cs="Times New Roman"/>
        </w:rPr>
        <w:t xml:space="preserve"> </w:t>
      </w:r>
      <w:r w:rsidRPr="00A00603">
        <w:rPr>
          <w:rFonts w:ascii="Times New Roman" w:hAnsi="Times New Roman" w:cs="Times New Roman"/>
        </w:rPr>
        <w:t>Modding. Razvijalci izdajo orodja za modificiranje igre</w:t>
      </w:r>
      <w:ins w:id="316" w:author="kralj" w:date="2018-04-03T20:21:00Z">
        <w:r>
          <w:rPr>
            <w:rFonts w:ascii="Times New Roman" w:hAnsi="Times New Roman" w:cs="Times New Roman"/>
          </w:rPr>
          <w:t>,</w:t>
        </w:r>
      </w:ins>
      <w:r w:rsidRPr="00A00603">
        <w:rPr>
          <w:rFonts w:ascii="Times New Roman" w:hAnsi="Times New Roman" w:cs="Times New Roman"/>
        </w:rPr>
        <w:t xml:space="preserve"> </w:t>
      </w:r>
      <w:ins w:id="317" w:author="kralj" w:date="2018-04-03T20:21:00Z">
        <w:r>
          <w:rPr>
            <w:rFonts w:ascii="Times New Roman" w:hAnsi="Times New Roman" w:cs="Times New Roman"/>
          </w:rPr>
          <w:t>s katerimi</w:t>
        </w:r>
      </w:ins>
      <w:del w:id="318" w:author="kralj" w:date="2018-04-03T20:21:00Z">
        <w:r w:rsidRPr="00A00603" w:rsidDel="00E63C40">
          <w:rPr>
            <w:rFonts w:ascii="Times New Roman" w:hAnsi="Times New Roman" w:cs="Times New Roman"/>
          </w:rPr>
          <w:delText>katere</w:delText>
        </w:r>
      </w:del>
      <w:r w:rsidRPr="00A00603">
        <w:rPr>
          <w:rFonts w:ascii="Times New Roman" w:hAnsi="Times New Roman" w:cs="Times New Roman"/>
        </w:rPr>
        <w:t xml:space="preserve"> uporabniki manipulirajo za ustvarjanje novih vsebin v igri. Za začetnika moddinga se smatrajo razvijalci</w:t>
      </w:r>
      <w:ins w:id="319" w:author="kralj" w:date="2018-04-03T20:21:00Z">
        <w:r>
          <w:rPr>
            <w:rFonts w:ascii="Times New Roman" w:hAnsi="Times New Roman" w:cs="Times New Roman"/>
          </w:rPr>
          <w:t xml:space="preserve"> igre</w:t>
        </w:r>
      </w:ins>
      <w:r w:rsidRPr="00A00603">
        <w:rPr>
          <w:rFonts w:ascii="Times New Roman" w:hAnsi="Times New Roman" w:cs="Times New Roman"/>
        </w:rPr>
        <w:t xml:space="preserve"> Doom. </w:t>
      </w:r>
    </w:p>
  </w:footnote>
  <w:footnote w:id="37">
    <w:p w14:paraId="0CB87649" w14:textId="77777777" w:rsidR="0090431B" w:rsidRPr="00A00603" w:rsidRDefault="0090431B" w:rsidP="008D03D1">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Multimedia asset ali game asset.</w:t>
      </w:r>
    </w:p>
  </w:footnote>
  <w:footnote w:id="38">
    <w:p w14:paraId="001B1BAB" w14:textId="77777777" w:rsidR="0090431B" w:rsidRPr="00A00603" w:rsidRDefault="0090431B"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Development Process Activities.</w:t>
      </w:r>
    </w:p>
  </w:footnote>
  <w:footnote w:id="39">
    <w:p w14:paraId="2B0124B2" w14:textId="77777777" w:rsidR="0090431B" w:rsidRPr="00A00603" w:rsidRDefault="0090431B"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NA – number of applicable statements.</w:t>
      </w:r>
    </w:p>
  </w:footnote>
  <w:footnote w:id="40">
    <w:p w14:paraId="65E995A2" w14:textId="77777777" w:rsidR="0090431B" w:rsidRPr="00A00603" w:rsidRDefault="0090431B"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PT – Passing treshold.</w:t>
      </w:r>
    </w:p>
  </w:footnote>
  <w:footnote w:id="41">
    <w:p w14:paraId="5F2DF00B" w14:textId="77777777" w:rsidR="0090431B" w:rsidRPr="00A00603" w:rsidRDefault="0090431B"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Proof of concept.</w:t>
      </w:r>
    </w:p>
  </w:footnote>
  <w:footnote w:id="42">
    <w:p w14:paraId="005EB383" w14:textId="77777777" w:rsidR="0090431B" w:rsidRPr="00A00603" w:rsidRDefault="0090431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Vertical slice.</w:t>
      </w:r>
    </w:p>
  </w:footnote>
  <w:footnote w:id="43">
    <w:p w14:paraId="4C195014" w14:textId="77777777" w:rsidR="0090431B" w:rsidRPr="00A00603" w:rsidRDefault="0090431B"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QA- Quality assurance.</w:t>
      </w:r>
    </w:p>
  </w:footnote>
  <w:footnote w:id="44">
    <w:p w14:paraId="0221DE8C" w14:textId="77777777" w:rsidR="0090431B" w:rsidRPr="00A00603" w:rsidRDefault="0090431B" w:rsidP="0036353C">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Placeholders.</w:t>
      </w:r>
    </w:p>
  </w:footnote>
  <w:footnote w:id="45">
    <w:p w14:paraId="68634319" w14:textId="113A9B33" w:rsidR="0090431B" w:rsidRPr="00A00603" w:rsidRDefault="0090431B"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w:t>
      </w:r>
      <w:r>
        <w:rPr>
          <w:rFonts w:ascii="Times New Roman" w:hAnsi="Times New Roman" w:cs="Times New Roman"/>
        </w:rPr>
        <w:t xml:space="preserve">WNF: </w:t>
      </w:r>
      <w:r w:rsidRPr="00A00603">
        <w:rPr>
          <w:rFonts w:ascii="Times New Roman" w:hAnsi="Times New Roman" w:cs="Times New Roman"/>
        </w:rPr>
        <w:t>Will Not Fix, pomeni, da defekt ni dovolj pomemben.</w:t>
      </w:r>
      <w:r>
        <w:rPr>
          <w:rFonts w:ascii="Times New Roman" w:hAnsi="Times New Roman" w:cs="Times New Roman"/>
        </w:rPr>
        <w:t xml:space="preserve"> NAB: Not a bug, pomeni, da ni </w:t>
      </w:r>
      <w:ins w:id="474" w:author="kralj" w:date="2018-04-04T20:50:00Z">
        <w:r>
          <w:rPr>
            <w:rFonts w:ascii="Times New Roman" w:hAnsi="Times New Roman" w:cs="Times New Roman"/>
          </w:rPr>
          <w:t>d</w:t>
        </w:r>
      </w:ins>
      <w:del w:id="475" w:author="kralj" w:date="2018-04-04T20:50:00Z">
        <w:r w:rsidDel="003517E3">
          <w:rPr>
            <w:rFonts w:ascii="Times New Roman" w:hAnsi="Times New Roman" w:cs="Times New Roman"/>
          </w:rPr>
          <w:delText>f</w:delText>
        </w:r>
      </w:del>
      <w:r>
        <w:rPr>
          <w:rFonts w:ascii="Times New Roman" w:hAnsi="Times New Roman" w:cs="Times New Roman"/>
        </w:rPr>
        <w:t>efekt.</w:t>
      </w:r>
    </w:p>
  </w:footnote>
  <w:footnote w:id="46">
    <w:p w14:paraId="431216A9" w14:textId="77777777" w:rsidR="0090431B" w:rsidRPr="00A00603" w:rsidRDefault="0090431B" w:rsidP="00E661B1">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Crunch time.</w:t>
      </w:r>
    </w:p>
  </w:footnote>
  <w:footnote w:id="47">
    <w:p w14:paraId="27FC368D" w14:textId="77777777" w:rsidR="0090431B" w:rsidRPr="00A00603" w:rsidRDefault="0090431B"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Je grafikon, ki predstavlja časovni razpored projekta.</w:t>
      </w:r>
    </w:p>
  </w:footnote>
  <w:footnote w:id="48">
    <w:p w14:paraId="11C57AF2" w14:textId="77777777" w:rsidR="0090431B" w:rsidRPr="00A00603" w:rsidRDefault="0090431B"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Program evaluation and review technique</w:t>
      </w:r>
      <w:del w:id="524" w:author="kralj" w:date="2018-04-04T21:02:00Z">
        <w:r w:rsidRPr="00A00603" w:rsidDel="00863B4F">
          <w:rPr>
            <w:rFonts w:ascii="Times New Roman" w:hAnsi="Times New Roman" w:cs="Times New Roman"/>
          </w:rPr>
          <w:delText>,</w:delText>
        </w:r>
      </w:del>
      <w:r w:rsidRPr="00A00603">
        <w:rPr>
          <w:rFonts w:ascii="Times New Roman" w:hAnsi="Times New Roman" w:cs="Times New Roman"/>
        </w:rPr>
        <w:t xml:space="preserve"> je statistično orodje za analizo nalog, ki so vključene v razvoj.</w:t>
      </w:r>
    </w:p>
  </w:footnote>
  <w:footnote w:id="49">
    <w:p w14:paraId="600A4079" w14:textId="77777777" w:rsidR="0090431B" w:rsidRPr="00A00603" w:rsidRDefault="0090431B"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AHP – Analytical Hierarchy Process.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90431B" w:rsidRDefault="0090431B">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90431B" w:rsidRDefault="0090431B">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90431B" w:rsidRDefault="0090431B">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1722D7A"/>
    <w:multiLevelType w:val="hybridMultilevel"/>
    <w:tmpl w:val="DD78E53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5">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6">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7">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nsid w:val="4A8B7BEA"/>
    <w:multiLevelType w:val="hybridMultilevel"/>
    <w:tmpl w:val="2F960F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4">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5">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6">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0">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1">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7"/>
  </w:num>
  <w:num w:numId="5">
    <w:abstractNumId w:val="40"/>
  </w:num>
  <w:num w:numId="6">
    <w:abstractNumId w:val="15"/>
  </w:num>
  <w:num w:numId="7">
    <w:abstractNumId w:val="20"/>
  </w:num>
  <w:num w:numId="8">
    <w:abstractNumId w:val="41"/>
  </w:num>
  <w:num w:numId="9">
    <w:abstractNumId w:val="11"/>
  </w:num>
  <w:num w:numId="10">
    <w:abstractNumId w:val="17"/>
  </w:num>
  <w:num w:numId="11">
    <w:abstractNumId w:val="26"/>
  </w:num>
  <w:num w:numId="12">
    <w:abstractNumId w:val="34"/>
  </w:num>
  <w:num w:numId="13">
    <w:abstractNumId w:val="12"/>
  </w:num>
  <w:num w:numId="14">
    <w:abstractNumId w:val="25"/>
  </w:num>
  <w:num w:numId="15">
    <w:abstractNumId w:val="19"/>
  </w:num>
  <w:num w:numId="16">
    <w:abstractNumId w:val="27"/>
  </w:num>
  <w:num w:numId="17">
    <w:abstractNumId w:val="22"/>
  </w:num>
  <w:num w:numId="18">
    <w:abstractNumId w:val="8"/>
  </w:num>
  <w:num w:numId="19">
    <w:abstractNumId w:val="31"/>
  </w:num>
  <w:num w:numId="20">
    <w:abstractNumId w:val="4"/>
  </w:num>
  <w:num w:numId="21">
    <w:abstractNumId w:val="3"/>
  </w:num>
  <w:num w:numId="22">
    <w:abstractNumId w:val="9"/>
  </w:num>
  <w:num w:numId="23">
    <w:abstractNumId w:val="5"/>
  </w:num>
  <w:num w:numId="24">
    <w:abstractNumId w:val="28"/>
  </w:num>
  <w:num w:numId="25">
    <w:abstractNumId w:val="32"/>
  </w:num>
  <w:num w:numId="26">
    <w:abstractNumId w:val="7"/>
  </w:num>
  <w:num w:numId="27">
    <w:abstractNumId w:val="24"/>
  </w:num>
  <w:num w:numId="28">
    <w:abstractNumId w:val="23"/>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6"/>
  </w:num>
  <w:num w:numId="32">
    <w:abstractNumId w:val="35"/>
  </w:num>
  <w:num w:numId="33">
    <w:abstractNumId w:val="39"/>
  </w:num>
  <w:num w:numId="34">
    <w:abstractNumId w:val="1"/>
  </w:num>
  <w:num w:numId="35">
    <w:abstractNumId w:val="13"/>
  </w:num>
  <w:num w:numId="36">
    <w:abstractNumId w:val="38"/>
  </w:num>
  <w:num w:numId="37">
    <w:abstractNumId w:val="33"/>
  </w:num>
  <w:num w:numId="38">
    <w:abstractNumId w:val="16"/>
  </w:num>
  <w:num w:numId="39">
    <w:abstractNumId w:val="10"/>
  </w:num>
  <w:num w:numId="40">
    <w:abstractNumId w:val="30"/>
  </w:num>
  <w:num w:numId="41">
    <w:abstractNumId w:val="18"/>
  </w:num>
  <w:num w:numId="42">
    <w:abstractNumId w:val="29"/>
  </w:num>
  <w:num w:numId="4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ralj">
    <w15:presenceInfo w15:providerId="None" w15:userId="kral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hideSpellingErrors/>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DA"/>
    <w:rsid w:val="00001572"/>
    <w:rsid w:val="00003395"/>
    <w:rsid w:val="00003A61"/>
    <w:rsid w:val="00003FA2"/>
    <w:rsid w:val="000043A1"/>
    <w:rsid w:val="00004CF7"/>
    <w:rsid w:val="00005783"/>
    <w:rsid w:val="00005BA4"/>
    <w:rsid w:val="00005F12"/>
    <w:rsid w:val="00006284"/>
    <w:rsid w:val="00006783"/>
    <w:rsid w:val="000075EB"/>
    <w:rsid w:val="00007A32"/>
    <w:rsid w:val="00007C84"/>
    <w:rsid w:val="00007CE7"/>
    <w:rsid w:val="00010327"/>
    <w:rsid w:val="00011175"/>
    <w:rsid w:val="0001150C"/>
    <w:rsid w:val="00011C7D"/>
    <w:rsid w:val="000124CE"/>
    <w:rsid w:val="00013951"/>
    <w:rsid w:val="0001396D"/>
    <w:rsid w:val="00013D32"/>
    <w:rsid w:val="00014383"/>
    <w:rsid w:val="000147BD"/>
    <w:rsid w:val="000151F2"/>
    <w:rsid w:val="000152A1"/>
    <w:rsid w:val="000153BD"/>
    <w:rsid w:val="000157B8"/>
    <w:rsid w:val="00015831"/>
    <w:rsid w:val="00015A4C"/>
    <w:rsid w:val="00015BAC"/>
    <w:rsid w:val="00015E15"/>
    <w:rsid w:val="00016721"/>
    <w:rsid w:val="00016CBA"/>
    <w:rsid w:val="00016FC1"/>
    <w:rsid w:val="0001713D"/>
    <w:rsid w:val="00017646"/>
    <w:rsid w:val="0001778E"/>
    <w:rsid w:val="000206B1"/>
    <w:rsid w:val="000209C3"/>
    <w:rsid w:val="00020CEC"/>
    <w:rsid w:val="000218A6"/>
    <w:rsid w:val="0002317D"/>
    <w:rsid w:val="0002460D"/>
    <w:rsid w:val="00024C69"/>
    <w:rsid w:val="00024F56"/>
    <w:rsid w:val="000252DD"/>
    <w:rsid w:val="000255E3"/>
    <w:rsid w:val="000257A8"/>
    <w:rsid w:val="000266FF"/>
    <w:rsid w:val="0002680F"/>
    <w:rsid w:val="00026E75"/>
    <w:rsid w:val="0002714D"/>
    <w:rsid w:val="000275B8"/>
    <w:rsid w:val="00027660"/>
    <w:rsid w:val="00027725"/>
    <w:rsid w:val="00030DEE"/>
    <w:rsid w:val="00030EB7"/>
    <w:rsid w:val="00031227"/>
    <w:rsid w:val="00031288"/>
    <w:rsid w:val="000321AB"/>
    <w:rsid w:val="00032651"/>
    <w:rsid w:val="000327F8"/>
    <w:rsid w:val="0003377B"/>
    <w:rsid w:val="0003425A"/>
    <w:rsid w:val="00034380"/>
    <w:rsid w:val="000347EE"/>
    <w:rsid w:val="00034A42"/>
    <w:rsid w:val="000355AE"/>
    <w:rsid w:val="00035D4B"/>
    <w:rsid w:val="00035DB5"/>
    <w:rsid w:val="000360D3"/>
    <w:rsid w:val="00036426"/>
    <w:rsid w:val="00036747"/>
    <w:rsid w:val="00036B57"/>
    <w:rsid w:val="00036B7F"/>
    <w:rsid w:val="000377F2"/>
    <w:rsid w:val="00037D85"/>
    <w:rsid w:val="00037EBA"/>
    <w:rsid w:val="00037EF1"/>
    <w:rsid w:val="0004004C"/>
    <w:rsid w:val="00040051"/>
    <w:rsid w:val="00040760"/>
    <w:rsid w:val="000409E2"/>
    <w:rsid w:val="00040B68"/>
    <w:rsid w:val="00040CB3"/>
    <w:rsid w:val="00041274"/>
    <w:rsid w:val="00041723"/>
    <w:rsid w:val="00041892"/>
    <w:rsid w:val="00041EF7"/>
    <w:rsid w:val="000428D0"/>
    <w:rsid w:val="00042BA8"/>
    <w:rsid w:val="0004322D"/>
    <w:rsid w:val="000434B6"/>
    <w:rsid w:val="0004379B"/>
    <w:rsid w:val="0004481A"/>
    <w:rsid w:val="00044A7E"/>
    <w:rsid w:val="0004508B"/>
    <w:rsid w:val="000455A0"/>
    <w:rsid w:val="00045E27"/>
    <w:rsid w:val="0004751C"/>
    <w:rsid w:val="00047553"/>
    <w:rsid w:val="00047A97"/>
    <w:rsid w:val="00047D30"/>
    <w:rsid w:val="00050130"/>
    <w:rsid w:val="000503D5"/>
    <w:rsid w:val="000515E5"/>
    <w:rsid w:val="000523B6"/>
    <w:rsid w:val="00052597"/>
    <w:rsid w:val="00052A0F"/>
    <w:rsid w:val="0005336E"/>
    <w:rsid w:val="000536A0"/>
    <w:rsid w:val="00053D0B"/>
    <w:rsid w:val="00053E74"/>
    <w:rsid w:val="00053F12"/>
    <w:rsid w:val="00054294"/>
    <w:rsid w:val="00054605"/>
    <w:rsid w:val="0005524D"/>
    <w:rsid w:val="00055B15"/>
    <w:rsid w:val="00055EF4"/>
    <w:rsid w:val="000562DC"/>
    <w:rsid w:val="00056D27"/>
    <w:rsid w:val="0006089E"/>
    <w:rsid w:val="000609EB"/>
    <w:rsid w:val="000609FD"/>
    <w:rsid w:val="0006104F"/>
    <w:rsid w:val="00061AF6"/>
    <w:rsid w:val="00062B53"/>
    <w:rsid w:val="0006303B"/>
    <w:rsid w:val="000633A1"/>
    <w:rsid w:val="000635D7"/>
    <w:rsid w:val="00063914"/>
    <w:rsid w:val="00063DBA"/>
    <w:rsid w:val="000640C9"/>
    <w:rsid w:val="0006465C"/>
    <w:rsid w:val="0006485A"/>
    <w:rsid w:val="00064EBC"/>
    <w:rsid w:val="00065A46"/>
    <w:rsid w:val="00065F54"/>
    <w:rsid w:val="00066723"/>
    <w:rsid w:val="00066823"/>
    <w:rsid w:val="00067A46"/>
    <w:rsid w:val="00067AC3"/>
    <w:rsid w:val="00067EE3"/>
    <w:rsid w:val="00067F47"/>
    <w:rsid w:val="0007024B"/>
    <w:rsid w:val="00070276"/>
    <w:rsid w:val="00070BA3"/>
    <w:rsid w:val="00070C23"/>
    <w:rsid w:val="00071278"/>
    <w:rsid w:val="00071AD8"/>
    <w:rsid w:val="00071C8C"/>
    <w:rsid w:val="00071ECA"/>
    <w:rsid w:val="00071F6D"/>
    <w:rsid w:val="00072011"/>
    <w:rsid w:val="000721E8"/>
    <w:rsid w:val="00072FD9"/>
    <w:rsid w:val="0007316E"/>
    <w:rsid w:val="00073CF0"/>
    <w:rsid w:val="00073DE7"/>
    <w:rsid w:val="0007459D"/>
    <w:rsid w:val="00074693"/>
    <w:rsid w:val="000753EC"/>
    <w:rsid w:val="00075A43"/>
    <w:rsid w:val="000764E6"/>
    <w:rsid w:val="00077434"/>
    <w:rsid w:val="0007750A"/>
    <w:rsid w:val="000809D3"/>
    <w:rsid w:val="00081517"/>
    <w:rsid w:val="000815B0"/>
    <w:rsid w:val="000819EE"/>
    <w:rsid w:val="00081C16"/>
    <w:rsid w:val="00081D45"/>
    <w:rsid w:val="00082ADD"/>
    <w:rsid w:val="00082E17"/>
    <w:rsid w:val="0008357F"/>
    <w:rsid w:val="00083DC0"/>
    <w:rsid w:val="00084547"/>
    <w:rsid w:val="00084931"/>
    <w:rsid w:val="00084B5C"/>
    <w:rsid w:val="00084B5D"/>
    <w:rsid w:val="00084B7C"/>
    <w:rsid w:val="00084CDE"/>
    <w:rsid w:val="000852CA"/>
    <w:rsid w:val="0008640F"/>
    <w:rsid w:val="00086545"/>
    <w:rsid w:val="0008660F"/>
    <w:rsid w:val="00086730"/>
    <w:rsid w:val="00086F27"/>
    <w:rsid w:val="000878CC"/>
    <w:rsid w:val="0008794E"/>
    <w:rsid w:val="00087A5D"/>
    <w:rsid w:val="0009057F"/>
    <w:rsid w:val="000916A2"/>
    <w:rsid w:val="00092070"/>
    <w:rsid w:val="0009252C"/>
    <w:rsid w:val="00092A0F"/>
    <w:rsid w:val="00092B92"/>
    <w:rsid w:val="0009390E"/>
    <w:rsid w:val="000940A3"/>
    <w:rsid w:val="00094BB8"/>
    <w:rsid w:val="00095254"/>
    <w:rsid w:val="0009526D"/>
    <w:rsid w:val="000959ED"/>
    <w:rsid w:val="00095AB6"/>
    <w:rsid w:val="00095DAD"/>
    <w:rsid w:val="0009666F"/>
    <w:rsid w:val="00096872"/>
    <w:rsid w:val="000968F3"/>
    <w:rsid w:val="00096904"/>
    <w:rsid w:val="00096F42"/>
    <w:rsid w:val="0009746A"/>
    <w:rsid w:val="000978BA"/>
    <w:rsid w:val="00097C2A"/>
    <w:rsid w:val="00097E29"/>
    <w:rsid w:val="000A046F"/>
    <w:rsid w:val="000A1019"/>
    <w:rsid w:val="000A1283"/>
    <w:rsid w:val="000A14FA"/>
    <w:rsid w:val="000A297D"/>
    <w:rsid w:val="000A3857"/>
    <w:rsid w:val="000A3A95"/>
    <w:rsid w:val="000A3CB3"/>
    <w:rsid w:val="000A40DD"/>
    <w:rsid w:val="000A41D0"/>
    <w:rsid w:val="000A4912"/>
    <w:rsid w:val="000A4D2E"/>
    <w:rsid w:val="000A4D5B"/>
    <w:rsid w:val="000A515D"/>
    <w:rsid w:val="000A538A"/>
    <w:rsid w:val="000A57A9"/>
    <w:rsid w:val="000A6E55"/>
    <w:rsid w:val="000A71FD"/>
    <w:rsid w:val="000A73C0"/>
    <w:rsid w:val="000A777A"/>
    <w:rsid w:val="000A785D"/>
    <w:rsid w:val="000A7A9F"/>
    <w:rsid w:val="000A7B27"/>
    <w:rsid w:val="000B014D"/>
    <w:rsid w:val="000B0555"/>
    <w:rsid w:val="000B05F0"/>
    <w:rsid w:val="000B0743"/>
    <w:rsid w:val="000B0E40"/>
    <w:rsid w:val="000B11BB"/>
    <w:rsid w:val="000B13ED"/>
    <w:rsid w:val="000B19D1"/>
    <w:rsid w:val="000B223D"/>
    <w:rsid w:val="000B276F"/>
    <w:rsid w:val="000B2DD8"/>
    <w:rsid w:val="000B2ED4"/>
    <w:rsid w:val="000B4B7E"/>
    <w:rsid w:val="000B4C30"/>
    <w:rsid w:val="000B4CEF"/>
    <w:rsid w:val="000B5052"/>
    <w:rsid w:val="000B5D87"/>
    <w:rsid w:val="000B632C"/>
    <w:rsid w:val="000B78FB"/>
    <w:rsid w:val="000C0B68"/>
    <w:rsid w:val="000C0EE7"/>
    <w:rsid w:val="000C1C1D"/>
    <w:rsid w:val="000C20D6"/>
    <w:rsid w:val="000C2728"/>
    <w:rsid w:val="000C37FC"/>
    <w:rsid w:val="000C3B60"/>
    <w:rsid w:val="000C3BEB"/>
    <w:rsid w:val="000C4514"/>
    <w:rsid w:val="000C46BE"/>
    <w:rsid w:val="000C4808"/>
    <w:rsid w:val="000C4A59"/>
    <w:rsid w:val="000C5542"/>
    <w:rsid w:val="000C6602"/>
    <w:rsid w:val="000C660B"/>
    <w:rsid w:val="000C6D2B"/>
    <w:rsid w:val="000C6EC9"/>
    <w:rsid w:val="000C7ECA"/>
    <w:rsid w:val="000D028C"/>
    <w:rsid w:val="000D07A8"/>
    <w:rsid w:val="000D1792"/>
    <w:rsid w:val="000D3C39"/>
    <w:rsid w:val="000D3DE7"/>
    <w:rsid w:val="000D406F"/>
    <w:rsid w:val="000D47E0"/>
    <w:rsid w:val="000D66ED"/>
    <w:rsid w:val="000D688F"/>
    <w:rsid w:val="000D7136"/>
    <w:rsid w:val="000D7A46"/>
    <w:rsid w:val="000D7A6A"/>
    <w:rsid w:val="000E04BD"/>
    <w:rsid w:val="000E0888"/>
    <w:rsid w:val="000E0DF2"/>
    <w:rsid w:val="000E0F25"/>
    <w:rsid w:val="000E1047"/>
    <w:rsid w:val="000E1B0D"/>
    <w:rsid w:val="000E1D0A"/>
    <w:rsid w:val="000E2C53"/>
    <w:rsid w:val="000E3224"/>
    <w:rsid w:val="000E3452"/>
    <w:rsid w:val="000E40C3"/>
    <w:rsid w:val="000E44F5"/>
    <w:rsid w:val="000E4532"/>
    <w:rsid w:val="000E4655"/>
    <w:rsid w:val="000E4967"/>
    <w:rsid w:val="000E4FC8"/>
    <w:rsid w:val="000E59FA"/>
    <w:rsid w:val="000E5D05"/>
    <w:rsid w:val="000E65F9"/>
    <w:rsid w:val="000E6645"/>
    <w:rsid w:val="000E6E15"/>
    <w:rsid w:val="000E6E51"/>
    <w:rsid w:val="000E72F5"/>
    <w:rsid w:val="000F07A2"/>
    <w:rsid w:val="000F1815"/>
    <w:rsid w:val="000F1C8C"/>
    <w:rsid w:val="000F1EE8"/>
    <w:rsid w:val="000F270E"/>
    <w:rsid w:val="000F2C1E"/>
    <w:rsid w:val="000F2D72"/>
    <w:rsid w:val="000F2D81"/>
    <w:rsid w:val="000F30AE"/>
    <w:rsid w:val="000F3D7A"/>
    <w:rsid w:val="000F404B"/>
    <w:rsid w:val="000F452C"/>
    <w:rsid w:val="000F49EA"/>
    <w:rsid w:val="000F5103"/>
    <w:rsid w:val="000F5350"/>
    <w:rsid w:val="000F5355"/>
    <w:rsid w:val="000F5B7B"/>
    <w:rsid w:val="000F5C3B"/>
    <w:rsid w:val="000F5CC5"/>
    <w:rsid w:val="000F5ECA"/>
    <w:rsid w:val="000F61BE"/>
    <w:rsid w:val="000F68CC"/>
    <w:rsid w:val="000F76BB"/>
    <w:rsid w:val="000F79F9"/>
    <w:rsid w:val="000F7B55"/>
    <w:rsid w:val="00100421"/>
    <w:rsid w:val="00100A45"/>
    <w:rsid w:val="00102D82"/>
    <w:rsid w:val="0010307E"/>
    <w:rsid w:val="00103081"/>
    <w:rsid w:val="001030BD"/>
    <w:rsid w:val="0010407B"/>
    <w:rsid w:val="00104A41"/>
    <w:rsid w:val="00104EA8"/>
    <w:rsid w:val="0010506C"/>
    <w:rsid w:val="001050CF"/>
    <w:rsid w:val="00105F72"/>
    <w:rsid w:val="00106270"/>
    <w:rsid w:val="0010632C"/>
    <w:rsid w:val="00106448"/>
    <w:rsid w:val="00106750"/>
    <w:rsid w:val="001067AA"/>
    <w:rsid w:val="00106B2D"/>
    <w:rsid w:val="00106BF2"/>
    <w:rsid w:val="00106E52"/>
    <w:rsid w:val="00107425"/>
    <w:rsid w:val="0010760F"/>
    <w:rsid w:val="00107BFB"/>
    <w:rsid w:val="00110704"/>
    <w:rsid w:val="00110803"/>
    <w:rsid w:val="001108AB"/>
    <w:rsid w:val="00110B28"/>
    <w:rsid w:val="00110CB8"/>
    <w:rsid w:val="0011167C"/>
    <w:rsid w:val="0011199E"/>
    <w:rsid w:val="0011200C"/>
    <w:rsid w:val="00112063"/>
    <w:rsid w:val="0011332B"/>
    <w:rsid w:val="00113E7E"/>
    <w:rsid w:val="00114666"/>
    <w:rsid w:val="001149C8"/>
    <w:rsid w:val="00114CE7"/>
    <w:rsid w:val="00114D4B"/>
    <w:rsid w:val="00115568"/>
    <w:rsid w:val="00115CD8"/>
    <w:rsid w:val="001161C9"/>
    <w:rsid w:val="00116AAE"/>
    <w:rsid w:val="00117704"/>
    <w:rsid w:val="0011772D"/>
    <w:rsid w:val="00117773"/>
    <w:rsid w:val="00117DC8"/>
    <w:rsid w:val="001201AA"/>
    <w:rsid w:val="0012085C"/>
    <w:rsid w:val="00120C18"/>
    <w:rsid w:val="00121042"/>
    <w:rsid w:val="0012154E"/>
    <w:rsid w:val="00121DEB"/>
    <w:rsid w:val="001220CC"/>
    <w:rsid w:val="0012215D"/>
    <w:rsid w:val="00122689"/>
    <w:rsid w:val="00122EB0"/>
    <w:rsid w:val="001230C3"/>
    <w:rsid w:val="0012362B"/>
    <w:rsid w:val="00123FFF"/>
    <w:rsid w:val="001243FD"/>
    <w:rsid w:val="00125974"/>
    <w:rsid w:val="00125F0B"/>
    <w:rsid w:val="00126289"/>
    <w:rsid w:val="0012645E"/>
    <w:rsid w:val="00126689"/>
    <w:rsid w:val="00127024"/>
    <w:rsid w:val="001275EC"/>
    <w:rsid w:val="0012782A"/>
    <w:rsid w:val="00130529"/>
    <w:rsid w:val="001307FC"/>
    <w:rsid w:val="001310EF"/>
    <w:rsid w:val="001316C3"/>
    <w:rsid w:val="001319B4"/>
    <w:rsid w:val="001319EC"/>
    <w:rsid w:val="00131D43"/>
    <w:rsid w:val="00131DB5"/>
    <w:rsid w:val="00132331"/>
    <w:rsid w:val="00132D96"/>
    <w:rsid w:val="00133CC9"/>
    <w:rsid w:val="001340D8"/>
    <w:rsid w:val="00135640"/>
    <w:rsid w:val="0013575C"/>
    <w:rsid w:val="001359AF"/>
    <w:rsid w:val="0013608C"/>
    <w:rsid w:val="0013667A"/>
    <w:rsid w:val="00136F02"/>
    <w:rsid w:val="0013789A"/>
    <w:rsid w:val="001401F2"/>
    <w:rsid w:val="0014088B"/>
    <w:rsid w:val="001408AF"/>
    <w:rsid w:val="0014097A"/>
    <w:rsid w:val="00140E2B"/>
    <w:rsid w:val="00140EF3"/>
    <w:rsid w:val="001412AC"/>
    <w:rsid w:val="0014172E"/>
    <w:rsid w:val="00141910"/>
    <w:rsid w:val="0014192B"/>
    <w:rsid w:val="0014210E"/>
    <w:rsid w:val="00142A4C"/>
    <w:rsid w:val="00143B70"/>
    <w:rsid w:val="00143D5D"/>
    <w:rsid w:val="00143DC2"/>
    <w:rsid w:val="0014473F"/>
    <w:rsid w:val="001447E0"/>
    <w:rsid w:val="001449AB"/>
    <w:rsid w:val="00145286"/>
    <w:rsid w:val="00145D67"/>
    <w:rsid w:val="00146585"/>
    <w:rsid w:val="001475E2"/>
    <w:rsid w:val="00147902"/>
    <w:rsid w:val="00150055"/>
    <w:rsid w:val="00150157"/>
    <w:rsid w:val="0015060B"/>
    <w:rsid w:val="001507E6"/>
    <w:rsid w:val="00150AEC"/>
    <w:rsid w:val="00150CB6"/>
    <w:rsid w:val="00150F07"/>
    <w:rsid w:val="0015101C"/>
    <w:rsid w:val="00151EDD"/>
    <w:rsid w:val="00152207"/>
    <w:rsid w:val="00152CD8"/>
    <w:rsid w:val="00153142"/>
    <w:rsid w:val="00153B7A"/>
    <w:rsid w:val="00153C26"/>
    <w:rsid w:val="00153D90"/>
    <w:rsid w:val="00153E06"/>
    <w:rsid w:val="00153E3E"/>
    <w:rsid w:val="00154DF9"/>
    <w:rsid w:val="00154EF1"/>
    <w:rsid w:val="00154FB5"/>
    <w:rsid w:val="001561A4"/>
    <w:rsid w:val="001569E2"/>
    <w:rsid w:val="00156ACD"/>
    <w:rsid w:val="00156E18"/>
    <w:rsid w:val="00157751"/>
    <w:rsid w:val="00157942"/>
    <w:rsid w:val="0016017F"/>
    <w:rsid w:val="00160751"/>
    <w:rsid w:val="00161377"/>
    <w:rsid w:val="00161FE2"/>
    <w:rsid w:val="0016221C"/>
    <w:rsid w:val="001622A9"/>
    <w:rsid w:val="0016267F"/>
    <w:rsid w:val="00162B03"/>
    <w:rsid w:val="0016432B"/>
    <w:rsid w:val="00164DEE"/>
    <w:rsid w:val="00164FB2"/>
    <w:rsid w:val="001660F5"/>
    <w:rsid w:val="00166254"/>
    <w:rsid w:val="0016735A"/>
    <w:rsid w:val="0016777A"/>
    <w:rsid w:val="00167FC2"/>
    <w:rsid w:val="001704B9"/>
    <w:rsid w:val="00170B81"/>
    <w:rsid w:val="00170D6E"/>
    <w:rsid w:val="00171604"/>
    <w:rsid w:val="00171D16"/>
    <w:rsid w:val="00171E7A"/>
    <w:rsid w:val="0017324E"/>
    <w:rsid w:val="001744B6"/>
    <w:rsid w:val="00174D82"/>
    <w:rsid w:val="00174EF5"/>
    <w:rsid w:val="001750B2"/>
    <w:rsid w:val="00175171"/>
    <w:rsid w:val="00175246"/>
    <w:rsid w:val="0017706D"/>
    <w:rsid w:val="00177E7A"/>
    <w:rsid w:val="00180D34"/>
    <w:rsid w:val="00181D50"/>
    <w:rsid w:val="0018277E"/>
    <w:rsid w:val="001838E0"/>
    <w:rsid w:val="00183DD7"/>
    <w:rsid w:val="00183F0F"/>
    <w:rsid w:val="001840DE"/>
    <w:rsid w:val="001846E9"/>
    <w:rsid w:val="0018479C"/>
    <w:rsid w:val="0018523E"/>
    <w:rsid w:val="00185256"/>
    <w:rsid w:val="00186165"/>
    <w:rsid w:val="001865CC"/>
    <w:rsid w:val="00186D65"/>
    <w:rsid w:val="0018711D"/>
    <w:rsid w:val="00187A6F"/>
    <w:rsid w:val="00187D6C"/>
    <w:rsid w:val="00187F2F"/>
    <w:rsid w:val="00190897"/>
    <w:rsid w:val="00190E4C"/>
    <w:rsid w:val="00190EAA"/>
    <w:rsid w:val="00191417"/>
    <w:rsid w:val="0019172F"/>
    <w:rsid w:val="001917BF"/>
    <w:rsid w:val="001919EF"/>
    <w:rsid w:val="00191C64"/>
    <w:rsid w:val="00191CD1"/>
    <w:rsid w:val="00191F9C"/>
    <w:rsid w:val="001921A1"/>
    <w:rsid w:val="0019242E"/>
    <w:rsid w:val="001932CA"/>
    <w:rsid w:val="001933E8"/>
    <w:rsid w:val="00194376"/>
    <w:rsid w:val="00195FDD"/>
    <w:rsid w:val="001968D2"/>
    <w:rsid w:val="00196E6D"/>
    <w:rsid w:val="001970E8"/>
    <w:rsid w:val="001972D9"/>
    <w:rsid w:val="0019770B"/>
    <w:rsid w:val="001A032F"/>
    <w:rsid w:val="001A17EA"/>
    <w:rsid w:val="001A1BE7"/>
    <w:rsid w:val="001A1C47"/>
    <w:rsid w:val="001A22A0"/>
    <w:rsid w:val="001A29C0"/>
    <w:rsid w:val="001A31BC"/>
    <w:rsid w:val="001A36C5"/>
    <w:rsid w:val="001A3ACB"/>
    <w:rsid w:val="001A3D53"/>
    <w:rsid w:val="001A40A1"/>
    <w:rsid w:val="001A41A3"/>
    <w:rsid w:val="001A44AA"/>
    <w:rsid w:val="001A4AD1"/>
    <w:rsid w:val="001A519D"/>
    <w:rsid w:val="001A597F"/>
    <w:rsid w:val="001A5F34"/>
    <w:rsid w:val="001A7B23"/>
    <w:rsid w:val="001A7C73"/>
    <w:rsid w:val="001B041C"/>
    <w:rsid w:val="001B052B"/>
    <w:rsid w:val="001B1379"/>
    <w:rsid w:val="001B18ED"/>
    <w:rsid w:val="001B1F89"/>
    <w:rsid w:val="001B2071"/>
    <w:rsid w:val="001B2267"/>
    <w:rsid w:val="001B2362"/>
    <w:rsid w:val="001B2483"/>
    <w:rsid w:val="001B25F1"/>
    <w:rsid w:val="001B3016"/>
    <w:rsid w:val="001B34A6"/>
    <w:rsid w:val="001B386E"/>
    <w:rsid w:val="001B3B94"/>
    <w:rsid w:val="001B3EBE"/>
    <w:rsid w:val="001B3F90"/>
    <w:rsid w:val="001B4573"/>
    <w:rsid w:val="001B47C8"/>
    <w:rsid w:val="001B47D1"/>
    <w:rsid w:val="001B4A0C"/>
    <w:rsid w:val="001B4D37"/>
    <w:rsid w:val="001B5B54"/>
    <w:rsid w:val="001B5D3E"/>
    <w:rsid w:val="001B6F9D"/>
    <w:rsid w:val="001B70DE"/>
    <w:rsid w:val="001B730C"/>
    <w:rsid w:val="001B75D2"/>
    <w:rsid w:val="001B7E38"/>
    <w:rsid w:val="001C0047"/>
    <w:rsid w:val="001C032E"/>
    <w:rsid w:val="001C06BF"/>
    <w:rsid w:val="001C07BD"/>
    <w:rsid w:val="001C08F3"/>
    <w:rsid w:val="001C0EEC"/>
    <w:rsid w:val="001C0F9A"/>
    <w:rsid w:val="001C1009"/>
    <w:rsid w:val="001C123B"/>
    <w:rsid w:val="001C1860"/>
    <w:rsid w:val="001C1AD6"/>
    <w:rsid w:val="001C1CB5"/>
    <w:rsid w:val="001C24AE"/>
    <w:rsid w:val="001C277C"/>
    <w:rsid w:val="001C2852"/>
    <w:rsid w:val="001C2BF7"/>
    <w:rsid w:val="001C3046"/>
    <w:rsid w:val="001C3963"/>
    <w:rsid w:val="001C3B12"/>
    <w:rsid w:val="001C3F20"/>
    <w:rsid w:val="001C436C"/>
    <w:rsid w:val="001C4E9A"/>
    <w:rsid w:val="001C521D"/>
    <w:rsid w:val="001C55E2"/>
    <w:rsid w:val="001C577C"/>
    <w:rsid w:val="001C5783"/>
    <w:rsid w:val="001C57D1"/>
    <w:rsid w:val="001C580E"/>
    <w:rsid w:val="001C5D60"/>
    <w:rsid w:val="001C60D4"/>
    <w:rsid w:val="001C68FC"/>
    <w:rsid w:val="001C6D8E"/>
    <w:rsid w:val="001C6E53"/>
    <w:rsid w:val="001C77A4"/>
    <w:rsid w:val="001C7DCA"/>
    <w:rsid w:val="001C7F61"/>
    <w:rsid w:val="001D033E"/>
    <w:rsid w:val="001D0379"/>
    <w:rsid w:val="001D12FB"/>
    <w:rsid w:val="001D14E5"/>
    <w:rsid w:val="001D2199"/>
    <w:rsid w:val="001D28F4"/>
    <w:rsid w:val="001D380C"/>
    <w:rsid w:val="001D40CA"/>
    <w:rsid w:val="001D4470"/>
    <w:rsid w:val="001D572B"/>
    <w:rsid w:val="001D58E7"/>
    <w:rsid w:val="001D594F"/>
    <w:rsid w:val="001D5AE9"/>
    <w:rsid w:val="001D624E"/>
    <w:rsid w:val="001D67F4"/>
    <w:rsid w:val="001D7339"/>
    <w:rsid w:val="001D7B4C"/>
    <w:rsid w:val="001E00C3"/>
    <w:rsid w:val="001E02A0"/>
    <w:rsid w:val="001E0583"/>
    <w:rsid w:val="001E092C"/>
    <w:rsid w:val="001E0C6E"/>
    <w:rsid w:val="001E1260"/>
    <w:rsid w:val="001E14D0"/>
    <w:rsid w:val="001E19FA"/>
    <w:rsid w:val="001E1E11"/>
    <w:rsid w:val="001E2BBA"/>
    <w:rsid w:val="001E2EDC"/>
    <w:rsid w:val="001E3496"/>
    <w:rsid w:val="001E4173"/>
    <w:rsid w:val="001E4257"/>
    <w:rsid w:val="001E4D7A"/>
    <w:rsid w:val="001E4FAB"/>
    <w:rsid w:val="001E5ABE"/>
    <w:rsid w:val="001E6977"/>
    <w:rsid w:val="001E6A1E"/>
    <w:rsid w:val="001E75CA"/>
    <w:rsid w:val="001E7BC0"/>
    <w:rsid w:val="001F01A7"/>
    <w:rsid w:val="001F0990"/>
    <w:rsid w:val="001F0FCD"/>
    <w:rsid w:val="001F12B3"/>
    <w:rsid w:val="001F13B5"/>
    <w:rsid w:val="001F1432"/>
    <w:rsid w:val="001F1ABC"/>
    <w:rsid w:val="001F1CE8"/>
    <w:rsid w:val="001F2BAB"/>
    <w:rsid w:val="001F2D1E"/>
    <w:rsid w:val="001F356A"/>
    <w:rsid w:val="001F3FB3"/>
    <w:rsid w:val="001F3FBE"/>
    <w:rsid w:val="001F4242"/>
    <w:rsid w:val="001F43C5"/>
    <w:rsid w:val="001F4A4C"/>
    <w:rsid w:val="001F4AC6"/>
    <w:rsid w:val="001F4C61"/>
    <w:rsid w:val="001F50DD"/>
    <w:rsid w:val="001F52C1"/>
    <w:rsid w:val="001F54F8"/>
    <w:rsid w:val="001F55CB"/>
    <w:rsid w:val="001F5DEF"/>
    <w:rsid w:val="001F5FAF"/>
    <w:rsid w:val="001F67DC"/>
    <w:rsid w:val="001F71FA"/>
    <w:rsid w:val="001F733C"/>
    <w:rsid w:val="001F778A"/>
    <w:rsid w:val="001F7956"/>
    <w:rsid w:val="001F7B4F"/>
    <w:rsid w:val="002005E7"/>
    <w:rsid w:val="002005F0"/>
    <w:rsid w:val="00200EC8"/>
    <w:rsid w:val="002010D6"/>
    <w:rsid w:val="00201132"/>
    <w:rsid w:val="002012B5"/>
    <w:rsid w:val="00201312"/>
    <w:rsid w:val="002018CC"/>
    <w:rsid w:val="00201D3E"/>
    <w:rsid w:val="00201F91"/>
    <w:rsid w:val="00202680"/>
    <w:rsid w:val="0020292F"/>
    <w:rsid w:val="00202E4C"/>
    <w:rsid w:val="00203580"/>
    <w:rsid w:val="00203658"/>
    <w:rsid w:val="00203C9D"/>
    <w:rsid w:val="0020420C"/>
    <w:rsid w:val="00204950"/>
    <w:rsid w:val="00204F95"/>
    <w:rsid w:val="00205314"/>
    <w:rsid w:val="00205447"/>
    <w:rsid w:val="002056F8"/>
    <w:rsid w:val="00206205"/>
    <w:rsid w:val="00206707"/>
    <w:rsid w:val="002068CA"/>
    <w:rsid w:val="002069FC"/>
    <w:rsid w:val="00206FBB"/>
    <w:rsid w:val="00207323"/>
    <w:rsid w:val="00207D11"/>
    <w:rsid w:val="00207EEC"/>
    <w:rsid w:val="002104FD"/>
    <w:rsid w:val="00210933"/>
    <w:rsid w:val="00210B39"/>
    <w:rsid w:val="00210F2F"/>
    <w:rsid w:val="002111B7"/>
    <w:rsid w:val="00211207"/>
    <w:rsid w:val="0021132D"/>
    <w:rsid w:val="002118D9"/>
    <w:rsid w:val="0021244D"/>
    <w:rsid w:val="00212709"/>
    <w:rsid w:val="002133B0"/>
    <w:rsid w:val="00213636"/>
    <w:rsid w:val="00213DBB"/>
    <w:rsid w:val="002143B6"/>
    <w:rsid w:val="0021518D"/>
    <w:rsid w:val="00215A14"/>
    <w:rsid w:val="00215F98"/>
    <w:rsid w:val="00216535"/>
    <w:rsid w:val="0021653A"/>
    <w:rsid w:val="0021656E"/>
    <w:rsid w:val="00216828"/>
    <w:rsid w:val="00217DB2"/>
    <w:rsid w:val="00220067"/>
    <w:rsid w:val="00220900"/>
    <w:rsid w:val="00220CB9"/>
    <w:rsid w:val="00221390"/>
    <w:rsid w:val="002213B1"/>
    <w:rsid w:val="00221B60"/>
    <w:rsid w:val="002223A0"/>
    <w:rsid w:val="00222625"/>
    <w:rsid w:val="00222E60"/>
    <w:rsid w:val="002235E8"/>
    <w:rsid w:val="00223F77"/>
    <w:rsid w:val="00224331"/>
    <w:rsid w:val="0022487E"/>
    <w:rsid w:val="00224ED3"/>
    <w:rsid w:val="00224F8C"/>
    <w:rsid w:val="00225025"/>
    <w:rsid w:val="00225EDB"/>
    <w:rsid w:val="00225FC7"/>
    <w:rsid w:val="00226068"/>
    <w:rsid w:val="00227AD2"/>
    <w:rsid w:val="00227FED"/>
    <w:rsid w:val="002304AD"/>
    <w:rsid w:val="00230724"/>
    <w:rsid w:val="00230804"/>
    <w:rsid w:val="002309AD"/>
    <w:rsid w:val="00230FDB"/>
    <w:rsid w:val="0023141C"/>
    <w:rsid w:val="00231439"/>
    <w:rsid w:val="0023287F"/>
    <w:rsid w:val="002334DC"/>
    <w:rsid w:val="00233604"/>
    <w:rsid w:val="00233AF2"/>
    <w:rsid w:val="00233D61"/>
    <w:rsid w:val="00234112"/>
    <w:rsid w:val="00234301"/>
    <w:rsid w:val="0023455A"/>
    <w:rsid w:val="00234852"/>
    <w:rsid w:val="002352EF"/>
    <w:rsid w:val="002355CD"/>
    <w:rsid w:val="0023575E"/>
    <w:rsid w:val="002371A6"/>
    <w:rsid w:val="00237B16"/>
    <w:rsid w:val="0024097D"/>
    <w:rsid w:val="00240CDE"/>
    <w:rsid w:val="002411F2"/>
    <w:rsid w:val="0024160A"/>
    <w:rsid w:val="00241AFA"/>
    <w:rsid w:val="00241BAD"/>
    <w:rsid w:val="00242AEC"/>
    <w:rsid w:val="0024411D"/>
    <w:rsid w:val="00244D79"/>
    <w:rsid w:val="00245982"/>
    <w:rsid w:val="0024618C"/>
    <w:rsid w:val="00246577"/>
    <w:rsid w:val="0024659C"/>
    <w:rsid w:val="002465A8"/>
    <w:rsid w:val="00246A40"/>
    <w:rsid w:val="00246D1C"/>
    <w:rsid w:val="002470E0"/>
    <w:rsid w:val="0024714C"/>
    <w:rsid w:val="0024762E"/>
    <w:rsid w:val="00247D4B"/>
    <w:rsid w:val="002500D5"/>
    <w:rsid w:val="002505D7"/>
    <w:rsid w:val="00250C30"/>
    <w:rsid w:val="00250DAC"/>
    <w:rsid w:val="00250FA3"/>
    <w:rsid w:val="0025151C"/>
    <w:rsid w:val="0025220F"/>
    <w:rsid w:val="0025269F"/>
    <w:rsid w:val="00252E6C"/>
    <w:rsid w:val="0025301E"/>
    <w:rsid w:val="002530BE"/>
    <w:rsid w:val="0025321B"/>
    <w:rsid w:val="002538B9"/>
    <w:rsid w:val="00253CE4"/>
    <w:rsid w:val="002550B2"/>
    <w:rsid w:val="0025560E"/>
    <w:rsid w:val="00255C5F"/>
    <w:rsid w:val="0025625A"/>
    <w:rsid w:val="002563DD"/>
    <w:rsid w:val="00256AA0"/>
    <w:rsid w:val="00256BAB"/>
    <w:rsid w:val="00256DFD"/>
    <w:rsid w:val="0025750D"/>
    <w:rsid w:val="00257ADA"/>
    <w:rsid w:val="0026113B"/>
    <w:rsid w:val="0026135F"/>
    <w:rsid w:val="002627C2"/>
    <w:rsid w:val="00262C70"/>
    <w:rsid w:val="00262DE5"/>
    <w:rsid w:val="00262F27"/>
    <w:rsid w:val="00263422"/>
    <w:rsid w:val="00263876"/>
    <w:rsid w:val="00263A40"/>
    <w:rsid w:val="00263F38"/>
    <w:rsid w:val="0026409A"/>
    <w:rsid w:val="002646C4"/>
    <w:rsid w:val="002650DA"/>
    <w:rsid w:val="002655CF"/>
    <w:rsid w:val="002655DB"/>
    <w:rsid w:val="002655F3"/>
    <w:rsid w:val="00266161"/>
    <w:rsid w:val="00266209"/>
    <w:rsid w:val="00266458"/>
    <w:rsid w:val="0026682B"/>
    <w:rsid w:val="00266F14"/>
    <w:rsid w:val="002673C2"/>
    <w:rsid w:val="00267C4E"/>
    <w:rsid w:val="002705FB"/>
    <w:rsid w:val="00270E59"/>
    <w:rsid w:val="002712EA"/>
    <w:rsid w:val="0027185E"/>
    <w:rsid w:val="00271A20"/>
    <w:rsid w:val="00272F27"/>
    <w:rsid w:val="00274A6B"/>
    <w:rsid w:val="00274F74"/>
    <w:rsid w:val="00275A77"/>
    <w:rsid w:val="00276516"/>
    <w:rsid w:val="0027718A"/>
    <w:rsid w:val="00277408"/>
    <w:rsid w:val="00277F69"/>
    <w:rsid w:val="00280014"/>
    <w:rsid w:val="002800D6"/>
    <w:rsid w:val="002803F8"/>
    <w:rsid w:val="00280924"/>
    <w:rsid w:val="002810D9"/>
    <w:rsid w:val="0028176D"/>
    <w:rsid w:val="0028208A"/>
    <w:rsid w:val="00282383"/>
    <w:rsid w:val="00282A28"/>
    <w:rsid w:val="00282F1D"/>
    <w:rsid w:val="00282FE2"/>
    <w:rsid w:val="002838D9"/>
    <w:rsid w:val="00283963"/>
    <w:rsid w:val="00283BED"/>
    <w:rsid w:val="00284483"/>
    <w:rsid w:val="0028456D"/>
    <w:rsid w:val="002849BD"/>
    <w:rsid w:val="00284A4D"/>
    <w:rsid w:val="002852BE"/>
    <w:rsid w:val="00285CF1"/>
    <w:rsid w:val="002860A2"/>
    <w:rsid w:val="00286554"/>
    <w:rsid w:val="00287554"/>
    <w:rsid w:val="00287C79"/>
    <w:rsid w:val="00287E69"/>
    <w:rsid w:val="0029001E"/>
    <w:rsid w:val="002902E6"/>
    <w:rsid w:val="0029071E"/>
    <w:rsid w:val="00290B28"/>
    <w:rsid w:val="00290EBB"/>
    <w:rsid w:val="00290FAB"/>
    <w:rsid w:val="002915BB"/>
    <w:rsid w:val="00291926"/>
    <w:rsid w:val="00291B22"/>
    <w:rsid w:val="00291C40"/>
    <w:rsid w:val="00291D67"/>
    <w:rsid w:val="002925DC"/>
    <w:rsid w:val="00292902"/>
    <w:rsid w:val="00292E6D"/>
    <w:rsid w:val="002944B6"/>
    <w:rsid w:val="002951FE"/>
    <w:rsid w:val="00295549"/>
    <w:rsid w:val="00296424"/>
    <w:rsid w:val="00296858"/>
    <w:rsid w:val="00296F25"/>
    <w:rsid w:val="00297483"/>
    <w:rsid w:val="002978AE"/>
    <w:rsid w:val="002979B7"/>
    <w:rsid w:val="00297B77"/>
    <w:rsid w:val="00297C18"/>
    <w:rsid w:val="00297E87"/>
    <w:rsid w:val="002A00F0"/>
    <w:rsid w:val="002A058A"/>
    <w:rsid w:val="002A06F2"/>
    <w:rsid w:val="002A0855"/>
    <w:rsid w:val="002A1227"/>
    <w:rsid w:val="002A127F"/>
    <w:rsid w:val="002A1362"/>
    <w:rsid w:val="002A1752"/>
    <w:rsid w:val="002A26C9"/>
    <w:rsid w:val="002A2D08"/>
    <w:rsid w:val="002A2D6E"/>
    <w:rsid w:val="002A30B7"/>
    <w:rsid w:val="002A3541"/>
    <w:rsid w:val="002A40CF"/>
    <w:rsid w:val="002A4473"/>
    <w:rsid w:val="002A4DB5"/>
    <w:rsid w:val="002A5E46"/>
    <w:rsid w:val="002A5EE6"/>
    <w:rsid w:val="002A6A6D"/>
    <w:rsid w:val="002A6CA2"/>
    <w:rsid w:val="002A7FE3"/>
    <w:rsid w:val="002B0297"/>
    <w:rsid w:val="002B0BA7"/>
    <w:rsid w:val="002B0DBB"/>
    <w:rsid w:val="002B0F4C"/>
    <w:rsid w:val="002B1116"/>
    <w:rsid w:val="002B153C"/>
    <w:rsid w:val="002B1737"/>
    <w:rsid w:val="002B28C1"/>
    <w:rsid w:val="002B331D"/>
    <w:rsid w:val="002B3327"/>
    <w:rsid w:val="002B3541"/>
    <w:rsid w:val="002B3995"/>
    <w:rsid w:val="002B4180"/>
    <w:rsid w:val="002B498F"/>
    <w:rsid w:val="002B4D8D"/>
    <w:rsid w:val="002B5A2F"/>
    <w:rsid w:val="002B5D6B"/>
    <w:rsid w:val="002B63E0"/>
    <w:rsid w:val="002B6CA1"/>
    <w:rsid w:val="002B6E84"/>
    <w:rsid w:val="002B6EEA"/>
    <w:rsid w:val="002B725C"/>
    <w:rsid w:val="002B7560"/>
    <w:rsid w:val="002B7887"/>
    <w:rsid w:val="002B7ABF"/>
    <w:rsid w:val="002B7DE9"/>
    <w:rsid w:val="002C0298"/>
    <w:rsid w:val="002C09FD"/>
    <w:rsid w:val="002C0D52"/>
    <w:rsid w:val="002C1CDF"/>
    <w:rsid w:val="002C1D09"/>
    <w:rsid w:val="002C1FB8"/>
    <w:rsid w:val="002C2599"/>
    <w:rsid w:val="002C271C"/>
    <w:rsid w:val="002C2A71"/>
    <w:rsid w:val="002C2C55"/>
    <w:rsid w:val="002C30DB"/>
    <w:rsid w:val="002C3412"/>
    <w:rsid w:val="002C3A48"/>
    <w:rsid w:val="002C3AAA"/>
    <w:rsid w:val="002C435F"/>
    <w:rsid w:val="002C4B82"/>
    <w:rsid w:val="002C537B"/>
    <w:rsid w:val="002C5709"/>
    <w:rsid w:val="002C5BEA"/>
    <w:rsid w:val="002C645B"/>
    <w:rsid w:val="002C672B"/>
    <w:rsid w:val="002C69BD"/>
    <w:rsid w:val="002C7569"/>
    <w:rsid w:val="002C7C80"/>
    <w:rsid w:val="002C7DB4"/>
    <w:rsid w:val="002D0D45"/>
    <w:rsid w:val="002D1608"/>
    <w:rsid w:val="002D17A2"/>
    <w:rsid w:val="002D199D"/>
    <w:rsid w:val="002D1BBC"/>
    <w:rsid w:val="002D1C54"/>
    <w:rsid w:val="002D2606"/>
    <w:rsid w:val="002D2AB1"/>
    <w:rsid w:val="002D2EC4"/>
    <w:rsid w:val="002D32AD"/>
    <w:rsid w:val="002D33A6"/>
    <w:rsid w:val="002D35B1"/>
    <w:rsid w:val="002D3F28"/>
    <w:rsid w:val="002D3FC7"/>
    <w:rsid w:val="002D4519"/>
    <w:rsid w:val="002D4E6D"/>
    <w:rsid w:val="002D50E4"/>
    <w:rsid w:val="002D5486"/>
    <w:rsid w:val="002D561B"/>
    <w:rsid w:val="002D592F"/>
    <w:rsid w:val="002D6760"/>
    <w:rsid w:val="002D730D"/>
    <w:rsid w:val="002D73CF"/>
    <w:rsid w:val="002D7D16"/>
    <w:rsid w:val="002D7E28"/>
    <w:rsid w:val="002E010B"/>
    <w:rsid w:val="002E09BF"/>
    <w:rsid w:val="002E0B21"/>
    <w:rsid w:val="002E0D1E"/>
    <w:rsid w:val="002E1049"/>
    <w:rsid w:val="002E149D"/>
    <w:rsid w:val="002E15FD"/>
    <w:rsid w:val="002E1A65"/>
    <w:rsid w:val="002E28B7"/>
    <w:rsid w:val="002E3884"/>
    <w:rsid w:val="002E38D7"/>
    <w:rsid w:val="002E3C0B"/>
    <w:rsid w:val="002E3C77"/>
    <w:rsid w:val="002E3D70"/>
    <w:rsid w:val="002E3DAF"/>
    <w:rsid w:val="002E3F2F"/>
    <w:rsid w:val="002E4068"/>
    <w:rsid w:val="002E4293"/>
    <w:rsid w:val="002E5176"/>
    <w:rsid w:val="002E54AC"/>
    <w:rsid w:val="002E5FAF"/>
    <w:rsid w:val="002E628E"/>
    <w:rsid w:val="002E6336"/>
    <w:rsid w:val="002E6AD7"/>
    <w:rsid w:val="002E72B9"/>
    <w:rsid w:val="002E7322"/>
    <w:rsid w:val="002E78E6"/>
    <w:rsid w:val="002E7DD6"/>
    <w:rsid w:val="002F0D25"/>
    <w:rsid w:val="002F1014"/>
    <w:rsid w:val="002F12A2"/>
    <w:rsid w:val="002F222E"/>
    <w:rsid w:val="002F2380"/>
    <w:rsid w:val="002F2435"/>
    <w:rsid w:val="002F2A48"/>
    <w:rsid w:val="002F3951"/>
    <w:rsid w:val="002F417A"/>
    <w:rsid w:val="002F4B45"/>
    <w:rsid w:val="002F577F"/>
    <w:rsid w:val="002F59BE"/>
    <w:rsid w:val="002F5B80"/>
    <w:rsid w:val="002F5C94"/>
    <w:rsid w:val="002F5FBD"/>
    <w:rsid w:val="002F6020"/>
    <w:rsid w:val="002F609E"/>
    <w:rsid w:val="002F6987"/>
    <w:rsid w:val="002F70B2"/>
    <w:rsid w:val="002F7121"/>
    <w:rsid w:val="002F71FB"/>
    <w:rsid w:val="002F7D0B"/>
    <w:rsid w:val="003001AE"/>
    <w:rsid w:val="00300528"/>
    <w:rsid w:val="00300D10"/>
    <w:rsid w:val="00302056"/>
    <w:rsid w:val="00302D56"/>
    <w:rsid w:val="0030324F"/>
    <w:rsid w:val="00303605"/>
    <w:rsid w:val="0030378B"/>
    <w:rsid w:val="00303900"/>
    <w:rsid w:val="00303F14"/>
    <w:rsid w:val="0030408A"/>
    <w:rsid w:val="003040C7"/>
    <w:rsid w:val="003042C7"/>
    <w:rsid w:val="003043DE"/>
    <w:rsid w:val="003051F5"/>
    <w:rsid w:val="003053F3"/>
    <w:rsid w:val="00305A72"/>
    <w:rsid w:val="00305AA1"/>
    <w:rsid w:val="00305C8F"/>
    <w:rsid w:val="00306578"/>
    <w:rsid w:val="003068E1"/>
    <w:rsid w:val="00306ECA"/>
    <w:rsid w:val="00306FFD"/>
    <w:rsid w:val="00307303"/>
    <w:rsid w:val="00307386"/>
    <w:rsid w:val="00310217"/>
    <w:rsid w:val="003103CB"/>
    <w:rsid w:val="00310433"/>
    <w:rsid w:val="003104DD"/>
    <w:rsid w:val="00310D09"/>
    <w:rsid w:val="00311925"/>
    <w:rsid w:val="00311950"/>
    <w:rsid w:val="00311DE5"/>
    <w:rsid w:val="003122FE"/>
    <w:rsid w:val="0031232D"/>
    <w:rsid w:val="00313323"/>
    <w:rsid w:val="00313683"/>
    <w:rsid w:val="003137FE"/>
    <w:rsid w:val="00313ACC"/>
    <w:rsid w:val="00313F27"/>
    <w:rsid w:val="00313FEB"/>
    <w:rsid w:val="00314395"/>
    <w:rsid w:val="00314766"/>
    <w:rsid w:val="0031493F"/>
    <w:rsid w:val="00314B0B"/>
    <w:rsid w:val="00314F43"/>
    <w:rsid w:val="003154FA"/>
    <w:rsid w:val="00315661"/>
    <w:rsid w:val="0031618E"/>
    <w:rsid w:val="0031780A"/>
    <w:rsid w:val="00317A94"/>
    <w:rsid w:val="00317E35"/>
    <w:rsid w:val="0032079B"/>
    <w:rsid w:val="00322062"/>
    <w:rsid w:val="0032274B"/>
    <w:rsid w:val="00322C92"/>
    <w:rsid w:val="0032329F"/>
    <w:rsid w:val="0032335F"/>
    <w:rsid w:val="00323BB7"/>
    <w:rsid w:val="00323C0C"/>
    <w:rsid w:val="003243D0"/>
    <w:rsid w:val="00324705"/>
    <w:rsid w:val="00324962"/>
    <w:rsid w:val="003249FD"/>
    <w:rsid w:val="00324FAF"/>
    <w:rsid w:val="00325177"/>
    <w:rsid w:val="00325355"/>
    <w:rsid w:val="00325369"/>
    <w:rsid w:val="0032556A"/>
    <w:rsid w:val="00325F9F"/>
    <w:rsid w:val="00327099"/>
    <w:rsid w:val="0032788A"/>
    <w:rsid w:val="00327B21"/>
    <w:rsid w:val="00327C02"/>
    <w:rsid w:val="003302E5"/>
    <w:rsid w:val="00330425"/>
    <w:rsid w:val="003308EE"/>
    <w:rsid w:val="00330C0A"/>
    <w:rsid w:val="00331B24"/>
    <w:rsid w:val="00331F28"/>
    <w:rsid w:val="00332297"/>
    <w:rsid w:val="0033266A"/>
    <w:rsid w:val="00332864"/>
    <w:rsid w:val="00332891"/>
    <w:rsid w:val="00332916"/>
    <w:rsid w:val="00332E69"/>
    <w:rsid w:val="003330AC"/>
    <w:rsid w:val="003334B4"/>
    <w:rsid w:val="00334DAD"/>
    <w:rsid w:val="00334F5C"/>
    <w:rsid w:val="00334FF4"/>
    <w:rsid w:val="003351F2"/>
    <w:rsid w:val="00335D6C"/>
    <w:rsid w:val="0033639A"/>
    <w:rsid w:val="00336899"/>
    <w:rsid w:val="0033689E"/>
    <w:rsid w:val="003369C4"/>
    <w:rsid w:val="00336FC4"/>
    <w:rsid w:val="0033726F"/>
    <w:rsid w:val="00337327"/>
    <w:rsid w:val="00337CE5"/>
    <w:rsid w:val="00337E0A"/>
    <w:rsid w:val="00340108"/>
    <w:rsid w:val="00341A0F"/>
    <w:rsid w:val="00341A7B"/>
    <w:rsid w:val="00341B77"/>
    <w:rsid w:val="00341BAE"/>
    <w:rsid w:val="00341F30"/>
    <w:rsid w:val="00342EBE"/>
    <w:rsid w:val="0034355E"/>
    <w:rsid w:val="00343568"/>
    <w:rsid w:val="003439EA"/>
    <w:rsid w:val="00343DE9"/>
    <w:rsid w:val="00344429"/>
    <w:rsid w:val="00344558"/>
    <w:rsid w:val="00344C65"/>
    <w:rsid w:val="0034568A"/>
    <w:rsid w:val="00345930"/>
    <w:rsid w:val="00345969"/>
    <w:rsid w:val="003462C6"/>
    <w:rsid w:val="00346C80"/>
    <w:rsid w:val="00347845"/>
    <w:rsid w:val="00347972"/>
    <w:rsid w:val="003517E3"/>
    <w:rsid w:val="00351A7A"/>
    <w:rsid w:val="00351C38"/>
    <w:rsid w:val="00351E21"/>
    <w:rsid w:val="003523C4"/>
    <w:rsid w:val="003530E3"/>
    <w:rsid w:val="00353A62"/>
    <w:rsid w:val="00353D09"/>
    <w:rsid w:val="003543E2"/>
    <w:rsid w:val="00354752"/>
    <w:rsid w:val="00357512"/>
    <w:rsid w:val="0035759F"/>
    <w:rsid w:val="003576A5"/>
    <w:rsid w:val="00357722"/>
    <w:rsid w:val="00357E95"/>
    <w:rsid w:val="00357EC6"/>
    <w:rsid w:val="003600FB"/>
    <w:rsid w:val="00360F96"/>
    <w:rsid w:val="003615BF"/>
    <w:rsid w:val="0036239D"/>
    <w:rsid w:val="003623FC"/>
    <w:rsid w:val="00362B40"/>
    <w:rsid w:val="0036353C"/>
    <w:rsid w:val="003635A8"/>
    <w:rsid w:val="0036376E"/>
    <w:rsid w:val="003638CD"/>
    <w:rsid w:val="00363AF7"/>
    <w:rsid w:val="0036412F"/>
    <w:rsid w:val="003662DF"/>
    <w:rsid w:val="00367265"/>
    <w:rsid w:val="00367536"/>
    <w:rsid w:val="003707F3"/>
    <w:rsid w:val="003709F4"/>
    <w:rsid w:val="00370A9C"/>
    <w:rsid w:val="003714A7"/>
    <w:rsid w:val="003718AF"/>
    <w:rsid w:val="003722EA"/>
    <w:rsid w:val="0037293D"/>
    <w:rsid w:val="00372B29"/>
    <w:rsid w:val="00372CFA"/>
    <w:rsid w:val="003731EF"/>
    <w:rsid w:val="0037347A"/>
    <w:rsid w:val="003738A5"/>
    <w:rsid w:val="003739F3"/>
    <w:rsid w:val="00373B49"/>
    <w:rsid w:val="00373CC1"/>
    <w:rsid w:val="00373E2B"/>
    <w:rsid w:val="003740B8"/>
    <w:rsid w:val="0037457A"/>
    <w:rsid w:val="0037469A"/>
    <w:rsid w:val="00374AA9"/>
    <w:rsid w:val="00375399"/>
    <w:rsid w:val="00375BE6"/>
    <w:rsid w:val="00377285"/>
    <w:rsid w:val="0037731D"/>
    <w:rsid w:val="00377380"/>
    <w:rsid w:val="00377C28"/>
    <w:rsid w:val="00380091"/>
    <w:rsid w:val="003806E9"/>
    <w:rsid w:val="0038127C"/>
    <w:rsid w:val="003815F9"/>
    <w:rsid w:val="0038197D"/>
    <w:rsid w:val="003820BA"/>
    <w:rsid w:val="003824D7"/>
    <w:rsid w:val="00382665"/>
    <w:rsid w:val="0038294D"/>
    <w:rsid w:val="00383FC8"/>
    <w:rsid w:val="003844E8"/>
    <w:rsid w:val="00385316"/>
    <w:rsid w:val="00385388"/>
    <w:rsid w:val="0038555D"/>
    <w:rsid w:val="00386726"/>
    <w:rsid w:val="00386B86"/>
    <w:rsid w:val="00386CB5"/>
    <w:rsid w:val="00386DDA"/>
    <w:rsid w:val="00386F0C"/>
    <w:rsid w:val="003878A1"/>
    <w:rsid w:val="00387B53"/>
    <w:rsid w:val="00387CB2"/>
    <w:rsid w:val="0039003A"/>
    <w:rsid w:val="003900E4"/>
    <w:rsid w:val="0039024F"/>
    <w:rsid w:val="00390B06"/>
    <w:rsid w:val="00392761"/>
    <w:rsid w:val="003938EC"/>
    <w:rsid w:val="00393F75"/>
    <w:rsid w:val="00395DCF"/>
    <w:rsid w:val="00395F33"/>
    <w:rsid w:val="003966C0"/>
    <w:rsid w:val="0039684D"/>
    <w:rsid w:val="00396A9F"/>
    <w:rsid w:val="00396C17"/>
    <w:rsid w:val="003977D8"/>
    <w:rsid w:val="003978E4"/>
    <w:rsid w:val="00397B85"/>
    <w:rsid w:val="00397CE5"/>
    <w:rsid w:val="00397FA0"/>
    <w:rsid w:val="003A0224"/>
    <w:rsid w:val="003A03C9"/>
    <w:rsid w:val="003A1328"/>
    <w:rsid w:val="003A1CAE"/>
    <w:rsid w:val="003A28D7"/>
    <w:rsid w:val="003A2A77"/>
    <w:rsid w:val="003A2AFF"/>
    <w:rsid w:val="003A3104"/>
    <w:rsid w:val="003A33CB"/>
    <w:rsid w:val="003A3460"/>
    <w:rsid w:val="003A36E1"/>
    <w:rsid w:val="003A36FD"/>
    <w:rsid w:val="003A3BF1"/>
    <w:rsid w:val="003A3DD7"/>
    <w:rsid w:val="003A4007"/>
    <w:rsid w:val="003A402F"/>
    <w:rsid w:val="003A4194"/>
    <w:rsid w:val="003A41C5"/>
    <w:rsid w:val="003A42B0"/>
    <w:rsid w:val="003A468E"/>
    <w:rsid w:val="003A4E28"/>
    <w:rsid w:val="003A5180"/>
    <w:rsid w:val="003A5EEB"/>
    <w:rsid w:val="003A615A"/>
    <w:rsid w:val="003A6894"/>
    <w:rsid w:val="003B006C"/>
    <w:rsid w:val="003B01E2"/>
    <w:rsid w:val="003B09DD"/>
    <w:rsid w:val="003B0DEA"/>
    <w:rsid w:val="003B1001"/>
    <w:rsid w:val="003B14ED"/>
    <w:rsid w:val="003B150E"/>
    <w:rsid w:val="003B18AF"/>
    <w:rsid w:val="003B203F"/>
    <w:rsid w:val="003B27F5"/>
    <w:rsid w:val="003B32CA"/>
    <w:rsid w:val="003B3B5C"/>
    <w:rsid w:val="003B44F5"/>
    <w:rsid w:val="003B53CB"/>
    <w:rsid w:val="003B5A6D"/>
    <w:rsid w:val="003B7A95"/>
    <w:rsid w:val="003C0133"/>
    <w:rsid w:val="003C0204"/>
    <w:rsid w:val="003C04A1"/>
    <w:rsid w:val="003C0B56"/>
    <w:rsid w:val="003C1075"/>
    <w:rsid w:val="003C1150"/>
    <w:rsid w:val="003C12FD"/>
    <w:rsid w:val="003C1502"/>
    <w:rsid w:val="003C17C0"/>
    <w:rsid w:val="003C1FC5"/>
    <w:rsid w:val="003C1FEF"/>
    <w:rsid w:val="003C28FF"/>
    <w:rsid w:val="003C2DA7"/>
    <w:rsid w:val="003C36DE"/>
    <w:rsid w:val="003C3E6D"/>
    <w:rsid w:val="003C432C"/>
    <w:rsid w:val="003C465D"/>
    <w:rsid w:val="003C48ED"/>
    <w:rsid w:val="003C5379"/>
    <w:rsid w:val="003C548D"/>
    <w:rsid w:val="003C54B4"/>
    <w:rsid w:val="003C5631"/>
    <w:rsid w:val="003C58E5"/>
    <w:rsid w:val="003C6330"/>
    <w:rsid w:val="003C7764"/>
    <w:rsid w:val="003C7CB7"/>
    <w:rsid w:val="003C7EEF"/>
    <w:rsid w:val="003D016F"/>
    <w:rsid w:val="003D07AE"/>
    <w:rsid w:val="003D09E6"/>
    <w:rsid w:val="003D23A0"/>
    <w:rsid w:val="003D269C"/>
    <w:rsid w:val="003D2A87"/>
    <w:rsid w:val="003D2CF7"/>
    <w:rsid w:val="003D2F54"/>
    <w:rsid w:val="003D3DA2"/>
    <w:rsid w:val="003D40C0"/>
    <w:rsid w:val="003D48A8"/>
    <w:rsid w:val="003D4DF3"/>
    <w:rsid w:val="003D5476"/>
    <w:rsid w:val="003D55E6"/>
    <w:rsid w:val="003D5E25"/>
    <w:rsid w:val="003D68DF"/>
    <w:rsid w:val="003D7A6D"/>
    <w:rsid w:val="003E04F5"/>
    <w:rsid w:val="003E067E"/>
    <w:rsid w:val="003E0D47"/>
    <w:rsid w:val="003E1402"/>
    <w:rsid w:val="003E1C0C"/>
    <w:rsid w:val="003E23A6"/>
    <w:rsid w:val="003E33F4"/>
    <w:rsid w:val="003E3D06"/>
    <w:rsid w:val="003E404B"/>
    <w:rsid w:val="003E4C69"/>
    <w:rsid w:val="003E54EB"/>
    <w:rsid w:val="003E583E"/>
    <w:rsid w:val="003E6DE2"/>
    <w:rsid w:val="003E6DFD"/>
    <w:rsid w:val="003E6E9B"/>
    <w:rsid w:val="003E7944"/>
    <w:rsid w:val="003E7A2D"/>
    <w:rsid w:val="003E7C3A"/>
    <w:rsid w:val="003E7CD0"/>
    <w:rsid w:val="003F0743"/>
    <w:rsid w:val="003F0745"/>
    <w:rsid w:val="003F0B80"/>
    <w:rsid w:val="003F1798"/>
    <w:rsid w:val="003F1E45"/>
    <w:rsid w:val="003F20EC"/>
    <w:rsid w:val="003F2883"/>
    <w:rsid w:val="003F3109"/>
    <w:rsid w:val="003F3761"/>
    <w:rsid w:val="003F4745"/>
    <w:rsid w:val="003F5708"/>
    <w:rsid w:val="003F5734"/>
    <w:rsid w:val="003F62F7"/>
    <w:rsid w:val="003F72D2"/>
    <w:rsid w:val="00400814"/>
    <w:rsid w:val="0040169B"/>
    <w:rsid w:val="004016D8"/>
    <w:rsid w:val="00401CB1"/>
    <w:rsid w:val="00401D1C"/>
    <w:rsid w:val="0040200B"/>
    <w:rsid w:val="00402229"/>
    <w:rsid w:val="0040264B"/>
    <w:rsid w:val="00402C9A"/>
    <w:rsid w:val="00402DB0"/>
    <w:rsid w:val="004030FF"/>
    <w:rsid w:val="004036C1"/>
    <w:rsid w:val="00403B84"/>
    <w:rsid w:val="0040405E"/>
    <w:rsid w:val="004044E0"/>
    <w:rsid w:val="00404A86"/>
    <w:rsid w:val="00404E58"/>
    <w:rsid w:val="00404F76"/>
    <w:rsid w:val="00405511"/>
    <w:rsid w:val="00405A67"/>
    <w:rsid w:val="00405C65"/>
    <w:rsid w:val="00406BB7"/>
    <w:rsid w:val="00407657"/>
    <w:rsid w:val="00407F69"/>
    <w:rsid w:val="00410516"/>
    <w:rsid w:val="00410BC2"/>
    <w:rsid w:val="0041203E"/>
    <w:rsid w:val="00412148"/>
    <w:rsid w:val="0041268A"/>
    <w:rsid w:val="00412E20"/>
    <w:rsid w:val="00412FFE"/>
    <w:rsid w:val="00413359"/>
    <w:rsid w:val="004136EB"/>
    <w:rsid w:val="0041371B"/>
    <w:rsid w:val="00413791"/>
    <w:rsid w:val="00414338"/>
    <w:rsid w:val="00414E31"/>
    <w:rsid w:val="00415007"/>
    <w:rsid w:val="00415311"/>
    <w:rsid w:val="00415711"/>
    <w:rsid w:val="00415DE5"/>
    <w:rsid w:val="00416D1A"/>
    <w:rsid w:val="00417272"/>
    <w:rsid w:val="0041730C"/>
    <w:rsid w:val="004175EA"/>
    <w:rsid w:val="004209A4"/>
    <w:rsid w:val="0042231B"/>
    <w:rsid w:val="00422964"/>
    <w:rsid w:val="00422D6A"/>
    <w:rsid w:val="004232A3"/>
    <w:rsid w:val="0042384C"/>
    <w:rsid w:val="00424BFC"/>
    <w:rsid w:val="00424E29"/>
    <w:rsid w:val="00425119"/>
    <w:rsid w:val="004253E9"/>
    <w:rsid w:val="00425F83"/>
    <w:rsid w:val="004261BE"/>
    <w:rsid w:val="004266F9"/>
    <w:rsid w:val="004272E8"/>
    <w:rsid w:val="0042742F"/>
    <w:rsid w:val="00427583"/>
    <w:rsid w:val="004275D0"/>
    <w:rsid w:val="00427D23"/>
    <w:rsid w:val="00430229"/>
    <w:rsid w:val="004307CE"/>
    <w:rsid w:val="00430EEA"/>
    <w:rsid w:val="00430F2F"/>
    <w:rsid w:val="00431874"/>
    <w:rsid w:val="00432B59"/>
    <w:rsid w:val="00432CCA"/>
    <w:rsid w:val="00432CE5"/>
    <w:rsid w:val="00433112"/>
    <w:rsid w:val="0043318E"/>
    <w:rsid w:val="00433989"/>
    <w:rsid w:val="00434217"/>
    <w:rsid w:val="00434363"/>
    <w:rsid w:val="004345C9"/>
    <w:rsid w:val="0043464B"/>
    <w:rsid w:val="00435A5F"/>
    <w:rsid w:val="004363A9"/>
    <w:rsid w:val="00436504"/>
    <w:rsid w:val="00436A3A"/>
    <w:rsid w:val="00436F0D"/>
    <w:rsid w:val="0043712D"/>
    <w:rsid w:val="0043724A"/>
    <w:rsid w:val="00437EAD"/>
    <w:rsid w:val="00440772"/>
    <w:rsid w:val="00440A5E"/>
    <w:rsid w:val="00441BF3"/>
    <w:rsid w:val="00441CD6"/>
    <w:rsid w:val="00442037"/>
    <w:rsid w:val="004426EF"/>
    <w:rsid w:val="00442C3C"/>
    <w:rsid w:val="00442E52"/>
    <w:rsid w:val="0044308F"/>
    <w:rsid w:val="00443B24"/>
    <w:rsid w:val="00444625"/>
    <w:rsid w:val="00444C00"/>
    <w:rsid w:val="004454AD"/>
    <w:rsid w:val="004456DD"/>
    <w:rsid w:val="00445C6A"/>
    <w:rsid w:val="00445FB2"/>
    <w:rsid w:val="00446642"/>
    <w:rsid w:val="00446F8B"/>
    <w:rsid w:val="0044720D"/>
    <w:rsid w:val="004477B8"/>
    <w:rsid w:val="00447994"/>
    <w:rsid w:val="00450329"/>
    <w:rsid w:val="0045047B"/>
    <w:rsid w:val="00450BFF"/>
    <w:rsid w:val="00450FB2"/>
    <w:rsid w:val="0045215C"/>
    <w:rsid w:val="00452685"/>
    <w:rsid w:val="004526C9"/>
    <w:rsid w:val="004527F8"/>
    <w:rsid w:val="00452C61"/>
    <w:rsid w:val="004545CA"/>
    <w:rsid w:val="00454784"/>
    <w:rsid w:val="004547EF"/>
    <w:rsid w:val="00454C8A"/>
    <w:rsid w:val="004554CF"/>
    <w:rsid w:val="004561FF"/>
    <w:rsid w:val="00456553"/>
    <w:rsid w:val="004569DC"/>
    <w:rsid w:val="0045745D"/>
    <w:rsid w:val="0045756D"/>
    <w:rsid w:val="00457823"/>
    <w:rsid w:val="004600C1"/>
    <w:rsid w:val="0046077D"/>
    <w:rsid w:val="00461314"/>
    <w:rsid w:val="00461679"/>
    <w:rsid w:val="0046191A"/>
    <w:rsid w:val="00461CE2"/>
    <w:rsid w:val="004628E9"/>
    <w:rsid w:val="00462D53"/>
    <w:rsid w:val="00463301"/>
    <w:rsid w:val="004633F4"/>
    <w:rsid w:val="00463656"/>
    <w:rsid w:val="00463AF9"/>
    <w:rsid w:val="00463CC6"/>
    <w:rsid w:val="00463CD4"/>
    <w:rsid w:val="00463EA6"/>
    <w:rsid w:val="00464303"/>
    <w:rsid w:val="00464398"/>
    <w:rsid w:val="004644F1"/>
    <w:rsid w:val="0046481B"/>
    <w:rsid w:val="0046590C"/>
    <w:rsid w:val="00465DB0"/>
    <w:rsid w:val="00466125"/>
    <w:rsid w:val="004663CE"/>
    <w:rsid w:val="004668BC"/>
    <w:rsid w:val="0046769D"/>
    <w:rsid w:val="00467927"/>
    <w:rsid w:val="00467EDA"/>
    <w:rsid w:val="00470743"/>
    <w:rsid w:val="00470983"/>
    <w:rsid w:val="00470C6B"/>
    <w:rsid w:val="004710A7"/>
    <w:rsid w:val="00471678"/>
    <w:rsid w:val="00472257"/>
    <w:rsid w:val="0047247B"/>
    <w:rsid w:val="00472790"/>
    <w:rsid w:val="00472826"/>
    <w:rsid w:val="00472ABF"/>
    <w:rsid w:val="004731A8"/>
    <w:rsid w:val="0047378E"/>
    <w:rsid w:val="00473BA8"/>
    <w:rsid w:val="00473BB0"/>
    <w:rsid w:val="00473DC1"/>
    <w:rsid w:val="00474086"/>
    <w:rsid w:val="00474109"/>
    <w:rsid w:val="00474771"/>
    <w:rsid w:val="004749E2"/>
    <w:rsid w:val="00474C3A"/>
    <w:rsid w:val="00474F48"/>
    <w:rsid w:val="004756D1"/>
    <w:rsid w:val="00475A8B"/>
    <w:rsid w:val="004760C7"/>
    <w:rsid w:val="004760E5"/>
    <w:rsid w:val="00476B39"/>
    <w:rsid w:val="00476D68"/>
    <w:rsid w:val="00476FE9"/>
    <w:rsid w:val="0047753A"/>
    <w:rsid w:val="00477B78"/>
    <w:rsid w:val="00477D2A"/>
    <w:rsid w:val="00480A3E"/>
    <w:rsid w:val="0048109B"/>
    <w:rsid w:val="00481C82"/>
    <w:rsid w:val="004820AC"/>
    <w:rsid w:val="00482BCB"/>
    <w:rsid w:val="00483643"/>
    <w:rsid w:val="00483CB7"/>
    <w:rsid w:val="00484524"/>
    <w:rsid w:val="004848CF"/>
    <w:rsid w:val="004857AD"/>
    <w:rsid w:val="0048588D"/>
    <w:rsid w:val="00485A9B"/>
    <w:rsid w:val="00486512"/>
    <w:rsid w:val="00486FEB"/>
    <w:rsid w:val="004870DE"/>
    <w:rsid w:val="00487D06"/>
    <w:rsid w:val="00487F0E"/>
    <w:rsid w:val="004903EF"/>
    <w:rsid w:val="0049121F"/>
    <w:rsid w:val="00491454"/>
    <w:rsid w:val="00491602"/>
    <w:rsid w:val="0049190D"/>
    <w:rsid w:val="004923D9"/>
    <w:rsid w:val="00492AF2"/>
    <w:rsid w:val="00492B5A"/>
    <w:rsid w:val="0049315F"/>
    <w:rsid w:val="00493176"/>
    <w:rsid w:val="004938FA"/>
    <w:rsid w:val="00493F5D"/>
    <w:rsid w:val="00493F83"/>
    <w:rsid w:val="00493F89"/>
    <w:rsid w:val="004944A8"/>
    <w:rsid w:val="00494A7D"/>
    <w:rsid w:val="004951A0"/>
    <w:rsid w:val="004957D4"/>
    <w:rsid w:val="004965E1"/>
    <w:rsid w:val="00496E60"/>
    <w:rsid w:val="00497171"/>
    <w:rsid w:val="0049780B"/>
    <w:rsid w:val="00497F52"/>
    <w:rsid w:val="004A0339"/>
    <w:rsid w:val="004A0496"/>
    <w:rsid w:val="004A10A8"/>
    <w:rsid w:val="004A157B"/>
    <w:rsid w:val="004A160D"/>
    <w:rsid w:val="004A20B8"/>
    <w:rsid w:val="004A20FC"/>
    <w:rsid w:val="004A2132"/>
    <w:rsid w:val="004A2D0A"/>
    <w:rsid w:val="004A2EFB"/>
    <w:rsid w:val="004A362A"/>
    <w:rsid w:val="004A3D19"/>
    <w:rsid w:val="004A445E"/>
    <w:rsid w:val="004A4C5E"/>
    <w:rsid w:val="004A4D2B"/>
    <w:rsid w:val="004A5959"/>
    <w:rsid w:val="004A61FF"/>
    <w:rsid w:val="004A63E3"/>
    <w:rsid w:val="004A6F04"/>
    <w:rsid w:val="004A6FE9"/>
    <w:rsid w:val="004A78F1"/>
    <w:rsid w:val="004B02E4"/>
    <w:rsid w:val="004B0487"/>
    <w:rsid w:val="004B0727"/>
    <w:rsid w:val="004B1015"/>
    <w:rsid w:val="004B191C"/>
    <w:rsid w:val="004B1CFF"/>
    <w:rsid w:val="004B2E40"/>
    <w:rsid w:val="004B2ED6"/>
    <w:rsid w:val="004B39F8"/>
    <w:rsid w:val="004B5A17"/>
    <w:rsid w:val="004B7377"/>
    <w:rsid w:val="004B784A"/>
    <w:rsid w:val="004B7959"/>
    <w:rsid w:val="004B7D1F"/>
    <w:rsid w:val="004B7D45"/>
    <w:rsid w:val="004C0085"/>
    <w:rsid w:val="004C01FB"/>
    <w:rsid w:val="004C1420"/>
    <w:rsid w:val="004C1EF9"/>
    <w:rsid w:val="004C20BA"/>
    <w:rsid w:val="004C2C08"/>
    <w:rsid w:val="004C2DC7"/>
    <w:rsid w:val="004C345C"/>
    <w:rsid w:val="004C3953"/>
    <w:rsid w:val="004C4920"/>
    <w:rsid w:val="004C4AD1"/>
    <w:rsid w:val="004C4D45"/>
    <w:rsid w:val="004C4DF8"/>
    <w:rsid w:val="004C51D5"/>
    <w:rsid w:val="004C688C"/>
    <w:rsid w:val="004C70FB"/>
    <w:rsid w:val="004C7471"/>
    <w:rsid w:val="004C7533"/>
    <w:rsid w:val="004C7E92"/>
    <w:rsid w:val="004D06AF"/>
    <w:rsid w:val="004D09AD"/>
    <w:rsid w:val="004D12F6"/>
    <w:rsid w:val="004D1469"/>
    <w:rsid w:val="004D150A"/>
    <w:rsid w:val="004D2BD7"/>
    <w:rsid w:val="004D2D83"/>
    <w:rsid w:val="004D35DF"/>
    <w:rsid w:val="004D3644"/>
    <w:rsid w:val="004D3949"/>
    <w:rsid w:val="004D4808"/>
    <w:rsid w:val="004D4B37"/>
    <w:rsid w:val="004D52C6"/>
    <w:rsid w:val="004D5717"/>
    <w:rsid w:val="004D5ABE"/>
    <w:rsid w:val="004D5FD0"/>
    <w:rsid w:val="004D6410"/>
    <w:rsid w:val="004D64BE"/>
    <w:rsid w:val="004D77F8"/>
    <w:rsid w:val="004E01D7"/>
    <w:rsid w:val="004E0AAA"/>
    <w:rsid w:val="004E0B54"/>
    <w:rsid w:val="004E1077"/>
    <w:rsid w:val="004E11B6"/>
    <w:rsid w:val="004E1A4D"/>
    <w:rsid w:val="004E1A60"/>
    <w:rsid w:val="004E1F82"/>
    <w:rsid w:val="004E2949"/>
    <w:rsid w:val="004E3F18"/>
    <w:rsid w:val="004E3F48"/>
    <w:rsid w:val="004E3FED"/>
    <w:rsid w:val="004E46F4"/>
    <w:rsid w:val="004E47CE"/>
    <w:rsid w:val="004E4800"/>
    <w:rsid w:val="004E504A"/>
    <w:rsid w:val="004E5404"/>
    <w:rsid w:val="004E5725"/>
    <w:rsid w:val="004E5727"/>
    <w:rsid w:val="004E5BAE"/>
    <w:rsid w:val="004E5C67"/>
    <w:rsid w:val="004E6305"/>
    <w:rsid w:val="004E6980"/>
    <w:rsid w:val="004E6DE7"/>
    <w:rsid w:val="004E6EF8"/>
    <w:rsid w:val="004E7DEE"/>
    <w:rsid w:val="004F0045"/>
    <w:rsid w:val="004F0690"/>
    <w:rsid w:val="004F0AE2"/>
    <w:rsid w:val="004F111F"/>
    <w:rsid w:val="004F1600"/>
    <w:rsid w:val="004F2957"/>
    <w:rsid w:val="004F2B7B"/>
    <w:rsid w:val="004F2CDE"/>
    <w:rsid w:val="004F3510"/>
    <w:rsid w:val="004F3D78"/>
    <w:rsid w:val="004F3EF1"/>
    <w:rsid w:val="004F41E2"/>
    <w:rsid w:val="004F465C"/>
    <w:rsid w:val="004F4DEC"/>
    <w:rsid w:val="004F4E30"/>
    <w:rsid w:val="004F5262"/>
    <w:rsid w:val="004F5451"/>
    <w:rsid w:val="004F5AE2"/>
    <w:rsid w:val="004F5D5B"/>
    <w:rsid w:val="004F605B"/>
    <w:rsid w:val="004F6794"/>
    <w:rsid w:val="004F72BF"/>
    <w:rsid w:val="004F7C2A"/>
    <w:rsid w:val="005008E8"/>
    <w:rsid w:val="00500C5C"/>
    <w:rsid w:val="00500D3E"/>
    <w:rsid w:val="0050175F"/>
    <w:rsid w:val="005018FD"/>
    <w:rsid w:val="0050210E"/>
    <w:rsid w:val="00502214"/>
    <w:rsid w:val="00503775"/>
    <w:rsid w:val="00503784"/>
    <w:rsid w:val="00504101"/>
    <w:rsid w:val="0050477F"/>
    <w:rsid w:val="00504A6F"/>
    <w:rsid w:val="00504FD5"/>
    <w:rsid w:val="005051D4"/>
    <w:rsid w:val="005054FE"/>
    <w:rsid w:val="00505589"/>
    <w:rsid w:val="00505A6A"/>
    <w:rsid w:val="005060F7"/>
    <w:rsid w:val="00507C99"/>
    <w:rsid w:val="00507E21"/>
    <w:rsid w:val="0051145F"/>
    <w:rsid w:val="00511F43"/>
    <w:rsid w:val="0051205E"/>
    <w:rsid w:val="00512439"/>
    <w:rsid w:val="0051302C"/>
    <w:rsid w:val="005137A9"/>
    <w:rsid w:val="00513EB3"/>
    <w:rsid w:val="00513F2D"/>
    <w:rsid w:val="00514443"/>
    <w:rsid w:val="00514529"/>
    <w:rsid w:val="00514BE1"/>
    <w:rsid w:val="00514F3E"/>
    <w:rsid w:val="0051534A"/>
    <w:rsid w:val="005153E6"/>
    <w:rsid w:val="005153F2"/>
    <w:rsid w:val="0051573E"/>
    <w:rsid w:val="00515C15"/>
    <w:rsid w:val="00515E47"/>
    <w:rsid w:val="005165B9"/>
    <w:rsid w:val="00516F7C"/>
    <w:rsid w:val="0051713F"/>
    <w:rsid w:val="0051747A"/>
    <w:rsid w:val="00520622"/>
    <w:rsid w:val="005207C0"/>
    <w:rsid w:val="0052213B"/>
    <w:rsid w:val="00522456"/>
    <w:rsid w:val="005226F0"/>
    <w:rsid w:val="005228A4"/>
    <w:rsid w:val="0052394D"/>
    <w:rsid w:val="00524EF8"/>
    <w:rsid w:val="005251BF"/>
    <w:rsid w:val="005251C2"/>
    <w:rsid w:val="005260BF"/>
    <w:rsid w:val="005269F6"/>
    <w:rsid w:val="00526AF0"/>
    <w:rsid w:val="00526E55"/>
    <w:rsid w:val="00527B9F"/>
    <w:rsid w:val="00527F01"/>
    <w:rsid w:val="00530879"/>
    <w:rsid w:val="0053221A"/>
    <w:rsid w:val="00532261"/>
    <w:rsid w:val="005323E6"/>
    <w:rsid w:val="00532447"/>
    <w:rsid w:val="0053245B"/>
    <w:rsid w:val="0053253D"/>
    <w:rsid w:val="0053266C"/>
    <w:rsid w:val="005326CA"/>
    <w:rsid w:val="0053286C"/>
    <w:rsid w:val="00532E87"/>
    <w:rsid w:val="0053301E"/>
    <w:rsid w:val="00533B5D"/>
    <w:rsid w:val="00533F2D"/>
    <w:rsid w:val="005349AB"/>
    <w:rsid w:val="00534C16"/>
    <w:rsid w:val="0053503C"/>
    <w:rsid w:val="005353DA"/>
    <w:rsid w:val="00535593"/>
    <w:rsid w:val="00535FC5"/>
    <w:rsid w:val="00537D3D"/>
    <w:rsid w:val="00540453"/>
    <w:rsid w:val="00540A7E"/>
    <w:rsid w:val="00540E64"/>
    <w:rsid w:val="00540F7D"/>
    <w:rsid w:val="005410A2"/>
    <w:rsid w:val="005411BF"/>
    <w:rsid w:val="0054122A"/>
    <w:rsid w:val="00541541"/>
    <w:rsid w:val="005419A8"/>
    <w:rsid w:val="0054219D"/>
    <w:rsid w:val="0054267C"/>
    <w:rsid w:val="0054279B"/>
    <w:rsid w:val="005429CE"/>
    <w:rsid w:val="00542C03"/>
    <w:rsid w:val="005436B8"/>
    <w:rsid w:val="00543C94"/>
    <w:rsid w:val="00543FD8"/>
    <w:rsid w:val="005441FF"/>
    <w:rsid w:val="005442D5"/>
    <w:rsid w:val="00544312"/>
    <w:rsid w:val="00544841"/>
    <w:rsid w:val="0054538C"/>
    <w:rsid w:val="005457AD"/>
    <w:rsid w:val="00545D2D"/>
    <w:rsid w:val="00545FA7"/>
    <w:rsid w:val="00546224"/>
    <w:rsid w:val="00546308"/>
    <w:rsid w:val="00547F91"/>
    <w:rsid w:val="0055002F"/>
    <w:rsid w:val="005507A9"/>
    <w:rsid w:val="00550B85"/>
    <w:rsid w:val="0055112B"/>
    <w:rsid w:val="00551142"/>
    <w:rsid w:val="00551196"/>
    <w:rsid w:val="005517AA"/>
    <w:rsid w:val="00552680"/>
    <w:rsid w:val="0055279D"/>
    <w:rsid w:val="00552AF0"/>
    <w:rsid w:val="005532EC"/>
    <w:rsid w:val="005533C6"/>
    <w:rsid w:val="00553AB4"/>
    <w:rsid w:val="00553C48"/>
    <w:rsid w:val="00553CF3"/>
    <w:rsid w:val="0055441E"/>
    <w:rsid w:val="00554FF9"/>
    <w:rsid w:val="0055508E"/>
    <w:rsid w:val="00555283"/>
    <w:rsid w:val="0055560E"/>
    <w:rsid w:val="00555EBB"/>
    <w:rsid w:val="00555FC6"/>
    <w:rsid w:val="00556361"/>
    <w:rsid w:val="005566E9"/>
    <w:rsid w:val="00556907"/>
    <w:rsid w:val="00556FFB"/>
    <w:rsid w:val="00557068"/>
    <w:rsid w:val="00557548"/>
    <w:rsid w:val="00557BC9"/>
    <w:rsid w:val="00557C24"/>
    <w:rsid w:val="00557E4B"/>
    <w:rsid w:val="00560A56"/>
    <w:rsid w:val="00560BBE"/>
    <w:rsid w:val="005610BB"/>
    <w:rsid w:val="0056124F"/>
    <w:rsid w:val="00561406"/>
    <w:rsid w:val="00562F70"/>
    <w:rsid w:val="00563C36"/>
    <w:rsid w:val="0056489B"/>
    <w:rsid w:val="00564B7C"/>
    <w:rsid w:val="00566059"/>
    <w:rsid w:val="0056662F"/>
    <w:rsid w:val="005668BA"/>
    <w:rsid w:val="00566976"/>
    <w:rsid w:val="00566C51"/>
    <w:rsid w:val="00566DB8"/>
    <w:rsid w:val="00567B8F"/>
    <w:rsid w:val="00567EBA"/>
    <w:rsid w:val="00570E67"/>
    <w:rsid w:val="00570EAB"/>
    <w:rsid w:val="005712E5"/>
    <w:rsid w:val="0057137D"/>
    <w:rsid w:val="005714F8"/>
    <w:rsid w:val="00571C6F"/>
    <w:rsid w:val="005721B6"/>
    <w:rsid w:val="0057251B"/>
    <w:rsid w:val="005728D9"/>
    <w:rsid w:val="00572F6C"/>
    <w:rsid w:val="005731EB"/>
    <w:rsid w:val="00573725"/>
    <w:rsid w:val="00573A03"/>
    <w:rsid w:val="00573B09"/>
    <w:rsid w:val="00573DAB"/>
    <w:rsid w:val="00574983"/>
    <w:rsid w:val="00574A31"/>
    <w:rsid w:val="00574AC9"/>
    <w:rsid w:val="00574F9C"/>
    <w:rsid w:val="005754F9"/>
    <w:rsid w:val="0057560D"/>
    <w:rsid w:val="005756EF"/>
    <w:rsid w:val="005757B3"/>
    <w:rsid w:val="00575B9A"/>
    <w:rsid w:val="00576368"/>
    <w:rsid w:val="0057720C"/>
    <w:rsid w:val="005779B1"/>
    <w:rsid w:val="005779D1"/>
    <w:rsid w:val="00577A94"/>
    <w:rsid w:val="00577DC2"/>
    <w:rsid w:val="00577ED8"/>
    <w:rsid w:val="005808C2"/>
    <w:rsid w:val="00580BF8"/>
    <w:rsid w:val="00580EA7"/>
    <w:rsid w:val="00581188"/>
    <w:rsid w:val="00581191"/>
    <w:rsid w:val="0058138A"/>
    <w:rsid w:val="005824D7"/>
    <w:rsid w:val="0058252C"/>
    <w:rsid w:val="005825FF"/>
    <w:rsid w:val="00582E2F"/>
    <w:rsid w:val="00582EF9"/>
    <w:rsid w:val="00582F0F"/>
    <w:rsid w:val="00582F1F"/>
    <w:rsid w:val="0058328A"/>
    <w:rsid w:val="005835FE"/>
    <w:rsid w:val="00583685"/>
    <w:rsid w:val="00583BC9"/>
    <w:rsid w:val="00583D54"/>
    <w:rsid w:val="0058568A"/>
    <w:rsid w:val="00585A74"/>
    <w:rsid w:val="0058661D"/>
    <w:rsid w:val="00586E9B"/>
    <w:rsid w:val="005872B3"/>
    <w:rsid w:val="00587667"/>
    <w:rsid w:val="00587D3A"/>
    <w:rsid w:val="005910AE"/>
    <w:rsid w:val="005911F1"/>
    <w:rsid w:val="00591CE0"/>
    <w:rsid w:val="00592FCF"/>
    <w:rsid w:val="00593CBF"/>
    <w:rsid w:val="00593D98"/>
    <w:rsid w:val="00593E55"/>
    <w:rsid w:val="00594577"/>
    <w:rsid w:val="00595504"/>
    <w:rsid w:val="00595626"/>
    <w:rsid w:val="00595C6D"/>
    <w:rsid w:val="00595FF9"/>
    <w:rsid w:val="005966DE"/>
    <w:rsid w:val="005972F5"/>
    <w:rsid w:val="0059748F"/>
    <w:rsid w:val="0059767B"/>
    <w:rsid w:val="00597C83"/>
    <w:rsid w:val="00597ED4"/>
    <w:rsid w:val="005A061E"/>
    <w:rsid w:val="005A0724"/>
    <w:rsid w:val="005A1AC6"/>
    <w:rsid w:val="005A1CCC"/>
    <w:rsid w:val="005A2230"/>
    <w:rsid w:val="005A2347"/>
    <w:rsid w:val="005A286E"/>
    <w:rsid w:val="005A346B"/>
    <w:rsid w:val="005A36D2"/>
    <w:rsid w:val="005A3BD8"/>
    <w:rsid w:val="005A3F4E"/>
    <w:rsid w:val="005A3FB2"/>
    <w:rsid w:val="005A4349"/>
    <w:rsid w:val="005A4CFC"/>
    <w:rsid w:val="005A4ED2"/>
    <w:rsid w:val="005A4F32"/>
    <w:rsid w:val="005A5485"/>
    <w:rsid w:val="005A5C9C"/>
    <w:rsid w:val="005A6267"/>
    <w:rsid w:val="005A6A3B"/>
    <w:rsid w:val="005A6EC0"/>
    <w:rsid w:val="005A7106"/>
    <w:rsid w:val="005A78C9"/>
    <w:rsid w:val="005B04C3"/>
    <w:rsid w:val="005B06E2"/>
    <w:rsid w:val="005B0C15"/>
    <w:rsid w:val="005B10BF"/>
    <w:rsid w:val="005B27F8"/>
    <w:rsid w:val="005B2FB3"/>
    <w:rsid w:val="005B33B4"/>
    <w:rsid w:val="005B341B"/>
    <w:rsid w:val="005B36FA"/>
    <w:rsid w:val="005B426B"/>
    <w:rsid w:val="005B4647"/>
    <w:rsid w:val="005B4A50"/>
    <w:rsid w:val="005B5132"/>
    <w:rsid w:val="005B5F7D"/>
    <w:rsid w:val="005B5FD0"/>
    <w:rsid w:val="005B63DC"/>
    <w:rsid w:val="005B75B0"/>
    <w:rsid w:val="005B79A4"/>
    <w:rsid w:val="005C076D"/>
    <w:rsid w:val="005C09D2"/>
    <w:rsid w:val="005C0CBD"/>
    <w:rsid w:val="005C0EA7"/>
    <w:rsid w:val="005C1784"/>
    <w:rsid w:val="005C254C"/>
    <w:rsid w:val="005C2E70"/>
    <w:rsid w:val="005C301B"/>
    <w:rsid w:val="005C36F7"/>
    <w:rsid w:val="005C4285"/>
    <w:rsid w:val="005C4470"/>
    <w:rsid w:val="005C4E15"/>
    <w:rsid w:val="005C56A6"/>
    <w:rsid w:val="005C5C62"/>
    <w:rsid w:val="005C5CC6"/>
    <w:rsid w:val="005C5CD6"/>
    <w:rsid w:val="005C6361"/>
    <w:rsid w:val="005C6DEC"/>
    <w:rsid w:val="005C79FB"/>
    <w:rsid w:val="005C7F07"/>
    <w:rsid w:val="005D03F3"/>
    <w:rsid w:val="005D0B56"/>
    <w:rsid w:val="005D0C44"/>
    <w:rsid w:val="005D15E4"/>
    <w:rsid w:val="005D20A2"/>
    <w:rsid w:val="005D20CB"/>
    <w:rsid w:val="005D21D0"/>
    <w:rsid w:val="005D23EA"/>
    <w:rsid w:val="005D2735"/>
    <w:rsid w:val="005D2C41"/>
    <w:rsid w:val="005D3181"/>
    <w:rsid w:val="005D335C"/>
    <w:rsid w:val="005D357D"/>
    <w:rsid w:val="005D3846"/>
    <w:rsid w:val="005D389C"/>
    <w:rsid w:val="005D39DA"/>
    <w:rsid w:val="005D3BDF"/>
    <w:rsid w:val="005D5410"/>
    <w:rsid w:val="005D5D78"/>
    <w:rsid w:val="005D6477"/>
    <w:rsid w:val="005D65B6"/>
    <w:rsid w:val="005D7316"/>
    <w:rsid w:val="005D745A"/>
    <w:rsid w:val="005D74A2"/>
    <w:rsid w:val="005D74DF"/>
    <w:rsid w:val="005D7DDC"/>
    <w:rsid w:val="005E0579"/>
    <w:rsid w:val="005E0BE7"/>
    <w:rsid w:val="005E14FC"/>
    <w:rsid w:val="005E1703"/>
    <w:rsid w:val="005E17E4"/>
    <w:rsid w:val="005E1BFD"/>
    <w:rsid w:val="005E2B6C"/>
    <w:rsid w:val="005E2ED4"/>
    <w:rsid w:val="005E3408"/>
    <w:rsid w:val="005E38E4"/>
    <w:rsid w:val="005E3D54"/>
    <w:rsid w:val="005E3DF2"/>
    <w:rsid w:val="005E49A4"/>
    <w:rsid w:val="005E4C96"/>
    <w:rsid w:val="005E5411"/>
    <w:rsid w:val="005E5A51"/>
    <w:rsid w:val="005E69AE"/>
    <w:rsid w:val="005E6C1A"/>
    <w:rsid w:val="005E6EB7"/>
    <w:rsid w:val="005E70C8"/>
    <w:rsid w:val="005E71F2"/>
    <w:rsid w:val="005E73D3"/>
    <w:rsid w:val="005E7E79"/>
    <w:rsid w:val="005F01D4"/>
    <w:rsid w:val="005F16AC"/>
    <w:rsid w:val="005F2085"/>
    <w:rsid w:val="005F20C2"/>
    <w:rsid w:val="005F2116"/>
    <w:rsid w:val="005F2B88"/>
    <w:rsid w:val="005F2F16"/>
    <w:rsid w:val="005F39DB"/>
    <w:rsid w:val="005F3FD1"/>
    <w:rsid w:val="005F4CEF"/>
    <w:rsid w:val="005F4F70"/>
    <w:rsid w:val="005F55CF"/>
    <w:rsid w:val="005F6B89"/>
    <w:rsid w:val="005F6D64"/>
    <w:rsid w:val="005F7AB2"/>
    <w:rsid w:val="005F7E63"/>
    <w:rsid w:val="006008C8"/>
    <w:rsid w:val="00600AB7"/>
    <w:rsid w:val="00600ABB"/>
    <w:rsid w:val="00600B0F"/>
    <w:rsid w:val="00600B96"/>
    <w:rsid w:val="00600F21"/>
    <w:rsid w:val="00601667"/>
    <w:rsid w:val="006017A1"/>
    <w:rsid w:val="00602C6B"/>
    <w:rsid w:val="00602CC5"/>
    <w:rsid w:val="00604951"/>
    <w:rsid w:val="006049E4"/>
    <w:rsid w:val="00604CC7"/>
    <w:rsid w:val="00604F89"/>
    <w:rsid w:val="0060508B"/>
    <w:rsid w:val="00605EB1"/>
    <w:rsid w:val="006060A3"/>
    <w:rsid w:val="006063D6"/>
    <w:rsid w:val="0060698D"/>
    <w:rsid w:val="00606C0D"/>
    <w:rsid w:val="00606CBD"/>
    <w:rsid w:val="00607017"/>
    <w:rsid w:val="006071CA"/>
    <w:rsid w:val="00607541"/>
    <w:rsid w:val="00607678"/>
    <w:rsid w:val="00607733"/>
    <w:rsid w:val="006100F1"/>
    <w:rsid w:val="006102BC"/>
    <w:rsid w:val="00610A30"/>
    <w:rsid w:val="00610BE7"/>
    <w:rsid w:val="00610CC9"/>
    <w:rsid w:val="00611090"/>
    <w:rsid w:val="006111AB"/>
    <w:rsid w:val="00611758"/>
    <w:rsid w:val="00611953"/>
    <w:rsid w:val="0061205D"/>
    <w:rsid w:val="006120B6"/>
    <w:rsid w:val="006120BD"/>
    <w:rsid w:val="006126D0"/>
    <w:rsid w:val="006133BA"/>
    <w:rsid w:val="006143CF"/>
    <w:rsid w:val="00614997"/>
    <w:rsid w:val="00615097"/>
    <w:rsid w:val="0061511D"/>
    <w:rsid w:val="0061512F"/>
    <w:rsid w:val="0061553F"/>
    <w:rsid w:val="00615876"/>
    <w:rsid w:val="00615DEF"/>
    <w:rsid w:val="006179D1"/>
    <w:rsid w:val="00617D48"/>
    <w:rsid w:val="00620A99"/>
    <w:rsid w:val="00620E84"/>
    <w:rsid w:val="0062118B"/>
    <w:rsid w:val="006211B4"/>
    <w:rsid w:val="00622777"/>
    <w:rsid w:val="0062287C"/>
    <w:rsid w:val="00622937"/>
    <w:rsid w:val="00622F7C"/>
    <w:rsid w:val="00623749"/>
    <w:rsid w:val="00623DDD"/>
    <w:rsid w:val="00624087"/>
    <w:rsid w:val="00624091"/>
    <w:rsid w:val="0062426F"/>
    <w:rsid w:val="00624798"/>
    <w:rsid w:val="00624C06"/>
    <w:rsid w:val="00624D10"/>
    <w:rsid w:val="00624D7F"/>
    <w:rsid w:val="0062524D"/>
    <w:rsid w:val="006255F7"/>
    <w:rsid w:val="00625B27"/>
    <w:rsid w:val="00625D28"/>
    <w:rsid w:val="006264B5"/>
    <w:rsid w:val="00626821"/>
    <w:rsid w:val="00626B4D"/>
    <w:rsid w:val="00626DAD"/>
    <w:rsid w:val="0062735D"/>
    <w:rsid w:val="006276FD"/>
    <w:rsid w:val="0062778C"/>
    <w:rsid w:val="0062787E"/>
    <w:rsid w:val="00627990"/>
    <w:rsid w:val="006300E0"/>
    <w:rsid w:val="00630385"/>
    <w:rsid w:val="0063040B"/>
    <w:rsid w:val="006304D6"/>
    <w:rsid w:val="006305FB"/>
    <w:rsid w:val="00630807"/>
    <w:rsid w:val="00630C0B"/>
    <w:rsid w:val="00631592"/>
    <w:rsid w:val="00631804"/>
    <w:rsid w:val="0063217D"/>
    <w:rsid w:val="0063299A"/>
    <w:rsid w:val="00632AE9"/>
    <w:rsid w:val="00632C28"/>
    <w:rsid w:val="00632F3E"/>
    <w:rsid w:val="006333C2"/>
    <w:rsid w:val="00633755"/>
    <w:rsid w:val="006339CD"/>
    <w:rsid w:val="006352EF"/>
    <w:rsid w:val="00635E27"/>
    <w:rsid w:val="00636603"/>
    <w:rsid w:val="00636D3A"/>
    <w:rsid w:val="0063714A"/>
    <w:rsid w:val="0063732A"/>
    <w:rsid w:val="00637485"/>
    <w:rsid w:val="0064068E"/>
    <w:rsid w:val="006411AC"/>
    <w:rsid w:val="006414CD"/>
    <w:rsid w:val="006417F0"/>
    <w:rsid w:val="00641E67"/>
    <w:rsid w:val="00641E9A"/>
    <w:rsid w:val="0064223B"/>
    <w:rsid w:val="006428BA"/>
    <w:rsid w:val="006432B2"/>
    <w:rsid w:val="00643B35"/>
    <w:rsid w:val="00644953"/>
    <w:rsid w:val="006450B4"/>
    <w:rsid w:val="00645681"/>
    <w:rsid w:val="00645CD6"/>
    <w:rsid w:val="006460F4"/>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D21"/>
    <w:rsid w:val="00656E53"/>
    <w:rsid w:val="00657443"/>
    <w:rsid w:val="00657940"/>
    <w:rsid w:val="00657E8C"/>
    <w:rsid w:val="00660259"/>
    <w:rsid w:val="00660E9F"/>
    <w:rsid w:val="006611F9"/>
    <w:rsid w:val="0066184C"/>
    <w:rsid w:val="00661A04"/>
    <w:rsid w:val="006623BE"/>
    <w:rsid w:val="0066279E"/>
    <w:rsid w:val="00662980"/>
    <w:rsid w:val="0066320C"/>
    <w:rsid w:val="00663E08"/>
    <w:rsid w:val="0066409E"/>
    <w:rsid w:val="0066447C"/>
    <w:rsid w:val="00665026"/>
    <w:rsid w:val="00665751"/>
    <w:rsid w:val="006658F9"/>
    <w:rsid w:val="00665CBA"/>
    <w:rsid w:val="00665ECA"/>
    <w:rsid w:val="00666544"/>
    <w:rsid w:val="00666EC8"/>
    <w:rsid w:val="00667136"/>
    <w:rsid w:val="006673E0"/>
    <w:rsid w:val="00667EE9"/>
    <w:rsid w:val="0067029A"/>
    <w:rsid w:val="006708A3"/>
    <w:rsid w:val="00670FEA"/>
    <w:rsid w:val="006713FE"/>
    <w:rsid w:val="00672241"/>
    <w:rsid w:val="0067227F"/>
    <w:rsid w:val="00672825"/>
    <w:rsid w:val="0067308B"/>
    <w:rsid w:val="0067310F"/>
    <w:rsid w:val="006738D6"/>
    <w:rsid w:val="00673E19"/>
    <w:rsid w:val="00674B27"/>
    <w:rsid w:val="00674ED1"/>
    <w:rsid w:val="0067567E"/>
    <w:rsid w:val="0067584C"/>
    <w:rsid w:val="00675DCA"/>
    <w:rsid w:val="00675FD8"/>
    <w:rsid w:val="00676277"/>
    <w:rsid w:val="00676C36"/>
    <w:rsid w:val="00676F67"/>
    <w:rsid w:val="006774B5"/>
    <w:rsid w:val="0067790D"/>
    <w:rsid w:val="006803FF"/>
    <w:rsid w:val="006806AD"/>
    <w:rsid w:val="00680CE5"/>
    <w:rsid w:val="0068181D"/>
    <w:rsid w:val="00681CCB"/>
    <w:rsid w:val="00681F20"/>
    <w:rsid w:val="00682242"/>
    <w:rsid w:val="00682829"/>
    <w:rsid w:val="00683975"/>
    <w:rsid w:val="00683A09"/>
    <w:rsid w:val="0068417C"/>
    <w:rsid w:val="00684230"/>
    <w:rsid w:val="006845F3"/>
    <w:rsid w:val="006849E6"/>
    <w:rsid w:val="00684A31"/>
    <w:rsid w:val="006850A7"/>
    <w:rsid w:val="00685401"/>
    <w:rsid w:val="00685409"/>
    <w:rsid w:val="00685AED"/>
    <w:rsid w:val="00685AF5"/>
    <w:rsid w:val="00685CE7"/>
    <w:rsid w:val="00685EB3"/>
    <w:rsid w:val="006863A3"/>
    <w:rsid w:val="006866C8"/>
    <w:rsid w:val="00686741"/>
    <w:rsid w:val="00686CD3"/>
    <w:rsid w:val="00687A6A"/>
    <w:rsid w:val="00687A8C"/>
    <w:rsid w:val="00687CE5"/>
    <w:rsid w:val="006906CC"/>
    <w:rsid w:val="00690802"/>
    <w:rsid w:val="006909BA"/>
    <w:rsid w:val="00690A7F"/>
    <w:rsid w:val="00690D32"/>
    <w:rsid w:val="00690F4C"/>
    <w:rsid w:val="0069109E"/>
    <w:rsid w:val="006913F4"/>
    <w:rsid w:val="006913FA"/>
    <w:rsid w:val="006914CD"/>
    <w:rsid w:val="0069153B"/>
    <w:rsid w:val="00691920"/>
    <w:rsid w:val="006919A5"/>
    <w:rsid w:val="00691AFE"/>
    <w:rsid w:val="006920EE"/>
    <w:rsid w:val="00692862"/>
    <w:rsid w:val="00692C17"/>
    <w:rsid w:val="0069369C"/>
    <w:rsid w:val="00694322"/>
    <w:rsid w:val="006945C8"/>
    <w:rsid w:val="0069488E"/>
    <w:rsid w:val="006958FD"/>
    <w:rsid w:val="00695AA9"/>
    <w:rsid w:val="00696CE9"/>
    <w:rsid w:val="00696F73"/>
    <w:rsid w:val="006978D1"/>
    <w:rsid w:val="00697EAB"/>
    <w:rsid w:val="006A0300"/>
    <w:rsid w:val="006A06C3"/>
    <w:rsid w:val="006A06CF"/>
    <w:rsid w:val="006A09D6"/>
    <w:rsid w:val="006A1157"/>
    <w:rsid w:val="006A12FF"/>
    <w:rsid w:val="006A15BD"/>
    <w:rsid w:val="006A1AC3"/>
    <w:rsid w:val="006A1AD8"/>
    <w:rsid w:val="006A1D19"/>
    <w:rsid w:val="006A2E44"/>
    <w:rsid w:val="006A301A"/>
    <w:rsid w:val="006A3236"/>
    <w:rsid w:val="006A325D"/>
    <w:rsid w:val="006A373D"/>
    <w:rsid w:val="006A38A5"/>
    <w:rsid w:val="006A3976"/>
    <w:rsid w:val="006A4238"/>
    <w:rsid w:val="006A46B2"/>
    <w:rsid w:val="006A4B93"/>
    <w:rsid w:val="006A4ED1"/>
    <w:rsid w:val="006A54B1"/>
    <w:rsid w:val="006A55AB"/>
    <w:rsid w:val="006A59AC"/>
    <w:rsid w:val="006A6109"/>
    <w:rsid w:val="006A611D"/>
    <w:rsid w:val="006A6761"/>
    <w:rsid w:val="006A69C7"/>
    <w:rsid w:val="006A6D36"/>
    <w:rsid w:val="006A6DA4"/>
    <w:rsid w:val="006A6F2A"/>
    <w:rsid w:val="006A6F9A"/>
    <w:rsid w:val="006B0057"/>
    <w:rsid w:val="006B01EA"/>
    <w:rsid w:val="006B055E"/>
    <w:rsid w:val="006B0A6A"/>
    <w:rsid w:val="006B1113"/>
    <w:rsid w:val="006B1F42"/>
    <w:rsid w:val="006B2602"/>
    <w:rsid w:val="006B26FF"/>
    <w:rsid w:val="006B28B4"/>
    <w:rsid w:val="006B34B5"/>
    <w:rsid w:val="006B3D12"/>
    <w:rsid w:val="006B40FF"/>
    <w:rsid w:val="006B4322"/>
    <w:rsid w:val="006B5649"/>
    <w:rsid w:val="006B5674"/>
    <w:rsid w:val="006B7277"/>
    <w:rsid w:val="006B79CA"/>
    <w:rsid w:val="006B7CFA"/>
    <w:rsid w:val="006B7D07"/>
    <w:rsid w:val="006C00FB"/>
    <w:rsid w:val="006C0212"/>
    <w:rsid w:val="006C0646"/>
    <w:rsid w:val="006C09F3"/>
    <w:rsid w:val="006C105F"/>
    <w:rsid w:val="006C140D"/>
    <w:rsid w:val="006C1741"/>
    <w:rsid w:val="006C1E91"/>
    <w:rsid w:val="006C1FF8"/>
    <w:rsid w:val="006C20C4"/>
    <w:rsid w:val="006C22D3"/>
    <w:rsid w:val="006C2402"/>
    <w:rsid w:val="006C2409"/>
    <w:rsid w:val="006C27BD"/>
    <w:rsid w:val="006C29AC"/>
    <w:rsid w:val="006C2D3B"/>
    <w:rsid w:val="006C344F"/>
    <w:rsid w:val="006C3466"/>
    <w:rsid w:val="006C38FC"/>
    <w:rsid w:val="006C4068"/>
    <w:rsid w:val="006C4BE4"/>
    <w:rsid w:val="006C4C42"/>
    <w:rsid w:val="006C4EE9"/>
    <w:rsid w:val="006C6A95"/>
    <w:rsid w:val="006C6AA1"/>
    <w:rsid w:val="006C6D75"/>
    <w:rsid w:val="006C75FB"/>
    <w:rsid w:val="006D0C94"/>
    <w:rsid w:val="006D195E"/>
    <w:rsid w:val="006D207D"/>
    <w:rsid w:val="006D22C5"/>
    <w:rsid w:val="006D3F89"/>
    <w:rsid w:val="006D3FBE"/>
    <w:rsid w:val="006D4E92"/>
    <w:rsid w:val="006D5121"/>
    <w:rsid w:val="006D5244"/>
    <w:rsid w:val="006D5461"/>
    <w:rsid w:val="006D5C8C"/>
    <w:rsid w:val="006D5E99"/>
    <w:rsid w:val="006D6484"/>
    <w:rsid w:val="006D78EF"/>
    <w:rsid w:val="006D7FB8"/>
    <w:rsid w:val="006E00A0"/>
    <w:rsid w:val="006E00C5"/>
    <w:rsid w:val="006E0685"/>
    <w:rsid w:val="006E0A8E"/>
    <w:rsid w:val="006E0E70"/>
    <w:rsid w:val="006E11A1"/>
    <w:rsid w:val="006E1BA1"/>
    <w:rsid w:val="006E22C7"/>
    <w:rsid w:val="006E261E"/>
    <w:rsid w:val="006E3015"/>
    <w:rsid w:val="006E3962"/>
    <w:rsid w:val="006E3A1A"/>
    <w:rsid w:val="006E3BE6"/>
    <w:rsid w:val="006E533E"/>
    <w:rsid w:val="006E67C0"/>
    <w:rsid w:val="006E6BA4"/>
    <w:rsid w:val="006E6BFF"/>
    <w:rsid w:val="006E70CB"/>
    <w:rsid w:val="006E71AA"/>
    <w:rsid w:val="006E778A"/>
    <w:rsid w:val="006E77AB"/>
    <w:rsid w:val="006E7832"/>
    <w:rsid w:val="006E7CE2"/>
    <w:rsid w:val="006F098A"/>
    <w:rsid w:val="006F0B05"/>
    <w:rsid w:val="006F261B"/>
    <w:rsid w:val="006F296D"/>
    <w:rsid w:val="006F2B62"/>
    <w:rsid w:val="006F3029"/>
    <w:rsid w:val="006F392D"/>
    <w:rsid w:val="006F41E0"/>
    <w:rsid w:val="006F4F04"/>
    <w:rsid w:val="006F58B0"/>
    <w:rsid w:val="006F5BF1"/>
    <w:rsid w:val="006F5FFC"/>
    <w:rsid w:val="006F6921"/>
    <w:rsid w:val="006F6B02"/>
    <w:rsid w:val="006F6BD9"/>
    <w:rsid w:val="006F6CDE"/>
    <w:rsid w:val="006F709F"/>
    <w:rsid w:val="006F75D3"/>
    <w:rsid w:val="006F774D"/>
    <w:rsid w:val="006F7785"/>
    <w:rsid w:val="007000A0"/>
    <w:rsid w:val="0070104F"/>
    <w:rsid w:val="007017E3"/>
    <w:rsid w:val="0070195A"/>
    <w:rsid w:val="00701E3D"/>
    <w:rsid w:val="00701F2C"/>
    <w:rsid w:val="00702719"/>
    <w:rsid w:val="00702BFC"/>
    <w:rsid w:val="00703750"/>
    <w:rsid w:val="00703C96"/>
    <w:rsid w:val="00703EBB"/>
    <w:rsid w:val="007050E7"/>
    <w:rsid w:val="00705A82"/>
    <w:rsid w:val="00705B0C"/>
    <w:rsid w:val="00705C9E"/>
    <w:rsid w:val="007062A1"/>
    <w:rsid w:val="00706A12"/>
    <w:rsid w:val="00707418"/>
    <w:rsid w:val="00707878"/>
    <w:rsid w:val="00707882"/>
    <w:rsid w:val="00710BEE"/>
    <w:rsid w:val="00710D84"/>
    <w:rsid w:val="00710DDF"/>
    <w:rsid w:val="007110F5"/>
    <w:rsid w:val="0071132A"/>
    <w:rsid w:val="007118C5"/>
    <w:rsid w:val="00712572"/>
    <w:rsid w:val="00712DC5"/>
    <w:rsid w:val="00712E0C"/>
    <w:rsid w:val="00712FAD"/>
    <w:rsid w:val="00713EAA"/>
    <w:rsid w:val="00713F72"/>
    <w:rsid w:val="0071418B"/>
    <w:rsid w:val="00714737"/>
    <w:rsid w:val="007147D1"/>
    <w:rsid w:val="007153C3"/>
    <w:rsid w:val="00715681"/>
    <w:rsid w:val="00715686"/>
    <w:rsid w:val="007165A3"/>
    <w:rsid w:val="0071662F"/>
    <w:rsid w:val="00716A15"/>
    <w:rsid w:val="00716B07"/>
    <w:rsid w:val="00716E4D"/>
    <w:rsid w:val="0071723F"/>
    <w:rsid w:val="00717392"/>
    <w:rsid w:val="007174BB"/>
    <w:rsid w:val="007176F9"/>
    <w:rsid w:val="00717707"/>
    <w:rsid w:val="00717EEC"/>
    <w:rsid w:val="00720223"/>
    <w:rsid w:val="00720474"/>
    <w:rsid w:val="00720490"/>
    <w:rsid w:val="00720BC9"/>
    <w:rsid w:val="00720F10"/>
    <w:rsid w:val="00721026"/>
    <w:rsid w:val="007217A2"/>
    <w:rsid w:val="0072242B"/>
    <w:rsid w:val="00722473"/>
    <w:rsid w:val="00722E1C"/>
    <w:rsid w:val="0072300A"/>
    <w:rsid w:val="0072337A"/>
    <w:rsid w:val="00723599"/>
    <w:rsid w:val="007236E5"/>
    <w:rsid w:val="0072478A"/>
    <w:rsid w:val="00724847"/>
    <w:rsid w:val="00724A1B"/>
    <w:rsid w:val="00725654"/>
    <w:rsid w:val="00725D93"/>
    <w:rsid w:val="00726534"/>
    <w:rsid w:val="00726556"/>
    <w:rsid w:val="00726783"/>
    <w:rsid w:val="007273ED"/>
    <w:rsid w:val="00727A73"/>
    <w:rsid w:val="00727BBD"/>
    <w:rsid w:val="00727DCE"/>
    <w:rsid w:val="0073043C"/>
    <w:rsid w:val="0073123D"/>
    <w:rsid w:val="007313EC"/>
    <w:rsid w:val="0073140D"/>
    <w:rsid w:val="0073173B"/>
    <w:rsid w:val="007318DB"/>
    <w:rsid w:val="00731938"/>
    <w:rsid w:val="00731A11"/>
    <w:rsid w:val="00732017"/>
    <w:rsid w:val="007322EA"/>
    <w:rsid w:val="00732726"/>
    <w:rsid w:val="00733743"/>
    <w:rsid w:val="00734574"/>
    <w:rsid w:val="007349BB"/>
    <w:rsid w:val="00734AFC"/>
    <w:rsid w:val="00734E8E"/>
    <w:rsid w:val="007351C7"/>
    <w:rsid w:val="0073539C"/>
    <w:rsid w:val="007356D5"/>
    <w:rsid w:val="00735B22"/>
    <w:rsid w:val="00735B53"/>
    <w:rsid w:val="00735EE5"/>
    <w:rsid w:val="007369A0"/>
    <w:rsid w:val="00737507"/>
    <w:rsid w:val="00737633"/>
    <w:rsid w:val="00737CB9"/>
    <w:rsid w:val="00737D72"/>
    <w:rsid w:val="00740BB3"/>
    <w:rsid w:val="00740D4E"/>
    <w:rsid w:val="0074181A"/>
    <w:rsid w:val="0074192E"/>
    <w:rsid w:val="00741F73"/>
    <w:rsid w:val="00742489"/>
    <w:rsid w:val="00742D7B"/>
    <w:rsid w:val="00742DC5"/>
    <w:rsid w:val="00742EC8"/>
    <w:rsid w:val="0074314D"/>
    <w:rsid w:val="00743831"/>
    <w:rsid w:val="007438CA"/>
    <w:rsid w:val="00744580"/>
    <w:rsid w:val="007447DF"/>
    <w:rsid w:val="00744DEC"/>
    <w:rsid w:val="007455B3"/>
    <w:rsid w:val="00745995"/>
    <w:rsid w:val="00745D85"/>
    <w:rsid w:val="00746265"/>
    <w:rsid w:val="007470CF"/>
    <w:rsid w:val="0074714F"/>
    <w:rsid w:val="00747519"/>
    <w:rsid w:val="007476CE"/>
    <w:rsid w:val="00747B99"/>
    <w:rsid w:val="007506AE"/>
    <w:rsid w:val="007506FD"/>
    <w:rsid w:val="007508C0"/>
    <w:rsid w:val="00751DB1"/>
    <w:rsid w:val="00752004"/>
    <w:rsid w:val="00752951"/>
    <w:rsid w:val="007529BD"/>
    <w:rsid w:val="00752C68"/>
    <w:rsid w:val="00752F77"/>
    <w:rsid w:val="00753956"/>
    <w:rsid w:val="00753E78"/>
    <w:rsid w:val="007540E5"/>
    <w:rsid w:val="007544FD"/>
    <w:rsid w:val="00755323"/>
    <w:rsid w:val="0075533B"/>
    <w:rsid w:val="00755804"/>
    <w:rsid w:val="00755D76"/>
    <w:rsid w:val="007566BE"/>
    <w:rsid w:val="00756953"/>
    <w:rsid w:val="0075698B"/>
    <w:rsid w:val="00757CD0"/>
    <w:rsid w:val="0076144D"/>
    <w:rsid w:val="007615E0"/>
    <w:rsid w:val="007615EA"/>
    <w:rsid w:val="0076195A"/>
    <w:rsid w:val="00761F14"/>
    <w:rsid w:val="00762A55"/>
    <w:rsid w:val="007633E1"/>
    <w:rsid w:val="00763684"/>
    <w:rsid w:val="00763BE4"/>
    <w:rsid w:val="00764252"/>
    <w:rsid w:val="00764512"/>
    <w:rsid w:val="0076485F"/>
    <w:rsid w:val="007648E0"/>
    <w:rsid w:val="00764E18"/>
    <w:rsid w:val="00766626"/>
    <w:rsid w:val="007666CD"/>
    <w:rsid w:val="00766CD0"/>
    <w:rsid w:val="00767105"/>
    <w:rsid w:val="007672F2"/>
    <w:rsid w:val="0076751C"/>
    <w:rsid w:val="00767D4C"/>
    <w:rsid w:val="00767F39"/>
    <w:rsid w:val="00770419"/>
    <w:rsid w:val="00771049"/>
    <w:rsid w:val="007714BF"/>
    <w:rsid w:val="00771B05"/>
    <w:rsid w:val="00771E96"/>
    <w:rsid w:val="00771EEA"/>
    <w:rsid w:val="00772262"/>
    <w:rsid w:val="00772A14"/>
    <w:rsid w:val="00772D01"/>
    <w:rsid w:val="007735D4"/>
    <w:rsid w:val="00773E3C"/>
    <w:rsid w:val="00773E57"/>
    <w:rsid w:val="00773F5B"/>
    <w:rsid w:val="00773FF9"/>
    <w:rsid w:val="007746B9"/>
    <w:rsid w:val="00776004"/>
    <w:rsid w:val="00776062"/>
    <w:rsid w:val="007773E7"/>
    <w:rsid w:val="00780F5A"/>
    <w:rsid w:val="0078168D"/>
    <w:rsid w:val="00782568"/>
    <w:rsid w:val="00782A6B"/>
    <w:rsid w:val="0078340E"/>
    <w:rsid w:val="00783BA3"/>
    <w:rsid w:val="00784607"/>
    <w:rsid w:val="007848DC"/>
    <w:rsid w:val="007851B3"/>
    <w:rsid w:val="0078585D"/>
    <w:rsid w:val="00786184"/>
    <w:rsid w:val="0078701C"/>
    <w:rsid w:val="0078726B"/>
    <w:rsid w:val="0078752A"/>
    <w:rsid w:val="00787A4F"/>
    <w:rsid w:val="00790B47"/>
    <w:rsid w:val="00791946"/>
    <w:rsid w:val="0079292A"/>
    <w:rsid w:val="00792A7A"/>
    <w:rsid w:val="007937D3"/>
    <w:rsid w:val="00793EE8"/>
    <w:rsid w:val="00794372"/>
    <w:rsid w:val="00794BC5"/>
    <w:rsid w:val="00795B39"/>
    <w:rsid w:val="00796079"/>
    <w:rsid w:val="00796184"/>
    <w:rsid w:val="00796422"/>
    <w:rsid w:val="00796EC9"/>
    <w:rsid w:val="0079718B"/>
    <w:rsid w:val="007A054B"/>
    <w:rsid w:val="007A0B5F"/>
    <w:rsid w:val="007A15BA"/>
    <w:rsid w:val="007A1DDD"/>
    <w:rsid w:val="007A237F"/>
    <w:rsid w:val="007A2DF3"/>
    <w:rsid w:val="007A2F34"/>
    <w:rsid w:val="007A3D43"/>
    <w:rsid w:val="007A3D73"/>
    <w:rsid w:val="007A405A"/>
    <w:rsid w:val="007A4BA2"/>
    <w:rsid w:val="007A50CF"/>
    <w:rsid w:val="007A6048"/>
    <w:rsid w:val="007A6190"/>
    <w:rsid w:val="007A6C5F"/>
    <w:rsid w:val="007A7311"/>
    <w:rsid w:val="007A7439"/>
    <w:rsid w:val="007A7B0A"/>
    <w:rsid w:val="007B04C0"/>
    <w:rsid w:val="007B0771"/>
    <w:rsid w:val="007B0953"/>
    <w:rsid w:val="007B0BB7"/>
    <w:rsid w:val="007B16E2"/>
    <w:rsid w:val="007B1D24"/>
    <w:rsid w:val="007B1DA5"/>
    <w:rsid w:val="007B22F3"/>
    <w:rsid w:val="007B2AF8"/>
    <w:rsid w:val="007B2B56"/>
    <w:rsid w:val="007B2FDC"/>
    <w:rsid w:val="007B34A8"/>
    <w:rsid w:val="007B3801"/>
    <w:rsid w:val="007B4002"/>
    <w:rsid w:val="007B405F"/>
    <w:rsid w:val="007B433D"/>
    <w:rsid w:val="007B49FC"/>
    <w:rsid w:val="007B4D94"/>
    <w:rsid w:val="007B5188"/>
    <w:rsid w:val="007B52D3"/>
    <w:rsid w:val="007B5483"/>
    <w:rsid w:val="007B56FA"/>
    <w:rsid w:val="007B5B3E"/>
    <w:rsid w:val="007B6C97"/>
    <w:rsid w:val="007B6D71"/>
    <w:rsid w:val="007B7336"/>
    <w:rsid w:val="007B7586"/>
    <w:rsid w:val="007C0BBD"/>
    <w:rsid w:val="007C1036"/>
    <w:rsid w:val="007C10D9"/>
    <w:rsid w:val="007C15E4"/>
    <w:rsid w:val="007C1F74"/>
    <w:rsid w:val="007C234A"/>
    <w:rsid w:val="007C4084"/>
    <w:rsid w:val="007C507B"/>
    <w:rsid w:val="007C5434"/>
    <w:rsid w:val="007C5FC5"/>
    <w:rsid w:val="007C6232"/>
    <w:rsid w:val="007C6A1D"/>
    <w:rsid w:val="007C6B48"/>
    <w:rsid w:val="007C6F52"/>
    <w:rsid w:val="007C765F"/>
    <w:rsid w:val="007C771A"/>
    <w:rsid w:val="007C775D"/>
    <w:rsid w:val="007D0774"/>
    <w:rsid w:val="007D108C"/>
    <w:rsid w:val="007D1157"/>
    <w:rsid w:val="007D172E"/>
    <w:rsid w:val="007D1B78"/>
    <w:rsid w:val="007D1C42"/>
    <w:rsid w:val="007D2720"/>
    <w:rsid w:val="007D2B71"/>
    <w:rsid w:val="007D2C02"/>
    <w:rsid w:val="007D2FA2"/>
    <w:rsid w:val="007D38BB"/>
    <w:rsid w:val="007D431A"/>
    <w:rsid w:val="007D5094"/>
    <w:rsid w:val="007D592D"/>
    <w:rsid w:val="007D6522"/>
    <w:rsid w:val="007D6545"/>
    <w:rsid w:val="007D65D0"/>
    <w:rsid w:val="007D664B"/>
    <w:rsid w:val="007D6977"/>
    <w:rsid w:val="007D6F3C"/>
    <w:rsid w:val="007E0F09"/>
    <w:rsid w:val="007E1506"/>
    <w:rsid w:val="007E15C3"/>
    <w:rsid w:val="007E1F49"/>
    <w:rsid w:val="007E23F5"/>
    <w:rsid w:val="007E2F87"/>
    <w:rsid w:val="007E38C6"/>
    <w:rsid w:val="007E39E8"/>
    <w:rsid w:val="007E4031"/>
    <w:rsid w:val="007E41F3"/>
    <w:rsid w:val="007E421F"/>
    <w:rsid w:val="007E4DB2"/>
    <w:rsid w:val="007E4E6C"/>
    <w:rsid w:val="007E4FE7"/>
    <w:rsid w:val="007E5972"/>
    <w:rsid w:val="007E5A62"/>
    <w:rsid w:val="007E5B5B"/>
    <w:rsid w:val="007E5EEB"/>
    <w:rsid w:val="007E5F45"/>
    <w:rsid w:val="007E658D"/>
    <w:rsid w:val="007E6AFE"/>
    <w:rsid w:val="007E6F32"/>
    <w:rsid w:val="007E71BE"/>
    <w:rsid w:val="007F01DF"/>
    <w:rsid w:val="007F023F"/>
    <w:rsid w:val="007F0287"/>
    <w:rsid w:val="007F0A29"/>
    <w:rsid w:val="007F0BE6"/>
    <w:rsid w:val="007F17B1"/>
    <w:rsid w:val="007F2749"/>
    <w:rsid w:val="007F283F"/>
    <w:rsid w:val="007F31F7"/>
    <w:rsid w:val="007F3B23"/>
    <w:rsid w:val="007F3E44"/>
    <w:rsid w:val="007F3E79"/>
    <w:rsid w:val="007F41C9"/>
    <w:rsid w:val="007F41E0"/>
    <w:rsid w:val="007F42EA"/>
    <w:rsid w:val="007F57C4"/>
    <w:rsid w:val="007F68A2"/>
    <w:rsid w:val="007F6923"/>
    <w:rsid w:val="007F6ECD"/>
    <w:rsid w:val="007F7001"/>
    <w:rsid w:val="007F70DF"/>
    <w:rsid w:val="007F7180"/>
    <w:rsid w:val="007F79B3"/>
    <w:rsid w:val="007F7E9C"/>
    <w:rsid w:val="0080021F"/>
    <w:rsid w:val="00800365"/>
    <w:rsid w:val="008009D1"/>
    <w:rsid w:val="00800BAE"/>
    <w:rsid w:val="00800CB7"/>
    <w:rsid w:val="00800D11"/>
    <w:rsid w:val="00801F8A"/>
    <w:rsid w:val="0080245A"/>
    <w:rsid w:val="0080289A"/>
    <w:rsid w:val="008033C8"/>
    <w:rsid w:val="00803401"/>
    <w:rsid w:val="00804C29"/>
    <w:rsid w:val="00804D5E"/>
    <w:rsid w:val="00804FEB"/>
    <w:rsid w:val="00806500"/>
    <w:rsid w:val="008069A1"/>
    <w:rsid w:val="00807B9D"/>
    <w:rsid w:val="00807F8A"/>
    <w:rsid w:val="008102A5"/>
    <w:rsid w:val="00810ED5"/>
    <w:rsid w:val="0081198B"/>
    <w:rsid w:val="00811C10"/>
    <w:rsid w:val="00811CA5"/>
    <w:rsid w:val="00812940"/>
    <w:rsid w:val="00813E68"/>
    <w:rsid w:val="008149B1"/>
    <w:rsid w:val="00814BCE"/>
    <w:rsid w:val="00814CEF"/>
    <w:rsid w:val="008159E7"/>
    <w:rsid w:val="00815F12"/>
    <w:rsid w:val="008169B8"/>
    <w:rsid w:val="00816C41"/>
    <w:rsid w:val="00817BD0"/>
    <w:rsid w:val="0082063A"/>
    <w:rsid w:val="00820870"/>
    <w:rsid w:val="0082093E"/>
    <w:rsid w:val="00821197"/>
    <w:rsid w:val="008217DB"/>
    <w:rsid w:val="008221F0"/>
    <w:rsid w:val="00822298"/>
    <w:rsid w:val="008224ED"/>
    <w:rsid w:val="00822C9F"/>
    <w:rsid w:val="00823287"/>
    <w:rsid w:val="00823823"/>
    <w:rsid w:val="00823DAB"/>
    <w:rsid w:val="00824525"/>
    <w:rsid w:val="008247DD"/>
    <w:rsid w:val="00825277"/>
    <w:rsid w:val="00825408"/>
    <w:rsid w:val="0082567B"/>
    <w:rsid w:val="00825977"/>
    <w:rsid w:val="00825D01"/>
    <w:rsid w:val="00825D5B"/>
    <w:rsid w:val="00825F8E"/>
    <w:rsid w:val="008261C0"/>
    <w:rsid w:val="008267B0"/>
    <w:rsid w:val="008270FA"/>
    <w:rsid w:val="00827227"/>
    <w:rsid w:val="008273E1"/>
    <w:rsid w:val="00827847"/>
    <w:rsid w:val="008306E8"/>
    <w:rsid w:val="0083074A"/>
    <w:rsid w:val="008307F9"/>
    <w:rsid w:val="00831228"/>
    <w:rsid w:val="00832107"/>
    <w:rsid w:val="008322F4"/>
    <w:rsid w:val="0083263C"/>
    <w:rsid w:val="008329AC"/>
    <w:rsid w:val="00834232"/>
    <w:rsid w:val="008345F7"/>
    <w:rsid w:val="00835215"/>
    <w:rsid w:val="008371D4"/>
    <w:rsid w:val="00837F98"/>
    <w:rsid w:val="008408EB"/>
    <w:rsid w:val="008411BE"/>
    <w:rsid w:val="008413C1"/>
    <w:rsid w:val="008414DD"/>
    <w:rsid w:val="008419C6"/>
    <w:rsid w:val="00842104"/>
    <w:rsid w:val="0084289A"/>
    <w:rsid w:val="00843412"/>
    <w:rsid w:val="00843DA7"/>
    <w:rsid w:val="00843E80"/>
    <w:rsid w:val="00843FB1"/>
    <w:rsid w:val="008452F8"/>
    <w:rsid w:val="008455F2"/>
    <w:rsid w:val="0084685A"/>
    <w:rsid w:val="00846CD2"/>
    <w:rsid w:val="00847344"/>
    <w:rsid w:val="008474D6"/>
    <w:rsid w:val="00847907"/>
    <w:rsid w:val="00847F2D"/>
    <w:rsid w:val="0085073E"/>
    <w:rsid w:val="00850892"/>
    <w:rsid w:val="008510EE"/>
    <w:rsid w:val="008511C9"/>
    <w:rsid w:val="00851C07"/>
    <w:rsid w:val="00851C24"/>
    <w:rsid w:val="00852ACF"/>
    <w:rsid w:val="00852BB1"/>
    <w:rsid w:val="00853130"/>
    <w:rsid w:val="0085362E"/>
    <w:rsid w:val="0085435D"/>
    <w:rsid w:val="00854815"/>
    <w:rsid w:val="00854A4C"/>
    <w:rsid w:val="008556E0"/>
    <w:rsid w:val="008564B4"/>
    <w:rsid w:val="008568A1"/>
    <w:rsid w:val="008568C7"/>
    <w:rsid w:val="00856A6C"/>
    <w:rsid w:val="00856CB3"/>
    <w:rsid w:val="00857E54"/>
    <w:rsid w:val="008605E7"/>
    <w:rsid w:val="0086132D"/>
    <w:rsid w:val="008618B5"/>
    <w:rsid w:val="00861DB7"/>
    <w:rsid w:val="008623D3"/>
    <w:rsid w:val="0086313C"/>
    <w:rsid w:val="008636FE"/>
    <w:rsid w:val="00863960"/>
    <w:rsid w:val="00863B4F"/>
    <w:rsid w:val="0086432F"/>
    <w:rsid w:val="00865262"/>
    <w:rsid w:val="00865E97"/>
    <w:rsid w:val="008666BE"/>
    <w:rsid w:val="00866C9B"/>
    <w:rsid w:val="00866D76"/>
    <w:rsid w:val="008671FC"/>
    <w:rsid w:val="0086749B"/>
    <w:rsid w:val="00867C66"/>
    <w:rsid w:val="00870348"/>
    <w:rsid w:val="00870351"/>
    <w:rsid w:val="0087173B"/>
    <w:rsid w:val="008717D3"/>
    <w:rsid w:val="00871CAC"/>
    <w:rsid w:val="008721DD"/>
    <w:rsid w:val="00872598"/>
    <w:rsid w:val="00872707"/>
    <w:rsid w:val="008732B9"/>
    <w:rsid w:val="00873753"/>
    <w:rsid w:val="00873A6B"/>
    <w:rsid w:val="00873DC6"/>
    <w:rsid w:val="00874F06"/>
    <w:rsid w:val="0087533A"/>
    <w:rsid w:val="008768F7"/>
    <w:rsid w:val="00876FB7"/>
    <w:rsid w:val="00877104"/>
    <w:rsid w:val="0087761F"/>
    <w:rsid w:val="00877AA2"/>
    <w:rsid w:val="00877D63"/>
    <w:rsid w:val="00880D4D"/>
    <w:rsid w:val="0088223E"/>
    <w:rsid w:val="00882C0A"/>
    <w:rsid w:val="00882C64"/>
    <w:rsid w:val="00882E83"/>
    <w:rsid w:val="00883153"/>
    <w:rsid w:val="00884599"/>
    <w:rsid w:val="00884CAF"/>
    <w:rsid w:val="00884FDA"/>
    <w:rsid w:val="00885710"/>
    <w:rsid w:val="008859D1"/>
    <w:rsid w:val="00885F5E"/>
    <w:rsid w:val="00886981"/>
    <w:rsid w:val="0088736D"/>
    <w:rsid w:val="008873E4"/>
    <w:rsid w:val="008875BD"/>
    <w:rsid w:val="00887D92"/>
    <w:rsid w:val="00890638"/>
    <w:rsid w:val="0089091C"/>
    <w:rsid w:val="00890A07"/>
    <w:rsid w:val="00890FBD"/>
    <w:rsid w:val="00891247"/>
    <w:rsid w:val="00891567"/>
    <w:rsid w:val="008915C3"/>
    <w:rsid w:val="00891692"/>
    <w:rsid w:val="0089184E"/>
    <w:rsid w:val="00891875"/>
    <w:rsid w:val="008918F9"/>
    <w:rsid w:val="00891E7C"/>
    <w:rsid w:val="00892AC4"/>
    <w:rsid w:val="00892DAA"/>
    <w:rsid w:val="00893A11"/>
    <w:rsid w:val="00893DE1"/>
    <w:rsid w:val="0089409D"/>
    <w:rsid w:val="008942F1"/>
    <w:rsid w:val="0089446B"/>
    <w:rsid w:val="00895240"/>
    <w:rsid w:val="0089557E"/>
    <w:rsid w:val="0089558C"/>
    <w:rsid w:val="00895A6E"/>
    <w:rsid w:val="0089618B"/>
    <w:rsid w:val="008969EA"/>
    <w:rsid w:val="00897351"/>
    <w:rsid w:val="00897502"/>
    <w:rsid w:val="00897630"/>
    <w:rsid w:val="00897E08"/>
    <w:rsid w:val="008A0557"/>
    <w:rsid w:val="008A0690"/>
    <w:rsid w:val="008A0B7E"/>
    <w:rsid w:val="008A0C9E"/>
    <w:rsid w:val="008A1241"/>
    <w:rsid w:val="008A1807"/>
    <w:rsid w:val="008A1CFF"/>
    <w:rsid w:val="008A2191"/>
    <w:rsid w:val="008A2267"/>
    <w:rsid w:val="008A22B8"/>
    <w:rsid w:val="008A2490"/>
    <w:rsid w:val="008A2642"/>
    <w:rsid w:val="008A2849"/>
    <w:rsid w:val="008A29FF"/>
    <w:rsid w:val="008A2DB1"/>
    <w:rsid w:val="008A313A"/>
    <w:rsid w:val="008A32CE"/>
    <w:rsid w:val="008A396F"/>
    <w:rsid w:val="008A4843"/>
    <w:rsid w:val="008A4ACA"/>
    <w:rsid w:val="008A530A"/>
    <w:rsid w:val="008A5492"/>
    <w:rsid w:val="008A60BC"/>
    <w:rsid w:val="008A641A"/>
    <w:rsid w:val="008A64C2"/>
    <w:rsid w:val="008A6613"/>
    <w:rsid w:val="008A7343"/>
    <w:rsid w:val="008A7513"/>
    <w:rsid w:val="008A7799"/>
    <w:rsid w:val="008A7C4B"/>
    <w:rsid w:val="008A7E3C"/>
    <w:rsid w:val="008A7F5E"/>
    <w:rsid w:val="008A7FF7"/>
    <w:rsid w:val="008B04A9"/>
    <w:rsid w:val="008B1092"/>
    <w:rsid w:val="008B10D7"/>
    <w:rsid w:val="008B1271"/>
    <w:rsid w:val="008B137D"/>
    <w:rsid w:val="008B13FE"/>
    <w:rsid w:val="008B1B32"/>
    <w:rsid w:val="008B2BDB"/>
    <w:rsid w:val="008B3304"/>
    <w:rsid w:val="008B362A"/>
    <w:rsid w:val="008B43E7"/>
    <w:rsid w:val="008B5701"/>
    <w:rsid w:val="008B5F9D"/>
    <w:rsid w:val="008B67F6"/>
    <w:rsid w:val="008B68E7"/>
    <w:rsid w:val="008B6911"/>
    <w:rsid w:val="008B71E6"/>
    <w:rsid w:val="008B75A9"/>
    <w:rsid w:val="008B7F2A"/>
    <w:rsid w:val="008C0172"/>
    <w:rsid w:val="008C0581"/>
    <w:rsid w:val="008C0A2E"/>
    <w:rsid w:val="008C0BA2"/>
    <w:rsid w:val="008C0BBD"/>
    <w:rsid w:val="008C1258"/>
    <w:rsid w:val="008C1A87"/>
    <w:rsid w:val="008C2967"/>
    <w:rsid w:val="008C2D87"/>
    <w:rsid w:val="008C38C1"/>
    <w:rsid w:val="008C390F"/>
    <w:rsid w:val="008C4BCF"/>
    <w:rsid w:val="008C4E41"/>
    <w:rsid w:val="008C5126"/>
    <w:rsid w:val="008C5445"/>
    <w:rsid w:val="008C5583"/>
    <w:rsid w:val="008C579D"/>
    <w:rsid w:val="008C6163"/>
    <w:rsid w:val="008C6D7A"/>
    <w:rsid w:val="008C7D6B"/>
    <w:rsid w:val="008D00A2"/>
    <w:rsid w:val="008D03D1"/>
    <w:rsid w:val="008D0F33"/>
    <w:rsid w:val="008D17C8"/>
    <w:rsid w:val="008D191A"/>
    <w:rsid w:val="008D2487"/>
    <w:rsid w:val="008D2F60"/>
    <w:rsid w:val="008D36C7"/>
    <w:rsid w:val="008D377B"/>
    <w:rsid w:val="008D3CD1"/>
    <w:rsid w:val="008D3E62"/>
    <w:rsid w:val="008D3EDC"/>
    <w:rsid w:val="008D4280"/>
    <w:rsid w:val="008D44DE"/>
    <w:rsid w:val="008D4B66"/>
    <w:rsid w:val="008D4D86"/>
    <w:rsid w:val="008D6798"/>
    <w:rsid w:val="008D6B0E"/>
    <w:rsid w:val="008D6B4E"/>
    <w:rsid w:val="008D7485"/>
    <w:rsid w:val="008D79AD"/>
    <w:rsid w:val="008D7BAC"/>
    <w:rsid w:val="008E0040"/>
    <w:rsid w:val="008E0490"/>
    <w:rsid w:val="008E0869"/>
    <w:rsid w:val="008E08BF"/>
    <w:rsid w:val="008E0F90"/>
    <w:rsid w:val="008E14E2"/>
    <w:rsid w:val="008E2D32"/>
    <w:rsid w:val="008E461E"/>
    <w:rsid w:val="008E5099"/>
    <w:rsid w:val="008E52F2"/>
    <w:rsid w:val="008E58C1"/>
    <w:rsid w:val="008E67E6"/>
    <w:rsid w:val="008E7679"/>
    <w:rsid w:val="008E7A54"/>
    <w:rsid w:val="008E7BBF"/>
    <w:rsid w:val="008F08DE"/>
    <w:rsid w:val="008F0988"/>
    <w:rsid w:val="008F0CDB"/>
    <w:rsid w:val="008F1364"/>
    <w:rsid w:val="008F140F"/>
    <w:rsid w:val="008F14B9"/>
    <w:rsid w:val="008F1634"/>
    <w:rsid w:val="008F16B1"/>
    <w:rsid w:val="008F1763"/>
    <w:rsid w:val="008F19B0"/>
    <w:rsid w:val="008F1AF1"/>
    <w:rsid w:val="008F1E10"/>
    <w:rsid w:val="008F24CB"/>
    <w:rsid w:val="008F2526"/>
    <w:rsid w:val="008F2839"/>
    <w:rsid w:val="008F2C0A"/>
    <w:rsid w:val="008F3124"/>
    <w:rsid w:val="008F3A48"/>
    <w:rsid w:val="008F4230"/>
    <w:rsid w:val="008F498D"/>
    <w:rsid w:val="008F65EC"/>
    <w:rsid w:val="008F6A1E"/>
    <w:rsid w:val="008F6DBE"/>
    <w:rsid w:val="008F6E88"/>
    <w:rsid w:val="008F6F7F"/>
    <w:rsid w:val="008F70FA"/>
    <w:rsid w:val="008F726F"/>
    <w:rsid w:val="008F73D1"/>
    <w:rsid w:val="008F7636"/>
    <w:rsid w:val="008F78B3"/>
    <w:rsid w:val="008F7C69"/>
    <w:rsid w:val="008F7EBE"/>
    <w:rsid w:val="009018DE"/>
    <w:rsid w:val="00901A7C"/>
    <w:rsid w:val="00901E33"/>
    <w:rsid w:val="00902222"/>
    <w:rsid w:val="00902526"/>
    <w:rsid w:val="009027A8"/>
    <w:rsid w:val="00903B88"/>
    <w:rsid w:val="009040A0"/>
    <w:rsid w:val="0090431B"/>
    <w:rsid w:val="009045EA"/>
    <w:rsid w:val="00904959"/>
    <w:rsid w:val="00904C55"/>
    <w:rsid w:val="009052E5"/>
    <w:rsid w:val="009058C3"/>
    <w:rsid w:val="009058CC"/>
    <w:rsid w:val="00905B73"/>
    <w:rsid w:val="00905C93"/>
    <w:rsid w:val="00906446"/>
    <w:rsid w:val="0090650F"/>
    <w:rsid w:val="009065F5"/>
    <w:rsid w:val="00906694"/>
    <w:rsid w:val="009069C7"/>
    <w:rsid w:val="00906D1F"/>
    <w:rsid w:val="00907D28"/>
    <w:rsid w:val="00907D8D"/>
    <w:rsid w:val="009109E3"/>
    <w:rsid w:val="00910E16"/>
    <w:rsid w:val="00911EA8"/>
    <w:rsid w:val="00911FD6"/>
    <w:rsid w:val="00912437"/>
    <w:rsid w:val="009126F8"/>
    <w:rsid w:val="00913A35"/>
    <w:rsid w:val="00914174"/>
    <w:rsid w:val="00914283"/>
    <w:rsid w:val="00914298"/>
    <w:rsid w:val="00914F80"/>
    <w:rsid w:val="00915B3E"/>
    <w:rsid w:val="00915FCF"/>
    <w:rsid w:val="00916115"/>
    <w:rsid w:val="009177EF"/>
    <w:rsid w:val="00917D75"/>
    <w:rsid w:val="00920ABD"/>
    <w:rsid w:val="009215FA"/>
    <w:rsid w:val="00921758"/>
    <w:rsid w:val="009222BD"/>
    <w:rsid w:val="00922608"/>
    <w:rsid w:val="00922ABB"/>
    <w:rsid w:val="009230EE"/>
    <w:rsid w:val="009235BA"/>
    <w:rsid w:val="00923F26"/>
    <w:rsid w:val="009245AA"/>
    <w:rsid w:val="00925470"/>
    <w:rsid w:val="009258C5"/>
    <w:rsid w:val="009258E3"/>
    <w:rsid w:val="00925B50"/>
    <w:rsid w:val="00926730"/>
    <w:rsid w:val="009268CF"/>
    <w:rsid w:val="009275BE"/>
    <w:rsid w:val="009307E2"/>
    <w:rsid w:val="009308DE"/>
    <w:rsid w:val="00931391"/>
    <w:rsid w:val="00931543"/>
    <w:rsid w:val="00931880"/>
    <w:rsid w:val="009328EF"/>
    <w:rsid w:val="00932A6F"/>
    <w:rsid w:val="00933A59"/>
    <w:rsid w:val="00933F40"/>
    <w:rsid w:val="00934E61"/>
    <w:rsid w:val="009351B0"/>
    <w:rsid w:val="00935878"/>
    <w:rsid w:val="009359DA"/>
    <w:rsid w:val="00935B77"/>
    <w:rsid w:val="00935EDA"/>
    <w:rsid w:val="009369D2"/>
    <w:rsid w:val="00936FE4"/>
    <w:rsid w:val="009373E1"/>
    <w:rsid w:val="00937804"/>
    <w:rsid w:val="00940A1E"/>
    <w:rsid w:val="00940C9A"/>
    <w:rsid w:val="009419BB"/>
    <w:rsid w:val="00941AE7"/>
    <w:rsid w:val="00941CB0"/>
    <w:rsid w:val="00941D4D"/>
    <w:rsid w:val="00941D75"/>
    <w:rsid w:val="00942BFD"/>
    <w:rsid w:val="00942C2F"/>
    <w:rsid w:val="00942E97"/>
    <w:rsid w:val="009431FD"/>
    <w:rsid w:val="009433C0"/>
    <w:rsid w:val="009435E9"/>
    <w:rsid w:val="00944961"/>
    <w:rsid w:val="00945134"/>
    <w:rsid w:val="0094612D"/>
    <w:rsid w:val="0094613C"/>
    <w:rsid w:val="00946186"/>
    <w:rsid w:val="00946BEA"/>
    <w:rsid w:val="00946F77"/>
    <w:rsid w:val="00947C9D"/>
    <w:rsid w:val="0095011E"/>
    <w:rsid w:val="009509A4"/>
    <w:rsid w:val="00950EBD"/>
    <w:rsid w:val="00950F88"/>
    <w:rsid w:val="009519AC"/>
    <w:rsid w:val="009519F7"/>
    <w:rsid w:val="00952481"/>
    <w:rsid w:val="00952A07"/>
    <w:rsid w:val="00952BA1"/>
    <w:rsid w:val="0095394D"/>
    <w:rsid w:val="00954BF8"/>
    <w:rsid w:val="00954FF6"/>
    <w:rsid w:val="00955599"/>
    <w:rsid w:val="00955B04"/>
    <w:rsid w:val="00955C56"/>
    <w:rsid w:val="00955FDD"/>
    <w:rsid w:val="00956040"/>
    <w:rsid w:val="0095724D"/>
    <w:rsid w:val="009573FC"/>
    <w:rsid w:val="0095742B"/>
    <w:rsid w:val="00957F57"/>
    <w:rsid w:val="0096192E"/>
    <w:rsid w:val="00961ECF"/>
    <w:rsid w:val="0096265F"/>
    <w:rsid w:val="009627ED"/>
    <w:rsid w:val="009628FD"/>
    <w:rsid w:val="009629B0"/>
    <w:rsid w:val="00962A29"/>
    <w:rsid w:val="009630DA"/>
    <w:rsid w:val="00963767"/>
    <w:rsid w:val="00963C49"/>
    <w:rsid w:val="00963DBE"/>
    <w:rsid w:val="0096410E"/>
    <w:rsid w:val="00964551"/>
    <w:rsid w:val="009648C1"/>
    <w:rsid w:val="0096496F"/>
    <w:rsid w:val="00965CFE"/>
    <w:rsid w:val="00965E68"/>
    <w:rsid w:val="009662B4"/>
    <w:rsid w:val="00966462"/>
    <w:rsid w:val="009669C1"/>
    <w:rsid w:val="00966D1B"/>
    <w:rsid w:val="009675CA"/>
    <w:rsid w:val="00967ABD"/>
    <w:rsid w:val="00970EFE"/>
    <w:rsid w:val="009714B2"/>
    <w:rsid w:val="009715C2"/>
    <w:rsid w:val="00971F27"/>
    <w:rsid w:val="00972B7E"/>
    <w:rsid w:val="00973016"/>
    <w:rsid w:val="00973A0C"/>
    <w:rsid w:val="00973CB6"/>
    <w:rsid w:val="00973DE0"/>
    <w:rsid w:val="00974210"/>
    <w:rsid w:val="009744E2"/>
    <w:rsid w:val="00975011"/>
    <w:rsid w:val="00975C1E"/>
    <w:rsid w:val="009764CF"/>
    <w:rsid w:val="00976522"/>
    <w:rsid w:val="009767B3"/>
    <w:rsid w:val="00976AD8"/>
    <w:rsid w:val="00977837"/>
    <w:rsid w:val="00977FDD"/>
    <w:rsid w:val="00980032"/>
    <w:rsid w:val="00980144"/>
    <w:rsid w:val="0098028C"/>
    <w:rsid w:val="00980FCA"/>
    <w:rsid w:val="00981180"/>
    <w:rsid w:val="00981401"/>
    <w:rsid w:val="009816FC"/>
    <w:rsid w:val="009818C7"/>
    <w:rsid w:val="00981B60"/>
    <w:rsid w:val="00981DB9"/>
    <w:rsid w:val="00982D2C"/>
    <w:rsid w:val="00983C36"/>
    <w:rsid w:val="00985389"/>
    <w:rsid w:val="00985799"/>
    <w:rsid w:val="00985A53"/>
    <w:rsid w:val="00985C91"/>
    <w:rsid w:val="009863F7"/>
    <w:rsid w:val="009868D2"/>
    <w:rsid w:val="00986E89"/>
    <w:rsid w:val="00986F4A"/>
    <w:rsid w:val="0099009D"/>
    <w:rsid w:val="0099046B"/>
    <w:rsid w:val="00990749"/>
    <w:rsid w:val="00990D8E"/>
    <w:rsid w:val="00991CA8"/>
    <w:rsid w:val="00991D5A"/>
    <w:rsid w:val="00991EA6"/>
    <w:rsid w:val="009922A9"/>
    <w:rsid w:val="009927AC"/>
    <w:rsid w:val="00993062"/>
    <w:rsid w:val="00993EE8"/>
    <w:rsid w:val="0099405A"/>
    <w:rsid w:val="009940C0"/>
    <w:rsid w:val="009940E3"/>
    <w:rsid w:val="00994586"/>
    <w:rsid w:val="009947C3"/>
    <w:rsid w:val="00994D73"/>
    <w:rsid w:val="00995568"/>
    <w:rsid w:val="00995F0B"/>
    <w:rsid w:val="00996037"/>
    <w:rsid w:val="00996138"/>
    <w:rsid w:val="0099670A"/>
    <w:rsid w:val="009968D7"/>
    <w:rsid w:val="00996C9D"/>
    <w:rsid w:val="00997051"/>
    <w:rsid w:val="009A041A"/>
    <w:rsid w:val="009A069C"/>
    <w:rsid w:val="009A07C6"/>
    <w:rsid w:val="009A0A34"/>
    <w:rsid w:val="009A0B4E"/>
    <w:rsid w:val="009A1205"/>
    <w:rsid w:val="009A148C"/>
    <w:rsid w:val="009A1EF0"/>
    <w:rsid w:val="009A2678"/>
    <w:rsid w:val="009A2710"/>
    <w:rsid w:val="009A29C5"/>
    <w:rsid w:val="009A2ADF"/>
    <w:rsid w:val="009A30AA"/>
    <w:rsid w:val="009A3B1C"/>
    <w:rsid w:val="009A4F2F"/>
    <w:rsid w:val="009A54D7"/>
    <w:rsid w:val="009A5C2E"/>
    <w:rsid w:val="009A5F57"/>
    <w:rsid w:val="009A605E"/>
    <w:rsid w:val="009A6214"/>
    <w:rsid w:val="009A6861"/>
    <w:rsid w:val="009A6C35"/>
    <w:rsid w:val="009A6C4F"/>
    <w:rsid w:val="009A6E87"/>
    <w:rsid w:val="009A78A2"/>
    <w:rsid w:val="009A7E2A"/>
    <w:rsid w:val="009B0372"/>
    <w:rsid w:val="009B0AA5"/>
    <w:rsid w:val="009B0C72"/>
    <w:rsid w:val="009B0D8B"/>
    <w:rsid w:val="009B1672"/>
    <w:rsid w:val="009B2177"/>
    <w:rsid w:val="009B2601"/>
    <w:rsid w:val="009B2B22"/>
    <w:rsid w:val="009B2EDB"/>
    <w:rsid w:val="009B3AF3"/>
    <w:rsid w:val="009B3D69"/>
    <w:rsid w:val="009B4010"/>
    <w:rsid w:val="009B4127"/>
    <w:rsid w:val="009B48C6"/>
    <w:rsid w:val="009B4DEC"/>
    <w:rsid w:val="009B50A8"/>
    <w:rsid w:val="009B5701"/>
    <w:rsid w:val="009B5F9F"/>
    <w:rsid w:val="009B62C6"/>
    <w:rsid w:val="009B64A2"/>
    <w:rsid w:val="009B6610"/>
    <w:rsid w:val="009B6908"/>
    <w:rsid w:val="009B6936"/>
    <w:rsid w:val="009B7620"/>
    <w:rsid w:val="009B7B16"/>
    <w:rsid w:val="009C0224"/>
    <w:rsid w:val="009C0DFE"/>
    <w:rsid w:val="009C0E90"/>
    <w:rsid w:val="009C0EF4"/>
    <w:rsid w:val="009C114D"/>
    <w:rsid w:val="009C1A70"/>
    <w:rsid w:val="009C228C"/>
    <w:rsid w:val="009C2635"/>
    <w:rsid w:val="009C297F"/>
    <w:rsid w:val="009C2B07"/>
    <w:rsid w:val="009C302D"/>
    <w:rsid w:val="009C34C0"/>
    <w:rsid w:val="009C3AA1"/>
    <w:rsid w:val="009C3D65"/>
    <w:rsid w:val="009C4287"/>
    <w:rsid w:val="009C43CE"/>
    <w:rsid w:val="009C444E"/>
    <w:rsid w:val="009C4A40"/>
    <w:rsid w:val="009C4D75"/>
    <w:rsid w:val="009C546E"/>
    <w:rsid w:val="009C55ED"/>
    <w:rsid w:val="009C5D72"/>
    <w:rsid w:val="009C6168"/>
    <w:rsid w:val="009C61B4"/>
    <w:rsid w:val="009C6722"/>
    <w:rsid w:val="009C68B7"/>
    <w:rsid w:val="009C7303"/>
    <w:rsid w:val="009D05BD"/>
    <w:rsid w:val="009D1AFE"/>
    <w:rsid w:val="009D1FAA"/>
    <w:rsid w:val="009D2AF4"/>
    <w:rsid w:val="009D4EA8"/>
    <w:rsid w:val="009D688F"/>
    <w:rsid w:val="009D6AE1"/>
    <w:rsid w:val="009D702C"/>
    <w:rsid w:val="009D7302"/>
    <w:rsid w:val="009D7AA0"/>
    <w:rsid w:val="009E04E1"/>
    <w:rsid w:val="009E05C5"/>
    <w:rsid w:val="009E05E8"/>
    <w:rsid w:val="009E0B5A"/>
    <w:rsid w:val="009E12BA"/>
    <w:rsid w:val="009E1C44"/>
    <w:rsid w:val="009E1F8F"/>
    <w:rsid w:val="009E311C"/>
    <w:rsid w:val="009E370A"/>
    <w:rsid w:val="009E3B7D"/>
    <w:rsid w:val="009E3E91"/>
    <w:rsid w:val="009E3F28"/>
    <w:rsid w:val="009E4168"/>
    <w:rsid w:val="009E4215"/>
    <w:rsid w:val="009E4E26"/>
    <w:rsid w:val="009E529B"/>
    <w:rsid w:val="009E5E8E"/>
    <w:rsid w:val="009E5FF8"/>
    <w:rsid w:val="009E6D3E"/>
    <w:rsid w:val="009E6EBD"/>
    <w:rsid w:val="009E6EE3"/>
    <w:rsid w:val="009E6F30"/>
    <w:rsid w:val="009E7145"/>
    <w:rsid w:val="009E7220"/>
    <w:rsid w:val="009E79D2"/>
    <w:rsid w:val="009E7AB5"/>
    <w:rsid w:val="009F0313"/>
    <w:rsid w:val="009F0601"/>
    <w:rsid w:val="009F0829"/>
    <w:rsid w:val="009F0A00"/>
    <w:rsid w:val="009F0DD7"/>
    <w:rsid w:val="009F196C"/>
    <w:rsid w:val="009F19C9"/>
    <w:rsid w:val="009F2164"/>
    <w:rsid w:val="009F2355"/>
    <w:rsid w:val="009F2F00"/>
    <w:rsid w:val="009F35F5"/>
    <w:rsid w:val="009F3A11"/>
    <w:rsid w:val="009F3DFB"/>
    <w:rsid w:val="009F4C4B"/>
    <w:rsid w:val="009F537D"/>
    <w:rsid w:val="009F60D3"/>
    <w:rsid w:val="009F63C5"/>
    <w:rsid w:val="009F6921"/>
    <w:rsid w:val="009F705F"/>
    <w:rsid w:val="009F7EE8"/>
    <w:rsid w:val="00A003FD"/>
    <w:rsid w:val="00A0053B"/>
    <w:rsid w:val="00A00603"/>
    <w:rsid w:val="00A00840"/>
    <w:rsid w:val="00A02248"/>
    <w:rsid w:val="00A0231B"/>
    <w:rsid w:val="00A02B51"/>
    <w:rsid w:val="00A02FAB"/>
    <w:rsid w:val="00A044A3"/>
    <w:rsid w:val="00A04513"/>
    <w:rsid w:val="00A0488E"/>
    <w:rsid w:val="00A0498C"/>
    <w:rsid w:val="00A04A92"/>
    <w:rsid w:val="00A052E1"/>
    <w:rsid w:val="00A054D1"/>
    <w:rsid w:val="00A05747"/>
    <w:rsid w:val="00A0585C"/>
    <w:rsid w:val="00A05C6C"/>
    <w:rsid w:val="00A05D45"/>
    <w:rsid w:val="00A06263"/>
    <w:rsid w:val="00A06DEB"/>
    <w:rsid w:val="00A072CD"/>
    <w:rsid w:val="00A07BBD"/>
    <w:rsid w:val="00A07C3A"/>
    <w:rsid w:val="00A07ED9"/>
    <w:rsid w:val="00A104E5"/>
    <w:rsid w:val="00A11044"/>
    <w:rsid w:val="00A122EB"/>
    <w:rsid w:val="00A122FD"/>
    <w:rsid w:val="00A125E7"/>
    <w:rsid w:val="00A12E0D"/>
    <w:rsid w:val="00A13011"/>
    <w:rsid w:val="00A14223"/>
    <w:rsid w:val="00A1482F"/>
    <w:rsid w:val="00A14B08"/>
    <w:rsid w:val="00A14F7E"/>
    <w:rsid w:val="00A151C7"/>
    <w:rsid w:val="00A15635"/>
    <w:rsid w:val="00A15737"/>
    <w:rsid w:val="00A1655F"/>
    <w:rsid w:val="00A173AF"/>
    <w:rsid w:val="00A174CF"/>
    <w:rsid w:val="00A176F7"/>
    <w:rsid w:val="00A205F8"/>
    <w:rsid w:val="00A208D9"/>
    <w:rsid w:val="00A20C2C"/>
    <w:rsid w:val="00A211DD"/>
    <w:rsid w:val="00A2190A"/>
    <w:rsid w:val="00A23664"/>
    <w:rsid w:val="00A239AF"/>
    <w:rsid w:val="00A2404A"/>
    <w:rsid w:val="00A262AD"/>
    <w:rsid w:val="00A26BC5"/>
    <w:rsid w:val="00A274A9"/>
    <w:rsid w:val="00A27620"/>
    <w:rsid w:val="00A2779C"/>
    <w:rsid w:val="00A27B46"/>
    <w:rsid w:val="00A30698"/>
    <w:rsid w:val="00A30E49"/>
    <w:rsid w:val="00A3201D"/>
    <w:rsid w:val="00A32552"/>
    <w:rsid w:val="00A326A2"/>
    <w:rsid w:val="00A32A03"/>
    <w:rsid w:val="00A32D48"/>
    <w:rsid w:val="00A33669"/>
    <w:rsid w:val="00A33FE9"/>
    <w:rsid w:val="00A34484"/>
    <w:rsid w:val="00A35104"/>
    <w:rsid w:val="00A35E9D"/>
    <w:rsid w:val="00A35FAA"/>
    <w:rsid w:val="00A3761A"/>
    <w:rsid w:val="00A37B15"/>
    <w:rsid w:val="00A40436"/>
    <w:rsid w:val="00A406AD"/>
    <w:rsid w:val="00A40801"/>
    <w:rsid w:val="00A40B63"/>
    <w:rsid w:val="00A40D88"/>
    <w:rsid w:val="00A412C4"/>
    <w:rsid w:val="00A41614"/>
    <w:rsid w:val="00A41E44"/>
    <w:rsid w:val="00A41FD0"/>
    <w:rsid w:val="00A4303C"/>
    <w:rsid w:val="00A43CF9"/>
    <w:rsid w:val="00A43EF2"/>
    <w:rsid w:val="00A44146"/>
    <w:rsid w:val="00A44E6F"/>
    <w:rsid w:val="00A45098"/>
    <w:rsid w:val="00A456B6"/>
    <w:rsid w:val="00A45A39"/>
    <w:rsid w:val="00A45C79"/>
    <w:rsid w:val="00A45D25"/>
    <w:rsid w:val="00A45D6E"/>
    <w:rsid w:val="00A45EBA"/>
    <w:rsid w:val="00A461AC"/>
    <w:rsid w:val="00A46CB2"/>
    <w:rsid w:val="00A47079"/>
    <w:rsid w:val="00A4715F"/>
    <w:rsid w:val="00A47C2F"/>
    <w:rsid w:val="00A47E1C"/>
    <w:rsid w:val="00A50167"/>
    <w:rsid w:val="00A50483"/>
    <w:rsid w:val="00A5064C"/>
    <w:rsid w:val="00A508A1"/>
    <w:rsid w:val="00A508AB"/>
    <w:rsid w:val="00A50F49"/>
    <w:rsid w:val="00A51120"/>
    <w:rsid w:val="00A51449"/>
    <w:rsid w:val="00A51879"/>
    <w:rsid w:val="00A51F74"/>
    <w:rsid w:val="00A5211E"/>
    <w:rsid w:val="00A5213E"/>
    <w:rsid w:val="00A52232"/>
    <w:rsid w:val="00A52287"/>
    <w:rsid w:val="00A524F4"/>
    <w:rsid w:val="00A52CA9"/>
    <w:rsid w:val="00A52D2D"/>
    <w:rsid w:val="00A52F0F"/>
    <w:rsid w:val="00A52F53"/>
    <w:rsid w:val="00A53367"/>
    <w:rsid w:val="00A53610"/>
    <w:rsid w:val="00A53DD7"/>
    <w:rsid w:val="00A53F3F"/>
    <w:rsid w:val="00A54A12"/>
    <w:rsid w:val="00A54A2E"/>
    <w:rsid w:val="00A54A37"/>
    <w:rsid w:val="00A54A60"/>
    <w:rsid w:val="00A54C40"/>
    <w:rsid w:val="00A556CE"/>
    <w:rsid w:val="00A55981"/>
    <w:rsid w:val="00A55A81"/>
    <w:rsid w:val="00A55BDD"/>
    <w:rsid w:val="00A55E4F"/>
    <w:rsid w:val="00A56769"/>
    <w:rsid w:val="00A56D98"/>
    <w:rsid w:val="00A6010E"/>
    <w:rsid w:val="00A60697"/>
    <w:rsid w:val="00A60948"/>
    <w:rsid w:val="00A611AD"/>
    <w:rsid w:val="00A6123A"/>
    <w:rsid w:val="00A61B7A"/>
    <w:rsid w:val="00A622C5"/>
    <w:rsid w:val="00A628B6"/>
    <w:rsid w:val="00A62D52"/>
    <w:rsid w:val="00A62E81"/>
    <w:rsid w:val="00A62F1F"/>
    <w:rsid w:val="00A630DD"/>
    <w:rsid w:val="00A63725"/>
    <w:rsid w:val="00A645C5"/>
    <w:rsid w:val="00A64FD4"/>
    <w:rsid w:val="00A65098"/>
    <w:rsid w:val="00A65175"/>
    <w:rsid w:val="00A65655"/>
    <w:rsid w:val="00A6579B"/>
    <w:rsid w:val="00A6596B"/>
    <w:rsid w:val="00A6597F"/>
    <w:rsid w:val="00A65A69"/>
    <w:rsid w:val="00A65D90"/>
    <w:rsid w:val="00A666E5"/>
    <w:rsid w:val="00A66D73"/>
    <w:rsid w:val="00A67D0B"/>
    <w:rsid w:val="00A70A6D"/>
    <w:rsid w:val="00A70F44"/>
    <w:rsid w:val="00A71271"/>
    <w:rsid w:val="00A71557"/>
    <w:rsid w:val="00A7189F"/>
    <w:rsid w:val="00A71C90"/>
    <w:rsid w:val="00A71EEE"/>
    <w:rsid w:val="00A7239B"/>
    <w:rsid w:val="00A7272E"/>
    <w:rsid w:val="00A72792"/>
    <w:rsid w:val="00A72840"/>
    <w:rsid w:val="00A72A23"/>
    <w:rsid w:val="00A72B73"/>
    <w:rsid w:val="00A72C60"/>
    <w:rsid w:val="00A73068"/>
    <w:rsid w:val="00A7319F"/>
    <w:rsid w:val="00A73503"/>
    <w:rsid w:val="00A74340"/>
    <w:rsid w:val="00A74343"/>
    <w:rsid w:val="00A74E25"/>
    <w:rsid w:val="00A74F6C"/>
    <w:rsid w:val="00A75206"/>
    <w:rsid w:val="00A759B1"/>
    <w:rsid w:val="00A75EDF"/>
    <w:rsid w:val="00A75F56"/>
    <w:rsid w:val="00A766AE"/>
    <w:rsid w:val="00A76D9E"/>
    <w:rsid w:val="00A76FE2"/>
    <w:rsid w:val="00A77091"/>
    <w:rsid w:val="00A77419"/>
    <w:rsid w:val="00A77AC8"/>
    <w:rsid w:val="00A8092A"/>
    <w:rsid w:val="00A80BE5"/>
    <w:rsid w:val="00A81535"/>
    <w:rsid w:val="00A8173D"/>
    <w:rsid w:val="00A818F6"/>
    <w:rsid w:val="00A81E58"/>
    <w:rsid w:val="00A828A5"/>
    <w:rsid w:val="00A83C70"/>
    <w:rsid w:val="00A841BC"/>
    <w:rsid w:val="00A8439D"/>
    <w:rsid w:val="00A84543"/>
    <w:rsid w:val="00A85526"/>
    <w:rsid w:val="00A86055"/>
    <w:rsid w:val="00A86799"/>
    <w:rsid w:val="00A86940"/>
    <w:rsid w:val="00A869FF"/>
    <w:rsid w:val="00A86FA7"/>
    <w:rsid w:val="00A8741F"/>
    <w:rsid w:val="00A879B8"/>
    <w:rsid w:val="00A879C2"/>
    <w:rsid w:val="00A87A4D"/>
    <w:rsid w:val="00A87DBA"/>
    <w:rsid w:val="00A916F0"/>
    <w:rsid w:val="00A919FC"/>
    <w:rsid w:val="00A91B31"/>
    <w:rsid w:val="00A92618"/>
    <w:rsid w:val="00A92823"/>
    <w:rsid w:val="00A92D73"/>
    <w:rsid w:val="00A92DB6"/>
    <w:rsid w:val="00A93660"/>
    <w:rsid w:val="00A9392C"/>
    <w:rsid w:val="00A9415E"/>
    <w:rsid w:val="00A94630"/>
    <w:rsid w:val="00A946C1"/>
    <w:rsid w:val="00A94871"/>
    <w:rsid w:val="00A94BA9"/>
    <w:rsid w:val="00A95241"/>
    <w:rsid w:val="00A95FA9"/>
    <w:rsid w:val="00A961D5"/>
    <w:rsid w:val="00A962E7"/>
    <w:rsid w:val="00A96AF3"/>
    <w:rsid w:val="00A96C48"/>
    <w:rsid w:val="00A96EA9"/>
    <w:rsid w:val="00A971ED"/>
    <w:rsid w:val="00A97F1E"/>
    <w:rsid w:val="00AA0018"/>
    <w:rsid w:val="00AA0313"/>
    <w:rsid w:val="00AA125D"/>
    <w:rsid w:val="00AA18E0"/>
    <w:rsid w:val="00AA1D97"/>
    <w:rsid w:val="00AA1E14"/>
    <w:rsid w:val="00AA1E67"/>
    <w:rsid w:val="00AA1F15"/>
    <w:rsid w:val="00AA20B9"/>
    <w:rsid w:val="00AA3902"/>
    <w:rsid w:val="00AA41AB"/>
    <w:rsid w:val="00AA47C8"/>
    <w:rsid w:val="00AA4B9A"/>
    <w:rsid w:val="00AA5228"/>
    <w:rsid w:val="00AA5542"/>
    <w:rsid w:val="00AA55E6"/>
    <w:rsid w:val="00AA63EE"/>
    <w:rsid w:val="00AA6498"/>
    <w:rsid w:val="00AA69EA"/>
    <w:rsid w:val="00AA6B07"/>
    <w:rsid w:val="00AA6CD6"/>
    <w:rsid w:val="00AA765D"/>
    <w:rsid w:val="00AA76F0"/>
    <w:rsid w:val="00AA78E4"/>
    <w:rsid w:val="00AB0116"/>
    <w:rsid w:val="00AB01E6"/>
    <w:rsid w:val="00AB0ACA"/>
    <w:rsid w:val="00AB16F0"/>
    <w:rsid w:val="00AB1F1A"/>
    <w:rsid w:val="00AB2272"/>
    <w:rsid w:val="00AB29C9"/>
    <w:rsid w:val="00AB2E4E"/>
    <w:rsid w:val="00AB3133"/>
    <w:rsid w:val="00AB3373"/>
    <w:rsid w:val="00AB3428"/>
    <w:rsid w:val="00AB39AA"/>
    <w:rsid w:val="00AB4A84"/>
    <w:rsid w:val="00AB4BB0"/>
    <w:rsid w:val="00AB4C6A"/>
    <w:rsid w:val="00AB5154"/>
    <w:rsid w:val="00AB58D0"/>
    <w:rsid w:val="00AB5C71"/>
    <w:rsid w:val="00AB6BB5"/>
    <w:rsid w:val="00AB756C"/>
    <w:rsid w:val="00AB772C"/>
    <w:rsid w:val="00AC03FF"/>
    <w:rsid w:val="00AC10A9"/>
    <w:rsid w:val="00AC1FE3"/>
    <w:rsid w:val="00AC26A7"/>
    <w:rsid w:val="00AC299E"/>
    <w:rsid w:val="00AC30FE"/>
    <w:rsid w:val="00AC3375"/>
    <w:rsid w:val="00AC3497"/>
    <w:rsid w:val="00AC3546"/>
    <w:rsid w:val="00AC58AC"/>
    <w:rsid w:val="00AC58BF"/>
    <w:rsid w:val="00AC5DA4"/>
    <w:rsid w:val="00AC619E"/>
    <w:rsid w:val="00AC61FE"/>
    <w:rsid w:val="00AC6458"/>
    <w:rsid w:val="00AC653C"/>
    <w:rsid w:val="00AC6EC3"/>
    <w:rsid w:val="00AC6F48"/>
    <w:rsid w:val="00AC70E3"/>
    <w:rsid w:val="00AC739D"/>
    <w:rsid w:val="00AC7455"/>
    <w:rsid w:val="00AC7CB8"/>
    <w:rsid w:val="00AC7DB3"/>
    <w:rsid w:val="00AD00BF"/>
    <w:rsid w:val="00AD2016"/>
    <w:rsid w:val="00AD429F"/>
    <w:rsid w:val="00AD4CFD"/>
    <w:rsid w:val="00AD4FA8"/>
    <w:rsid w:val="00AD5458"/>
    <w:rsid w:val="00AD5524"/>
    <w:rsid w:val="00AD5C68"/>
    <w:rsid w:val="00AD5FCD"/>
    <w:rsid w:val="00AD64E4"/>
    <w:rsid w:val="00AD683F"/>
    <w:rsid w:val="00AD6974"/>
    <w:rsid w:val="00AD6982"/>
    <w:rsid w:val="00AD6A55"/>
    <w:rsid w:val="00AD6AD4"/>
    <w:rsid w:val="00AD7D13"/>
    <w:rsid w:val="00AD7DA9"/>
    <w:rsid w:val="00AE11C9"/>
    <w:rsid w:val="00AE1819"/>
    <w:rsid w:val="00AE18EB"/>
    <w:rsid w:val="00AE2267"/>
    <w:rsid w:val="00AE2661"/>
    <w:rsid w:val="00AE2721"/>
    <w:rsid w:val="00AE2AF8"/>
    <w:rsid w:val="00AE304C"/>
    <w:rsid w:val="00AE38CB"/>
    <w:rsid w:val="00AE3B54"/>
    <w:rsid w:val="00AE3E59"/>
    <w:rsid w:val="00AE3EC5"/>
    <w:rsid w:val="00AE4966"/>
    <w:rsid w:val="00AE4CAA"/>
    <w:rsid w:val="00AE4D80"/>
    <w:rsid w:val="00AE6932"/>
    <w:rsid w:val="00AE710D"/>
    <w:rsid w:val="00AE75D0"/>
    <w:rsid w:val="00AE7851"/>
    <w:rsid w:val="00AE7990"/>
    <w:rsid w:val="00AF0247"/>
    <w:rsid w:val="00AF05D0"/>
    <w:rsid w:val="00AF1758"/>
    <w:rsid w:val="00AF17FC"/>
    <w:rsid w:val="00AF18B7"/>
    <w:rsid w:val="00AF18C2"/>
    <w:rsid w:val="00AF1A9A"/>
    <w:rsid w:val="00AF2783"/>
    <w:rsid w:val="00AF2E38"/>
    <w:rsid w:val="00AF2E56"/>
    <w:rsid w:val="00AF3BEC"/>
    <w:rsid w:val="00AF3C31"/>
    <w:rsid w:val="00AF42EC"/>
    <w:rsid w:val="00AF46AE"/>
    <w:rsid w:val="00AF4B24"/>
    <w:rsid w:val="00AF5521"/>
    <w:rsid w:val="00AF5AB2"/>
    <w:rsid w:val="00AF5C57"/>
    <w:rsid w:val="00AF5DF0"/>
    <w:rsid w:val="00AF5EAF"/>
    <w:rsid w:val="00AF62BF"/>
    <w:rsid w:val="00AF733D"/>
    <w:rsid w:val="00AF7B36"/>
    <w:rsid w:val="00B00125"/>
    <w:rsid w:val="00B0053B"/>
    <w:rsid w:val="00B00958"/>
    <w:rsid w:val="00B00B77"/>
    <w:rsid w:val="00B0112E"/>
    <w:rsid w:val="00B0158C"/>
    <w:rsid w:val="00B01811"/>
    <w:rsid w:val="00B01D70"/>
    <w:rsid w:val="00B02BD0"/>
    <w:rsid w:val="00B02D7C"/>
    <w:rsid w:val="00B03737"/>
    <w:rsid w:val="00B04520"/>
    <w:rsid w:val="00B0487E"/>
    <w:rsid w:val="00B048F7"/>
    <w:rsid w:val="00B057A8"/>
    <w:rsid w:val="00B05C04"/>
    <w:rsid w:val="00B05E45"/>
    <w:rsid w:val="00B060A1"/>
    <w:rsid w:val="00B06476"/>
    <w:rsid w:val="00B064DE"/>
    <w:rsid w:val="00B06853"/>
    <w:rsid w:val="00B079B1"/>
    <w:rsid w:val="00B07E7F"/>
    <w:rsid w:val="00B111CD"/>
    <w:rsid w:val="00B11E2B"/>
    <w:rsid w:val="00B11F9E"/>
    <w:rsid w:val="00B1209F"/>
    <w:rsid w:val="00B12173"/>
    <w:rsid w:val="00B12C07"/>
    <w:rsid w:val="00B13342"/>
    <w:rsid w:val="00B13680"/>
    <w:rsid w:val="00B13CCB"/>
    <w:rsid w:val="00B1405C"/>
    <w:rsid w:val="00B14412"/>
    <w:rsid w:val="00B155B5"/>
    <w:rsid w:val="00B15AFC"/>
    <w:rsid w:val="00B1663D"/>
    <w:rsid w:val="00B16724"/>
    <w:rsid w:val="00B16733"/>
    <w:rsid w:val="00B16829"/>
    <w:rsid w:val="00B16E53"/>
    <w:rsid w:val="00B175A9"/>
    <w:rsid w:val="00B1781A"/>
    <w:rsid w:val="00B17A1C"/>
    <w:rsid w:val="00B21497"/>
    <w:rsid w:val="00B21FFE"/>
    <w:rsid w:val="00B22160"/>
    <w:rsid w:val="00B22C5A"/>
    <w:rsid w:val="00B23634"/>
    <w:rsid w:val="00B23A23"/>
    <w:rsid w:val="00B23B61"/>
    <w:rsid w:val="00B247FC"/>
    <w:rsid w:val="00B24889"/>
    <w:rsid w:val="00B25091"/>
    <w:rsid w:val="00B250D2"/>
    <w:rsid w:val="00B25BA9"/>
    <w:rsid w:val="00B25BCF"/>
    <w:rsid w:val="00B2683D"/>
    <w:rsid w:val="00B26E8E"/>
    <w:rsid w:val="00B2770F"/>
    <w:rsid w:val="00B278D2"/>
    <w:rsid w:val="00B30918"/>
    <w:rsid w:val="00B30B3E"/>
    <w:rsid w:val="00B30D1E"/>
    <w:rsid w:val="00B310E4"/>
    <w:rsid w:val="00B319E7"/>
    <w:rsid w:val="00B31BAF"/>
    <w:rsid w:val="00B32222"/>
    <w:rsid w:val="00B32826"/>
    <w:rsid w:val="00B33104"/>
    <w:rsid w:val="00B3326F"/>
    <w:rsid w:val="00B338EA"/>
    <w:rsid w:val="00B3396E"/>
    <w:rsid w:val="00B34497"/>
    <w:rsid w:val="00B34EBD"/>
    <w:rsid w:val="00B35021"/>
    <w:rsid w:val="00B35CAF"/>
    <w:rsid w:val="00B3606F"/>
    <w:rsid w:val="00B3689E"/>
    <w:rsid w:val="00B374BD"/>
    <w:rsid w:val="00B37FA1"/>
    <w:rsid w:val="00B40077"/>
    <w:rsid w:val="00B40E8E"/>
    <w:rsid w:val="00B4116F"/>
    <w:rsid w:val="00B4174F"/>
    <w:rsid w:val="00B4205B"/>
    <w:rsid w:val="00B420BA"/>
    <w:rsid w:val="00B4283A"/>
    <w:rsid w:val="00B429C6"/>
    <w:rsid w:val="00B438E5"/>
    <w:rsid w:val="00B43C83"/>
    <w:rsid w:val="00B44515"/>
    <w:rsid w:val="00B449C2"/>
    <w:rsid w:val="00B44AA8"/>
    <w:rsid w:val="00B45241"/>
    <w:rsid w:val="00B454D3"/>
    <w:rsid w:val="00B4558B"/>
    <w:rsid w:val="00B456FF"/>
    <w:rsid w:val="00B46246"/>
    <w:rsid w:val="00B46320"/>
    <w:rsid w:val="00B470E7"/>
    <w:rsid w:val="00B47DD8"/>
    <w:rsid w:val="00B51163"/>
    <w:rsid w:val="00B51460"/>
    <w:rsid w:val="00B516FB"/>
    <w:rsid w:val="00B51D2C"/>
    <w:rsid w:val="00B534EE"/>
    <w:rsid w:val="00B53529"/>
    <w:rsid w:val="00B53585"/>
    <w:rsid w:val="00B53C43"/>
    <w:rsid w:val="00B5446B"/>
    <w:rsid w:val="00B54945"/>
    <w:rsid w:val="00B55661"/>
    <w:rsid w:val="00B559F6"/>
    <w:rsid w:val="00B56FB9"/>
    <w:rsid w:val="00B5708F"/>
    <w:rsid w:val="00B57310"/>
    <w:rsid w:val="00B57AB8"/>
    <w:rsid w:val="00B6044E"/>
    <w:rsid w:val="00B60602"/>
    <w:rsid w:val="00B60FA6"/>
    <w:rsid w:val="00B61032"/>
    <w:rsid w:val="00B6120E"/>
    <w:rsid w:val="00B61B2B"/>
    <w:rsid w:val="00B62314"/>
    <w:rsid w:val="00B6252C"/>
    <w:rsid w:val="00B62807"/>
    <w:rsid w:val="00B63D6F"/>
    <w:rsid w:val="00B64676"/>
    <w:rsid w:val="00B6482F"/>
    <w:rsid w:val="00B64C8A"/>
    <w:rsid w:val="00B654EA"/>
    <w:rsid w:val="00B65753"/>
    <w:rsid w:val="00B65894"/>
    <w:rsid w:val="00B658A9"/>
    <w:rsid w:val="00B664D5"/>
    <w:rsid w:val="00B6713F"/>
    <w:rsid w:val="00B67181"/>
    <w:rsid w:val="00B67578"/>
    <w:rsid w:val="00B67587"/>
    <w:rsid w:val="00B67D0D"/>
    <w:rsid w:val="00B71225"/>
    <w:rsid w:val="00B72A4B"/>
    <w:rsid w:val="00B734A5"/>
    <w:rsid w:val="00B736D1"/>
    <w:rsid w:val="00B73B3D"/>
    <w:rsid w:val="00B742F9"/>
    <w:rsid w:val="00B744AF"/>
    <w:rsid w:val="00B75211"/>
    <w:rsid w:val="00B753EE"/>
    <w:rsid w:val="00B75A98"/>
    <w:rsid w:val="00B760D6"/>
    <w:rsid w:val="00B76137"/>
    <w:rsid w:val="00B7642B"/>
    <w:rsid w:val="00B764BA"/>
    <w:rsid w:val="00B766B8"/>
    <w:rsid w:val="00B76D44"/>
    <w:rsid w:val="00B76DF7"/>
    <w:rsid w:val="00B76F2F"/>
    <w:rsid w:val="00B77712"/>
    <w:rsid w:val="00B80199"/>
    <w:rsid w:val="00B8183A"/>
    <w:rsid w:val="00B822C4"/>
    <w:rsid w:val="00B82363"/>
    <w:rsid w:val="00B82772"/>
    <w:rsid w:val="00B8329B"/>
    <w:rsid w:val="00B832D3"/>
    <w:rsid w:val="00B834F1"/>
    <w:rsid w:val="00B835B5"/>
    <w:rsid w:val="00B84317"/>
    <w:rsid w:val="00B84352"/>
    <w:rsid w:val="00B84554"/>
    <w:rsid w:val="00B84D6E"/>
    <w:rsid w:val="00B858DB"/>
    <w:rsid w:val="00B85F27"/>
    <w:rsid w:val="00B86266"/>
    <w:rsid w:val="00B86973"/>
    <w:rsid w:val="00B869B4"/>
    <w:rsid w:val="00B86D4D"/>
    <w:rsid w:val="00B87224"/>
    <w:rsid w:val="00B87569"/>
    <w:rsid w:val="00B87694"/>
    <w:rsid w:val="00B87730"/>
    <w:rsid w:val="00B87770"/>
    <w:rsid w:val="00B87ADF"/>
    <w:rsid w:val="00B87E52"/>
    <w:rsid w:val="00B901B4"/>
    <w:rsid w:val="00B918D7"/>
    <w:rsid w:val="00B921F4"/>
    <w:rsid w:val="00B92788"/>
    <w:rsid w:val="00B92EB4"/>
    <w:rsid w:val="00B92F44"/>
    <w:rsid w:val="00B94008"/>
    <w:rsid w:val="00B944A0"/>
    <w:rsid w:val="00B944ED"/>
    <w:rsid w:val="00B9488A"/>
    <w:rsid w:val="00B949FF"/>
    <w:rsid w:val="00B9516F"/>
    <w:rsid w:val="00B952E2"/>
    <w:rsid w:val="00B95D19"/>
    <w:rsid w:val="00B95F1D"/>
    <w:rsid w:val="00B96364"/>
    <w:rsid w:val="00B965AE"/>
    <w:rsid w:val="00B968A9"/>
    <w:rsid w:val="00B96F66"/>
    <w:rsid w:val="00B97C1E"/>
    <w:rsid w:val="00BA0346"/>
    <w:rsid w:val="00BA0646"/>
    <w:rsid w:val="00BA0699"/>
    <w:rsid w:val="00BA0F77"/>
    <w:rsid w:val="00BA1B16"/>
    <w:rsid w:val="00BA1C93"/>
    <w:rsid w:val="00BA25D5"/>
    <w:rsid w:val="00BA28E0"/>
    <w:rsid w:val="00BA3687"/>
    <w:rsid w:val="00BA4439"/>
    <w:rsid w:val="00BA4651"/>
    <w:rsid w:val="00BA4C77"/>
    <w:rsid w:val="00BA4EAB"/>
    <w:rsid w:val="00BA556D"/>
    <w:rsid w:val="00BA565D"/>
    <w:rsid w:val="00BA58E0"/>
    <w:rsid w:val="00BA596C"/>
    <w:rsid w:val="00BA5ACA"/>
    <w:rsid w:val="00BA6367"/>
    <w:rsid w:val="00BA6E5F"/>
    <w:rsid w:val="00BA6E6F"/>
    <w:rsid w:val="00BA7075"/>
    <w:rsid w:val="00BA7646"/>
    <w:rsid w:val="00BA7E48"/>
    <w:rsid w:val="00BB1840"/>
    <w:rsid w:val="00BB1ED1"/>
    <w:rsid w:val="00BB295A"/>
    <w:rsid w:val="00BB2E5A"/>
    <w:rsid w:val="00BB2F07"/>
    <w:rsid w:val="00BB4703"/>
    <w:rsid w:val="00BB4713"/>
    <w:rsid w:val="00BB56BD"/>
    <w:rsid w:val="00BB651D"/>
    <w:rsid w:val="00BB6A33"/>
    <w:rsid w:val="00BB6BE0"/>
    <w:rsid w:val="00BB6D28"/>
    <w:rsid w:val="00BB7067"/>
    <w:rsid w:val="00BB71A2"/>
    <w:rsid w:val="00BB7B27"/>
    <w:rsid w:val="00BC05B4"/>
    <w:rsid w:val="00BC0D2C"/>
    <w:rsid w:val="00BC1D63"/>
    <w:rsid w:val="00BC227B"/>
    <w:rsid w:val="00BC2964"/>
    <w:rsid w:val="00BC319A"/>
    <w:rsid w:val="00BC3616"/>
    <w:rsid w:val="00BC3C9E"/>
    <w:rsid w:val="00BC3E30"/>
    <w:rsid w:val="00BC5266"/>
    <w:rsid w:val="00BC53B0"/>
    <w:rsid w:val="00BC61FB"/>
    <w:rsid w:val="00BC63EF"/>
    <w:rsid w:val="00BC6453"/>
    <w:rsid w:val="00BC654E"/>
    <w:rsid w:val="00BC67A4"/>
    <w:rsid w:val="00BC67D5"/>
    <w:rsid w:val="00BC6B76"/>
    <w:rsid w:val="00BC7397"/>
    <w:rsid w:val="00BC7799"/>
    <w:rsid w:val="00BC7915"/>
    <w:rsid w:val="00BC79B3"/>
    <w:rsid w:val="00BC7A3D"/>
    <w:rsid w:val="00BC7FBC"/>
    <w:rsid w:val="00BD001E"/>
    <w:rsid w:val="00BD0167"/>
    <w:rsid w:val="00BD0176"/>
    <w:rsid w:val="00BD0629"/>
    <w:rsid w:val="00BD0BFD"/>
    <w:rsid w:val="00BD1527"/>
    <w:rsid w:val="00BD19FB"/>
    <w:rsid w:val="00BD2630"/>
    <w:rsid w:val="00BD26B2"/>
    <w:rsid w:val="00BD2A38"/>
    <w:rsid w:val="00BD2AC5"/>
    <w:rsid w:val="00BD30B2"/>
    <w:rsid w:val="00BD30C8"/>
    <w:rsid w:val="00BD3467"/>
    <w:rsid w:val="00BD3679"/>
    <w:rsid w:val="00BD3695"/>
    <w:rsid w:val="00BD39B8"/>
    <w:rsid w:val="00BD3DDD"/>
    <w:rsid w:val="00BD405D"/>
    <w:rsid w:val="00BD4EEC"/>
    <w:rsid w:val="00BD4F9C"/>
    <w:rsid w:val="00BD4FA8"/>
    <w:rsid w:val="00BD5CF8"/>
    <w:rsid w:val="00BD624D"/>
    <w:rsid w:val="00BD64F7"/>
    <w:rsid w:val="00BD69F4"/>
    <w:rsid w:val="00BD6C24"/>
    <w:rsid w:val="00BD741A"/>
    <w:rsid w:val="00BD77CA"/>
    <w:rsid w:val="00BD7849"/>
    <w:rsid w:val="00BD7F41"/>
    <w:rsid w:val="00BE07C7"/>
    <w:rsid w:val="00BE1E73"/>
    <w:rsid w:val="00BE33AB"/>
    <w:rsid w:val="00BE3958"/>
    <w:rsid w:val="00BE3FA4"/>
    <w:rsid w:val="00BE4092"/>
    <w:rsid w:val="00BE4BF6"/>
    <w:rsid w:val="00BE525F"/>
    <w:rsid w:val="00BE536E"/>
    <w:rsid w:val="00BE542B"/>
    <w:rsid w:val="00BE5958"/>
    <w:rsid w:val="00BE641C"/>
    <w:rsid w:val="00BE643D"/>
    <w:rsid w:val="00BE6497"/>
    <w:rsid w:val="00BE6C25"/>
    <w:rsid w:val="00BE754C"/>
    <w:rsid w:val="00BE7862"/>
    <w:rsid w:val="00BE7A18"/>
    <w:rsid w:val="00BE7CDF"/>
    <w:rsid w:val="00BF05CF"/>
    <w:rsid w:val="00BF0952"/>
    <w:rsid w:val="00BF106E"/>
    <w:rsid w:val="00BF10F1"/>
    <w:rsid w:val="00BF13CF"/>
    <w:rsid w:val="00BF1AFB"/>
    <w:rsid w:val="00BF1EA7"/>
    <w:rsid w:val="00BF1F9E"/>
    <w:rsid w:val="00BF1FED"/>
    <w:rsid w:val="00BF21EF"/>
    <w:rsid w:val="00BF2DB0"/>
    <w:rsid w:val="00BF30DA"/>
    <w:rsid w:val="00BF3E7F"/>
    <w:rsid w:val="00BF44F3"/>
    <w:rsid w:val="00BF454A"/>
    <w:rsid w:val="00BF46C2"/>
    <w:rsid w:val="00BF4772"/>
    <w:rsid w:val="00BF5513"/>
    <w:rsid w:val="00BF58AC"/>
    <w:rsid w:val="00BF5C82"/>
    <w:rsid w:val="00BF5E27"/>
    <w:rsid w:val="00BF61D9"/>
    <w:rsid w:val="00BF68C9"/>
    <w:rsid w:val="00BF75BF"/>
    <w:rsid w:val="00BF764B"/>
    <w:rsid w:val="00BF77CD"/>
    <w:rsid w:val="00C00522"/>
    <w:rsid w:val="00C008CF"/>
    <w:rsid w:val="00C00958"/>
    <w:rsid w:val="00C009B3"/>
    <w:rsid w:val="00C010C0"/>
    <w:rsid w:val="00C015D2"/>
    <w:rsid w:val="00C015E5"/>
    <w:rsid w:val="00C021E1"/>
    <w:rsid w:val="00C02748"/>
    <w:rsid w:val="00C02AEA"/>
    <w:rsid w:val="00C03903"/>
    <w:rsid w:val="00C03F6E"/>
    <w:rsid w:val="00C04081"/>
    <w:rsid w:val="00C040F8"/>
    <w:rsid w:val="00C041AF"/>
    <w:rsid w:val="00C04A5C"/>
    <w:rsid w:val="00C04C70"/>
    <w:rsid w:val="00C052B0"/>
    <w:rsid w:val="00C054CE"/>
    <w:rsid w:val="00C05817"/>
    <w:rsid w:val="00C058B8"/>
    <w:rsid w:val="00C05922"/>
    <w:rsid w:val="00C062C0"/>
    <w:rsid w:val="00C06427"/>
    <w:rsid w:val="00C06572"/>
    <w:rsid w:val="00C0665D"/>
    <w:rsid w:val="00C06FCB"/>
    <w:rsid w:val="00C07058"/>
    <w:rsid w:val="00C072AC"/>
    <w:rsid w:val="00C075A8"/>
    <w:rsid w:val="00C07E4D"/>
    <w:rsid w:val="00C1056E"/>
    <w:rsid w:val="00C10D49"/>
    <w:rsid w:val="00C10D6C"/>
    <w:rsid w:val="00C10FC9"/>
    <w:rsid w:val="00C11763"/>
    <w:rsid w:val="00C117FA"/>
    <w:rsid w:val="00C11FD5"/>
    <w:rsid w:val="00C123E7"/>
    <w:rsid w:val="00C12DE6"/>
    <w:rsid w:val="00C13421"/>
    <w:rsid w:val="00C13B02"/>
    <w:rsid w:val="00C145CF"/>
    <w:rsid w:val="00C145DF"/>
    <w:rsid w:val="00C14B0A"/>
    <w:rsid w:val="00C14DBF"/>
    <w:rsid w:val="00C1507A"/>
    <w:rsid w:val="00C15AC1"/>
    <w:rsid w:val="00C15D5B"/>
    <w:rsid w:val="00C16831"/>
    <w:rsid w:val="00C20053"/>
    <w:rsid w:val="00C20A9C"/>
    <w:rsid w:val="00C214CD"/>
    <w:rsid w:val="00C2160F"/>
    <w:rsid w:val="00C2176C"/>
    <w:rsid w:val="00C22183"/>
    <w:rsid w:val="00C22D0E"/>
    <w:rsid w:val="00C2398C"/>
    <w:rsid w:val="00C248FE"/>
    <w:rsid w:val="00C24ACE"/>
    <w:rsid w:val="00C24D0A"/>
    <w:rsid w:val="00C25617"/>
    <w:rsid w:val="00C25BFB"/>
    <w:rsid w:val="00C27192"/>
    <w:rsid w:val="00C27936"/>
    <w:rsid w:val="00C27E6C"/>
    <w:rsid w:val="00C30005"/>
    <w:rsid w:val="00C304F8"/>
    <w:rsid w:val="00C31056"/>
    <w:rsid w:val="00C311E3"/>
    <w:rsid w:val="00C3256E"/>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C0D"/>
    <w:rsid w:val="00C40D01"/>
    <w:rsid w:val="00C417C0"/>
    <w:rsid w:val="00C41993"/>
    <w:rsid w:val="00C4248D"/>
    <w:rsid w:val="00C428CF"/>
    <w:rsid w:val="00C42EB6"/>
    <w:rsid w:val="00C42F96"/>
    <w:rsid w:val="00C44D2B"/>
    <w:rsid w:val="00C44E30"/>
    <w:rsid w:val="00C44F70"/>
    <w:rsid w:val="00C451F3"/>
    <w:rsid w:val="00C4557F"/>
    <w:rsid w:val="00C45D80"/>
    <w:rsid w:val="00C46643"/>
    <w:rsid w:val="00C46D80"/>
    <w:rsid w:val="00C473E0"/>
    <w:rsid w:val="00C50275"/>
    <w:rsid w:val="00C50B6D"/>
    <w:rsid w:val="00C51CE6"/>
    <w:rsid w:val="00C52113"/>
    <w:rsid w:val="00C526AA"/>
    <w:rsid w:val="00C52F20"/>
    <w:rsid w:val="00C53653"/>
    <w:rsid w:val="00C539EB"/>
    <w:rsid w:val="00C540D1"/>
    <w:rsid w:val="00C54241"/>
    <w:rsid w:val="00C54466"/>
    <w:rsid w:val="00C547E3"/>
    <w:rsid w:val="00C54A57"/>
    <w:rsid w:val="00C56255"/>
    <w:rsid w:val="00C562A8"/>
    <w:rsid w:val="00C56452"/>
    <w:rsid w:val="00C56A8E"/>
    <w:rsid w:val="00C56BED"/>
    <w:rsid w:val="00C56BF8"/>
    <w:rsid w:val="00C56E8B"/>
    <w:rsid w:val="00C570C4"/>
    <w:rsid w:val="00C571DF"/>
    <w:rsid w:val="00C576F7"/>
    <w:rsid w:val="00C578AD"/>
    <w:rsid w:val="00C601A3"/>
    <w:rsid w:val="00C6169D"/>
    <w:rsid w:val="00C616AA"/>
    <w:rsid w:val="00C61A61"/>
    <w:rsid w:val="00C61B60"/>
    <w:rsid w:val="00C6223C"/>
    <w:rsid w:val="00C623DC"/>
    <w:rsid w:val="00C6327C"/>
    <w:rsid w:val="00C6370A"/>
    <w:rsid w:val="00C63DAA"/>
    <w:rsid w:val="00C63FFB"/>
    <w:rsid w:val="00C64344"/>
    <w:rsid w:val="00C6451E"/>
    <w:rsid w:val="00C645F3"/>
    <w:rsid w:val="00C64FEB"/>
    <w:rsid w:val="00C65D47"/>
    <w:rsid w:val="00C65DA1"/>
    <w:rsid w:val="00C6602C"/>
    <w:rsid w:val="00C66ABA"/>
    <w:rsid w:val="00C66EA4"/>
    <w:rsid w:val="00C67D19"/>
    <w:rsid w:val="00C67FDF"/>
    <w:rsid w:val="00C70125"/>
    <w:rsid w:val="00C713A0"/>
    <w:rsid w:val="00C71903"/>
    <w:rsid w:val="00C73855"/>
    <w:rsid w:val="00C74FA1"/>
    <w:rsid w:val="00C751E5"/>
    <w:rsid w:val="00C7532D"/>
    <w:rsid w:val="00C75444"/>
    <w:rsid w:val="00C75472"/>
    <w:rsid w:val="00C75570"/>
    <w:rsid w:val="00C75D87"/>
    <w:rsid w:val="00C76280"/>
    <w:rsid w:val="00C7724C"/>
    <w:rsid w:val="00C773C1"/>
    <w:rsid w:val="00C777CF"/>
    <w:rsid w:val="00C778B2"/>
    <w:rsid w:val="00C77DB1"/>
    <w:rsid w:val="00C77E5B"/>
    <w:rsid w:val="00C77F39"/>
    <w:rsid w:val="00C80920"/>
    <w:rsid w:val="00C80D31"/>
    <w:rsid w:val="00C81E94"/>
    <w:rsid w:val="00C81F4A"/>
    <w:rsid w:val="00C82319"/>
    <w:rsid w:val="00C82379"/>
    <w:rsid w:val="00C8244C"/>
    <w:rsid w:val="00C82742"/>
    <w:rsid w:val="00C8293F"/>
    <w:rsid w:val="00C82A3A"/>
    <w:rsid w:val="00C83168"/>
    <w:rsid w:val="00C83334"/>
    <w:rsid w:val="00C83BEF"/>
    <w:rsid w:val="00C83FD5"/>
    <w:rsid w:val="00C843EF"/>
    <w:rsid w:val="00C8471A"/>
    <w:rsid w:val="00C84804"/>
    <w:rsid w:val="00C8506F"/>
    <w:rsid w:val="00C8566F"/>
    <w:rsid w:val="00C858BC"/>
    <w:rsid w:val="00C85954"/>
    <w:rsid w:val="00C86187"/>
    <w:rsid w:val="00C86CF5"/>
    <w:rsid w:val="00C86F02"/>
    <w:rsid w:val="00C87465"/>
    <w:rsid w:val="00C87B39"/>
    <w:rsid w:val="00C87F5D"/>
    <w:rsid w:val="00C90486"/>
    <w:rsid w:val="00C91248"/>
    <w:rsid w:val="00C91D83"/>
    <w:rsid w:val="00C91FB7"/>
    <w:rsid w:val="00C9234E"/>
    <w:rsid w:val="00C92A43"/>
    <w:rsid w:val="00C9323F"/>
    <w:rsid w:val="00C934F3"/>
    <w:rsid w:val="00C93665"/>
    <w:rsid w:val="00C9366E"/>
    <w:rsid w:val="00C93857"/>
    <w:rsid w:val="00C93889"/>
    <w:rsid w:val="00C93C17"/>
    <w:rsid w:val="00C93C35"/>
    <w:rsid w:val="00C93C59"/>
    <w:rsid w:val="00C94558"/>
    <w:rsid w:val="00C94697"/>
    <w:rsid w:val="00C9481F"/>
    <w:rsid w:val="00C94C25"/>
    <w:rsid w:val="00C950C6"/>
    <w:rsid w:val="00C95653"/>
    <w:rsid w:val="00C95832"/>
    <w:rsid w:val="00C95A71"/>
    <w:rsid w:val="00C95ABA"/>
    <w:rsid w:val="00C96C97"/>
    <w:rsid w:val="00C97528"/>
    <w:rsid w:val="00C97856"/>
    <w:rsid w:val="00CA1846"/>
    <w:rsid w:val="00CA25C7"/>
    <w:rsid w:val="00CA29A5"/>
    <w:rsid w:val="00CA2BC1"/>
    <w:rsid w:val="00CA2FCC"/>
    <w:rsid w:val="00CA31B9"/>
    <w:rsid w:val="00CA4157"/>
    <w:rsid w:val="00CA43AF"/>
    <w:rsid w:val="00CA4E1D"/>
    <w:rsid w:val="00CA5A7F"/>
    <w:rsid w:val="00CA5C31"/>
    <w:rsid w:val="00CA5C59"/>
    <w:rsid w:val="00CA636A"/>
    <w:rsid w:val="00CA6A5B"/>
    <w:rsid w:val="00CA6D63"/>
    <w:rsid w:val="00CA713E"/>
    <w:rsid w:val="00CA73AF"/>
    <w:rsid w:val="00CA76D3"/>
    <w:rsid w:val="00CA7777"/>
    <w:rsid w:val="00CB0535"/>
    <w:rsid w:val="00CB1116"/>
    <w:rsid w:val="00CB1155"/>
    <w:rsid w:val="00CB134A"/>
    <w:rsid w:val="00CB16D3"/>
    <w:rsid w:val="00CB24DD"/>
    <w:rsid w:val="00CB2874"/>
    <w:rsid w:val="00CB3BFA"/>
    <w:rsid w:val="00CB3E2F"/>
    <w:rsid w:val="00CB4362"/>
    <w:rsid w:val="00CB4B13"/>
    <w:rsid w:val="00CB506D"/>
    <w:rsid w:val="00CB540E"/>
    <w:rsid w:val="00CB5F54"/>
    <w:rsid w:val="00CB667B"/>
    <w:rsid w:val="00CB6AD6"/>
    <w:rsid w:val="00CB6ADC"/>
    <w:rsid w:val="00CB6C1F"/>
    <w:rsid w:val="00CB7792"/>
    <w:rsid w:val="00CB79AB"/>
    <w:rsid w:val="00CC041E"/>
    <w:rsid w:val="00CC1075"/>
    <w:rsid w:val="00CC1CE2"/>
    <w:rsid w:val="00CC2C14"/>
    <w:rsid w:val="00CC2DAC"/>
    <w:rsid w:val="00CC2FC0"/>
    <w:rsid w:val="00CC3148"/>
    <w:rsid w:val="00CC3D36"/>
    <w:rsid w:val="00CC3D59"/>
    <w:rsid w:val="00CC3E56"/>
    <w:rsid w:val="00CC400F"/>
    <w:rsid w:val="00CC52E9"/>
    <w:rsid w:val="00CC5751"/>
    <w:rsid w:val="00CC57E8"/>
    <w:rsid w:val="00CC57EA"/>
    <w:rsid w:val="00CC6093"/>
    <w:rsid w:val="00CC67EF"/>
    <w:rsid w:val="00CC6B7B"/>
    <w:rsid w:val="00CC6CCC"/>
    <w:rsid w:val="00CC6EF0"/>
    <w:rsid w:val="00CC7264"/>
    <w:rsid w:val="00CD04E7"/>
    <w:rsid w:val="00CD0A28"/>
    <w:rsid w:val="00CD0A72"/>
    <w:rsid w:val="00CD0E02"/>
    <w:rsid w:val="00CD12CE"/>
    <w:rsid w:val="00CD1854"/>
    <w:rsid w:val="00CD1F4E"/>
    <w:rsid w:val="00CD256B"/>
    <w:rsid w:val="00CD2BCE"/>
    <w:rsid w:val="00CD3188"/>
    <w:rsid w:val="00CD3BEB"/>
    <w:rsid w:val="00CD5102"/>
    <w:rsid w:val="00CD5483"/>
    <w:rsid w:val="00CD5552"/>
    <w:rsid w:val="00CD55DB"/>
    <w:rsid w:val="00CD59A1"/>
    <w:rsid w:val="00CD5D0D"/>
    <w:rsid w:val="00CD6305"/>
    <w:rsid w:val="00CD6697"/>
    <w:rsid w:val="00CD6E54"/>
    <w:rsid w:val="00CD79F7"/>
    <w:rsid w:val="00CE215D"/>
    <w:rsid w:val="00CE36B9"/>
    <w:rsid w:val="00CE3ECF"/>
    <w:rsid w:val="00CE47C4"/>
    <w:rsid w:val="00CE4A8D"/>
    <w:rsid w:val="00CE4D75"/>
    <w:rsid w:val="00CE53C1"/>
    <w:rsid w:val="00CE552B"/>
    <w:rsid w:val="00CE5591"/>
    <w:rsid w:val="00CE5749"/>
    <w:rsid w:val="00CE5999"/>
    <w:rsid w:val="00CE5B6D"/>
    <w:rsid w:val="00CE5EB1"/>
    <w:rsid w:val="00CE6C2E"/>
    <w:rsid w:val="00CE7656"/>
    <w:rsid w:val="00CF0BFF"/>
    <w:rsid w:val="00CF0C43"/>
    <w:rsid w:val="00CF143F"/>
    <w:rsid w:val="00CF25A0"/>
    <w:rsid w:val="00CF2A62"/>
    <w:rsid w:val="00CF2B80"/>
    <w:rsid w:val="00CF2BE4"/>
    <w:rsid w:val="00CF2D42"/>
    <w:rsid w:val="00CF2EA6"/>
    <w:rsid w:val="00CF3F58"/>
    <w:rsid w:val="00CF4D6E"/>
    <w:rsid w:val="00CF4EA7"/>
    <w:rsid w:val="00CF5311"/>
    <w:rsid w:val="00CF5B3B"/>
    <w:rsid w:val="00CF62D7"/>
    <w:rsid w:val="00CF69AA"/>
    <w:rsid w:val="00CF72C8"/>
    <w:rsid w:val="00CF7508"/>
    <w:rsid w:val="00CF755D"/>
    <w:rsid w:val="00CF7713"/>
    <w:rsid w:val="00CF78D3"/>
    <w:rsid w:val="00CF7979"/>
    <w:rsid w:val="00CF7BA6"/>
    <w:rsid w:val="00D00C50"/>
    <w:rsid w:val="00D00D43"/>
    <w:rsid w:val="00D0104E"/>
    <w:rsid w:val="00D0165F"/>
    <w:rsid w:val="00D01B9C"/>
    <w:rsid w:val="00D023D7"/>
    <w:rsid w:val="00D02490"/>
    <w:rsid w:val="00D02BFD"/>
    <w:rsid w:val="00D02FBE"/>
    <w:rsid w:val="00D033E3"/>
    <w:rsid w:val="00D0342B"/>
    <w:rsid w:val="00D038DA"/>
    <w:rsid w:val="00D03B63"/>
    <w:rsid w:val="00D04076"/>
    <w:rsid w:val="00D04D83"/>
    <w:rsid w:val="00D051C7"/>
    <w:rsid w:val="00D05514"/>
    <w:rsid w:val="00D05616"/>
    <w:rsid w:val="00D05D82"/>
    <w:rsid w:val="00D06491"/>
    <w:rsid w:val="00D06A01"/>
    <w:rsid w:val="00D06B58"/>
    <w:rsid w:val="00D06C8C"/>
    <w:rsid w:val="00D06D21"/>
    <w:rsid w:val="00D0759B"/>
    <w:rsid w:val="00D10631"/>
    <w:rsid w:val="00D10888"/>
    <w:rsid w:val="00D10A99"/>
    <w:rsid w:val="00D11417"/>
    <w:rsid w:val="00D1395C"/>
    <w:rsid w:val="00D13F12"/>
    <w:rsid w:val="00D142F7"/>
    <w:rsid w:val="00D14943"/>
    <w:rsid w:val="00D14D3E"/>
    <w:rsid w:val="00D152D1"/>
    <w:rsid w:val="00D15819"/>
    <w:rsid w:val="00D15C9B"/>
    <w:rsid w:val="00D15D2A"/>
    <w:rsid w:val="00D16C9B"/>
    <w:rsid w:val="00D17156"/>
    <w:rsid w:val="00D17D07"/>
    <w:rsid w:val="00D17DDD"/>
    <w:rsid w:val="00D17E66"/>
    <w:rsid w:val="00D17EC0"/>
    <w:rsid w:val="00D20096"/>
    <w:rsid w:val="00D204FE"/>
    <w:rsid w:val="00D20636"/>
    <w:rsid w:val="00D2109B"/>
    <w:rsid w:val="00D217C1"/>
    <w:rsid w:val="00D2184C"/>
    <w:rsid w:val="00D221CB"/>
    <w:rsid w:val="00D22343"/>
    <w:rsid w:val="00D22531"/>
    <w:rsid w:val="00D22FEE"/>
    <w:rsid w:val="00D2334F"/>
    <w:rsid w:val="00D237AC"/>
    <w:rsid w:val="00D23B71"/>
    <w:rsid w:val="00D2464E"/>
    <w:rsid w:val="00D25647"/>
    <w:rsid w:val="00D2574E"/>
    <w:rsid w:val="00D26CD5"/>
    <w:rsid w:val="00D2730C"/>
    <w:rsid w:val="00D279B6"/>
    <w:rsid w:val="00D30847"/>
    <w:rsid w:val="00D30886"/>
    <w:rsid w:val="00D30A5C"/>
    <w:rsid w:val="00D31728"/>
    <w:rsid w:val="00D31C7E"/>
    <w:rsid w:val="00D31CEB"/>
    <w:rsid w:val="00D32CF8"/>
    <w:rsid w:val="00D3328E"/>
    <w:rsid w:val="00D335AD"/>
    <w:rsid w:val="00D335F1"/>
    <w:rsid w:val="00D33E5A"/>
    <w:rsid w:val="00D33E99"/>
    <w:rsid w:val="00D342FE"/>
    <w:rsid w:val="00D3495F"/>
    <w:rsid w:val="00D34F72"/>
    <w:rsid w:val="00D35553"/>
    <w:rsid w:val="00D357CF"/>
    <w:rsid w:val="00D37345"/>
    <w:rsid w:val="00D37550"/>
    <w:rsid w:val="00D37FF4"/>
    <w:rsid w:val="00D405A6"/>
    <w:rsid w:val="00D4089F"/>
    <w:rsid w:val="00D409FF"/>
    <w:rsid w:val="00D40E4C"/>
    <w:rsid w:val="00D41500"/>
    <w:rsid w:val="00D430EF"/>
    <w:rsid w:val="00D43231"/>
    <w:rsid w:val="00D43C16"/>
    <w:rsid w:val="00D44030"/>
    <w:rsid w:val="00D443CC"/>
    <w:rsid w:val="00D44EA7"/>
    <w:rsid w:val="00D45055"/>
    <w:rsid w:val="00D450E6"/>
    <w:rsid w:val="00D4544A"/>
    <w:rsid w:val="00D462DB"/>
    <w:rsid w:val="00D463AE"/>
    <w:rsid w:val="00D468C8"/>
    <w:rsid w:val="00D468CB"/>
    <w:rsid w:val="00D474B7"/>
    <w:rsid w:val="00D47D48"/>
    <w:rsid w:val="00D47EF9"/>
    <w:rsid w:val="00D501B7"/>
    <w:rsid w:val="00D50288"/>
    <w:rsid w:val="00D50A6B"/>
    <w:rsid w:val="00D50E1A"/>
    <w:rsid w:val="00D51187"/>
    <w:rsid w:val="00D518A7"/>
    <w:rsid w:val="00D51A39"/>
    <w:rsid w:val="00D524C3"/>
    <w:rsid w:val="00D5273B"/>
    <w:rsid w:val="00D52DCE"/>
    <w:rsid w:val="00D539A7"/>
    <w:rsid w:val="00D53F37"/>
    <w:rsid w:val="00D543F8"/>
    <w:rsid w:val="00D54692"/>
    <w:rsid w:val="00D54BD4"/>
    <w:rsid w:val="00D5545D"/>
    <w:rsid w:val="00D555A1"/>
    <w:rsid w:val="00D55C7C"/>
    <w:rsid w:val="00D56582"/>
    <w:rsid w:val="00D56817"/>
    <w:rsid w:val="00D57001"/>
    <w:rsid w:val="00D57890"/>
    <w:rsid w:val="00D57CE4"/>
    <w:rsid w:val="00D57FEC"/>
    <w:rsid w:val="00D60175"/>
    <w:rsid w:val="00D601B7"/>
    <w:rsid w:val="00D601BB"/>
    <w:rsid w:val="00D6042F"/>
    <w:rsid w:val="00D60602"/>
    <w:rsid w:val="00D61135"/>
    <w:rsid w:val="00D613DD"/>
    <w:rsid w:val="00D61533"/>
    <w:rsid w:val="00D61CB8"/>
    <w:rsid w:val="00D61E37"/>
    <w:rsid w:val="00D637E0"/>
    <w:rsid w:val="00D63931"/>
    <w:rsid w:val="00D6406D"/>
    <w:rsid w:val="00D643A8"/>
    <w:rsid w:val="00D6463F"/>
    <w:rsid w:val="00D64A1C"/>
    <w:rsid w:val="00D65107"/>
    <w:rsid w:val="00D651BD"/>
    <w:rsid w:val="00D66192"/>
    <w:rsid w:val="00D66226"/>
    <w:rsid w:val="00D662CA"/>
    <w:rsid w:val="00D6744E"/>
    <w:rsid w:val="00D67799"/>
    <w:rsid w:val="00D70BC5"/>
    <w:rsid w:val="00D70C2C"/>
    <w:rsid w:val="00D70D1B"/>
    <w:rsid w:val="00D71291"/>
    <w:rsid w:val="00D7142E"/>
    <w:rsid w:val="00D71A46"/>
    <w:rsid w:val="00D72659"/>
    <w:rsid w:val="00D726C6"/>
    <w:rsid w:val="00D73051"/>
    <w:rsid w:val="00D7363B"/>
    <w:rsid w:val="00D737B2"/>
    <w:rsid w:val="00D73905"/>
    <w:rsid w:val="00D74264"/>
    <w:rsid w:val="00D743F7"/>
    <w:rsid w:val="00D749D8"/>
    <w:rsid w:val="00D74E8D"/>
    <w:rsid w:val="00D7572C"/>
    <w:rsid w:val="00D758F6"/>
    <w:rsid w:val="00D75E9D"/>
    <w:rsid w:val="00D75EF9"/>
    <w:rsid w:val="00D76466"/>
    <w:rsid w:val="00D7660E"/>
    <w:rsid w:val="00D76CA4"/>
    <w:rsid w:val="00D77043"/>
    <w:rsid w:val="00D77888"/>
    <w:rsid w:val="00D77C28"/>
    <w:rsid w:val="00D805D1"/>
    <w:rsid w:val="00D80807"/>
    <w:rsid w:val="00D8113C"/>
    <w:rsid w:val="00D81141"/>
    <w:rsid w:val="00D814E4"/>
    <w:rsid w:val="00D81B00"/>
    <w:rsid w:val="00D81F48"/>
    <w:rsid w:val="00D82265"/>
    <w:rsid w:val="00D82466"/>
    <w:rsid w:val="00D82A34"/>
    <w:rsid w:val="00D82BAA"/>
    <w:rsid w:val="00D838EE"/>
    <w:rsid w:val="00D83A61"/>
    <w:rsid w:val="00D848DC"/>
    <w:rsid w:val="00D85365"/>
    <w:rsid w:val="00D857A7"/>
    <w:rsid w:val="00D861A2"/>
    <w:rsid w:val="00D864F0"/>
    <w:rsid w:val="00D86F0E"/>
    <w:rsid w:val="00D871F4"/>
    <w:rsid w:val="00D87A26"/>
    <w:rsid w:val="00D90C38"/>
    <w:rsid w:val="00D90E2C"/>
    <w:rsid w:val="00D91679"/>
    <w:rsid w:val="00D91A61"/>
    <w:rsid w:val="00D91FFF"/>
    <w:rsid w:val="00D922AD"/>
    <w:rsid w:val="00D92331"/>
    <w:rsid w:val="00D92366"/>
    <w:rsid w:val="00D92C9C"/>
    <w:rsid w:val="00D931F4"/>
    <w:rsid w:val="00D9321B"/>
    <w:rsid w:val="00D934EC"/>
    <w:rsid w:val="00D93543"/>
    <w:rsid w:val="00D942CE"/>
    <w:rsid w:val="00D9441F"/>
    <w:rsid w:val="00D947A9"/>
    <w:rsid w:val="00D94D98"/>
    <w:rsid w:val="00D95082"/>
    <w:rsid w:val="00D95729"/>
    <w:rsid w:val="00D95BCE"/>
    <w:rsid w:val="00D95EEB"/>
    <w:rsid w:val="00D9623E"/>
    <w:rsid w:val="00D96D2C"/>
    <w:rsid w:val="00D96EF0"/>
    <w:rsid w:val="00DA0567"/>
    <w:rsid w:val="00DA085F"/>
    <w:rsid w:val="00DA1126"/>
    <w:rsid w:val="00DA1B13"/>
    <w:rsid w:val="00DA1B3F"/>
    <w:rsid w:val="00DA25FB"/>
    <w:rsid w:val="00DA2A94"/>
    <w:rsid w:val="00DA330B"/>
    <w:rsid w:val="00DA3D17"/>
    <w:rsid w:val="00DA3F9A"/>
    <w:rsid w:val="00DA4287"/>
    <w:rsid w:val="00DA5D32"/>
    <w:rsid w:val="00DA650F"/>
    <w:rsid w:val="00DA72E6"/>
    <w:rsid w:val="00DA7725"/>
    <w:rsid w:val="00DA78AC"/>
    <w:rsid w:val="00DA78B2"/>
    <w:rsid w:val="00DB00F4"/>
    <w:rsid w:val="00DB029F"/>
    <w:rsid w:val="00DB02F2"/>
    <w:rsid w:val="00DB06A3"/>
    <w:rsid w:val="00DB07E5"/>
    <w:rsid w:val="00DB0966"/>
    <w:rsid w:val="00DB30A3"/>
    <w:rsid w:val="00DB30B1"/>
    <w:rsid w:val="00DB3494"/>
    <w:rsid w:val="00DB37F4"/>
    <w:rsid w:val="00DB3915"/>
    <w:rsid w:val="00DB3AA0"/>
    <w:rsid w:val="00DB3AFA"/>
    <w:rsid w:val="00DB3B0D"/>
    <w:rsid w:val="00DB4064"/>
    <w:rsid w:val="00DB4366"/>
    <w:rsid w:val="00DB4F70"/>
    <w:rsid w:val="00DB704E"/>
    <w:rsid w:val="00DB7289"/>
    <w:rsid w:val="00DC013A"/>
    <w:rsid w:val="00DC0592"/>
    <w:rsid w:val="00DC0A46"/>
    <w:rsid w:val="00DC1D17"/>
    <w:rsid w:val="00DC28C9"/>
    <w:rsid w:val="00DC2EFD"/>
    <w:rsid w:val="00DC3210"/>
    <w:rsid w:val="00DC32AC"/>
    <w:rsid w:val="00DC4B1A"/>
    <w:rsid w:val="00DC4FEB"/>
    <w:rsid w:val="00DC5ABF"/>
    <w:rsid w:val="00DC6027"/>
    <w:rsid w:val="00DC627B"/>
    <w:rsid w:val="00DC640C"/>
    <w:rsid w:val="00DC6D9D"/>
    <w:rsid w:val="00DC6DF9"/>
    <w:rsid w:val="00DC6EBB"/>
    <w:rsid w:val="00DC6EED"/>
    <w:rsid w:val="00DC7016"/>
    <w:rsid w:val="00DC7079"/>
    <w:rsid w:val="00DC7863"/>
    <w:rsid w:val="00DC792D"/>
    <w:rsid w:val="00DC7F46"/>
    <w:rsid w:val="00DD0ED9"/>
    <w:rsid w:val="00DD20CD"/>
    <w:rsid w:val="00DD34EC"/>
    <w:rsid w:val="00DD3AC9"/>
    <w:rsid w:val="00DD40C0"/>
    <w:rsid w:val="00DD5B8E"/>
    <w:rsid w:val="00DD5CEC"/>
    <w:rsid w:val="00DD5D0D"/>
    <w:rsid w:val="00DD6F67"/>
    <w:rsid w:val="00DD72C1"/>
    <w:rsid w:val="00DD7DF6"/>
    <w:rsid w:val="00DD7ED9"/>
    <w:rsid w:val="00DE04AE"/>
    <w:rsid w:val="00DE0D64"/>
    <w:rsid w:val="00DE0F7B"/>
    <w:rsid w:val="00DE104D"/>
    <w:rsid w:val="00DE136B"/>
    <w:rsid w:val="00DE29F2"/>
    <w:rsid w:val="00DE3158"/>
    <w:rsid w:val="00DE3864"/>
    <w:rsid w:val="00DE3947"/>
    <w:rsid w:val="00DE3CAE"/>
    <w:rsid w:val="00DE416F"/>
    <w:rsid w:val="00DE47FC"/>
    <w:rsid w:val="00DE48AC"/>
    <w:rsid w:val="00DE496B"/>
    <w:rsid w:val="00DE5738"/>
    <w:rsid w:val="00DE59B2"/>
    <w:rsid w:val="00DE713B"/>
    <w:rsid w:val="00DE74A9"/>
    <w:rsid w:val="00DE76C3"/>
    <w:rsid w:val="00DE7D2A"/>
    <w:rsid w:val="00DE7DB6"/>
    <w:rsid w:val="00DF028B"/>
    <w:rsid w:val="00DF0538"/>
    <w:rsid w:val="00DF0A84"/>
    <w:rsid w:val="00DF114B"/>
    <w:rsid w:val="00DF1246"/>
    <w:rsid w:val="00DF12E5"/>
    <w:rsid w:val="00DF199F"/>
    <w:rsid w:val="00DF2438"/>
    <w:rsid w:val="00DF29FC"/>
    <w:rsid w:val="00DF3201"/>
    <w:rsid w:val="00DF33E3"/>
    <w:rsid w:val="00DF4C9D"/>
    <w:rsid w:val="00DF4F52"/>
    <w:rsid w:val="00DF509A"/>
    <w:rsid w:val="00DF50CF"/>
    <w:rsid w:val="00DF55BF"/>
    <w:rsid w:val="00DF57D5"/>
    <w:rsid w:val="00DF58FA"/>
    <w:rsid w:val="00DF6E6C"/>
    <w:rsid w:val="00DF7618"/>
    <w:rsid w:val="00DF77AE"/>
    <w:rsid w:val="00E003D9"/>
    <w:rsid w:val="00E00A40"/>
    <w:rsid w:val="00E00AFB"/>
    <w:rsid w:val="00E00C8D"/>
    <w:rsid w:val="00E00D8E"/>
    <w:rsid w:val="00E00F34"/>
    <w:rsid w:val="00E01349"/>
    <w:rsid w:val="00E020F6"/>
    <w:rsid w:val="00E02C9E"/>
    <w:rsid w:val="00E03578"/>
    <w:rsid w:val="00E03643"/>
    <w:rsid w:val="00E03A72"/>
    <w:rsid w:val="00E03AF8"/>
    <w:rsid w:val="00E03CE7"/>
    <w:rsid w:val="00E040D5"/>
    <w:rsid w:val="00E0442B"/>
    <w:rsid w:val="00E04446"/>
    <w:rsid w:val="00E04A86"/>
    <w:rsid w:val="00E04CB9"/>
    <w:rsid w:val="00E04CC1"/>
    <w:rsid w:val="00E04EBD"/>
    <w:rsid w:val="00E04F5B"/>
    <w:rsid w:val="00E0512A"/>
    <w:rsid w:val="00E055C9"/>
    <w:rsid w:val="00E05713"/>
    <w:rsid w:val="00E06E35"/>
    <w:rsid w:val="00E0709C"/>
    <w:rsid w:val="00E078BB"/>
    <w:rsid w:val="00E079D9"/>
    <w:rsid w:val="00E10661"/>
    <w:rsid w:val="00E10698"/>
    <w:rsid w:val="00E11627"/>
    <w:rsid w:val="00E1177F"/>
    <w:rsid w:val="00E117EE"/>
    <w:rsid w:val="00E12039"/>
    <w:rsid w:val="00E12246"/>
    <w:rsid w:val="00E124F0"/>
    <w:rsid w:val="00E12A68"/>
    <w:rsid w:val="00E12F5E"/>
    <w:rsid w:val="00E13314"/>
    <w:rsid w:val="00E13ED4"/>
    <w:rsid w:val="00E14318"/>
    <w:rsid w:val="00E15560"/>
    <w:rsid w:val="00E15DC8"/>
    <w:rsid w:val="00E1619B"/>
    <w:rsid w:val="00E177C4"/>
    <w:rsid w:val="00E20164"/>
    <w:rsid w:val="00E205F7"/>
    <w:rsid w:val="00E2242E"/>
    <w:rsid w:val="00E22542"/>
    <w:rsid w:val="00E23483"/>
    <w:rsid w:val="00E23B74"/>
    <w:rsid w:val="00E249D9"/>
    <w:rsid w:val="00E24D03"/>
    <w:rsid w:val="00E24E2B"/>
    <w:rsid w:val="00E25950"/>
    <w:rsid w:val="00E25FB2"/>
    <w:rsid w:val="00E2693C"/>
    <w:rsid w:val="00E27ADE"/>
    <w:rsid w:val="00E3058A"/>
    <w:rsid w:val="00E306D2"/>
    <w:rsid w:val="00E30B3F"/>
    <w:rsid w:val="00E30C18"/>
    <w:rsid w:val="00E315E5"/>
    <w:rsid w:val="00E31A9B"/>
    <w:rsid w:val="00E31E30"/>
    <w:rsid w:val="00E32110"/>
    <w:rsid w:val="00E32504"/>
    <w:rsid w:val="00E32F4C"/>
    <w:rsid w:val="00E33030"/>
    <w:rsid w:val="00E334D8"/>
    <w:rsid w:val="00E33B58"/>
    <w:rsid w:val="00E33F59"/>
    <w:rsid w:val="00E34974"/>
    <w:rsid w:val="00E350BB"/>
    <w:rsid w:val="00E355AE"/>
    <w:rsid w:val="00E35FC3"/>
    <w:rsid w:val="00E36A28"/>
    <w:rsid w:val="00E36AA8"/>
    <w:rsid w:val="00E370DE"/>
    <w:rsid w:val="00E37784"/>
    <w:rsid w:val="00E37BD5"/>
    <w:rsid w:val="00E37EBE"/>
    <w:rsid w:val="00E403F0"/>
    <w:rsid w:val="00E4050E"/>
    <w:rsid w:val="00E4075B"/>
    <w:rsid w:val="00E41A7C"/>
    <w:rsid w:val="00E4222A"/>
    <w:rsid w:val="00E42763"/>
    <w:rsid w:val="00E42FBC"/>
    <w:rsid w:val="00E432D0"/>
    <w:rsid w:val="00E43507"/>
    <w:rsid w:val="00E442B5"/>
    <w:rsid w:val="00E4494D"/>
    <w:rsid w:val="00E44AA7"/>
    <w:rsid w:val="00E44E19"/>
    <w:rsid w:val="00E44FA0"/>
    <w:rsid w:val="00E452E6"/>
    <w:rsid w:val="00E45774"/>
    <w:rsid w:val="00E45837"/>
    <w:rsid w:val="00E45C24"/>
    <w:rsid w:val="00E45D28"/>
    <w:rsid w:val="00E45E9F"/>
    <w:rsid w:val="00E474D6"/>
    <w:rsid w:val="00E47E22"/>
    <w:rsid w:val="00E50085"/>
    <w:rsid w:val="00E50DE9"/>
    <w:rsid w:val="00E515A1"/>
    <w:rsid w:val="00E51627"/>
    <w:rsid w:val="00E51FE2"/>
    <w:rsid w:val="00E52388"/>
    <w:rsid w:val="00E524B6"/>
    <w:rsid w:val="00E524CE"/>
    <w:rsid w:val="00E531FC"/>
    <w:rsid w:val="00E5343D"/>
    <w:rsid w:val="00E53441"/>
    <w:rsid w:val="00E5396F"/>
    <w:rsid w:val="00E53A55"/>
    <w:rsid w:val="00E54D72"/>
    <w:rsid w:val="00E5503C"/>
    <w:rsid w:val="00E55193"/>
    <w:rsid w:val="00E55509"/>
    <w:rsid w:val="00E55DC4"/>
    <w:rsid w:val="00E565D7"/>
    <w:rsid w:val="00E56B8E"/>
    <w:rsid w:val="00E56E89"/>
    <w:rsid w:val="00E57403"/>
    <w:rsid w:val="00E6023B"/>
    <w:rsid w:val="00E6039E"/>
    <w:rsid w:val="00E606C2"/>
    <w:rsid w:val="00E60848"/>
    <w:rsid w:val="00E611A6"/>
    <w:rsid w:val="00E614E3"/>
    <w:rsid w:val="00E61B15"/>
    <w:rsid w:val="00E626D5"/>
    <w:rsid w:val="00E6289A"/>
    <w:rsid w:val="00E6298F"/>
    <w:rsid w:val="00E62D84"/>
    <w:rsid w:val="00E630A6"/>
    <w:rsid w:val="00E63A49"/>
    <w:rsid w:val="00E63C40"/>
    <w:rsid w:val="00E6425B"/>
    <w:rsid w:val="00E64264"/>
    <w:rsid w:val="00E64974"/>
    <w:rsid w:val="00E64F01"/>
    <w:rsid w:val="00E65223"/>
    <w:rsid w:val="00E65769"/>
    <w:rsid w:val="00E65A1F"/>
    <w:rsid w:val="00E65D74"/>
    <w:rsid w:val="00E65D90"/>
    <w:rsid w:val="00E65FA4"/>
    <w:rsid w:val="00E661B1"/>
    <w:rsid w:val="00E663E4"/>
    <w:rsid w:val="00E671A8"/>
    <w:rsid w:val="00E67745"/>
    <w:rsid w:val="00E7043E"/>
    <w:rsid w:val="00E705E1"/>
    <w:rsid w:val="00E7062E"/>
    <w:rsid w:val="00E70B20"/>
    <w:rsid w:val="00E71089"/>
    <w:rsid w:val="00E71CCB"/>
    <w:rsid w:val="00E720D8"/>
    <w:rsid w:val="00E72342"/>
    <w:rsid w:val="00E72364"/>
    <w:rsid w:val="00E728BE"/>
    <w:rsid w:val="00E7358A"/>
    <w:rsid w:val="00E749A9"/>
    <w:rsid w:val="00E74DE4"/>
    <w:rsid w:val="00E7548A"/>
    <w:rsid w:val="00E76292"/>
    <w:rsid w:val="00E763B0"/>
    <w:rsid w:val="00E764EC"/>
    <w:rsid w:val="00E76A91"/>
    <w:rsid w:val="00E7726B"/>
    <w:rsid w:val="00E80688"/>
    <w:rsid w:val="00E80CC5"/>
    <w:rsid w:val="00E812A1"/>
    <w:rsid w:val="00E8142B"/>
    <w:rsid w:val="00E81480"/>
    <w:rsid w:val="00E82071"/>
    <w:rsid w:val="00E82EB9"/>
    <w:rsid w:val="00E8327C"/>
    <w:rsid w:val="00E832F3"/>
    <w:rsid w:val="00E8368D"/>
    <w:rsid w:val="00E83AFB"/>
    <w:rsid w:val="00E83D72"/>
    <w:rsid w:val="00E84638"/>
    <w:rsid w:val="00E84C3A"/>
    <w:rsid w:val="00E85632"/>
    <w:rsid w:val="00E85AF5"/>
    <w:rsid w:val="00E85EB8"/>
    <w:rsid w:val="00E861B4"/>
    <w:rsid w:val="00E86D18"/>
    <w:rsid w:val="00E8736C"/>
    <w:rsid w:val="00E8796A"/>
    <w:rsid w:val="00E87BC2"/>
    <w:rsid w:val="00E87CC6"/>
    <w:rsid w:val="00E87EB1"/>
    <w:rsid w:val="00E90129"/>
    <w:rsid w:val="00E912C9"/>
    <w:rsid w:val="00E91321"/>
    <w:rsid w:val="00E91D14"/>
    <w:rsid w:val="00E91FF3"/>
    <w:rsid w:val="00E926CB"/>
    <w:rsid w:val="00E92725"/>
    <w:rsid w:val="00E93424"/>
    <w:rsid w:val="00E942B6"/>
    <w:rsid w:val="00E94342"/>
    <w:rsid w:val="00E9446D"/>
    <w:rsid w:val="00E9469A"/>
    <w:rsid w:val="00E94C15"/>
    <w:rsid w:val="00E955D6"/>
    <w:rsid w:val="00E96266"/>
    <w:rsid w:val="00E9691B"/>
    <w:rsid w:val="00E9726B"/>
    <w:rsid w:val="00E97640"/>
    <w:rsid w:val="00E97778"/>
    <w:rsid w:val="00EA0066"/>
    <w:rsid w:val="00EA06C0"/>
    <w:rsid w:val="00EA0C39"/>
    <w:rsid w:val="00EA1032"/>
    <w:rsid w:val="00EA1D80"/>
    <w:rsid w:val="00EA2791"/>
    <w:rsid w:val="00EA2DC4"/>
    <w:rsid w:val="00EA41F3"/>
    <w:rsid w:val="00EA4EA9"/>
    <w:rsid w:val="00EA665C"/>
    <w:rsid w:val="00EA6DB4"/>
    <w:rsid w:val="00EA7688"/>
    <w:rsid w:val="00EA7B3E"/>
    <w:rsid w:val="00EA7DBA"/>
    <w:rsid w:val="00EA7FA1"/>
    <w:rsid w:val="00EB054D"/>
    <w:rsid w:val="00EB0E1E"/>
    <w:rsid w:val="00EB14E7"/>
    <w:rsid w:val="00EB1671"/>
    <w:rsid w:val="00EB197C"/>
    <w:rsid w:val="00EB290A"/>
    <w:rsid w:val="00EB2E3D"/>
    <w:rsid w:val="00EB319B"/>
    <w:rsid w:val="00EB331D"/>
    <w:rsid w:val="00EB3D18"/>
    <w:rsid w:val="00EB40AA"/>
    <w:rsid w:val="00EB40B5"/>
    <w:rsid w:val="00EB4BC6"/>
    <w:rsid w:val="00EB545E"/>
    <w:rsid w:val="00EB5D34"/>
    <w:rsid w:val="00EB6BD3"/>
    <w:rsid w:val="00EB6CB7"/>
    <w:rsid w:val="00EB6E72"/>
    <w:rsid w:val="00EB71DF"/>
    <w:rsid w:val="00EB7418"/>
    <w:rsid w:val="00EC00A3"/>
    <w:rsid w:val="00EC064E"/>
    <w:rsid w:val="00EC06F1"/>
    <w:rsid w:val="00EC0D76"/>
    <w:rsid w:val="00EC17B5"/>
    <w:rsid w:val="00EC1A48"/>
    <w:rsid w:val="00EC2122"/>
    <w:rsid w:val="00EC234C"/>
    <w:rsid w:val="00EC3065"/>
    <w:rsid w:val="00EC346C"/>
    <w:rsid w:val="00EC3B4E"/>
    <w:rsid w:val="00EC3C0F"/>
    <w:rsid w:val="00EC55DE"/>
    <w:rsid w:val="00EC5A0F"/>
    <w:rsid w:val="00EC5F20"/>
    <w:rsid w:val="00EC5FA4"/>
    <w:rsid w:val="00EC6722"/>
    <w:rsid w:val="00EC67B3"/>
    <w:rsid w:val="00EC67DC"/>
    <w:rsid w:val="00EC7AFD"/>
    <w:rsid w:val="00EC7B62"/>
    <w:rsid w:val="00ED068C"/>
    <w:rsid w:val="00ED0B0B"/>
    <w:rsid w:val="00ED0BB1"/>
    <w:rsid w:val="00ED12B9"/>
    <w:rsid w:val="00ED132C"/>
    <w:rsid w:val="00ED150F"/>
    <w:rsid w:val="00ED1804"/>
    <w:rsid w:val="00ED1E77"/>
    <w:rsid w:val="00ED20DA"/>
    <w:rsid w:val="00ED2511"/>
    <w:rsid w:val="00ED29FB"/>
    <w:rsid w:val="00ED2AA9"/>
    <w:rsid w:val="00ED2D4B"/>
    <w:rsid w:val="00ED36BC"/>
    <w:rsid w:val="00ED3A5F"/>
    <w:rsid w:val="00ED3D32"/>
    <w:rsid w:val="00ED50DB"/>
    <w:rsid w:val="00ED51A9"/>
    <w:rsid w:val="00ED581D"/>
    <w:rsid w:val="00ED6351"/>
    <w:rsid w:val="00ED6B7C"/>
    <w:rsid w:val="00ED6D3D"/>
    <w:rsid w:val="00ED6D4C"/>
    <w:rsid w:val="00ED7438"/>
    <w:rsid w:val="00ED7AE9"/>
    <w:rsid w:val="00EE00CA"/>
    <w:rsid w:val="00EE05AA"/>
    <w:rsid w:val="00EE07C6"/>
    <w:rsid w:val="00EE08E4"/>
    <w:rsid w:val="00EE144C"/>
    <w:rsid w:val="00EE1D54"/>
    <w:rsid w:val="00EE2C63"/>
    <w:rsid w:val="00EE3EF7"/>
    <w:rsid w:val="00EE4CDF"/>
    <w:rsid w:val="00EE5838"/>
    <w:rsid w:val="00EE585F"/>
    <w:rsid w:val="00EE65B7"/>
    <w:rsid w:val="00EE76AA"/>
    <w:rsid w:val="00EE78BF"/>
    <w:rsid w:val="00EE78C4"/>
    <w:rsid w:val="00EF01BE"/>
    <w:rsid w:val="00EF0BDA"/>
    <w:rsid w:val="00EF0C75"/>
    <w:rsid w:val="00EF0E92"/>
    <w:rsid w:val="00EF10E1"/>
    <w:rsid w:val="00EF1410"/>
    <w:rsid w:val="00EF14FC"/>
    <w:rsid w:val="00EF190B"/>
    <w:rsid w:val="00EF1C90"/>
    <w:rsid w:val="00EF1CA6"/>
    <w:rsid w:val="00EF2415"/>
    <w:rsid w:val="00EF2BE2"/>
    <w:rsid w:val="00EF2C77"/>
    <w:rsid w:val="00EF34DB"/>
    <w:rsid w:val="00EF3508"/>
    <w:rsid w:val="00EF375E"/>
    <w:rsid w:val="00EF4A84"/>
    <w:rsid w:val="00EF4AC9"/>
    <w:rsid w:val="00EF4C09"/>
    <w:rsid w:val="00EF4D14"/>
    <w:rsid w:val="00EF4D91"/>
    <w:rsid w:val="00EF4EE1"/>
    <w:rsid w:val="00EF592D"/>
    <w:rsid w:val="00EF5A3F"/>
    <w:rsid w:val="00EF5CAD"/>
    <w:rsid w:val="00EF63F8"/>
    <w:rsid w:val="00EF689C"/>
    <w:rsid w:val="00EF6BA7"/>
    <w:rsid w:val="00EF6E42"/>
    <w:rsid w:val="00EF6F6D"/>
    <w:rsid w:val="00EF7A79"/>
    <w:rsid w:val="00EF7B7C"/>
    <w:rsid w:val="00F0072D"/>
    <w:rsid w:val="00F009DF"/>
    <w:rsid w:val="00F00F38"/>
    <w:rsid w:val="00F01077"/>
    <w:rsid w:val="00F01181"/>
    <w:rsid w:val="00F01313"/>
    <w:rsid w:val="00F01752"/>
    <w:rsid w:val="00F01E09"/>
    <w:rsid w:val="00F024A6"/>
    <w:rsid w:val="00F02CC0"/>
    <w:rsid w:val="00F0349E"/>
    <w:rsid w:val="00F03678"/>
    <w:rsid w:val="00F03B4C"/>
    <w:rsid w:val="00F03DE8"/>
    <w:rsid w:val="00F03ED3"/>
    <w:rsid w:val="00F04BD3"/>
    <w:rsid w:val="00F04DE9"/>
    <w:rsid w:val="00F05259"/>
    <w:rsid w:val="00F0528F"/>
    <w:rsid w:val="00F055BE"/>
    <w:rsid w:val="00F059F7"/>
    <w:rsid w:val="00F05EEF"/>
    <w:rsid w:val="00F0714E"/>
    <w:rsid w:val="00F07A90"/>
    <w:rsid w:val="00F103D0"/>
    <w:rsid w:val="00F103FF"/>
    <w:rsid w:val="00F10A66"/>
    <w:rsid w:val="00F10B83"/>
    <w:rsid w:val="00F10FB4"/>
    <w:rsid w:val="00F11003"/>
    <w:rsid w:val="00F116D5"/>
    <w:rsid w:val="00F117AC"/>
    <w:rsid w:val="00F11D54"/>
    <w:rsid w:val="00F14A5B"/>
    <w:rsid w:val="00F15376"/>
    <w:rsid w:val="00F15C61"/>
    <w:rsid w:val="00F15DF5"/>
    <w:rsid w:val="00F161F9"/>
    <w:rsid w:val="00F16212"/>
    <w:rsid w:val="00F165F9"/>
    <w:rsid w:val="00F16ABE"/>
    <w:rsid w:val="00F16FD6"/>
    <w:rsid w:val="00F17436"/>
    <w:rsid w:val="00F17F6F"/>
    <w:rsid w:val="00F2016D"/>
    <w:rsid w:val="00F20555"/>
    <w:rsid w:val="00F20762"/>
    <w:rsid w:val="00F20C2F"/>
    <w:rsid w:val="00F213B4"/>
    <w:rsid w:val="00F21C7F"/>
    <w:rsid w:val="00F22202"/>
    <w:rsid w:val="00F22FBE"/>
    <w:rsid w:val="00F2320F"/>
    <w:rsid w:val="00F2330A"/>
    <w:rsid w:val="00F233E8"/>
    <w:rsid w:val="00F24489"/>
    <w:rsid w:val="00F24F07"/>
    <w:rsid w:val="00F2533C"/>
    <w:rsid w:val="00F25390"/>
    <w:rsid w:val="00F25C8B"/>
    <w:rsid w:val="00F264E4"/>
    <w:rsid w:val="00F26A77"/>
    <w:rsid w:val="00F26BD4"/>
    <w:rsid w:val="00F26CF1"/>
    <w:rsid w:val="00F26D40"/>
    <w:rsid w:val="00F275EE"/>
    <w:rsid w:val="00F279E7"/>
    <w:rsid w:val="00F27C39"/>
    <w:rsid w:val="00F30468"/>
    <w:rsid w:val="00F306C4"/>
    <w:rsid w:val="00F30AD2"/>
    <w:rsid w:val="00F30F57"/>
    <w:rsid w:val="00F313D1"/>
    <w:rsid w:val="00F31AC7"/>
    <w:rsid w:val="00F32322"/>
    <w:rsid w:val="00F32B8D"/>
    <w:rsid w:val="00F33450"/>
    <w:rsid w:val="00F33B03"/>
    <w:rsid w:val="00F33F43"/>
    <w:rsid w:val="00F33F4A"/>
    <w:rsid w:val="00F34321"/>
    <w:rsid w:val="00F34AB4"/>
    <w:rsid w:val="00F34D2A"/>
    <w:rsid w:val="00F35FC0"/>
    <w:rsid w:val="00F3623B"/>
    <w:rsid w:val="00F36680"/>
    <w:rsid w:val="00F3701B"/>
    <w:rsid w:val="00F37A33"/>
    <w:rsid w:val="00F37C56"/>
    <w:rsid w:val="00F37D54"/>
    <w:rsid w:val="00F37DFB"/>
    <w:rsid w:val="00F405A2"/>
    <w:rsid w:val="00F40605"/>
    <w:rsid w:val="00F408D7"/>
    <w:rsid w:val="00F41168"/>
    <w:rsid w:val="00F41CF4"/>
    <w:rsid w:val="00F41D09"/>
    <w:rsid w:val="00F43018"/>
    <w:rsid w:val="00F43D61"/>
    <w:rsid w:val="00F440DA"/>
    <w:rsid w:val="00F44669"/>
    <w:rsid w:val="00F446EA"/>
    <w:rsid w:val="00F4481E"/>
    <w:rsid w:val="00F453B8"/>
    <w:rsid w:val="00F4599B"/>
    <w:rsid w:val="00F45DF5"/>
    <w:rsid w:val="00F45E27"/>
    <w:rsid w:val="00F4608E"/>
    <w:rsid w:val="00F46220"/>
    <w:rsid w:val="00F463DA"/>
    <w:rsid w:val="00F46EC8"/>
    <w:rsid w:val="00F47501"/>
    <w:rsid w:val="00F479BB"/>
    <w:rsid w:val="00F503D8"/>
    <w:rsid w:val="00F505EC"/>
    <w:rsid w:val="00F50F60"/>
    <w:rsid w:val="00F511F3"/>
    <w:rsid w:val="00F5160F"/>
    <w:rsid w:val="00F51A30"/>
    <w:rsid w:val="00F51F38"/>
    <w:rsid w:val="00F52518"/>
    <w:rsid w:val="00F53299"/>
    <w:rsid w:val="00F54F37"/>
    <w:rsid w:val="00F550DD"/>
    <w:rsid w:val="00F552EC"/>
    <w:rsid w:val="00F5547A"/>
    <w:rsid w:val="00F55644"/>
    <w:rsid w:val="00F55C50"/>
    <w:rsid w:val="00F562FE"/>
    <w:rsid w:val="00F56B73"/>
    <w:rsid w:val="00F56ED0"/>
    <w:rsid w:val="00F57253"/>
    <w:rsid w:val="00F573E1"/>
    <w:rsid w:val="00F575BF"/>
    <w:rsid w:val="00F57B8C"/>
    <w:rsid w:val="00F57F6B"/>
    <w:rsid w:val="00F6078D"/>
    <w:rsid w:val="00F611A2"/>
    <w:rsid w:val="00F613A2"/>
    <w:rsid w:val="00F61593"/>
    <w:rsid w:val="00F61DDA"/>
    <w:rsid w:val="00F624DB"/>
    <w:rsid w:val="00F62A73"/>
    <w:rsid w:val="00F631C8"/>
    <w:rsid w:val="00F639F6"/>
    <w:rsid w:val="00F63F14"/>
    <w:rsid w:val="00F642CC"/>
    <w:rsid w:val="00F6455D"/>
    <w:rsid w:val="00F646BC"/>
    <w:rsid w:val="00F64A16"/>
    <w:rsid w:val="00F64A33"/>
    <w:rsid w:val="00F651F1"/>
    <w:rsid w:val="00F657D2"/>
    <w:rsid w:val="00F66B32"/>
    <w:rsid w:val="00F66B69"/>
    <w:rsid w:val="00F66F1E"/>
    <w:rsid w:val="00F67003"/>
    <w:rsid w:val="00F673FA"/>
    <w:rsid w:val="00F70365"/>
    <w:rsid w:val="00F70866"/>
    <w:rsid w:val="00F70D06"/>
    <w:rsid w:val="00F70FB2"/>
    <w:rsid w:val="00F71111"/>
    <w:rsid w:val="00F71724"/>
    <w:rsid w:val="00F71A2F"/>
    <w:rsid w:val="00F7201D"/>
    <w:rsid w:val="00F720F5"/>
    <w:rsid w:val="00F724DA"/>
    <w:rsid w:val="00F72A72"/>
    <w:rsid w:val="00F72C24"/>
    <w:rsid w:val="00F7332E"/>
    <w:rsid w:val="00F73CAA"/>
    <w:rsid w:val="00F73F2F"/>
    <w:rsid w:val="00F74084"/>
    <w:rsid w:val="00F742F3"/>
    <w:rsid w:val="00F744C7"/>
    <w:rsid w:val="00F74714"/>
    <w:rsid w:val="00F750B6"/>
    <w:rsid w:val="00F752D4"/>
    <w:rsid w:val="00F75308"/>
    <w:rsid w:val="00F75996"/>
    <w:rsid w:val="00F75B30"/>
    <w:rsid w:val="00F761EB"/>
    <w:rsid w:val="00F76335"/>
    <w:rsid w:val="00F76963"/>
    <w:rsid w:val="00F77077"/>
    <w:rsid w:val="00F7745A"/>
    <w:rsid w:val="00F77DD0"/>
    <w:rsid w:val="00F77FD2"/>
    <w:rsid w:val="00F80985"/>
    <w:rsid w:val="00F80FF9"/>
    <w:rsid w:val="00F80FFD"/>
    <w:rsid w:val="00F812CF"/>
    <w:rsid w:val="00F81441"/>
    <w:rsid w:val="00F8166C"/>
    <w:rsid w:val="00F82645"/>
    <w:rsid w:val="00F827A5"/>
    <w:rsid w:val="00F82848"/>
    <w:rsid w:val="00F82964"/>
    <w:rsid w:val="00F83026"/>
    <w:rsid w:val="00F8367A"/>
    <w:rsid w:val="00F83BE0"/>
    <w:rsid w:val="00F83CC7"/>
    <w:rsid w:val="00F858EA"/>
    <w:rsid w:val="00F85959"/>
    <w:rsid w:val="00F85E6A"/>
    <w:rsid w:val="00F8657F"/>
    <w:rsid w:val="00F86C53"/>
    <w:rsid w:val="00F86EB0"/>
    <w:rsid w:val="00F87549"/>
    <w:rsid w:val="00F902CE"/>
    <w:rsid w:val="00F905F5"/>
    <w:rsid w:val="00F9062D"/>
    <w:rsid w:val="00F91980"/>
    <w:rsid w:val="00F92498"/>
    <w:rsid w:val="00F93979"/>
    <w:rsid w:val="00F93AD5"/>
    <w:rsid w:val="00F93E2F"/>
    <w:rsid w:val="00F948D3"/>
    <w:rsid w:val="00F94C4B"/>
    <w:rsid w:val="00F94D00"/>
    <w:rsid w:val="00F94D5E"/>
    <w:rsid w:val="00F95161"/>
    <w:rsid w:val="00F95874"/>
    <w:rsid w:val="00F96311"/>
    <w:rsid w:val="00F96975"/>
    <w:rsid w:val="00F969CD"/>
    <w:rsid w:val="00F96D8A"/>
    <w:rsid w:val="00F96E2A"/>
    <w:rsid w:val="00F96EF4"/>
    <w:rsid w:val="00F973A7"/>
    <w:rsid w:val="00F974F0"/>
    <w:rsid w:val="00F976CD"/>
    <w:rsid w:val="00F97B71"/>
    <w:rsid w:val="00F97DDA"/>
    <w:rsid w:val="00FA0A5B"/>
    <w:rsid w:val="00FA0F70"/>
    <w:rsid w:val="00FA1708"/>
    <w:rsid w:val="00FA196A"/>
    <w:rsid w:val="00FA1A1E"/>
    <w:rsid w:val="00FA1AEB"/>
    <w:rsid w:val="00FA2A7E"/>
    <w:rsid w:val="00FA2DC1"/>
    <w:rsid w:val="00FA3813"/>
    <w:rsid w:val="00FA383F"/>
    <w:rsid w:val="00FA3861"/>
    <w:rsid w:val="00FA38FF"/>
    <w:rsid w:val="00FA416B"/>
    <w:rsid w:val="00FA4C11"/>
    <w:rsid w:val="00FA5456"/>
    <w:rsid w:val="00FA5A6A"/>
    <w:rsid w:val="00FA5CD6"/>
    <w:rsid w:val="00FA5DB4"/>
    <w:rsid w:val="00FA6441"/>
    <w:rsid w:val="00FA6493"/>
    <w:rsid w:val="00FA67F5"/>
    <w:rsid w:val="00FA6B53"/>
    <w:rsid w:val="00FA734B"/>
    <w:rsid w:val="00FA73A6"/>
    <w:rsid w:val="00FA7C4C"/>
    <w:rsid w:val="00FA7D50"/>
    <w:rsid w:val="00FB00C7"/>
    <w:rsid w:val="00FB1938"/>
    <w:rsid w:val="00FB29DF"/>
    <w:rsid w:val="00FB3A9C"/>
    <w:rsid w:val="00FB48A8"/>
    <w:rsid w:val="00FB4F0E"/>
    <w:rsid w:val="00FB5299"/>
    <w:rsid w:val="00FB5ADE"/>
    <w:rsid w:val="00FB5BF0"/>
    <w:rsid w:val="00FB5F74"/>
    <w:rsid w:val="00FB6169"/>
    <w:rsid w:val="00FB63E5"/>
    <w:rsid w:val="00FB6567"/>
    <w:rsid w:val="00FB6595"/>
    <w:rsid w:val="00FB7DBD"/>
    <w:rsid w:val="00FC00B9"/>
    <w:rsid w:val="00FC074F"/>
    <w:rsid w:val="00FC097F"/>
    <w:rsid w:val="00FC09DD"/>
    <w:rsid w:val="00FC1338"/>
    <w:rsid w:val="00FC14F3"/>
    <w:rsid w:val="00FC2774"/>
    <w:rsid w:val="00FC336A"/>
    <w:rsid w:val="00FC3BFE"/>
    <w:rsid w:val="00FC3E0D"/>
    <w:rsid w:val="00FC400F"/>
    <w:rsid w:val="00FC40FA"/>
    <w:rsid w:val="00FC436C"/>
    <w:rsid w:val="00FC4A8F"/>
    <w:rsid w:val="00FC55FE"/>
    <w:rsid w:val="00FC581E"/>
    <w:rsid w:val="00FC5E32"/>
    <w:rsid w:val="00FC5EEF"/>
    <w:rsid w:val="00FC6037"/>
    <w:rsid w:val="00FC6655"/>
    <w:rsid w:val="00FC671E"/>
    <w:rsid w:val="00FC688D"/>
    <w:rsid w:val="00FC6F88"/>
    <w:rsid w:val="00FC7097"/>
    <w:rsid w:val="00FC727C"/>
    <w:rsid w:val="00FC72CD"/>
    <w:rsid w:val="00FC7E81"/>
    <w:rsid w:val="00FD002C"/>
    <w:rsid w:val="00FD0553"/>
    <w:rsid w:val="00FD0782"/>
    <w:rsid w:val="00FD1326"/>
    <w:rsid w:val="00FD1CA2"/>
    <w:rsid w:val="00FD1D00"/>
    <w:rsid w:val="00FD1E61"/>
    <w:rsid w:val="00FD218A"/>
    <w:rsid w:val="00FD2418"/>
    <w:rsid w:val="00FD258A"/>
    <w:rsid w:val="00FD2833"/>
    <w:rsid w:val="00FD320A"/>
    <w:rsid w:val="00FD36DD"/>
    <w:rsid w:val="00FD38EC"/>
    <w:rsid w:val="00FD3965"/>
    <w:rsid w:val="00FD45A1"/>
    <w:rsid w:val="00FD47F5"/>
    <w:rsid w:val="00FD53A0"/>
    <w:rsid w:val="00FD5B62"/>
    <w:rsid w:val="00FD5BF4"/>
    <w:rsid w:val="00FD5C6E"/>
    <w:rsid w:val="00FD5DF1"/>
    <w:rsid w:val="00FD5FA3"/>
    <w:rsid w:val="00FD62A9"/>
    <w:rsid w:val="00FD66BD"/>
    <w:rsid w:val="00FD6732"/>
    <w:rsid w:val="00FD6AFD"/>
    <w:rsid w:val="00FD701E"/>
    <w:rsid w:val="00FD7373"/>
    <w:rsid w:val="00FD7470"/>
    <w:rsid w:val="00FD77A1"/>
    <w:rsid w:val="00FE0755"/>
    <w:rsid w:val="00FE13D0"/>
    <w:rsid w:val="00FE1B46"/>
    <w:rsid w:val="00FE2092"/>
    <w:rsid w:val="00FE2180"/>
    <w:rsid w:val="00FE2260"/>
    <w:rsid w:val="00FE2620"/>
    <w:rsid w:val="00FE3148"/>
    <w:rsid w:val="00FE331C"/>
    <w:rsid w:val="00FE39C0"/>
    <w:rsid w:val="00FE3ED2"/>
    <w:rsid w:val="00FE4735"/>
    <w:rsid w:val="00FE47D2"/>
    <w:rsid w:val="00FE483B"/>
    <w:rsid w:val="00FE51FC"/>
    <w:rsid w:val="00FE531A"/>
    <w:rsid w:val="00FE5422"/>
    <w:rsid w:val="00FE57D5"/>
    <w:rsid w:val="00FE5852"/>
    <w:rsid w:val="00FE58C6"/>
    <w:rsid w:val="00FE669C"/>
    <w:rsid w:val="00FE6A77"/>
    <w:rsid w:val="00FE6F80"/>
    <w:rsid w:val="00FE706E"/>
    <w:rsid w:val="00FE758F"/>
    <w:rsid w:val="00FE78A5"/>
    <w:rsid w:val="00FF0232"/>
    <w:rsid w:val="00FF02AE"/>
    <w:rsid w:val="00FF04EF"/>
    <w:rsid w:val="00FF0ED1"/>
    <w:rsid w:val="00FF0F46"/>
    <w:rsid w:val="00FF1E73"/>
    <w:rsid w:val="00FF1F06"/>
    <w:rsid w:val="00FF2776"/>
    <w:rsid w:val="00FF2A89"/>
    <w:rsid w:val="00FF3234"/>
    <w:rsid w:val="00FF3A16"/>
    <w:rsid w:val="00FF4B1A"/>
    <w:rsid w:val="00FF4D2D"/>
    <w:rsid w:val="00FF5786"/>
    <w:rsid w:val="00FF58CD"/>
    <w:rsid w:val="00FF5A54"/>
    <w:rsid w:val="00FF5D14"/>
    <w:rsid w:val="00FF6164"/>
    <w:rsid w:val="00FF651C"/>
    <w:rsid w:val="00FF6A20"/>
    <w:rsid w:val="00FF7083"/>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70195A"/>
    <w:pPr>
      <w:keepNext/>
      <w:keepLines/>
      <w:spacing w:before="480" w:after="0"/>
      <w:outlineLvl w:val="0"/>
    </w:pPr>
    <w:rPr>
      <w:rFonts w:asciiTheme="majorHAnsi" w:eastAsiaTheme="majorEastAsia" w:hAnsiTheme="majorHAnsi" w:cstheme="majorBidi"/>
      <w:b/>
      <w:bCs/>
      <w:color w:val="365F91" w:themeColor="accent1" w:themeShade="BF"/>
      <w:sz w:val="20"/>
      <w:szCs w:val="28"/>
    </w:rPr>
  </w:style>
  <w:style w:type="paragraph" w:styleId="Naslov2">
    <w:name w:val="heading 2"/>
    <w:basedOn w:val="Navaden"/>
    <w:next w:val="Navaden"/>
    <w:link w:val="Naslov2Znak"/>
    <w:uiPriority w:val="9"/>
    <w:unhideWhenUsed/>
    <w:qFormat/>
    <w:rsid w:val="0070195A"/>
    <w:pPr>
      <w:keepNext/>
      <w:keepLines/>
      <w:spacing w:before="200" w:after="0"/>
      <w:outlineLvl w:val="1"/>
    </w:pPr>
    <w:rPr>
      <w:rFonts w:asciiTheme="majorHAnsi" w:eastAsiaTheme="majorEastAsia" w:hAnsiTheme="majorHAnsi" w:cstheme="majorBidi"/>
      <w:b/>
      <w:bCs/>
      <w:color w:val="4F81BD" w:themeColor="accent1"/>
      <w:sz w:val="20"/>
      <w:szCs w:val="26"/>
    </w:rPr>
  </w:style>
  <w:style w:type="paragraph" w:styleId="Naslov3">
    <w:name w:val="heading 3"/>
    <w:basedOn w:val="Navaden"/>
    <w:next w:val="Navaden"/>
    <w:link w:val="Naslov3Znak"/>
    <w:uiPriority w:val="9"/>
    <w:unhideWhenUsed/>
    <w:qFormat/>
    <w:rsid w:val="0070195A"/>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70195A"/>
    <w:rPr>
      <w:rFonts w:asciiTheme="majorHAnsi" w:eastAsiaTheme="majorEastAsia" w:hAnsiTheme="majorHAnsi" w:cstheme="majorBidi"/>
      <w:b/>
      <w:bCs/>
      <w:color w:val="365F91" w:themeColor="accent1" w:themeShade="BF"/>
      <w:sz w:val="20"/>
      <w:szCs w:val="28"/>
    </w:rPr>
  </w:style>
  <w:style w:type="character" w:customStyle="1" w:styleId="Naslov2Znak">
    <w:name w:val="Naslov 2 Znak"/>
    <w:basedOn w:val="Privzetapisavaodstavka"/>
    <w:link w:val="Naslov2"/>
    <w:uiPriority w:val="9"/>
    <w:rsid w:val="0070195A"/>
    <w:rPr>
      <w:rFonts w:asciiTheme="majorHAnsi" w:eastAsiaTheme="majorEastAsia" w:hAnsiTheme="majorHAnsi" w:cstheme="majorBidi"/>
      <w:b/>
      <w:bCs/>
      <w:color w:val="4F81BD" w:themeColor="accent1"/>
      <w:sz w:val="20"/>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067A46"/>
    <w:pPr>
      <w:tabs>
        <w:tab w:val="right" w:leader="dot" w:pos="9062"/>
      </w:tabs>
      <w:spacing w:before="120" w:after="0" w:line="360" w:lineRule="auto"/>
      <w:ind w:left="220"/>
    </w:pPr>
    <w:rPr>
      <w:rFonts w:ascii="Times New Roman" w:hAnsi="Times New Roman" w:cstheme="minorHAnsi"/>
      <w:bCs/>
      <w:sz w:val="24"/>
    </w:rPr>
  </w:style>
  <w:style w:type="paragraph" w:styleId="Kazalovsebine1">
    <w:name w:val="toc 1"/>
    <w:basedOn w:val="Navaden"/>
    <w:next w:val="Navaden"/>
    <w:autoRedefine/>
    <w:uiPriority w:val="39"/>
    <w:unhideWhenUsed/>
    <w:qFormat/>
    <w:rsid w:val="005A3BD8"/>
    <w:pPr>
      <w:spacing w:before="120" w:after="0"/>
    </w:pPr>
    <w:rPr>
      <w:rFonts w:ascii="Times New Roman" w:hAnsi="Times New Roman" w:cstheme="minorHAnsi"/>
      <w:bCs/>
      <w:iCs/>
      <w:sz w:val="24"/>
      <w:szCs w:val="24"/>
    </w:rPr>
  </w:style>
  <w:style w:type="paragraph" w:styleId="Kazalovsebine3">
    <w:name w:val="toc 3"/>
    <w:basedOn w:val="Navaden"/>
    <w:next w:val="Navaden"/>
    <w:autoRedefine/>
    <w:uiPriority w:val="39"/>
    <w:unhideWhenUsed/>
    <w:qFormat/>
    <w:rsid w:val="0070195A"/>
    <w:pPr>
      <w:spacing w:after="0"/>
      <w:ind w:left="440"/>
    </w:pPr>
    <w:rPr>
      <w:rFonts w:cstheme="minorHAnsi"/>
      <w:sz w:val="20"/>
      <w:szCs w:val="20"/>
    </w:rPr>
  </w:style>
  <w:style w:type="paragraph" w:styleId="Kazalovsebine4">
    <w:name w:val="toc 4"/>
    <w:basedOn w:val="Navaden"/>
    <w:next w:val="Navaden"/>
    <w:autoRedefine/>
    <w:uiPriority w:val="39"/>
    <w:unhideWhenUsed/>
    <w:rsid w:val="0070195A"/>
    <w:pPr>
      <w:spacing w:after="0"/>
      <w:ind w:left="660"/>
    </w:pPr>
    <w:rPr>
      <w:rFonts w:cstheme="minorHAnsi"/>
      <w:sz w:val="20"/>
      <w:szCs w:val="20"/>
    </w:rPr>
  </w:style>
  <w:style w:type="paragraph" w:styleId="Kazalovsebine5">
    <w:name w:val="toc 5"/>
    <w:basedOn w:val="Navaden"/>
    <w:next w:val="Navaden"/>
    <w:autoRedefine/>
    <w:uiPriority w:val="39"/>
    <w:unhideWhenUsed/>
    <w:rsid w:val="0070195A"/>
    <w:pPr>
      <w:spacing w:after="0"/>
      <w:ind w:left="880"/>
    </w:pPr>
    <w:rPr>
      <w:rFonts w:cstheme="minorHAnsi"/>
      <w:sz w:val="20"/>
      <w:szCs w:val="20"/>
    </w:rPr>
  </w:style>
  <w:style w:type="paragraph" w:styleId="Kazalovsebine6">
    <w:name w:val="toc 6"/>
    <w:basedOn w:val="Navaden"/>
    <w:next w:val="Navaden"/>
    <w:autoRedefine/>
    <w:uiPriority w:val="39"/>
    <w:unhideWhenUsed/>
    <w:rsid w:val="0070195A"/>
    <w:pPr>
      <w:spacing w:after="0"/>
      <w:ind w:left="1100"/>
    </w:pPr>
    <w:rPr>
      <w:rFonts w:cstheme="minorHAnsi"/>
      <w:sz w:val="20"/>
      <w:szCs w:val="20"/>
    </w:rPr>
  </w:style>
  <w:style w:type="paragraph" w:styleId="Kazalovsebine7">
    <w:name w:val="toc 7"/>
    <w:basedOn w:val="Navaden"/>
    <w:next w:val="Navaden"/>
    <w:autoRedefine/>
    <w:uiPriority w:val="39"/>
    <w:unhideWhenUsed/>
    <w:rsid w:val="0070195A"/>
    <w:pPr>
      <w:spacing w:after="0"/>
      <w:ind w:left="1320"/>
    </w:pPr>
    <w:rPr>
      <w:rFonts w:cstheme="minorHAnsi"/>
      <w:sz w:val="20"/>
      <w:szCs w:val="20"/>
    </w:rPr>
  </w:style>
  <w:style w:type="paragraph" w:styleId="Kazalovsebine8">
    <w:name w:val="toc 8"/>
    <w:basedOn w:val="Navaden"/>
    <w:next w:val="Navaden"/>
    <w:autoRedefine/>
    <w:uiPriority w:val="39"/>
    <w:unhideWhenUsed/>
    <w:rsid w:val="0070195A"/>
    <w:pPr>
      <w:spacing w:after="0"/>
      <w:ind w:left="1540"/>
    </w:pPr>
    <w:rPr>
      <w:rFonts w:cstheme="minorHAnsi"/>
      <w:sz w:val="20"/>
      <w:szCs w:val="20"/>
    </w:rPr>
  </w:style>
  <w:style w:type="paragraph" w:styleId="Kazalovsebine9">
    <w:name w:val="toc 9"/>
    <w:basedOn w:val="Navaden"/>
    <w:next w:val="Navaden"/>
    <w:autoRedefine/>
    <w:uiPriority w:val="39"/>
    <w:unhideWhenUsed/>
    <w:rsid w:val="0070195A"/>
    <w:pPr>
      <w:spacing w:after="0"/>
      <w:ind w:left="1760"/>
    </w:pPr>
    <w:rPr>
      <w:rFonts w:cstheme="minorHAnsi"/>
      <w:sz w:val="20"/>
      <w:szCs w:val="20"/>
    </w:rPr>
  </w:style>
  <w:style w:type="paragraph" w:customStyle="1" w:styleId="naslov">
    <w:name w:val="naslov"/>
    <w:basedOn w:val="Navaden"/>
    <w:link w:val="naslovZnak"/>
    <w:qFormat/>
    <w:rsid w:val="00920ABD"/>
    <w:pPr>
      <w:tabs>
        <w:tab w:val="left" w:pos="4678"/>
      </w:tabs>
      <w:spacing w:line="360" w:lineRule="auto"/>
      <w:jc w:val="both"/>
    </w:pPr>
    <w:rPr>
      <w:rFonts w:ascii="Times New Roman" w:hAnsi="Times New Roman" w:cs="Times New Roman"/>
      <w:sz w:val="24"/>
      <w:szCs w:val="24"/>
    </w:rPr>
  </w:style>
  <w:style w:type="paragraph" w:customStyle="1" w:styleId="podnaslov">
    <w:name w:val="podnaslov"/>
    <w:basedOn w:val="Navaden"/>
    <w:link w:val="podnaslovZnak"/>
    <w:qFormat/>
    <w:rsid w:val="001C3B12"/>
    <w:pPr>
      <w:spacing w:after="0" w:line="360" w:lineRule="auto"/>
      <w:contextualSpacing/>
    </w:pPr>
    <w:rPr>
      <w:rFonts w:ascii="Times New Roman" w:hAnsi="Times New Roman" w:cs="Times New Roman"/>
      <w:sz w:val="24"/>
      <w:szCs w:val="24"/>
    </w:rPr>
  </w:style>
  <w:style w:type="character" w:customStyle="1" w:styleId="naslovZnak">
    <w:name w:val="naslov Znak"/>
    <w:basedOn w:val="Privzetapisavaodstavka"/>
    <w:link w:val="naslov"/>
    <w:rsid w:val="00920ABD"/>
    <w:rPr>
      <w:rFonts w:ascii="Times New Roman" w:hAnsi="Times New Roman" w:cs="Times New Roman"/>
      <w:sz w:val="24"/>
      <w:szCs w:val="24"/>
    </w:rPr>
  </w:style>
  <w:style w:type="paragraph" w:styleId="Napis">
    <w:name w:val="caption"/>
    <w:basedOn w:val="Navaden"/>
    <w:next w:val="Navaden"/>
    <w:uiPriority w:val="35"/>
    <w:unhideWhenUsed/>
    <w:qFormat/>
    <w:rsid w:val="00F7745A"/>
    <w:pPr>
      <w:spacing w:line="240" w:lineRule="auto"/>
    </w:pPr>
    <w:rPr>
      <w:b/>
      <w:bCs/>
      <w:color w:val="4F81BD" w:themeColor="accent1"/>
      <w:sz w:val="18"/>
      <w:szCs w:val="18"/>
    </w:rPr>
  </w:style>
  <w:style w:type="character" w:customStyle="1" w:styleId="podnaslovZnak">
    <w:name w:val="podnaslov Znak"/>
    <w:basedOn w:val="Privzetapisavaodstavka"/>
    <w:link w:val="podnaslov"/>
    <w:rsid w:val="001C3B12"/>
    <w:rPr>
      <w:rFonts w:ascii="Times New Roman" w:hAnsi="Times New Roman" w:cs="Times New Roman"/>
      <w:sz w:val="24"/>
      <w:szCs w:val="24"/>
    </w:rPr>
  </w:style>
  <w:style w:type="paragraph" w:styleId="Kazaloslik">
    <w:name w:val="table of figures"/>
    <w:basedOn w:val="Navaden"/>
    <w:next w:val="Navaden"/>
    <w:uiPriority w:val="99"/>
    <w:unhideWhenUsed/>
    <w:rsid w:val="00E04A86"/>
    <w:pPr>
      <w:spacing w:after="0"/>
    </w:pPr>
  </w:style>
  <w:style w:type="paragraph" w:styleId="HTML-oblikovano">
    <w:name w:val="HTML Preformatted"/>
    <w:basedOn w:val="Navaden"/>
    <w:link w:val="HTML-oblikovanoZnak"/>
    <w:uiPriority w:val="99"/>
    <w:semiHidden/>
    <w:unhideWhenUsed/>
    <w:rsid w:val="00377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377C28"/>
    <w:rPr>
      <w:rFonts w:ascii="Courier New" w:eastAsia="Times New Roman" w:hAnsi="Courier New" w:cs="Courier New"/>
      <w:sz w:val="20"/>
      <w:szCs w:val="20"/>
      <w:lang w:eastAsia="sl-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70195A"/>
    <w:pPr>
      <w:keepNext/>
      <w:keepLines/>
      <w:spacing w:before="480" w:after="0"/>
      <w:outlineLvl w:val="0"/>
    </w:pPr>
    <w:rPr>
      <w:rFonts w:asciiTheme="majorHAnsi" w:eastAsiaTheme="majorEastAsia" w:hAnsiTheme="majorHAnsi" w:cstheme="majorBidi"/>
      <w:b/>
      <w:bCs/>
      <w:color w:val="365F91" w:themeColor="accent1" w:themeShade="BF"/>
      <w:sz w:val="20"/>
      <w:szCs w:val="28"/>
    </w:rPr>
  </w:style>
  <w:style w:type="paragraph" w:styleId="Naslov2">
    <w:name w:val="heading 2"/>
    <w:basedOn w:val="Navaden"/>
    <w:next w:val="Navaden"/>
    <w:link w:val="Naslov2Znak"/>
    <w:uiPriority w:val="9"/>
    <w:unhideWhenUsed/>
    <w:qFormat/>
    <w:rsid w:val="0070195A"/>
    <w:pPr>
      <w:keepNext/>
      <w:keepLines/>
      <w:spacing w:before="200" w:after="0"/>
      <w:outlineLvl w:val="1"/>
    </w:pPr>
    <w:rPr>
      <w:rFonts w:asciiTheme="majorHAnsi" w:eastAsiaTheme="majorEastAsia" w:hAnsiTheme="majorHAnsi" w:cstheme="majorBidi"/>
      <w:b/>
      <w:bCs/>
      <w:color w:val="4F81BD" w:themeColor="accent1"/>
      <w:sz w:val="20"/>
      <w:szCs w:val="26"/>
    </w:rPr>
  </w:style>
  <w:style w:type="paragraph" w:styleId="Naslov3">
    <w:name w:val="heading 3"/>
    <w:basedOn w:val="Navaden"/>
    <w:next w:val="Navaden"/>
    <w:link w:val="Naslov3Znak"/>
    <w:uiPriority w:val="9"/>
    <w:unhideWhenUsed/>
    <w:qFormat/>
    <w:rsid w:val="0070195A"/>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70195A"/>
    <w:rPr>
      <w:rFonts w:asciiTheme="majorHAnsi" w:eastAsiaTheme="majorEastAsia" w:hAnsiTheme="majorHAnsi" w:cstheme="majorBidi"/>
      <w:b/>
      <w:bCs/>
      <w:color w:val="365F91" w:themeColor="accent1" w:themeShade="BF"/>
      <w:sz w:val="20"/>
      <w:szCs w:val="28"/>
    </w:rPr>
  </w:style>
  <w:style w:type="character" w:customStyle="1" w:styleId="Naslov2Znak">
    <w:name w:val="Naslov 2 Znak"/>
    <w:basedOn w:val="Privzetapisavaodstavka"/>
    <w:link w:val="Naslov2"/>
    <w:uiPriority w:val="9"/>
    <w:rsid w:val="0070195A"/>
    <w:rPr>
      <w:rFonts w:asciiTheme="majorHAnsi" w:eastAsiaTheme="majorEastAsia" w:hAnsiTheme="majorHAnsi" w:cstheme="majorBidi"/>
      <w:b/>
      <w:bCs/>
      <w:color w:val="4F81BD" w:themeColor="accent1"/>
      <w:sz w:val="20"/>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067A46"/>
    <w:pPr>
      <w:tabs>
        <w:tab w:val="right" w:leader="dot" w:pos="9062"/>
      </w:tabs>
      <w:spacing w:before="120" w:after="0" w:line="360" w:lineRule="auto"/>
      <w:ind w:left="220"/>
    </w:pPr>
    <w:rPr>
      <w:rFonts w:ascii="Times New Roman" w:hAnsi="Times New Roman" w:cstheme="minorHAnsi"/>
      <w:bCs/>
      <w:sz w:val="24"/>
    </w:rPr>
  </w:style>
  <w:style w:type="paragraph" w:styleId="Kazalovsebine1">
    <w:name w:val="toc 1"/>
    <w:basedOn w:val="Navaden"/>
    <w:next w:val="Navaden"/>
    <w:autoRedefine/>
    <w:uiPriority w:val="39"/>
    <w:unhideWhenUsed/>
    <w:qFormat/>
    <w:rsid w:val="005A3BD8"/>
    <w:pPr>
      <w:spacing w:before="120" w:after="0"/>
    </w:pPr>
    <w:rPr>
      <w:rFonts w:ascii="Times New Roman" w:hAnsi="Times New Roman" w:cstheme="minorHAnsi"/>
      <w:bCs/>
      <w:iCs/>
      <w:sz w:val="24"/>
      <w:szCs w:val="24"/>
    </w:rPr>
  </w:style>
  <w:style w:type="paragraph" w:styleId="Kazalovsebine3">
    <w:name w:val="toc 3"/>
    <w:basedOn w:val="Navaden"/>
    <w:next w:val="Navaden"/>
    <w:autoRedefine/>
    <w:uiPriority w:val="39"/>
    <w:unhideWhenUsed/>
    <w:qFormat/>
    <w:rsid w:val="0070195A"/>
    <w:pPr>
      <w:spacing w:after="0"/>
      <w:ind w:left="440"/>
    </w:pPr>
    <w:rPr>
      <w:rFonts w:cstheme="minorHAnsi"/>
      <w:sz w:val="20"/>
      <w:szCs w:val="20"/>
    </w:rPr>
  </w:style>
  <w:style w:type="paragraph" w:styleId="Kazalovsebine4">
    <w:name w:val="toc 4"/>
    <w:basedOn w:val="Navaden"/>
    <w:next w:val="Navaden"/>
    <w:autoRedefine/>
    <w:uiPriority w:val="39"/>
    <w:unhideWhenUsed/>
    <w:rsid w:val="0070195A"/>
    <w:pPr>
      <w:spacing w:after="0"/>
      <w:ind w:left="660"/>
    </w:pPr>
    <w:rPr>
      <w:rFonts w:cstheme="minorHAnsi"/>
      <w:sz w:val="20"/>
      <w:szCs w:val="20"/>
    </w:rPr>
  </w:style>
  <w:style w:type="paragraph" w:styleId="Kazalovsebine5">
    <w:name w:val="toc 5"/>
    <w:basedOn w:val="Navaden"/>
    <w:next w:val="Navaden"/>
    <w:autoRedefine/>
    <w:uiPriority w:val="39"/>
    <w:unhideWhenUsed/>
    <w:rsid w:val="0070195A"/>
    <w:pPr>
      <w:spacing w:after="0"/>
      <w:ind w:left="880"/>
    </w:pPr>
    <w:rPr>
      <w:rFonts w:cstheme="minorHAnsi"/>
      <w:sz w:val="20"/>
      <w:szCs w:val="20"/>
    </w:rPr>
  </w:style>
  <w:style w:type="paragraph" w:styleId="Kazalovsebine6">
    <w:name w:val="toc 6"/>
    <w:basedOn w:val="Navaden"/>
    <w:next w:val="Navaden"/>
    <w:autoRedefine/>
    <w:uiPriority w:val="39"/>
    <w:unhideWhenUsed/>
    <w:rsid w:val="0070195A"/>
    <w:pPr>
      <w:spacing w:after="0"/>
      <w:ind w:left="1100"/>
    </w:pPr>
    <w:rPr>
      <w:rFonts w:cstheme="minorHAnsi"/>
      <w:sz w:val="20"/>
      <w:szCs w:val="20"/>
    </w:rPr>
  </w:style>
  <w:style w:type="paragraph" w:styleId="Kazalovsebine7">
    <w:name w:val="toc 7"/>
    <w:basedOn w:val="Navaden"/>
    <w:next w:val="Navaden"/>
    <w:autoRedefine/>
    <w:uiPriority w:val="39"/>
    <w:unhideWhenUsed/>
    <w:rsid w:val="0070195A"/>
    <w:pPr>
      <w:spacing w:after="0"/>
      <w:ind w:left="1320"/>
    </w:pPr>
    <w:rPr>
      <w:rFonts w:cstheme="minorHAnsi"/>
      <w:sz w:val="20"/>
      <w:szCs w:val="20"/>
    </w:rPr>
  </w:style>
  <w:style w:type="paragraph" w:styleId="Kazalovsebine8">
    <w:name w:val="toc 8"/>
    <w:basedOn w:val="Navaden"/>
    <w:next w:val="Navaden"/>
    <w:autoRedefine/>
    <w:uiPriority w:val="39"/>
    <w:unhideWhenUsed/>
    <w:rsid w:val="0070195A"/>
    <w:pPr>
      <w:spacing w:after="0"/>
      <w:ind w:left="1540"/>
    </w:pPr>
    <w:rPr>
      <w:rFonts w:cstheme="minorHAnsi"/>
      <w:sz w:val="20"/>
      <w:szCs w:val="20"/>
    </w:rPr>
  </w:style>
  <w:style w:type="paragraph" w:styleId="Kazalovsebine9">
    <w:name w:val="toc 9"/>
    <w:basedOn w:val="Navaden"/>
    <w:next w:val="Navaden"/>
    <w:autoRedefine/>
    <w:uiPriority w:val="39"/>
    <w:unhideWhenUsed/>
    <w:rsid w:val="0070195A"/>
    <w:pPr>
      <w:spacing w:after="0"/>
      <w:ind w:left="1760"/>
    </w:pPr>
    <w:rPr>
      <w:rFonts w:cstheme="minorHAnsi"/>
      <w:sz w:val="20"/>
      <w:szCs w:val="20"/>
    </w:rPr>
  </w:style>
  <w:style w:type="paragraph" w:customStyle="1" w:styleId="naslov">
    <w:name w:val="naslov"/>
    <w:basedOn w:val="Navaden"/>
    <w:link w:val="naslovZnak"/>
    <w:qFormat/>
    <w:rsid w:val="00920ABD"/>
    <w:pPr>
      <w:tabs>
        <w:tab w:val="left" w:pos="4678"/>
      </w:tabs>
      <w:spacing w:line="360" w:lineRule="auto"/>
      <w:jc w:val="both"/>
    </w:pPr>
    <w:rPr>
      <w:rFonts w:ascii="Times New Roman" w:hAnsi="Times New Roman" w:cs="Times New Roman"/>
      <w:sz w:val="24"/>
      <w:szCs w:val="24"/>
    </w:rPr>
  </w:style>
  <w:style w:type="paragraph" w:customStyle="1" w:styleId="podnaslov">
    <w:name w:val="podnaslov"/>
    <w:basedOn w:val="Navaden"/>
    <w:link w:val="podnaslovZnak"/>
    <w:qFormat/>
    <w:rsid w:val="001C3B12"/>
    <w:pPr>
      <w:spacing w:after="0" w:line="360" w:lineRule="auto"/>
      <w:contextualSpacing/>
    </w:pPr>
    <w:rPr>
      <w:rFonts w:ascii="Times New Roman" w:hAnsi="Times New Roman" w:cs="Times New Roman"/>
      <w:sz w:val="24"/>
      <w:szCs w:val="24"/>
    </w:rPr>
  </w:style>
  <w:style w:type="character" w:customStyle="1" w:styleId="naslovZnak">
    <w:name w:val="naslov Znak"/>
    <w:basedOn w:val="Privzetapisavaodstavka"/>
    <w:link w:val="naslov"/>
    <w:rsid w:val="00920ABD"/>
    <w:rPr>
      <w:rFonts w:ascii="Times New Roman" w:hAnsi="Times New Roman" w:cs="Times New Roman"/>
      <w:sz w:val="24"/>
      <w:szCs w:val="24"/>
    </w:rPr>
  </w:style>
  <w:style w:type="paragraph" w:styleId="Napis">
    <w:name w:val="caption"/>
    <w:basedOn w:val="Navaden"/>
    <w:next w:val="Navaden"/>
    <w:uiPriority w:val="35"/>
    <w:unhideWhenUsed/>
    <w:qFormat/>
    <w:rsid w:val="00F7745A"/>
    <w:pPr>
      <w:spacing w:line="240" w:lineRule="auto"/>
    </w:pPr>
    <w:rPr>
      <w:b/>
      <w:bCs/>
      <w:color w:val="4F81BD" w:themeColor="accent1"/>
      <w:sz w:val="18"/>
      <w:szCs w:val="18"/>
    </w:rPr>
  </w:style>
  <w:style w:type="character" w:customStyle="1" w:styleId="podnaslovZnak">
    <w:name w:val="podnaslov Znak"/>
    <w:basedOn w:val="Privzetapisavaodstavka"/>
    <w:link w:val="podnaslov"/>
    <w:rsid w:val="001C3B12"/>
    <w:rPr>
      <w:rFonts w:ascii="Times New Roman" w:hAnsi="Times New Roman" w:cs="Times New Roman"/>
      <w:sz w:val="24"/>
      <w:szCs w:val="24"/>
    </w:rPr>
  </w:style>
  <w:style w:type="paragraph" w:styleId="Kazaloslik">
    <w:name w:val="table of figures"/>
    <w:basedOn w:val="Navaden"/>
    <w:next w:val="Navaden"/>
    <w:uiPriority w:val="99"/>
    <w:unhideWhenUsed/>
    <w:rsid w:val="00E04A86"/>
    <w:pPr>
      <w:spacing w:after="0"/>
    </w:pPr>
  </w:style>
  <w:style w:type="paragraph" w:styleId="HTML-oblikovano">
    <w:name w:val="HTML Preformatted"/>
    <w:basedOn w:val="Navaden"/>
    <w:link w:val="HTML-oblikovanoZnak"/>
    <w:uiPriority w:val="99"/>
    <w:semiHidden/>
    <w:unhideWhenUsed/>
    <w:rsid w:val="00377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377C28"/>
    <w:rPr>
      <w:rFonts w:ascii="Courier New" w:eastAsia="Times New Roman" w:hAnsi="Courier New" w:cs="Courier New"/>
      <w:sz w:val="20"/>
      <w:szCs w:val="20"/>
      <w:lang w:eastAsia="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946949">
      <w:bodyDiv w:val="1"/>
      <w:marLeft w:val="0"/>
      <w:marRight w:val="0"/>
      <w:marTop w:val="0"/>
      <w:marBottom w:val="0"/>
      <w:divBdr>
        <w:top w:val="none" w:sz="0" w:space="0" w:color="auto"/>
        <w:left w:val="none" w:sz="0" w:space="0" w:color="auto"/>
        <w:bottom w:val="none" w:sz="0" w:space="0" w:color="auto"/>
        <w:right w:val="none" w:sz="0" w:space="0" w:color="auto"/>
      </w:divBdr>
    </w:div>
    <w:div w:id="683819927">
      <w:bodyDiv w:val="1"/>
      <w:marLeft w:val="0"/>
      <w:marRight w:val="0"/>
      <w:marTop w:val="0"/>
      <w:marBottom w:val="0"/>
      <w:divBdr>
        <w:top w:val="none" w:sz="0" w:space="0" w:color="auto"/>
        <w:left w:val="none" w:sz="0" w:space="0" w:color="auto"/>
        <w:bottom w:val="none" w:sz="0" w:space="0" w:color="auto"/>
        <w:right w:val="none" w:sz="0" w:space="0" w:color="auto"/>
      </w:divBdr>
    </w:div>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 w:id="117299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5.xml"/><Relationship Id="rId21" Type="http://schemas.openxmlformats.org/officeDocument/2006/relationships/image" Target="media/image11.png"/><Relationship Id="rId34" Type="http://schemas.openxmlformats.org/officeDocument/2006/relationships/header" Target="header1.xml"/><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header" Target="header2.xml"/><Relationship Id="rId43" Type="http://schemas.microsoft.com/office/2011/relationships/commentsExtended" Target="commentsExtended.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FD27B-5B47-4E77-A665-B9D6481F6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3076</TotalTime>
  <Pages>83</Pages>
  <Words>114912</Words>
  <Characters>655002</Characters>
  <Application>Microsoft Office Word</Application>
  <DocSecurity>0</DocSecurity>
  <Lines>5458</Lines>
  <Paragraphs>1536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768378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53</cp:revision>
  <cp:lastPrinted>2017-10-13T09:21:00Z</cp:lastPrinted>
  <dcterms:created xsi:type="dcterms:W3CDTF">2018-04-02T16:11:00Z</dcterms:created>
  <dcterms:modified xsi:type="dcterms:W3CDTF">2018-04-09T08:46:00Z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zotero-version="5.0.37"&gt;&lt;session id="bS38rE3i"/&gt;&lt;style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