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94372" w:rsidRDefault="00794372">
                            <w:pPr>
                              <w:pStyle w:val="Glava"/>
                              <w:rPr>
                                <w:rFonts w:ascii="Times" w:hAnsi="Times"/>
                                <w:i/>
                                <w:sz w:val="16"/>
                              </w:rPr>
                            </w:pPr>
                            <w:r>
                              <w:rPr>
                                <w:rFonts w:ascii="Times" w:hAnsi="Times"/>
                                <w:i/>
                                <w:sz w:val="16"/>
                                <w:lang w:val="es-ES"/>
                              </w:rPr>
                              <w:t xml:space="preserve">Kardeljeva ploščad 5 </w:t>
                            </w:r>
                          </w:p>
                          <w:p w14:paraId="566468B7" w14:textId="77777777" w:rsidR="00794372" w:rsidRDefault="00794372">
                            <w:pPr>
                              <w:rPr>
                                <w:rFonts w:ascii="Times" w:hAnsi="Times"/>
                                <w:i/>
                                <w:sz w:val="16"/>
                              </w:rPr>
                            </w:pPr>
                            <w:r>
                              <w:rPr>
                                <w:rFonts w:ascii="Times" w:hAnsi="Times"/>
                                <w:i/>
                                <w:sz w:val="16"/>
                              </w:rPr>
                              <w:t>1000 Ljubljana, Slovenija</w:t>
                            </w:r>
                          </w:p>
                          <w:p w14:paraId="651209D2" w14:textId="77777777" w:rsidR="00794372" w:rsidRDefault="00794372">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94372" w:rsidRDefault="00794372">
                      <w:pPr>
                        <w:pStyle w:val="Glava"/>
                        <w:rPr>
                          <w:rFonts w:ascii="Times" w:hAnsi="Times"/>
                          <w:i/>
                          <w:sz w:val="16"/>
                        </w:rPr>
                      </w:pPr>
                      <w:r>
                        <w:rPr>
                          <w:rFonts w:ascii="Times" w:hAnsi="Times"/>
                          <w:i/>
                          <w:sz w:val="16"/>
                          <w:lang w:val="es-ES"/>
                        </w:rPr>
                        <w:t xml:space="preserve">Kardeljeva ploščad 5 </w:t>
                      </w:r>
                    </w:p>
                    <w:p w14:paraId="566468B7" w14:textId="77777777" w:rsidR="00794372" w:rsidRDefault="00794372">
                      <w:pPr>
                        <w:rPr>
                          <w:rFonts w:ascii="Times" w:hAnsi="Times"/>
                          <w:i/>
                          <w:sz w:val="16"/>
                        </w:rPr>
                      </w:pPr>
                      <w:r>
                        <w:rPr>
                          <w:rFonts w:ascii="Times" w:hAnsi="Times"/>
                          <w:i/>
                          <w:sz w:val="16"/>
                        </w:rPr>
                        <w:t>1000 Ljubljana, Slovenija</w:t>
                      </w:r>
                    </w:p>
                    <w:p w14:paraId="651209D2" w14:textId="77777777" w:rsidR="00794372" w:rsidRDefault="00794372">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DDA9821"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76272F60" w:rsidR="00BA7E48" w:rsidRDefault="00BA7E48" w:rsidP="005A6A3B">
      <w:pPr>
        <w:spacing w:line="360" w:lineRule="auto"/>
        <w:contextualSpacing/>
        <w:jc w:val="both"/>
        <w:rPr>
          <w:ins w:id="4" w:author="Berce, Jaroslav" w:date="2018-02-06T11:22:00Z"/>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58515C60" w14:textId="77777777" w:rsidR="007C6232" w:rsidRPr="00327C02"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commentRangeStart w:id="5"/>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commentRangeEnd w:id="5"/>
      <w:r w:rsidR="007C6232">
        <w:rPr>
          <w:rStyle w:val="Pripombasklic"/>
        </w:rPr>
        <w:commentReference w:id="5"/>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w:t>
      </w:r>
      <w:commentRangeStart w:id="6"/>
      <w:r w:rsidRPr="00327C02">
        <w:rPr>
          <w:rFonts w:ascii="Times New Roman" w:hAnsi="Times New Roman" w:cs="Times New Roman"/>
          <w:sz w:val="24"/>
          <w:szCs w:val="24"/>
        </w:rPr>
        <w:t xml:space="preserve">Ali </w:t>
      </w:r>
      <w:commentRangeEnd w:id="6"/>
      <w:r w:rsidR="007C6232">
        <w:rPr>
          <w:rStyle w:val="Pripombasklic"/>
        </w:rPr>
        <w:commentReference w:id="6"/>
      </w:r>
      <w:r w:rsidRPr="00327C02">
        <w:rPr>
          <w:rFonts w:ascii="Times New Roman" w:hAnsi="Times New Roman" w:cs="Times New Roman"/>
          <w:sz w:val="24"/>
          <w:szCs w:val="24"/>
        </w:rPr>
        <w:t>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7D6222C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Iz literature je razvidno, da je bilo na temo razvoja procesov za video igre opravljenih malo raziskav.</w:t>
      </w:r>
      <w:r w:rsidR="009258E3">
        <w:rPr>
          <w:rFonts w:ascii="Times New Roman" w:hAnsi="Times New Roman" w:cs="Times New Roman"/>
          <w:sz w:val="24"/>
          <w:szCs w:val="24"/>
        </w:rPr>
        <w:t xml:space="preserve"> </w:t>
      </w:r>
      <w:r w:rsidR="008D377B">
        <w:rPr>
          <w:rFonts w:ascii="Times New Roman" w:hAnsi="Times New Roman" w:cs="Times New Roman"/>
          <w:sz w:val="24"/>
          <w:szCs w:val="24"/>
        </w:rPr>
        <w:t>Ker spada razvoj video iger med razvoj programske opreme</w:t>
      </w:r>
      <w:r w:rsidR="0033266A">
        <w:rPr>
          <w:rFonts w:ascii="Times New Roman" w:hAnsi="Times New Roman" w:cs="Times New Roman"/>
          <w:sz w:val="24"/>
          <w:szCs w:val="24"/>
        </w:rPr>
        <w:t xml:space="preserve"> </w:t>
      </w:r>
      <w:r w:rsidR="006945C8">
        <w:rPr>
          <w:rFonts w:ascii="Times New Roman" w:hAnsi="Times New Roman" w:cs="Times New Roman"/>
          <w:sz w:val="24"/>
          <w:szCs w:val="24"/>
        </w:rPr>
        <w:fldChar w:fldCharType="begin"/>
      </w:r>
      <w:r w:rsidR="006945C8">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Pr>
          <w:rFonts w:ascii="Times New Roman" w:hAnsi="Times New Roman" w:cs="Times New Roman"/>
          <w:sz w:val="24"/>
          <w:szCs w:val="24"/>
        </w:rPr>
        <w:fldChar w:fldCharType="separate"/>
      </w:r>
      <w:r w:rsidR="006945C8" w:rsidRPr="006945C8">
        <w:rPr>
          <w:rFonts w:ascii="Times New Roman" w:hAnsi="Times New Roman" w:cs="Times New Roman"/>
          <w:sz w:val="24"/>
        </w:rPr>
        <w:t>(Bates 2004, 217)</w:t>
      </w:r>
      <w:r w:rsidR="006945C8">
        <w:rPr>
          <w:rFonts w:ascii="Times New Roman" w:hAnsi="Times New Roman" w:cs="Times New Roman"/>
          <w:sz w:val="24"/>
          <w:szCs w:val="24"/>
        </w:rPr>
        <w:fldChar w:fldCharType="end"/>
      </w:r>
      <w:r w:rsidR="00EB054D">
        <w:rPr>
          <w:rFonts w:ascii="Times New Roman" w:hAnsi="Times New Roman" w:cs="Times New Roman"/>
          <w:sz w:val="24"/>
          <w:szCs w:val="24"/>
        </w:rPr>
        <w:t xml:space="preserve"> bomo v tretjem poglavju predstavili</w:t>
      </w:r>
      <w:r w:rsidR="008D377B">
        <w:rPr>
          <w:rFonts w:ascii="Times New Roman" w:hAnsi="Times New Roman" w:cs="Times New Roman"/>
          <w:sz w:val="24"/>
          <w:szCs w:val="24"/>
        </w:rPr>
        <w:t xml:space="preserve"> vse procesne modele, ki se uporabljajo pri razvoju programske opreme</w:t>
      </w:r>
      <w:r w:rsidR="007C765F">
        <w:rPr>
          <w:rFonts w:ascii="Times New Roman" w:hAnsi="Times New Roman" w:cs="Times New Roman"/>
          <w:sz w:val="24"/>
          <w:szCs w:val="24"/>
        </w:rPr>
        <w:t xml:space="preserve">. V </w:t>
      </w:r>
      <w:r w:rsidRPr="00327C02">
        <w:rPr>
          <w:rFonts w:ascii="Times New Roman" w:hAnsi="Times New Roman" w:cs="Times New Roman"/>
          <w:sz w:val="24"/>
          <w:szCs w:val="24"/>
        </w:rPr>
        <w:t>četrtem poglavju</w:t>
      </w:r>
      <w:r w:rsidR="00347845">
        <w:rPr>
          <w:rFonts w:ascii="Times New Roman" w:hAnsi="Times New Roman" w:cs="Times New Roman"/>
          <w:sz w:val="24"/>
          <w:szCs w:val="24"/>
        </w:rPr>
        <w:t xml:space="preserve"> bomo</w:t>
      </w:r>
      <w:r w:rsidR="007C765F">
        <w:rPr>
          <w:rFonts w:ascii="Times New Roman" w:hAnsi="Times New Roman" w:cs="Times New Roman"/>
          <w:sz w:val="24"/>
          <w:szCs w:val="24"/>
        </w:rPr>
        <w:t xml:space="preserve"> identificirali kategorije in procesne modele, ki se uporabljajo v praksi</w:t>
      </w:r>
      <w:r w:rsidR="00F562FE">
        <w:rPr>
          <w:rFonts w:ascii="Times New Roman" w:hAnsi="Times New Roman" w:cs="Times New Roman"/>
          <w:sz w:val="24"/>
          <w:szCs w:val="24"/>
        </w:rPr>
        <w:t>,</w:t>
      </w:r>
      <w:r w:rsidRPr="00327C02">
        <w:rPr>
          <w:rFonts w:ascii="Times New Roman" w:hAnsi="Times New Roman" w:cs="Times New Roman"/>
          <w:sz w:val="24"/>
          <w:szCs w:val="24"/>
        </w:rPr>
        <w:t xml:space="preserve"> zbrali vse pretekle </w:t>
      </w:r>
      <w:r w:rsidR="00F70D06" w:rsidRPr="00327C02">
        <w:rPr>
          <w:rFonts w:ascii="Times New Roman" w:hAnsi="Times New Roman" w:cs="Times New Roman"/>
          <w:sz w:val="24"/>
          <w:szCs w:val="24"/>
        </w:rPr>
        <w:t>poizkuse</w:t>
      </w:r>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commentRangeStart w:id="7"/>
      <w:r w:rsidRPr="00327C02">
        <w:rPr>
          <w:rFonts w:ascii="Times New Roman" w:hAnsi="Times New Roman" w:cs="Times New Roman"/>
          <w:sz w:val="24"/>
          <w:szCs w:val="24"/>
        </w:rPr>
        <w:t>:</w:t>
      </w:r>
      <w:commentRangeEnd w:id="7"/>
      <w:r w:rsidR="00037EF1">
        <w:rPr>
          <w:rStyle w:val="Pripombasklic"/>
        </w:rPr>
        <w:commentReference w:id="7"/>
      </w:r>
    </w:p>
    <w:p w14:paraId="3608D195" w14:textId="5DAD14E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4</w:t>
      </w:r>
      <w:r w:rsidR="00BA7E48" w:rsidRPr="00327C02">
        <w:rPr>
          <w:rFonts w:ascii="Times New Roman" w:hAnsi="Times New Roman" w:cs="Times New Roman"/>
          <w:sz w:val="24"/>
          <w:szCs w:val="24"/>
        </w:rPr>
        <w:t>: spoznanje discipline, ki gradi metode za izgradnjo procesnih modelov,</w:t>
      </w:r>
    </w:p>
    <w:p w14:paraId="0B5D0F35" w14:textId="5407301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5</w:t>
      </w:r>
      <w:r w:rsidR="00BA7E48" w:rsidRPr="00327C02">
        <w:rPr>
          <w:rFonts w:ascii="Times New Roman" w:hAnsi="Times New Roman" w:cs="Times New Roman"/>
          <w:sz w:val="24"/>
          <w:szCs w:val="24"/>
        </w:rPr>
        <w:t>: izgradnja metode za definiranje procesnega modela,</w:t>
      </w:r>
    </w:p>
    <w:p w14:paraId="0C1D2213" w14:textId="32CCC43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apliciranje metode in izgradnja procesnega modela,</w:t>
      </w:r>
    </w:p>
    <w:p w14:paraId="54B0E0C2" w14:textId="74902DFF"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BA7E48" w:rsidRPr="00327C02">
        <w:rPr>
          <w:rFonts w:ascii="Times New Roman" w:hAnsi="Times New Roman" w:cs="Times New Roman"/>
          <w:sz w:val="24"/>
          <w:szCs w:val="24"/>
        </w:rPr>
        <w:t>: spoznanje pristopov optimizacije in ilustracija optimiziranje.</w:t>
      </w: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7FE0AAFA" w14:textId="77777777" w:rsidR="001230C3" w:rsidRPr="00327C02" w:rsidRDefault="001230C3" w:rsidP="001230C3">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14:paraId="690C40D0" w14:textId="77777777" w:rsidR="001230C3" w:rsidRPr="00327C02" w:rsidRDefault="001230C3" w:rsidP="001230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Razvoj video igre  je v prvi vrsti  projekt razvoja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Pr>
          <w:rFonts w:ascii="Times New Roman" w:hAnsi="Times New Roman" w:cs="Times New Roman"/>
          <w:sz w:val="24"/>
          <w:szCs w:val="24"/>
        </w:rPr>
        <w:fldChar w:fldCharType="separate"/>
      </w:r>
      <w:r w:rsidRPr="00DB3B8C">
        <w:rPr>
          <w:rFonts w:ascii="Times New Roman" w:hAnsi="Times New Roman" w:cs="Times New Roman"/>
          <w:sz w:val="24"/>
        </w:rPr>
        <w:t>(Bates 2004, 217)</w:t>
      </w:r>
      <w:r>
        <w:rPr>
          <w:rFonts w:ascii="Times New Roman" w:hAnsi="Times New Roman" w:cs="Times New Roman"/>
          <w:sz w:val="24"/>
          <w:szCs w:val="24"/>
        </w:rPr>
        <w:fldChar w:fldCharType="end"/>
      </w:r>
      <w:r>
        <w:rPr>
          <w:rFonts w:ascii="Times New Roman" w:hAnsi="Times New Roman" w:cs="Times New Roman"/>
          <w:sz w:val="24"/>
          <w:szCs w:val="24"/>
        </w:rPr>
        <w:t xml:space="preserve">. Zato se za upravljanje razvoja priporočajo tehnike, ki jih definira disciplina programskega inženiringa (prav tam). </w:t>
      </w: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Proces je zbirka aktivnosti, del in nalog, ki se iz</w:t>
      </w:r>
      <w:r>
        <w:rPr>
          <w:rFonts w:ascii="Times New Roman" w:hAnsi="Times New Roman" w:cs="Times New Roman"/>
          <w:sz w:val="24"/>
          <w:szCs w:val="24"/>
        </w:rPr>
        <w:t xml:space="preserve">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Pr="00327C02">
        <w:rPr>
          <w:rFonts w:ascii="Times New Roman" w:hAnsi="Times New Roman" w:cs="Times New Roman"/>
          <w:sz w:val="24"/>
          <w:szCs w:val="24"/>
        </w:rPr>
        <w:t>lahko vsebuje</w:t>
      </w:r>
      <w:r>
        <w:rPr>
          <w:rFonts w:ascii="Times New Roman" w:hAnsi="Times New Roman" w:cs="Times New Roman"/>
          <w:sz w:val="24"/>
          <w:szCs w:val="24"/>
        </w:rPr>
        <w:t xml:space="preserv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Predstavlja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Pr>
          <w:rFonts w:ascii="Times New Roman" w:hAnsi="Times New Roman" w:cs="Times New Roman"/>
          <w:sz w:val="24"/>
          <w:szCs w:val="24"/>
        </w:rPr>
        <w:t>. T</w:t>
      </w:r>
      <w:r w:rsidRPr="00327C02">
        <w:rPr>
          <w:rFonts w:ascii="Times New Roman" w:hAnsi="Times New Roman" w:cs="Times New Roman"/>
          <w:sz w:val="24"/>
          <w:szCs w:val="24"/>
        </w:rPr>
        <w:t xml:space="preserve">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ki so </w:t>
      </w:r>
      <w:r w:rsidRPr="00327C02">
        <w:rPr>
          <w:rFonts w:ascii="Times New Roman" w:hAnsi="Times New Roman" w:cs="Times New Roman"/>
          <w:sz w:val="24"/>
          <w:szCs w:val="24"/>
        </w:rPr>
        <w:t>poenostavljen</w:t>
      </w:r>
      <w:r>
        <w:rPr>
          <w:rFonts w:ascii="Times New Roman" w:hAnsi="Times New Roman" w:cs="Times New Roman"/>
          <w:sz w:val="24"/>
          <w:szCs w:val="24"/>
        </w:rPr>
        <w:t xml:space="preserve">a predstavitev procesa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Zaradi svoje uporabnosti, narave ali drugih lastnosti so procesni modeli razdeljeni v kategorije, ki sledijo.</w:t>
      </w:r>
    </w:p>
    <w:p w14:paraId="161F5F7B"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14:paraId="4C9EA515" w14:textId="77777777" w:rsidR="001230C3" w:rsidRPr="00327C02"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Ti modeli so povsem odvisni od</w:t>
      </w:r>
      <w:r w:rsidRPr="00327C02">
        <w:rPr>
          <w:rFonts w:ascii="Times New Roman" w:hAnsi="Times New Roman" w:cs="Times New Roman"/>
          <w:sz w:val="24"/>
          <w:szCs w:val="24"/>
        </w:rPr>
        <w:t xml:space="preserve">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Med ad hoc modele spadajo Slam dunk, Big bang in priložnostni model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Pr>
          <w:rFonts w:ascii="Times New Roman" w:hAnsi="Times New Roman" w:cs="Times New Roman"/>
          <w:sz w:val="24"/>
          <w:szCs w:val="24"/>
        </w:rPr>
        <w:fldChar w:fldCharType="separate"/>
      </w:r>
      <w:r w:rsidRPr="005B4590">
        <w:rPr>
          <w:rFonts w:ascii="Times New Roman" w:hAnsi="Times New Roman" w:cs="Times New Roman"/>
          <w:sz w:val="24"/>
        </w:rPr>
        <w:t>(Peters 2008, 109; Jalote in dr. 2004, 2; Lethbridge in Laganiere 2005, 428)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Ker se</w:t>
      </w:r>
      <w:r>
        <w:rPr>
          <w:rFonts w:ascii="Times New Roman" w:hAnsi="Times New Roman" w:cs="Times New Roman"/>
          <w:sz w:val="24"/>
          <w:szCs w:val="24"/>
        </w:rPr>
        <w:t xml:space="preserve"> pri slednjem</w:t>
      </w:r>
      <w:r w:rsidRPr="00327C02">
        <w:rPr>
          <w:rFonts w:ascii="Times New Roman" w:hAnsi="Times New Roman" w:cs="Times New Roman"/>
          <w:sz w:val="24"/>
          <w:szCs w:val="24"/>
        </w:rPr>
        <w:t xml:space="preserv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3007B1" w14:textId="77777777" w:rsidR="001230C3" w:rsidRPr="00327C02"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14:paraId="4FCD2D33"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Aktivnosti in naloge se izvajajo sekvenčno z definiranimi časovnimi mejniki</w:t>
      </w:r>
      <w:r>
        <w:rPr>
          <w:rFonts w:ascii="Times New Roman" w:hAnsi="Times New Roman" w:cs="Times New Roman"/>
          <w:sz w:val="24"/>
          <w:szCs w:val="24"/>
        </w:rPr>
        <w:t xml:space="preserve"> (prav tam)</w:t>
      </w:r>
      <w:r w:rsidRPr="00327C02">
        <w:rPr>
          <w:rFonts w:ascii="Times New Roman" w:hAnsi="Times New Roman" w:cs="Times New Roman"/>
          <w:sz w:val="24"/>
          <w:szCs w:val="24"/>
        </w:rPr>
        <w:t>. Spadajo tudi med predpisujoče, ker predpisujejo niz procesnih elementov; okvirnih aktivnosti, dejanj programskega inženiringa, nalog, zagotavljanja kvalitete in mehanizme sprememb</w:t>
      </w:r>
      <w:r>
        <w:rPr>
          <w:rFonts w:ascii="Times New Roman" w:hAnsi="Times New Roman" w:cs="Times New Roman"/>
          <w:sz w:val="24"/>
          <w:szCs w:val="24"/>
        </w:rPr>
        <w:t xml:space="preserve"> (prav tam). Vsak </w:t>
      </w:r>
      <w:r w:rsidRPr="00327C02">
        <w:rPr>
          <w:rFonts w:ascii="Times New Roman" w:hAnsi="Times New Roman" w:cs="Times New Roman"/>
          <w:sz w:val="24"/>
          <w:szCs w:val="24"/>
        </w:rPr>
        <w:t>model predpisuje</w:t>
      </w:r>
      <w:r>
        <w:rPr>
          <w:rFonts w:ascii="Times New Roman" w:hAnsi="Times New Roman" w:cs="Times New Roman"/>
          <w:sz w:val="24"/>
          <w:szCs w:val="24"/>
        </w:rPr>
        <w:t xml:space="preserve"> </w:t>
      </w:r>
      <w:r w:rsidRPr="00327C02">
        <w:rPr>
          <w:rFonts w:ascii="Times New Roman" w:hAnsi="Times New Roman" w:cs="Times New Roman"/>
          <w:sz w:val="24"/>
          <w:szCs w:val="24"/>
        </w:rPr>
        <w:t>določen delovni tok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 ki odraža medsebojno povezanost procesnih elementov</w:t>
      </w:r>
      <w:r>
        <w:rPr>
          <w:rFonts w:ascii="Times New Roman" w:hAnsi="Times New Roman" w:cs="Times New Roman"/>
          <w:sz w:val="24"/>
          <w:szCs w:val="24"/>
        </w:rPr>
        <w:t xml:space="preserve"> (prav tam). Med sekvenčne spadajo kaskadni, v-model, fazni in inkrementalni  procesni model. </w:t>
      </w:r>
    </w:p>
    <w:p w14:paraId="0D4BCCCE"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DC651E">
        <w:rPr>
          <w:rFonts w:ascii="Times New Roman" w:hAnsi="Times New Roman" w:cs="Times New Roman"/>
          <w:i/>
          <w:sz w:val="24"/>
          <w:szCs w:val="24"/>
        </w:rPr>
        <w:lastRenderedPageBreak/>
        <w:t>Kaskadni</w:t>
      </w:r>
      <w:r>
        <w:rPr>
          <w:rFonts w:ascii="Times New Roman" w:hAnsi="Times New Roman" w:cs="Times New Roman"/>
          <w:i/>
          <w:sz w:val="24"/>
          <w:szCs w:val="24"/>
        </w:rPr>
        <w:t xml:space="preserve"> model</w:t>
      </w:r>
      <w:r>
        <w:rPr>
          <w:rFonts w:ascii="Times New Roman" w:hAnsi="Times New Roman" w:cs="Times New Roman"/>
          <w:sz w:val="24"/>
          <w:szCs w:val="24"/>
        </w:rPr>
        <w:t xml:space="preserve"> predstavlja klasični življenjski cikel s sistematičnim pristopom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C651E">
        <w:rPr>
          <w:rFonts w:ascii="Times New Roman" w:hAnsi="Times New Roman" w:cs="Times New Roman"/>
          <w:i/>
          <w:sz w:val="24"/>
          <w:szCs w:val="24"/>
        </w:rPr>
        <w:t>V-model</w:t>
      </w:r>
      <w:r>
        <w:rPr>
          <w:rFonts w:ascii="Times New Roman" w:hAnsi="Times New Roman" w:cs="Times New Roman"/>
          <w:sz w:val="24"/>
          <w:szCs w:val="24"/>
        </w:rPr>
        <w:t xml:space="preserve"> predstavlja variacijo kaskadnega modela</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w:t>
      </w:r>
      <w:r>
        <w:rPr>
          <w:rFonts w:ascii="Times New Roman" w:hAnsi="Times New Roman" w:cs="Times New Roman"/>
          <w:sz w:val="24"/>
          <w:szCs w:val="24"/>
        </w:rPr>
        <w:t xml:space="preserve"> na eni strani </w:t>
      </w:r>
      <w:r w:rsidRPr="00327C02">
        <w:rPr>
          <w:rFonts w:ascii="Times New Roman" w:hAnsi="Times New Roman" w:cs="Times New Roman"/>
          <w:sz w:val="24"/>
          <w:szCs w:val="24"/>
        </w:rPr>
        <w:t>in komunikacije</w:t>
      </w:r>
      <w:r>
        <w:rPr>
          <w:rFonts w:ascii="Times New Roman" w:hAnsi="Times New Roman" w:cs="Times New Roman"/>
          <w:sz w:val="24"/>
          <w:szCs w:val="24"/>
        </w:rPr>
        <w:t xml:space="preserve"> na drugi. </w:t>
      </w:r>
      <w:r w:rsidRPr="00DC651E">
        <w:rPr>
          <w:rFonts w:ascii="Times New Roman" w:hAnsi="Times New Roman" w:cs="Times New Roman"/>
          <w:i/>
          <w:sz w:val="24"/>
          <w:szCs w:val="24"/>
        </w:rPr>
        <w:t>Fazni model</w:t>
      </w:r>
      <w:r w:rsidRPr="00327C02">
        <w:rPr>
          <w:rFonts w:ascii="Times New Roman" w:hAnsi="Times New Roman" w:cs="Times New Roman"/>
          <w:sz w:val="24"/>
          <w:szCs w:val="24"/>
        </w:rPr>
        <w:t xml:space="preserve"> (phase-release model) izvira iz proizvodnega sektorja. Ima veliko poimenovanj</w:t>
      </w:r>
      <w:r>
        <w:rPr>
          <w:rFonts w:ascii="Times New Roman" w:hAnsi="Times New Roman" w:cs="Times New Roman"/>
          <w:sz w:val="24"/>
          <w:szCs w:val="24"/>
        </w:rPr>
        <w:t>,</w:t>
      </w:r>
      <w:r w:rsidRPr="00327C02">
        <w:rPr>
          <w:rFonts w:ascii="Times New Roman" w:hAnsi="Times New Roman" w:cs="Times New Roman"/>
          <w:sz w:val="24"/>
          <w:szCs w:val="24"/>
        </w:rPr>
        <w:t xml:space="preserve">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Model izboljša nekaj težav kaskadnega modela</w:t>
      </w:r>
      <w:r>
        <w:rPr>
          <w:rFonts w:ascii="Times New Roman" w:hAnsi="Times New Roman" w:cs="Times New Roman"/>
          <w:sz w:val="24"/>
          <w:szCs w:val="24"/>
        </w:rPr>
        <w:t xml:space="preserve"> in </w:t>
      </w:r>
      <w:r w:rsidRPr="00327C02">
        <w:rPr>
          <w:rFonts w:ascii="Times New Roman" w:hAnsi="Times New Roman" w:cs="Times New Roman"/>
          <w:sz w:val="24"/>
          <w:szCs w:val="24"/>
        </w:rPr>
        <w:t xml:space="preserve">predstavlja koncept inkrementalnega razvoja. </w:t>
      </w:r>
      <w:r>
        <w:rPr>
          <w:rFonts w:ascii="Times New Roman" w:hAnsi="Times New Roman" w:cs="Times New Roman"/>
          <w:sz w:val="24"/>
          <w:szCs w:val="24"/>
        </w:rPr>
        <w:t>P</w:t>
      </w:r>
      <w:r w:rsidRPr="00327C02">
        <w:rPr>
          <w:rFonts w:ascii="Times New Roman" w:hAnsi="Times New Roman" w:cs="Times New Roman"/>
          <w:sz w:val="24"/>
          <w:szCs w:val="24"/>
        </w:rPr>
        <w:t>redlag</w:t>
      </w:r>
      <w:r>
        <w:rPr>
          <w:rFonts w:ascii="Times New Roman" w:hAnsi="Times New Roman" w:cs="Times New Roman"/>
          <w:sz w:val="24"/>
          <w:szCs w:val="24"/>
        </w:rPr>
        <w:t xml:space="preserve">a delitev projekta na posamezne faze </w:t>
      </w:r>
      <w:r w:rsidRPr="00327C02">
        <w:rPr>
          <w:rFonts w:ascii="Times New Roman" w:hAnsi="Times New Roman" w:cs="Times New Roman"/>
          <w:sz w:val="24"/>
          <w:szCs w:val="24"/>
        </w:rPr>
        <w:t xml:space="preserve">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069AF">
        <w:rPr>
          <w:rFonts w:ascii="Times New Roman" w:hAnsi="Times New Roman" w:cs="Times New Roman"/>
          <w:i/>
          <w:sz w:val="24"/>
          <w:szCs w:val="24"/>
        </w:rPr>
        <w:t>Inkrementalni model</w:t>
      </w:r>
      <w:r w:rsidRPr="00327C02">
        <w:rPr>
          <w:rFonts w:ascii="Times New Roman" w:hAnsi="Times New Roman" w:cs="Times New Roman"/>
          <w:sz w:val="24"/>
          <w:szCs w:val="24"/>
        </w:rPr>
        <w:t xml:space="preserve"> z</w:t>
      </w:r>
      <w:r>
        <w:rPr>
          <w:rFonts w:ascii="Times New Roman" w:hAnsi="Times New Roman" w:cs="Times New Roman"/>
          <w:sz w:val="24"/>
          <w:szCs w:val="24"/>
        </w:rPr>
        <w:t>družuje elemente</w:t>
      </w:r>
      <w:r w:rsidRPr="00327C02">
        <w:rPr>
          <w:rFonts w:ascii="Times New Roman" w:hAnsi="Times New Roman" w:cs="Times New Roman"/>
          <w:sz w:val="24"/>
          <w:szCs w:val="24"/>
        </w:rPr>
        <w:t xml:space="preserve"> linearnega in paralelnega procesnega toka. V časovnem toku se odvijajo linearne sekvence na različnih stopnjah. Vsaka sekvenca predstavlja </w:t>
      </w:r>
      <w:r>
        <w:rPr>
          <w:rFonts w:ascii="Times New Roman" w:hAnsi="Times New Roman" w:cs="Times New Roman"/>
          <w:sz w:val="24"/>
          <w:szCs w:val="24"/>
        </w:rPr>
        <w:t xml:space="preserve">del sistema programa v razvoju. </w:t>
      </w:r>
      <w:r w:rsidRPr="00327C02">
        <w:rPr>
          <w:rFonts w:ascii="Times New Roman" w:hAnsi="Times New Roman" w:cs="Times New Roman"/>
          <w:sz w:val="24"/>
          <w:szCs w:val="24"/>
        </w:rPr>
        <w:t xml:space="preserve">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Sekvenca korakov predstavlja faze procesa. Ta pristop je v osnovi sestavljen iz prepleta specifikacije, razvoja in validacije, ki sestavljajo sosledje različic projekta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FFCB50E" w14:textId="77777777" w:rsidR="001230C3"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14:paraId="725BB3D8"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w:t>
      </w:r>
      <w:r>
        <w:rPr>
          <w:rFonts w:ascii="Times New Roman" w:hAnsi="Times New Roman" w:cs="Times New Roman"/>
          <w:sz w:val="24"/>
          <w:szCs w:val="24"/>
        </w:rPr>
        <w:t>li. Ti modeli so ponavljajoči</w:t>
      </w:r>
      <w:r w:rsidRPr="00327C02">
        <w:rPr>
          <w:rFonts w:ascii="Times New Roman" w:hAnsi="Times New Roman" w:cs="Times New Roman"/>
          <w:sz w:val="24"/>
          <w:szCs w:val="24"/>
        </w:rPr>
        <w:t>, iterativni. Sem spadajo prototipiranje, spir</w:t>
      </w:r>
      <w:r>
        <w:rPr>
          <w:rFonts w:ascii="Times New Roman" w:hAnsi="Times New Roman" w:cs="Times New Roman"/>
          <w:sz w:val="24"/>
          <w:szCs w:val="24"/>
        </w:rPr>
        <w:t xml:space="preserve">alni in vzporedni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p>
    <w:p w14:paraId="430F556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B143A7">
        <w:rPr>
          <w:rFonts w:ascii="Times New Roman" w:hAnsi="Times New Roman" w:cs="Times New Roman"/>
          <w:i/>
          <w:sz w:val="24"/>
          <w:szCs w:val="24"/>
        </w:rPr>
        <w:t>Prototipiranje</w:t>
      </w:r>
      <w:r>
        <w:rPr>
          <w:rFonts w:ascii="Times New Roman" w:hAnsi="Times New Roman" w:cs="Times New Roman"/>
          <w:sz w:val="24"/>
          <w:szCs w:val="24"/>
        </w:rPr>
        <w:t xml:space="preserve"> poteka po iteracijah. </w:t>
      </w:r>
      <w:r w:rsidRPr="00327C02">
        <w:rPr>
          <w:rFonts w:ascii="Times New Roman" w:hAnsi="Times New Roman" w:cs="Times New Roman"/>
          <w:sz w:val="24"/>
          <w:szCs w:val="24"/>
        </w:rPr>
        <w:t xml:space="preserve">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C0CD7">
        <w:rPr>
          <w:rFonts w:ascii="Times New Roman" w:hAnsi="Times New Roman" w:cs="Times New Roman"/>
          <w:i/>
          <w:sz w:val="24"/>
          <w:szCs w:val="24"/>
        </w:rPr>
        <w:t>Spiralni model</w:t>
      </w:r>
      <w:r w:rsidRPr="00327C02">
        <w:rPr>
          <w:rFonts w:ascii="Times New Roman" w:hAnsi="Times New Roman" w:cs="Times New Roman"/>
          <w:sz w:val="24"/>
          <w:szCs w:val="24"/>
        </w:rPr>
        <w:t xml:space="preserve"> združuje iterativno naravo prototipiranja in kontroliran sistematični </w:t>
      </w:r>
      <w:r w:rsidRPr="00327C02">
        <w:rPr>
          <w:rFonts w:ascii="Times New Roman" w:hAnsi="Times New Roman" w:cs="Times New Roman"/>
          <w:sz w:val="24"/>
          <w:szCs w:val="24"/>
        </w:rPr>
        <w:lastRenderedPageBreak/>
        <w:t>pogled kaskadnega modela. Omogoča hiter razvoj z izdajanjem vse bolj popolne različice programa. Zgodnje izdaje predstavljajo modele ali prototipe kasnejše iteracije pa vedno volj popolne različice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C7DD8">
        <w:rPr>
          <w:rFonts w:ascii="Times New Roman" w:hAnsi="Times New Roman" w:cs="Times New Roman"/>
          <w:i/>
          <w:sz w:val="24"/>
          <w:szCs w:val="24"/>
        </w:rPr>
        <w:t>Vzporedni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4C855F" w14:textId="77777777" w:rsidR="001230C3" w:rsidRDefault="001230C3" w:rsidP="001230C3">
      <w:pPr>
        <w:spacing w:line="360" w:lineRule="auto"/>
        <w:contextualSpacing/>
        <w:rPr>
          <w:rFonts w:ascii="Times New Roman" w:hAnsi="Times New Roman" w:cs="Times New Roman"/>
          <w:sz w:val="24"/>
          <w:szCs w:val="24"/>
        </w:rPr>
      </w:pPr>
      <w:r w:rsidRPr="00327C02">
        <w:rPr>
          <w:rFonts w:ascii="Times New Roman" w:hAnsi="Times New Roman" w:cs="Times New Roman"/>
          <w:noProof/>
          <w:sz w:val="20"/>
          <w:szCs w:val="20"/>
          <w:lang w:eastAsia="sl-SI"/>
        </w:rPr>
        <w:br/>
      </w:r>
      <w:r w:rsidRPr="00327C02">
        <w:rPr>
          <w:rFonts w:ascii="Times New Roman" w:hAnsi="Times New Roman" w:cs="Times New Roman"/>
          <w:sz w:val="24"/>
          <w:szCs w:val="24"/>
        </w:rPr>
        <w:t>3.4 SPECIALIZIRANI PROCESNI MODELI</w:t>
      </w:r>
    </w:p>
    <w:p w14:paraId="18A55A64"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Ti modeli povzemajo </w:t>
      </w:r>
      <w:r w:rsidRPr="00327C02">
        <w:rPr>
          <w:rFonts w:ascii="Times New Roman" w:hAnsi="Times New Roman" w:cs="Times New Roman"/>
          <w:sz w:val="24"/>
          <w:szCs w:val="24"/>
        </w:rPr>
        <w:t>karakteristik</w:t>
      </w:r>
      <w:r>
        <w:rPr>
          <w:rFonts w:ascii="Times New Roman" w:hAnsi="Times New Roman" w:cs="Times New Roman"/>
          <w:sz w:val="24"/>
          <w:szCs w:val="24"/>
        </w:rPr>
        <w:t>e</w:t>
      </w:r>
      <w:r w:rsidRPr="00327C02">
        <w:rPr>
          <w:rFonts w:ascii="Times New Roman" w:hAnsi="Times New Roman" w:cs="Times New Roman"/>
          <w:sz w:val="24"/>
          <w:szCs w:val="24"/>
        </w:rPr>
        <w:t xml:space="preserve"> enega ali več tradicionalnih modelov. Lahko jih definiramo tudi kot skupek posamičnih tehnik ali metodologij za dosega</w:t>
      </w:r>
      <w:r>
        <w:rPr>
          <w:rFonts w:ascii="Times New Roman" w:hAnsi="Times New Roman" w:cs="Times New Roman"/>
          <w:sz w:val="24"/>
          <w:szCs w:val="24"/>
        </w:rPr>
        <w:t xml:space="preserve">nje specifičnih ciljev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Sem spadajo komponentni, formalni, unificiran, sinhronizacijsko in stabilizacijski model in rapidni razvoj. </w:t>
      </w:r>
    </w:p>
    <w:p w14:paraId="1A896FBE" w14:textId="77777777" w:rsidR="001230C3" w:rsidRDefault="001230C3" w:rsidP="001230C3">
      <w:pPr>
        <w:spacing w:line="360" w:lineRule="auto"/>
        <w:contextualSpacing/>
        <w:jc w:val="both"/>
        <w:rPr>
          <w:rFonts w:ascii="Times New Roman" w:hAnsi="Times New Roman" w:cs="Times New Roman"/>
          <w:sz w:val="24"/>
          <w:szCs w:val="24"/>
        </w:rPr>
      </w:pPr>
      <w:r w:rsidRPr="00C92FE4">
        <w:rPr>
          <w:rFonts w:ascii="Times New Roman" w:hAnsi="Times New Roman" w:cs="Times New Roman"/>
          <w:i/>
          <w:sz w:val="24"/>
          <w:szCs w:val="24"/>
        </w:rPr>
        <w:t>Komponentni model</w:t>
      </w:r>
      <w:r w:rsidRPr="00327C02">
        <w:rPr>
          <w:rFonts w:ascii="Times New Roman" w:hAnsi="Times New Roman" w:cs="Times New Roman"/>
          <w:sz w:val="24"/>
          <w:szCs w:val="24"/>
        </w:rPr>
        <w:t xml:space="preserve"> nastavlja proces razvoja programske opreme z že prevedeno programsko opremo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Komercialne komponente (COTS</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zagotavljajo namenske funkcionalnosti z dobro definiranimi vmesniki, ki omogočajo integracijo v programsko opremo v razvoju</w:t>
      </w:r>
      <w:r>
        <w:rPr>
          <w:rFonts w:ascii="Times New Roman" w:hAnsi="Times New Roman" w:cs="Times New Roman"/>
          <w:sz w:val="24"/>
          <w:szCs w:val="24"/>
        </w:rPr>
        <w:t xml:space="preserve"> (prav tam). Po naravi je model</w:t>
      </w:r>
      <w:r w:rsidRPr="00327C02">
        <w:rPr>
          <w:rFonts w:ascii="Times New Roman" w:hAnsi="Times New Roman" w:cs="Times New Roman"/>
          <w:sz w:val="24"/>
          <w:szCs w:val="24"/>
        </w:rPr>
        <w:t xml:space="preserve"> evolucijski, ki zahtev</w:t>
      </w:r>
      <w:r>
        <w:rPr>
          <w:rFonts w:ascii="Times New Roman" w:hAnsi="Times New Roman" w:cs="Times New Roman"/>
          <w:sz w:val="24"/>
          <w:szCs w:val="24"/>
        </w:rPr>
        <w:t xml:space="preserve">a iterativni pristop k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E1212">
        <w:rPr>
          <w:rFonts w:ascii="Times New Roman" w:hAnsi="Times New Roman" w:cs="Times New Roman"/>
          <w:i/>
          <w:sz w:val="24"/>
          <w:szCs w:val="24"/>
        </w:rPr>
        <w:t>Formalni model</w:t>
      </w:r>
      <w:r w:rsidRPr="00327C02">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Vsak inkrement v razvoju ima formalno specifikacijo na podlagi katere se izvede implementacija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D0DF8">
        <w:rPr>
          <w:rFonts w:ascii="Times New Roman" w:hAnsi="Times New Roman" w:cs="Times New Roman"/>
          <w:i/>
          <w:sz w:val="24"/>
          <w:szCs w:val="24"/>
        </w:rPr>
        <w:t>Unificiran model</w:t>
      </w:r>
      <w:r w:rsidRPr="00327C02">
        <w:rPr>
          <w:rFonts w:ascii="Times New Roman" w:hAnsi="Times New Roman" w:cs="Times New Roman"/>
          <w:sz w:val="24"/>
          <w:szCs w:val="24"/>
        </w:rPr>
        <w:t xml:space="preserve"> je poskus združitve najboljših značilnosti procesnih modelov z umestitvijo njihovih na</w:t>
      </w:r>
      <w:r>
        <w:rPr>
          <w:rFonts w:ascii="Times New Roman" w:hAnsi="Times New Roman" w:cs="Times New Roman"/>
          <w:sz w:val="24"/>
          <w:szCs w:val="24"/>
        </w:rPr>
        <w:t>jboljših praks v agilne procese. J</w:t>
      </w:r>
      <w:r w:rsidRPr="00327C02">
        <w:rPr>
          <w:rFonts w:ascii="Times New Roman" w:hAnsi="Times New Roman" w:cs="Times New Roman"/>
          <w:sz w:val="24"/>
          <w:szCs w:val="24"/>
        </w:rPr>
        <w:t>e primer modernega procesnega modela, ki je bil izpeljan iz unificiranega jezika modeliranja</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in povezanega unificiranega razvojnega procesa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4CF5">
        <w:rPr>
          <w:rFonts w:ascii="Times New Roman" w:hAnsi="Times New Roman" w:cs="Times New Roman"/>
          <w:i/>
          <w:sz w:val="24"/>
          <w:szCs w:val="24"/>
        </w:rPr>
        <w:t>Sinhronizacijsko stabilizacijski model</w:t>
      </w:r>
      <w:r>
        <w:rPr>
          <w:rFonts w:ascii="Times New Roman" w:hAnsi="Times New Roman" w:cs="Times New Roman"/>
          <w:sz w:val="24"/>
          <w:szCs w:val="24"/>
        </w:rPr>
        <w:t xml:space="preserve"> </w:t>
      </w:r>
      <w:r w:rsidRPr="00327C02">
        <w:rPr>
          <w:rFonts w:ascii="Times New Roman" w:hAnsi="Times New Roman" w:cs="Times New Roman"/>
          <w:sz w:val="24"/>
          <w:szCs w:val="24"/>
        </w:rPr>
        <w:t>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so kandidat za javnost (RC) 1 do 3 in izdaja v proizvodnjo. Kandidat za </w:t>
      </w:r>
      <w:r w:rsidRPr="00327C02">
        <w:rPr>
          <w:rFonts w:ascii="Times New Roman" w:hAnsi="Times New Roman" w:cs="Times New Roman"/>
          <w:sz w:val="24"/>
          <w:szCs w:val="24"/>
        </w:rPr>
        <w:lastRenderedPageBreak/>
        <w:t>javnost je prvi večji izid in predstavlja mejnik v razvojnem ciklu z možnostjo širše modifika</w:t>
      </w:r>
      <w:r>
        <w:rPr>
          <w:rFonts w:ascii="Times New Roman" w:hAnsi="Times New Roman" w:cs="Times New Roman"/>
          <w:sz w:val="24"/>
          <w:szCs w:val="24"/>
        </w:rPr>
        <w:t xml:space="preserve">cije kode in vsebine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S časom vsak na</w:t>
      </w:r>
      <w:r>
        <w:rPr>
          <w:rFonts w:ascii="Times New Roman" w:hAnsi="Times New Roman" w:cs="Times New Roman"/>
          <w:sz w:val="24"/>
          <w:szCs w:val="24"/>
        </w:rPr>
        <w:t>slednji izid postane izhodišče, o</w:t>
      </w:r>
      <w:r w:rsidRPr="00327C02">
        <w:rPr>
          <w:rFonts w:ascii="Times New Roman" w:hAnsi="Times New Roman" w:cs="Times New Roman"/>
          <w:sz w:val="24"/>
          <w:szCs w:val="24"/>
        </w:rPr>
        <w:t xml:space="preserve">dstotek dovoljenih sprememb v kodi, število novih funkcionalnosti in napake </w:t>
      </w:r>
      <w:r>
        <w:rPr>
          <w:rFonts w:ascii="Times New Roman" w:hAnsi="Times New Roman" w:cs="Times New Roman"/>
          <w:sz w:val="24"/>
          <w:szCs w:val="24"/>
        </w:rPr>
        <w:t xml:space="preserve">pa </w:t>
      </w:r>
      <w:r w:rsidRPr="00327C02">
        <w:rPr>
          <w:rFonts w:ascii="Times New Roman" w:hAnsi="Times New Roman" w:cs="Times New Roman"/>
          <w:sz w:val="24"/>
          <w:szCs w:val="24"/>
        </w:rPr>
        <w:t>se zmanjšujejo. Največji ali celo najmanjši defek</w:t>
      </w:r>
      <w:r>
        <w:rPr>
          <w:rFonts w:ascii="Times New Roman" w:hAnsi="Times New Roman" w:cs="Times New Roman"/>
          <w:sz w:val="24"/>
          <w:szCs w:val="24"/>
        </w:rPr>
        <w:t xml:space="preserve">ti so z izidom RC3 odpravljeni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E125BA">
        <w:rPr>
          <w:rFonts w:ascii="Times New Roman" w:hAnsi="Times New Roman" w:cs="Times New Roman"/>
          <w:i/>
          <w:sz w:val="24"/>
          <w:szCs w:val="24"/>
        </w:rPr>
        <w:t>Rapidni razvoj</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909575" w14:textId="77777777" w:rsidR="001230C3"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 AGILNI PROCESNI MODELI</w:t>
      </w:r>
    </w:p>
    <w:p w14:paraId="59815A56" w14:textId="77777777" w:rsidR="001230C3" w:rsidRPr="002D589C"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Agilni razvoj </w:t>
      </w:r>
      <w:r w:rsidRPr="00327C02">
        <w:rPr>
          <w:rFonts w:ascii="Times New Roman" w:hAnsi="Times New Roman" w:cs="Times New Roman"/>
          <w:sz w:val="24"/>
          <w:szCs w:val="24"/>
        </w:rPr>
        <w:t xml:space="preserve">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Čeprav agilni modeli </w:t>
      </w:r>
      <w:r w:rsidRPr="00327C02">
        <w:rPr>
          <w:rFonts w:ascii="Times New Roman" w:hAnsi="Times New Roman" w:cs="Times New Roman"/>
          <w:sz w:val="24"/>
          <w:szCs w:val="24"/>
        </w:rPr>
        <w:t xml:space="preserve">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2738483" w14:textId="77777777" w:rsidR="001230C3" w:rsidRPr="00327C02" w:rsidRDefault="001230C3" w:rsidP="001230C3">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t xml:space="preserve">Tabela 3.1 </w:t>
      </w:r>
      <w:r>
        <w:rPr>
          <w:rFonts w:ascii="Times New Roman" w:hAnsi="Times New Roman" w:cs="Times New Roman"/>
          <w:sz w:val="20"/>
          <w:szCs w:val="24"/>
        </w:rPr>
        <w:t>podrobno opisana načela agilnih modelov</w:t>
      </w:r>
      <w:r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81659" cy="2393900"/>
                    </a:xfrm>
                    <a:prstGeom prst="rect">
                      <a:avLst/>
                    </a:prstGeom>
                  </pic:spPr>
                </pic:pic>
              </a:graphicData>
            </a:graphic>
          </wp:inline>
        </w:drawing>
      </w:r>
      <w:r>
        <w:rPr>
          <w:rFonts w:ascii="Times New Roman" w:hAnsi="Times New Roman" w:cs="Times New Roman"/>
          <w:sz w:val="20"/>
          <w:szCs w:val="24"/>
        </w:rPr>
        <w:br/>
      </w: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60)</w:t>
      </w:r>
      <w:r w:rsidRPr="00327C02">
        <w:rPr>
          <w:rFonts w:ascii="Times New Roman" w:hAnsi="Times New Roman" w:cs="Times New Roman"/>
          <w:sz w:val="20"/>
          <w:szCs w:val="24"/>
        </w:rPr>
        <w:fldChar w:fldCharType="end"/>
      </w:r>
    </w:p>
    <w:p w14:paraId="34AF6551"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Med agilne modele spadajo XP</w:t>
      </w:r>
      <w:r>
        <w:rPr>
          <w:rStyle w:val="Sprotnaopomba-sklic"/>
          <w:rFonts w:ascii="Times New Roman" w:hAnsi="Times New Roman" w:cs="Times New Roman"/>
          <w:sz w:val="24"/>
          <w:szCs w:val="24"/>
        </w:rPr>
        <w:footnoteReference w:id="13"/>
      </w:r>
      <w:r>
        <w:rPr>
          <w:rFonts w:ascii="Times New Roman" w:hAnsi="Times New Roman" w:cs="Times New Roman"/>
          <w:sz w:val="24"/>
          <w:szCs w:val="24"/>
        </w:rPr>
        <w:t>, Scrum, Crystal, Lean, kanban, DSDM</w:t>
      </w:r>
      <w:r>
        <w:rPr>
          <w:rStyle w:val="Sprotnaopomba-sklic"/>
          <w:rFonts w:ascii="Times New Roman" w:hAnsi="Times New Roman" w:cs="Times New Roman"/>
          <w:sz w:val="24"/>
          <w:szCs w:val="24"/>
        </w:rPr>
        <w:footnoteReference w:id="14"/>
      </w:r>
      <w:r>
        <w:rPr>
          <w:rFonts w:ascii="Times New Roman" w:hAnsi="Times New Roman" w:cs="Times New Roman"/>
          <w:sz w:val="24"/>
          <w:szCs w:val="24"/>
        </w:rPr>
        <w:t>, FDD</w:t>
      </w:r>
      <w:r>
        <w:rPr>
          <w:rStyle w:val="Sprotnaopomba-sklic"/>
          <w:rFonts w:ascii="Times New Roman" w:hAnsi="Times New Roman" w:cs="Times New Roman"/>
          <w:sz w:val="24"/>
          <w:szCs w:val="24"/>
        </w:rPr>
        <w:footnoteReference w:id="15"/>
      </w:r>
      <w:r>
        <w:rPr>
          <w:rFonts w:ascii="Times New Roman" w:hAnsi="Times New Roman" w:cs="Times New Roman"/>
          <w:sz w:val="24"/>
          <w:szCs w:val="24"/>
        </w:rPr>
        <w:t>, ASD</w:t>
      </w:r>
      <w:r>
        <w:rPr>
          <w:rStyle w:val="Sprotnaopomba-sklic"/>
          <w:rFonts w:ascii="Times New Roman" w:hAnsi="Times New Roman" w:cs="Times New Roman"/>
          <w:sz w:val="24"/>
          <w:szCs w:val="24"/>
        </w:rPr>
        <w:footnoteReference w:id="16"/>
      </w:r>
      <w:r>
        <w:rPr>
          <w:rFonts w:ascii="Times New Roman" w:hAnsi="Times New Roman" w:cs="Times New Roman"/>
          <w:sz w:val="24"/>
          <w:szCs w:val="24"/>
        </w:rPr>
        <w:t>, TDD</w:t>
      </w:r>
      <w:r>
        <w:rPr>
          <w:rStyle w:val="Sprotnaopomba-sklic"/>
          <w:rFonts w:ascii="Times New Roman" w:hAnsi="Times New Roman" w:cs="Times New Roman"/>
          <w:sz w:val="24"/>
          <w:szCs w:val="24"/>
        </w:rPr>
        <w:footnoteReference w:id="17"/>
      </w:r>
      <w:r>
        <w:rPr>
          <w:rFonts w:ascii="Times New Roman" w:hAnsi="Times New Roman" w:cs="Times New Roman"/>
          <w:sz w:val="24"/>
          <w:szCs w:val="24"/>
        </w:rPr>
        <w:t>, DAD</w:t>
      </w:r>
      <w:r>
        <w:rPr>
          <w:rStyle w:val="Sprotnaopomba-sklic"/>
          <w:rFonts w:ascii="Times New Roman" w:hAnsi="Times New Roman" w:cs="Times New Roman"/>
          <w:sz w:val="24"/>
          <w:szCs w:val="24"/>
        </w:rPr>
        <w:footnoteReference w:id="18"/>
      </w:r>
      <w:r>
        <w:rPr>
          <w:rFonts w:ascii="Times New Roman" w:hAnsi="Times New Roman" w:cs="Times New Roman"/>
          <w:sz w:val="24"/>
          <w:szCs w:val="24"/>
        </w:rPr>
        <w:t>, odprtokodni model in Scrumban.</w:t>
      </w:r>
    </w:p>
    <w:p w14:paraId="47CE9217" w14:textId="77777777" w:rsidR="001230C3" w:rsidRDefault="001230C3" w:rsidP="001230C3">
      <w:pPr>
        <w:spacing w:line="360" w:lineRule="auto"/>
        <w:contextualSpacing/>
        <w:jc w:val="both"/>
        <w:rPr>
          <w:rFonts w:ascii="Times New Roman" w:hAnsi="Times New Roman" w:cs="Times New Roman"/>
          <w:sz w:val="24"/>
          <w:szCs w:val="24"/>
        </w:rPr>
      </w:pPr>
      <w:r w:rsidRPr="004C6E28">
        <w:rPr>
          <w:rFonts w:ascii="Times New Roman" w:hAnsi="Times New Roman" w:cs="Times New Roman"/>
          <w:i/>
          <w:sz w:val="24"/>
          <w:szCs w:val="24"/>
        </w:rPr>
        <w:t>Ekstremno programiranje</w:t>
      </w:r>
      <w:r>
        <w:rPr>
          <w:rFonts w:ascii="Times New Roman" w:hAnsi="Times New Roman" w:cs="Times New Roman"/>
          <w:sz w:val="24"/>
          <w:szCs w:val="24"/>
        </w:rPr>
        <w:t xml:space="preserve">, </w:t>
      </w:r>
      <w:r w:rsidRPr="00327C02">
        <w:rPr>
          <w:rFonts w:ascii="Times New Roman" w:hAnsi="Times New Roman" w:cs="Times New Roman"/>
          <w:sz w:val="24"/>
          <w:szCs w:val="24"/>
        </w:rPr>
        <w:t>uporablja paradigmo</w:t>
      </w:r>
      <w:r>
        <w:rPr>
          <w:rFonts w:ascii="Times New Roman" w:hAnsi="Times New Roman" w:cs="Times New Roman"/>
          <w:sz w:val="24"/>
          <w:szCs w:val="24"/>
        </w:rPr>
        <w:t xml:space="preserve"> objektno-orientiranega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Posebnost modela je izdelava zgodb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ali scenarijev na podlagi zbiranja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Pr>
          <w:rFonts w:ascii="Times New Roman" w:hAnsi="Times New Roman" w:cs="Times New Roman"/>
          <w:sz w:val="24"/>
          <w:szCs w:val="24"/>
        </w:rPr>
        <w:t>. Te opisujejo potrebne funkcionalnosti</w:t>
      </w:r>
      <w:r w:rsidRPr="00327C02">
        <w:rPr>
          <w:rFonts w:ascii="Times New Roman" w:hAnsi="Times New Roman" w:cs="Times New Roman"/>
          <w:sz w:val="24"/>
          <w:szCs w:val="24"/>
        </w:rPr>
        <w:t xml:space="preserve">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59C1">
        <w:rPr>
          <w:rFonts w:ascii="Times New Roman" w:hAnsi="Times New Roman" w:cs="Times New Roman"/>
          <w:i/>
          <w:sz w:val="24"/>
          <w:szCs w:val="24"/>
        </w:rPr>
        <w:t>Scrum model</w:t>
      </w:r>
      <w:r w:rsidRPr="00327C02">
        <w:rPr>
          <w:rFonts w:ascii="Times New Roman" w:hAnsi="Times New Roman" w:cs="Times New Roman"/>
          <w:sz w:val="24"/>
          <w:szCs w:val="24"/>
        </w:rPr>
        <w:t xml:space="preserve"> je agilna metoda, ki se fokusira na uprav</w:t>
      </w:r>
      <w:r>
        <w:rPr>
          <w:rFonts w:ascii="Times New Roman" w:hAnsi="Times New Roman" w:cs="Times New Roman"/>
          <w:sz w:val="24"/>
          <w:szCs w:val="24"/>
        </w:rPr>
        <w:t xml:space="preserve">ljanje inkrementalnega razvoja. </w:t>
      </w:r>
      <w:r w:rsidRPr="00327C02">
        <w:rPr>
          <w:rFonts w:ascii="Times New Roman" w:hAnsi="Times New Roman" w:cs="Times New Roman"/>
          <w:sz w:val="24"/>
          <w:szCs w:val="24"/>
        </w:rPr>
        <w:t xml:space="preserve">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D559C1">
        <w:rPr>
          <w:rFonts w:ascii="Times New Roman" w:hAnsi="Times New Roman" w:cs="Times New Roman"/>
          <w:i/>
          <w:sz w:val="24"/>
          <w:szCs w:val="24"/>
        </w:rPr>
        <w:t xml:space="preserve">Kristalno družino </w:t>
      </w:r>
      <w:r>
        <w:rPr>
          <w:rFonts w:ascii="Times New Roman" w:hAnsi="Times New Roman" w:cs="Times New Roman"/>
          <w:i/>
          <w:sz w:val="24"/>
          <w:szCs w:val="24"/>
        </w:rPr>
        <w:t>modelov</w:t>
      </w:r>
      <w:r w:rsidRPr="00327C02">
        <w:rPr>
          <w:rFonts w:ascii="Times New Roman" w:hAnsi="Times New Roman" w:cs="Times New Roman"/>
          <w:sz w:val="24"/>
          <w:szCs w:val="24"/>
        </w:rPr>
        <w:t xml:space="preserve"> je razvil Alistair Cockburn z namenon pril</w:t>
      </w:r>
      <w:r>
        <w:rPr>
          <w:rFonts w:ascii="Times New Roman" w:hAnsi="Times New Roman" w:cs="Times New Roman"/>
          <w:sz w:val="24"/>
          <w:szCs w:val="24"/>
        </w:rPr>
        <w:t xml:space="preserve">agoditve metodologij projektom. </w:t>
      </w:r>
      <w:r w:rsidRPr="00327C02">
        <w:rPr>
          <w:rFonts w:ascii="Times New Roman" w:hAnsi="Times New Roman" w:cs="Times New Roman"/>
          <w:sz w:val="24"/>
          <w:szCs w:val="24"/>
        </w:rPr>
        <w:t xml:space="preserve">Primeri </w:t>
      </w:r>
      <w:r>
        <w:rPr>
          <w:rFonts w:ascii="Times New Roman" w:hAnsi="Times New Roman" w:cs="Times New Roman"/>
          <w:sz w:val="24"/>
          <w:szCs w:val="24"/>
        </w:rPr>
        <w:t>modelov</w:t>
      </w:r>
      <w:r w:rsidRPr="00327C02">
        <w:rPr>
          <w:rFonts w:ascii="Times New Roman" w:hAnsi="Times New Roman" w:cs="Times New Roman"/>
          <w:sz w:val="24"/>
          <w:szCs w:val="24"/>
        </w:rPr>
        <w:t xml:space="preserve"> so: Crystal Clear, Crystal Orange, Crystal Orange Web</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Metodologije so definirane </w:t>
      </w:r>
      <w:r>
        <w:rPr>
          <w:rFonts w:ascii="Times New Roman" w:hAnsi="Times New Roman" w:cs="Times New Roman"/>
          <w:sz w:val="24"/>
          <w:szCs w:val="24"/>
        </w:rPr>
        <w:t>z barvami. Temnejša kot je barva primernejša</w:t>
      </w:r>
      <w:r w:rsidRPr="00327C02">
        <w:rPr>
          <w:rFonts w:ascii="Times New Roman" w:hAnsi="Times New Roman" w:cs="Times New Roman"/>
          <w:sz w:val="24"/>
          <w:szCs w:val="24"/>
        </w:rPr>
        <w:t xml:space="preserve"> je metodologija</w:t>
      </w:r>
      <w:r>
        <w:rPr>
          <w:rFonts w:ascii="Times New Roman" w:hAnsi="Times New Roman" w:cs="Times New Roman"/>
          <w:sz w:val="24"/>
          <w:szCs w:val="24"/>
        </w:rPr>
        <w:t xml:space="preserve"> za zahtevnejše projekte. </w:t>
      </w:r>
      <w:r w:rsidRPr="00B27465">
        <w:rPr>
          <w:rFonts w:ascii="Times New Roman" w:hAnsi="Times New Roman" w:cs="Times New Roman"/>
          <w:i/>
          <w:sz w:val="24"/>
          <w:szCs w:val="24"/>
        </w:rPr>
        <w:t>Lean ali vitka</w:t>
      </w:r>
      <w:r w:rsidRPr="00327C02">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spoštovanje ljudi in konstantno optimizacijo.</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13B85">
        <w:rPr>
          <w:rFonts w:ascii="Times New Roman" w:hAnsi="Times New Roman" w:cs="Times New Roman"/>
          <w:i/>
          <w:sz w:val="24"/>
          <w:szCs w:val="24"/>
        </w:rPr>
        <w:t>Kanban</w:t>
      </w:r>
      <w:r>
        <w:rPr>
          <w:rFonts w:ascii="Times New Roman" w:hAnsi="Times New Roman" w:cs="Times New Roman"/>
          <w:sz w:val="24"/>
          <w:szCs w:val="24"/>
        </w:rPr>
        <w:t xml:space="preserve"> m</w:t>
      </w:r>
      <w:r w:rsidRPr="00327C02">
        <w:rPr>
          <w:rFonts w:ascii="Times New Roman" w:hAnsi="Times New Roman" w:cs="Times New Roman"/>
          <w:sz w:val="24"/>
          <w:szCs w:val="24"/>
        </w:rPr>
        <w:t>etoda se izvaja z uporabo kanban sistema, ki omejuje delo v teku z upo</w:t>
      </w:r>
      <w:r>
        <w:rPr>
          <w:rFonts w:ascii="Times New Roman" w:hAnsi="Times New Roman" w:cs="Times New Roman"/>
          <w:sz w:val="24"/>
          <w:szCs w:val="24"/>
        </w:rPr>
        <w:t xml:space="preserve">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Vizualizacija se </w:t>
      </w:r>
      <w:r>
        <w:rPr>
          <w:rFonts w:ascii="Times New Roman" w:hAnsi="Times New Roman" w:cs="Times New Roman"/>
          <w:sz w:val="24"/>
          <w:szCs w:val="24"/>
        </w:rPr>
        <w:t>prične s Kanban tablo</w:t>
      </w:r>
      <w:r w:rsidRPr="00327C02">
        <w:rPr>
          <w:rFonts w:ascii="Times New Roman" w:hAnsi="Times New Roman" w:cs="Times New Roman"/>
          <w:sz w:val="24"/>
          <w:szCs w:val="24"/>
        </w:rPr>
        <w:t>, na kateri morajo biti vizualno označene in definirane točke zaveze in jasn</w:t>
      </w:r>
      <w:r>
        <w:rPr>
          <w:rFonts w:ascii="Times New Roman" w:hAnsi="Times New Roman" w:cs="Times New Roman"/>
          <w:sz w:val="24"/>
          <w:szCs w:val="24"/>
        </w:rPr>
        <w:t xml:space="preserve">o opredeljene meje dela v teku. </w:t>
      </w:r>
      <w:r w:rsidRPr="00327C02">
        <w:rPr>
          <w:rFonts w:ascii="Times New Roman" w:hAnsi="Times New Roman" w:cs="Times New Roman"/>
          <w:sz w:val="24"/>
          <w:szCs w:val="24"/>
        </w:rPr>
        <w:t>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327C02">
        <w:rPr>
          <w:rStyle w:val="Sprotnaopomba-sklic"/>
          <w:rFonts w:ascii="Times New Roman" w:hAnsi="Times New Roman" w:cs="Times New Roman"/>
        </w:rPr>
        <w:footnoteReference w:id="20"/>
      </w:r>
      <w:r>
        <w:rPr>
          <w:rFonts w:ascii="Times New Roman" w:hAnsi="Times New Roman" w:cs="Times New Roman"/>
          <w:sz w:val="24"/>
          <w:szCs w:val="24"/>
        </w:rPr>
        <w:t xml:space="preserve">. </w:t>
      </w:r>
      <w:r w:rsidRPr="00DF685E">
        <w:rPr>
          <w:rFonts w:ascii="Times New Roman" w:hAnsi="Times New Roman" w:cs="Times New Roman"/>
          <w:i/>
          <w:sz w:val="24"/>
          <w:szCs w:val="24"/>
        </w:rPr>
        <w:t>DSDM</w:t>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AC76900" w14:textId="77777777" w:rsidR="001230C3" w:rsidRPr="000C6B3F" w:rsidRDefault="001230C3" w:rsidP="001230C3">
      <w:pPr>
        <w:spacing w:line="360" w:lineRule="auto"/>
        <w:contextualSpacing/>
        <w:jc w:val="both"/>
        <w:rPr>
          <w:rFonts w:ascii="Times New Roman" w:hAnsi="Times New Roman" w:cs="Times New Roman"/>
          <w:sz w:val="24"/>
          <w:szCs w:val="24"/>
        </w:rPr>
      </w:pPr>
      <w:r w:rsidRPr="005B0595">
        <w:rPr>
          <w:rFonts w:ascii="Times New Roman" w:hAnsi="Times New Roman" w:cs="Times New Roman"/>
          <w:i/>
          <w:sz w:val="24"/>
          <w:szCs w:val="24"/>
        </w:rPr>
        <w:lastRenderedPageBreak/>
        <w:t>Funkcionalno usmerjen razvoj</w:t>
      </w:r>
      <w:r w:rsidRPr="00327C02">
        <w:rPr>
          <w:rFonts w:ascii="Times New Roman" w:hAnsi="Times New Roman" w:cs="Times New Roman"/>
          <w:sz w:val="24"/>
          <w:szCs w:val="24"/>
        </w:rPr>
        <w:t xml:space="preserve"> je zgraj</w:t>
      </w:r>
      <w:r>
        <w:rPr>
          <w:rFonts w:ascii="Times New Roman" w:hAnsi="Times New Roman" w:cs="Times New Roman"/>
          <w:sz w:val="24"/>
          <w:szCs w:val="24"/>
        </w:rPr>
        <w:t xml:space="preserve">en okoli jedra najboljših praks. </w:t>
      </w:r>
      <w:r w:rsidRPr="00327C02">
        <w:rPr>
          <w:rFonts w:ascii="Times New Roman" w:hAnsi="Times New Roman" w:cs="Times New Roman"/>
          <w:sz w:val="24"/>
          <w:szCs w:val="24"/>
        </w:rPr>
        <w:t>Zbrane zahteve naročnika predstavljajo razredi s svojimi metodami (funkcijami), ki skupaj tvorijo funkc</w:t>
      </w:r>
      <w:r>
        <w:rPr>
          <w:rFonts w:ascii="Times New Roman" w:hAnsi="Times New Roman" w:cs="Times New Roman"/>
          <w:sz w:val="24"/>
          <w:szCs w:val="24"/>
        </w:rPr>
        <w:t>ionalnosti. Funkcionalnosti se ovrednotijo</w:t>
      </w:r>
      <w:r w:rsidRPr="00327C02">
        <w:rPr>
          <w:rFonts w:ascii="Times New Roman" w:hAnsi="Times New Roman" w:cs="Times New Roman"/>
          <w:sz w:val="24"/>
          <w:szCs w:val="24"/>
        </w:rPr>
        <w:t xml:space="preserve">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F3A92">
        <w:rPr>
          <w:rFonts w:ascii="Times New Roman" w:hAnsi="Times New Roman" w:cs="Times New Roman"/>
          <w:i/>
          <w:sz w:val="24"/>
          <w:szCs w:val="24"/>
        </w:rPr>
        <w:t>Prilagodljiv razvojni model</w:t>
      </w:r>
      <w:r>
        <w:rPr>
          <w:rFonts w:ascii="Times New Roman" w:hAnsi="Times New Roman" w:cs="Times New Roman"/>
          <w:sz w:val="24"/>
          <w:szCs w:val="24"/>
        </w:rPr>
        <w:t xml:space="preserve"> </w:t>
      </w:r>
      <w:r w:rsidRPr="00327C02">
        <w:rPr>
          <w:rFonts w:ascii="Times New Roman" w:hAnsi="Times New Roman" w:cs="Times New Roman"/>
          <w:sz w:val="24"/>
          <w:szCs w:val="24"/>
        </w:rPr>
        <w:t>se fokusira na razvoj velikih in kompleksnih sistemov. Metoda spodbuja uporabo inkrementalnih in iterativnih tehnik s konstantnim prototipiranjem</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8904C7">
        <w:rPr>
          <w:rFonts w:ascii="Times New Roman" w:hAnsi="Times New Roman" w:cs="Times New Roman"/>
          <w:i/>
          <w:sz w:val="24"/>
          <w:szCs w:val="20"/>
        </w:rPr>
        <w:t>Testno usmerjen razvoj</w:t>
      </w:r>
      <w:r>
        <w:rPr>
          <w:rFonts w:ascii="Times New Roman" w:hAnsi="Times New Roman" w:cs="Times New Roman"/>
          <w:sz w:val="24"/>
          <w:szCs w:val="20"/>
        </w:rPr>
        <w:t xml:space="preserve"> j</w:t>
      </w:r>
      <w:r w:rsidRPr="00327C02">
        <w:rPr>
          <w:rFonts w:ascii="Times New Roman" w:hAnsi="Times New Roman" w:cs="Times New Roman"/>
          <w:sz w:val="24"/>
          <w:szCs w:val="20"/>
        </w:rPr>
        <w:t>e evolucijski proces pri katerem</w:t>
      </w:r>
      <w:r>
        <w:rPr>
          <w:rFonts w:ascii="Times New Roman" w:hAnsi="Times New Roman" w:cs="Times New Roman"/>
          <w:sz w:val="24"/>
          <w:szCs w:val="20"/>
        </w:rPr>
        <w:t xml:space="preserve"> se izdela testni protokol in test pred produkcijsko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Pr>
          <w:rFonts w:ascii="Times New Roman" w:hAnsi="Times New Roman" w:cs="Times New Roman"/>
          <w:sz w:val="24"/>
          <w:szCs w:val="20"/>
        </w:rPr>
        <w:t xml:space="preserve"> </w:t>
      </w:r>
      <w:r w:rsidRPr="006A7C77">
        <w:rPr>
          <w:rFonts w:ascii="Times New Roman" w:hAnsi="Times New Roman" w:cs="Times New Roman"/>
          <w:i/>
          <w:sz w:val="24"/>
          <w:szCs w:val="24"/>
        </w:rPr>
        <w:t>Disciplinirana agilna dostava</w:t>
      </w:r>
      <w:r>
        <w:rPr>
          <w:rFonts w:ascii="Times New Roman" w:hAnsi="Times New Roman" w:cs="Times New Roman"/>
          <w:sz w:val="24"/>
          <w:szCs w:val="24"/>
        </w:rPr>
        <w:t xml:space="preserve"> je </w:t>
      </w:r>
      <w:r w:rsidRPr="00327C02">
        <w:rPr>
          <w:rFonts w:ascii="Times New Roman" w:hAnsi="Times New Roman" w:cs="Times New Roman"/>
          <w:sz w:val="24"/>
          <w:szCs w:val="24"/>
        </w:rPr>
        <w:t>metoda, katere osrednji del je izbira dostavnih (izdajnih) pri</w:t>
      </w:r>
      <w:r>
        <w:rPr>
          <w:rFonts w:ascii="Times New Roman" w:hAnsi="Times New Roman" w:cs="Times New Roman"/>
          <w:sz w:val="24"/>
          <w:szCs w:val="24"/>
        </w:rPr>
        <w:t xml:space="preserve">stopov na podlagi problematike. </w:t>
      </w:r>
      <w:r w:rsidRPr="00327C02">
        <w:rPr>
          <w:rFonts w:ascii="Times New Roman" w:hAnsi="Times New Roman" w:cs="Times New Roman"/>
          <w:sz w:val="24"/>
          <w:szCs w:val="24"/>
        </w:rPr>
        <w:t>DAD pozna štiri različice razvojnega dela procesa. Prva je agilna/bazična različica, ki razširja cikel izgradnje po Scru</w:t>
      </w:r>
      <w:r>
        <w:rPr>
          <w:rFonts w:ascii="Times New Roman" w:hAnsi="Times New Roman" w:cs="Times New Roman"/>
          <w:sz w:val="24"/>
          <w:szCs w:val="24"/>
        </w:rPr>
        <w:t xml:space="preserve">m metodi. Druga je naprednejša/Lean, ki ima za osnovo </w:t>
      </w:r>
      <w:r w:rsidRPr="00327C02">
        <w:rPr>
          <w:rFonts w:ascii="Times New Roman" w:hAnsi="Times New Roman" w:cs="Times New Roman"/>
          <w:sz w:val="24"/>
          <w:szCs w:val="24"/>
        </w:rPr>
        <w:t>Kanban. Tre</w:t>
      </w:r>
      <w:r>
        <w:rPr>
          <w:rFonts w:ascii="Times New Roman" w:hAnsi="Times New Roman" w:cs="Times New Roman"/>
          <w:sz w:val="24"/>
          <w:szCs w:val="24"/>
        </w:rPr>
        <w:t>tja je neskončni cikel izdajanja in zadnja</w:t>
      </w:r>
      <w:r w:rsidRPr="00327C02">
        <w:rPr>
          <w:rFonts w:ascii="Times New Roman" w:hAnsi="Times New Roman" w:cs="Times New Roman"/>
          <w:sz w:val="24"/>
          <w:szCs w:val="24"/>
        </w:rPr>
        <w:t xml:space="preserve"> četrta je raziskovalna, </w:t>
      </w:r>
      <w:r>
        <w:rPr>
          <w:rFonts w:ascii="Times New Roman" w:hAnsi="Times New Roman" w:cs="Times New Roman"/>
          <w:sz w:val="24"/>
          <w:szCs w:val="24"/>
        </w:rPr>
        <w:t xml:space="preserve">ki ima za osnovo </w:t>
      </w:r>
      <w:r w:rsidRPr="00327C02">
        <w:rPr>
          <w:rFonts w:ascii="Times New Roman" w:hAnsi="Times New Roman" w:cs="Times New Roman"/>
          <w:sz w:val="24"/>
          <w:szCs w:val="24"/>
        </w:rPr>
        <w:t>Lean Start-up</w:t>
      </w:r>
      <w:r w:rsidRPr="00327C02">
        <w:rPr>
          <w:rStyle w:val="Sprotnaopomba-sklic"/>
          <w:rFonts w:ascii="Times New Roman" w:hAnsi="Times New Roman" w:cs="Times New Roman"/>
        </w:rPr>
        <w:footnoteReference w:id="21"/>
      </w:r>
      <w:r>
        <w:rPr>
          <w:rFonts w:ascii="Times New Roman" w:hAnsi="Times New Roman" w:cs="Times New Roman"/>
          <w:sz w:val="24"/>
          <w:szCs w:val="24"/>
        </w:rPr>
        <w:t xml:space="preserve"> pristop</w:t>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BB4B02">
        <w:rPr>
          <w:rFonts w:ascii="Times New Roman" w:hAnsi="Times New Roman" w:cs="Times New Roman"/>
          <w:i/>
          <w:sz w:val="24"/>
          <w:szCs w:val="24"/>
        </w:rPr>
        <w:t>Odprtokodni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brezplačno distribuira programsko opremo z izvorno kodo. Model pričakuje, da bodo člani skupnosti zato imeli </w:t>
      </w:r>
      <w:r>
        <w:rPr>
          <w:rFonts w:ascii="Times New Roman" w:hAnsi="Times New Roman" w:cs="Times New Roman"/>
          <w:sz w:val="24"/>
          <w:szCs w:val="24"/>
        </w:rPr>
        <w:t xml:space="preserve">razlog za izboljšanje programa. </w:t>
      </w:r>
      <w:r w:rsidRPr="00327C02">
        <w:rPr>
          <w:rFonts w:ascii="Times New Roman" w:hAnsi="Times New Roman" w:cs="Times New Roman"/>
          <w:sz w:val="24"/>
          <w:szCs w:val="24"/>
        </w:rPr>
        <w:t xml:space="preserve">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Različice se izdajajo </w:t>
      </w:r>
      <w:r w:rsidRPr="00327C02">
        <w:rPr>
          <w:rFonts w:ascii="Times New Roman" w:hAnsi="Times New Roman" w:cs="Times New Roman"/>
          <w:sz w:val="24"/>
          <w:szCs w:val="24"/>
        </w:rPr>
        <w:t xml:space="preserve">na podlagi specifikacij pridobljenih preko e-pošte, oglasnih desk in drugih neformalnih medijev. Integracije se dogajajo pogosto, preko spleta. Razvijalci imajo skupne vizije, saj opremo potrebujejo in </w:t>
      </w:r>
      <w:r>
        <w:rPr>
          <w:rFonts w:ascii="Times New Roman" w:hAnsi="Times New Roman" w:cs="Times New Roman"/>
          <w:sz w:val="24"/>
          <w:szCs w:val="24"/>
        </w:rPr>
        <w:t xml:space="preserve">jo razvijajo za lastne potrebe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Pr>
          <w:rFonts w:ascii="Times New Roman" w:hAnsi="Times New Roman" w:cs="Times New Roman"/>
          <w:sz w:val="24"/>
          <w:szCs w:val="24"/>
        </w:rPr>
        <w:t xml:space="preserve"> (prav tam)</w:t>
      </w:r>
      <w:r w:rsidRPr="00327C02">
        <w:rPr>
          <w:rFonts w:ascii="Times New Roman" w:hAnsi="Times New Roman" w:cs="Times New Roman"/>
          <w:sz w:val="24"/>
          <w:szCs w:val="24"/>
        </w:rPr>
        <w:t>. Ta omogoča koordinacijo vlečenja dela v nasprotju z Scrum, ki prakticira potiskanje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potiskanja dela v praksi velikokrat prihaja do zastojev zaradi večopravilnosti razvoja. Tehnika vlečenja pomeni, da je toliko enot dela v teku kolikor jih lahko razvoj zaključi</w:t>
      </w:r>
      <w:r>
        <w:rPr>
          <w:rFonts w:ascii="Times New Roman" w:hAnsi="Times New Roman" w:cs="Times New Roman"/>
          <w:sz w:val="24"/>
          <w:szCs w:val="24"/>
        </w:rPr>
        <w:t xml:space="preserve"> (prav tam)</w:t>
      </w:r>
      <w:r w:rsidRPr="00327C02">
        <w:rPr>
          <w:rFonts w:ascii="Times New Roman" w:hAnsi="Times New Roman" w:cs="Times New Roman"/>
          <w:sz w:val="24"/>
          <w:szCs w:val="24"/>
        </w:rPr>
        <w:t xml:space="preserve">.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719E18" w14:textId="369B4505" w:rsidR="00114D4B" w:rsidRDefault="001F143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 </w:t>
      </w:r>
      <w:r w:rsidR="00B07E7F">
        <w:rPr>
          <w:rFonts w:ascii="Times New Roman" w:hAnsi="Times New Roman" w:cs="Times New Roman"/>
          <w:sz w:val="24"/>
          <w:szCs w:val="24"/>
        </w:rPr>
        <w:t>MODELI V PRAKSI</w:t>
      </w:r>
      <w:bookmarkStart w:id="8" w:name="_GoBack"/>
      <w:bookmarkEnd w:id="8"/>
    </w:p>
    <w:p w14:paraId="4D36C1E9" w14:textId="7D0FE5C6"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BB2F07">
        <w:rPr>
          <w:rFonts w:ascii="Times New Roman" w:hAnsi="Times New Roman" w:cs="Times New Roman"/>
          <w:sz w:val="24"/>
          <w:szCs w:val="24"/>
        </w:rPr>
        <w:t>, saj se je 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w:t>
      </w:r>
      <w:r w:rsidR="00BB2F07">
        <w:rPr>
          <w:rFonts w:ascii="Times New Roman" w:hAnsi="Times New Roman" w:cs="Times New Roman"/>
          <w:sz w:val="24"/>
          <w:szCs w:val="24"/>
        </w:rPr>
        <w:t xml:space="preserve"> </w:t>
      </w:r>
      <w:r w:rsidR="00114D4B" w:rsidRPr="00327C02">
        <w:rPr>
          <w:rFonts w:ascii="Times New Roman" w:hAnsi="Times New Roman" w:cs="Times New Roman"/>
          <w:sz w:val="24"/>
          <w:szCs w:val="24"/>
        </w:rPr>
        <w:t>število raziskav na tem področju</w:t>
      </w:r>
      <w:r w:rsidR="00BB2F07">
        <w:rPr>
          <w:rFonts w:ascii="Times New Roman" w:hAnsi="Times New Roman" w:cs="Times New Roman"/>
          <w:sz w:val="24"/>
          <w:szCs w:val="24"/>
        </w:rPr>
        <w:t xml:space="preserve"> </w:t>
      </w:r>
      <w:r w:rsidR="00BB2F07" w:rsidRPr="00327C02">
        <w:rPr>
          <w:rFonts w:ascii="Times New Roman" w:hAnsi="Times New Roman" w:cs="Times New Roman"/>
          <w:sz w:val="24"/>
          <w:szCs w:val="24"/>
        </w:rPr>
        <w:fldChar w:fldCharType="begin"/>
      </w:r>
      <w:r w:rsidR="00BB2F07"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BB2F07" w:rsidRPr="00327C02">
        <w:rPr>
          <w:rFonts w:ascii="Times New Roman" w:hAnsi="Times New Roman" w:cs="Times New Roman"/>
          <w:sz w:val="24"/>
          <w:szCs w:val="24"/>
        </w:rPr>
        <w:fldChar w:fldCharType="separate"/>
      </w:r>
      <w:r w:rsidR="00BB2F07" w:rsidRPr="00327C02">
        <w:rPr>
          <w:rFonts w:ascii="Times New Roman" w:hAnsi="Times New Roman" w:cs="Times New Roman"/>
          <w:sz w:val="24"/>
        </w:rPr>
        <w:t>(Ampatzoglou in Stamelos 2010, 893)</w:t>
      </w:r>
      <w:r w:rsidR="00BB2F07"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DF1246">
        <w:rPr>
          <w:rFonts w:ascii="Times New Roman" w:hAnsi="Times New Roman" w:cs="Times New Roman"/>
          <w:sz w:val="24"/>
          <w:szCs w:val="24"/>
        </w:rPr>
        <w:instrText xml:space="preserve"> ADDIN ZOTERO_ITEM CSL_CITATION {"citationID":"ghR1O1Yk","properties":{"formattedCitation":"(Ampatzoglou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w:t>
      </w:r>
      <w:r w:rsidR="006913F4">
        <w:rPr>
          <w:rFonts w:ascii="Times New Roman" w:hAnsi="Times New Roman" w:cs="Times New Roman"/>
          <w:sz w:val="24"/>
          <w:szCs w:val="24"/>
        </w:rPr>
        <w:t>h</w:t>
      </w:r>
      <w:r w:rsidR="00582E2F">
        <w:rPr>
          <w:rFonts w:ascii="Times New Roman" w:hAnsi="Times New Roman" w:cs="Times New Roman"/>
          <w:sz w:val="24"/>
          <w:szCs w:val="24"/>
        </w:rPr>
        <w:t xml:space="preserve"> standardnih pristopov in njihovi</w:t>
      </w:r>
      <w:r w:rsidR="006255F7">
        <w:rPr>
          <w:rFonts w:ascii="Times New Roman" w:hAnsi="Times New Roman" w:cs="Times New Roman"/>
          <w:sz w:val="24"/>
          <w:szCs w:val="24"/>
        </w:rPr>
        <w:t>h</w:t>
      </w:r>
      <w:r w:rsidR="000C1C1D">
        <w:rPr>
          <w:rFonts w:ascii="Times New Roman" w:hAnsi="Times New Roman" w:cs="Times New Roman"/>
          <w:sz w:val="24"/>
          <w:szCs w:val="24"/>
        </w:rPr>
        <w:t xml:space="preserve"> </w:t>
      </w:r>
      <w:r w:rsidR="00582E2F">
        <w:rPr>
          <w:rFonts w:ascii="Times New Roman" w:hAnsi="Times New Roman" w:cs="Times New Roman"/>
          <w:sz w:val="24"/>
          <w:szCs w:val="24"/>
        </w:rPr>
        <w:t>hibridov</w:t>
      </w:r>
      <w:r w:rsidR="00114D4B" w:rsidRPr="00327C02">
        <w:rPr>
          <w:rFonts w:ascii="Times New Roman" w:hAnsi="Times New Roman" w:cs="Times New Roman"/>
          <w:sz w:val="24"/>
          <w:szCs w:val="24"/>
        </w:rPr>
        <w:t>.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Default="00444625" w:rsidP="005A6A3B">
      <w:pPr>
        <w:spacing w:line="360" w:lineRule="auto"/>
        <w:contextualSpacing/>
        <w:jc w:val="both"/>
        <w:rPr>
          <w:rFonts w:ascii="Times New Roman" w:hAnsi="Times New Roman" w:cs="Times New Roman"/>
          <w:sz w:val="24"/>
          <w:szCs w:val="24"/>
        </w:rPr>
      </w:pPr>
    </w:p>
    <w:p w14:paraId="58B575C5" w14:textId="64C44025" w:rsidR="00CF7713"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3.1</w:t>
      </w:r>
      <w:r w:rsidRPr="00327C02">
        <w:rPr>
          <w:rFonts w:ascii="Times New Roman" w:hAnsi="Times New Roman" w:cs="Times New Roman"/>
          <w:sz w:val="24"/>
          <w:szCs w:val="24"/>
        </w:rPr>
        <w:t xml:space="preserve"> PROCESI V PRAKSI</w:t>
      </w:r>
    </w:p>
    <w:p w14:paraId="4473F5E9"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ADC256"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Pr>
          <w:rFonts w:ascii="Times New Roman" w:hAnsi="Times New Roman" w:cs="Times New Roman"/>
          <w:sz w:val="24"/>
          <w:szCs w:val="24"/>
        </w:rPr>
        <w:t>Ekstremno programiranje (</w:t>
      </w:r>
      <w:r w:rsidRPr="00327C02">
        <w:rPr>
          <w:rFonts w:ascii="Times New Roman" w:hAnsi="Times New Roman" w:cs="Times New Roman"/>
          <w:sz w:val="24"/>
          <w:szCs w:val="24"/>
        </w:rPr>
        <w:t>XP</w:t>
      </w:r>
      <w:r>
        <w:rPr>
          <w:rFonts w:ascii="Times New Roman" w:hAnsi="Times New Roman" w:cs="Times New Roman"/>
          <w:sz w:val="24"/>
          <w:szCs w:val="24"/>
        </w:rPr>
        <w:t>)</w:t>
      </w:r>
      <w:r w:rsidRPr="00327C02">
        <w:rPr>
          <w:rFonts w:ascii="Times New Roman" w:hAnsi="Times New Roman" w:cs="Times New Roman"/>
          <w:sz w:val="24"/>
          <w:szCs w:val="24"/>
        </w:rPr>
        <w:t>, Scrum, Kanban, rapidni, inkrementalni in komponentni razvojni modeli</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8053D27"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Pr>
          <w:rFonts w:ascii="Times New Roman" w:hAnsi="Times New Roman" w:cs="Times New Roman"/>
          <w:sz w:val="24"/>
          <w:szCs w:val="24"/>
        </w:rPr>
        <w:t>r</w:t>
      </w:r>
      <w:r w:rsidRPr="00327C02">
        <w:rPr>
          <w:rFonts w:ascii="Times New Roman" w:hAnsi="Times New Roman" w:cs="Times New Roman"/>
          <w:sz w:val="24"/>
          <w:szCs w:val="24"/>
        </w:rPr>
        <w:t xml:space="preserv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Prav slednja avtorja povzemata tudi delo avtorjev </w:t>
      </w:r>
      <w:r>
        <w:rPr>
          <w:rFonts w:ascii="Times New Roman" w:hAnsi="Times New Roman" w:cs="Times New Roman"/>
          <w:sz w:val="24"/>
          <w:szCs w:val="24"/>
        </w:rPr>
        <w:lastRenderedPageBreak/>
        <w:t>Tran in Biddle (2008)</w:t>
      </w:r>
      <w:r>
        <w:rPr>
          <w:rStyle w:val="Sprotnaopomba-sklic"/>
          <w:rFonts w:ascii="Times New Roman" w:hAnsi="Times New Roman" w:cs="Times New Roman"/>
          <w:sz w:val="24"/>
          <w:szCs w:val="24"/>
        </w:rPr>
        <w:footnoteReference w:id="22"/>
      </w:r>
      <w:r>
        <w:rPr>
          <w:rFonts w:ascii="Times New Roman" w:hAnsi="Times New Roman" w:cs="Times New Roman"/>
          <w:sz w:val="24"/>
          <w:szCs w:val="24"/>
        </w:rPr>
        <w:t xml:space="preserve">, ki označujeta Scrum, XP in Kanban za najpogosteje uporabljene modele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Pr>
          <w:rFonts w:ascii="Times New Roman" w:hAnsi="Times New Roman" w:cs="Times New Roman"/>
          <w:sz w:val="24"/>
          <w:szCs w:val="24"/>
        </w:rPr>
        <w:fldChar w:fldCharType="separate"/>
      </w:r>
      <w:r w:rsidRPr="00DF77AE">
        <w:rPr>
          <w:rFonts w:ascii="Times New Roman" w:hAnsi="Times New Roman" w:cs="Times New Roman"/>
          <w:sz w:val="24"/>
          <w:szCs w:val="24"/>
        </w:rPr>
        <w:t>(Koutonen in Leppänen 2013, 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C07C7D3" w14:textId="77777777" w:rsidR="00CF7713" w:rsidRPr="00327C02"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 podlagi dokumentov analiz</w:t>
      </w:r>
      <w:r w:rsidRPr="00327C02">
        <w:rPr>
          <w:rFonts w:ascii="Times New Roman" w:hAnsi="Times New Roman" w:cs="Times New Roman"/>
          <w:sz w:val="24"/>
          <w:szCs w:val="24"/>
        </w:rPr>
        <w:t xml:space="preserve"> razvoja sta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w:t>
      </w:r>
      <w:r>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189CE82" w14:textId="77777777"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ki meni, da naj </w:t>
      </w:r>
      <w:r>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C086272" w14:textId="77777777" w:rsidR="00CF7713" w:rsidRPr="00327C02" w:rsidRDefault="00CF7713"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65C1FEFC" w14:textId="7A1C28BC"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00A83C70">
        <w:rPr>
          <w:rFonts w:ascii="Times New Roman" w:hAnsi="Times New Roman" w:cs="Times New Roman"/>
          <w:sz w:val="24"/>
          <w:szCs w:val="24"/>
        </w:rPr>
        <w:t>.</w:t>
      </w:r>
      <w:r w:rsidR="00446642">
        <w:rPr>
          <w:rFonts w:ascii="Times New Roman" w:hAnsi="Times New Roman" w:cs="Times New Roman"/>
          <w:sz w:val="24"/>
          <w:szCs w:val="24"/>
        </w:rPr>
        <w:t xml:space="preserve"> Med razvojem navadno v fazi pred-produkcije poteka iskanje faktorja zabave skozi prototip in iteracije </w:t>
      </w:r>
      <w:r w:rsidR="00446642">
        <w:rPr>
          <w:rFonts w:ascii="Times New Roman" w:hAnsi="Times New Roman" w:cs="Times New Roman"/>
          <w:sz w:val="24"/>
          <w:szCs w:val="24"/>
        </w:rPr>
        <w:fldChar w:fldCharType="begin"/>
      </w:r>
      <w:r w:rsidR="00446642">
        <w:rPr>
          <w:rFonts w:ascii="Times New Roman" w:hAnsi="Times New Roman" w:cs="Times New Roman"/>
          <w:sz w:val="24"/>
          <w:szCs w:val="24"/>
        </w:rPr>
        <w:instrText xml:space="preserve"> ADDIN ZOTERO_ITEM CSL_CITATION {"citationID":"DfCOXbyD","properties":{"formattedCitation":"(Kanode in Haddad 2009, 260)","plainCitation":"(Kanode in Haddad 2009, 260)"},"citationItems":[{"id":"A9icann8/Qled1zcH","uris":["http://zotero.org/users/local/JVXXncel/items/2JMJA7VQ"],"uri":["http://zotero.org/users/local/JVXXncel/items/2JMJA7VQ"],"itemData":{"id":"A9icann8/Qled1zcH","type":"paper-conference","title":"Software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446642">
        <w:rPr>
          <w:rFonts w:ascii="Times New Roman" w:hAnsi="Times New Roman" w:cs="Times New Roman"/>
          <w:sz w:val="24"/>
          <w:szCs w:val="24"/>
        </w:rPr>
        <w:fldChar w:fldCharType="separate"/>
      </w:r>
      <w:r w:rsidR="00446642" w:rsidRPr="00A869FF">
        <w:rPr>
          <w:rFonts w:ascii="Times New Roman" w:hAnsi="Times New Roman" w:cs="Times New Roman"/>
          <w:sz w:val="24"/>
        </w:rPr>
        <w:t>(Kanode in Haddad 2009, 260)</w:t>
      </w:r>
      <w:r w:rsidR="00446642">
        <w:rPr>
          <w:rFonts w:ascii="Times New Roman" w:hAnsi="Times New Roman" w:cs="Times New Roman"/>
          <w:sz w:val="24"/>
          <w:szCs w:val="24"/>
        </w:rPr>
        <w:fldChar w:fldCharType="end"/>
      </w:r>
      <w:r w:rsidR="00446642">
        <w:rPr>
          <w:rFonts w:ascii="Times New Roman" w:hAnsi="Times New Roman" w:cs="Times New Roman"/>
          <w:sz w:val="24"/>
          <w:szCs w:val="24"/>
        </w:rPr>
        <w:t xml:space="preserve">, kar zaradi svoje utilitarne naravnanosti ni cilj uporabnih aplikacij. </w:t>
      </w:r>
      <w:r w:rsidRPr="00327C02">
        <w:rPr>
          <w:rFonts w:ascii="Times New Roman" w:hAnsi="Times New Roman" w:cs="Times New Roman"/>
          <w:sz w:val="24"/>
          <w:szCs w:val="24"/>
        </w:rPr>
        <w:t>Igre se osredotočajo na igranje</w:t>
      </w:r>
      <w:r w:rsidR="009F196C">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w:t>
      </w:r>
      <w:r w:rsidR="00446642">
        <w:rPr>
          <w:rFonts w:ascii="Times New Roman" w:hAnsi="Times New Roman" w:cs="Times New Roman"/>
          <w:sz w:val="24"/>
          <w:szCs w:val="24"/>
        </w:rPr>
        <w:t xml:space="preserve"> </w:t>
      </w:r>
      <w:r w:rsidR="00CB4B13">
        <w:rPr>
          <w:rFonts w:ascii="Times New Roman" w:hAnsi="Times New Roman" w:cs="Times New Roman"/>
          <w:sz w:val="24"/>
          <w:szCs w:val="24"/>
        </w:rPr>
        <w:t xml:space="preserve">Čeprav se </w:t>
      </w:r>
      <w:r w:rsidRPr="00327C02">
        <w:rPr>
          <w:rFonts w:ascii="Times New Roman" w:hAnsi="Times New Roman" w:cs="Times New Roman"/>
          <w:sz w:val="24"/>
          <w:szCs w:val="24"/>
        </w:rPr>
        <w:t>igre smatrajo za najbolj ekstremne hedonične informacijske sisteme</w:t>
      </w:r>
      <w:r w:rsidR="00631804">
        <w:rPr>
          <w:rFonts w:ascii="Times New Roman" w:hAnsi="Times New Roman" w:cs="Times New Roman"/>
          <w:sz w:val="24"/>
          <w:szCs w:val="24"/>
        </w:rPr>
        <w:t xml:space="preserve">, </w:t>
      </w:r>
      <w:r w:rsidRPr="00327C02">
        <w:rPr>
          <w:rFonts w:ascii="Times New Roman" w:hAnsi="Times New Roman" w:cs="Times New Roman"/>
          <w:sz w:val="24"/>
          <w:szCs w:val="24"/>
        </w:rPr>
        <w:t>se pri utilita</w:t>
      </w:r>
      <w:r w:rsidR="00854815">
        <w:rPr>
          <w:rFonts w:ascii="Times New Roman" w:hAnsi="Times New Roman" w:cs="Times New Roman"/>
          <w:sz w:val="24"/>
          <w:szCs w:val="24"/>
        </w:rPr>
        <w:t xml:space="preserve">rnih namenih uporabe, </w:t>
      </w:r>
      <w:r w:rsidRPr="00327C02">
        <w:rPr>
          <w:rFonts w:ascii="Times New Roman" w:hAnsi="Times New Roman" w:cs="Times New Roman"/>
          <w:sz w:val="24"/>
          <w:szCs w:val="24"/>
        </w:rPr>
        <w:t xml:space="preserve">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BB6A33">
        <w:rPr>
          <w:rFonts w:ascii="Times New Roman" w:hAnsi="Times New Roman" w:cs="Times New Roman"/>
          <w:sz w:val="24"/>
          <w:szCs w:val="24"/>
        </w:rPr>
        <w:t xml:space="preserve"> Tako lahko trdimo, da so igre večnamenski informacijski sistemi, ki slonijo na hedoničnih faktorjih kljub instrumentalnim namenom uporabe </w:t>
      </w:r>
      <w:r w:rsidR="00BB6A33"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{"citationID":"bD1ddtjA","properties":{"formattedCitation":"(Hamari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00BB6A33" w:rsidRPr="00327C02">
        <w:rPr>
          <w:rFonts w:ascii="Times New Roman" w:hAnsi="Times New Roman" w:cs="Times New Roman"/>
          <w:sz w:val="24"/>
          <w:szCs w:val="24"/>
        </w:rPr>
        <w:fldChar w:fldCharType="separate"/>
      </w:r>
      <w:r w:rsidR="00BB6A33" w:rsidRPr="00327C02">
        <w:rPr>
          <w:rFonts w:ascii="Times New Roman" w:hAnsi="Times New Roman" w:cs="Times New Roman"/>
          <w:sz w:val="24"/>
          <w:szCs w:val="24"/>
        </w:rPr>
        <w:t>(Hamari in Keronen 2017, 136)</w:t>
      </w:r>
      <w:r w:rsidR="00BB6A33" w:rsidRPr="00327C02">
        <w:rPr>
          <w:rFonts w:ascii="Times New Roman" w:hAnsi="Times New Roman" w:cs="Times New Roman"/>
          <w:sz w:val="24"/>
          <w:szCs w:val="24"/>
        </w:rPr>
        <w:fldChar w:fldCharType="end"/>
      </w:r>
      <w:r w:rsidR="00870351">
        <w:rPr>
          <w:rFonts w:ascii="Times New Roman" w:hAnsi="Times New Roman" w:cs="Times New Roman"/>
          <w:sz w:val="24"/>
          <w:szCs w:val="24"/>
        </w:rPr>
        <w:t>.</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25"/>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26"/>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5AF44319"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 igre je tudi v njenem življenjskem ciklu razvoja. Njen življenjski cikel se nikoli ne konča. Navadno manj izkušena ekipa ostane in skrbi za posodabljanje virtualnega sveta</w:t>
      </w:r>
      <w:r w:rsidR="00D4323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806500">
        <w:rPr>
          <w:rFonts w:ascii="Times New Roman" w:hAnsi="Times New Roman" w:cs="Times New Roman"/>
          <w:sz w:val="24"/>
          <w:szCs w:val="24"/>
        </w:rPr>
        <w:t xml:space="preserve"> To ni pravilo, saj se je v praksi pri igri Dark Age of Camelot izkazalo, da</w:t>
      </w:r>
      <w:r w:rsidR="001E3496">
        <w:rPr>
          <w:rFonts w:ascii="Times New Roman" w:hAnsi="Times New Roman" w:cs="Times New Roman"/>
          <w:sz w:val="24"/>
          <w:szCs w:val="24"/>
        </w:rPr>
        <w:t xml:space="preserve"> </w:t>
      </w:r>
      <w:r w:rsidR="00806500">
        <w:rPr>
          <w:rFonts w:ascii="Times New Roman" w:hAnsi="Times New Roman" w:cs="Times New Roman"/>
          <w:sz w:val="24"/>
          <w:szCs w:val="24"/>
        </w:rPr>
        <w:t xml:space="preserve">to </w:t>
      </w:r>
      <w:r w:rsidR="00B25BA9">
        <w:rPr>
          <w:rFonts w:ascii="Times New Roman" w:hAnsi="Times New Roman" w:cs="Times New Roman"/>
          <w:sz w:val="24"/>
          <w:szCs w:val="24"/>
        </w:rPr>
        <w:t xml:space="preserve">najbolje </w:t>
      </w:r>
      <w:r w:rsidR="00806500">
        <w:rPr>
          <w:rFonts w:ascii="Times New Roman" w:hAnsi="Times New Roman" w:cs="Times New Roman"/>
          <w:sz w:val="24"/>
          <w:szCs w:val="24"/>
        </w:rPr>
        <w:t>izvaja</w:t>
      </w:r>
      <w:r w:rsidR="003D3DA2">
        <w:rPr>
          <w:rFonts w:ascii="Times New Roman" w:hAnsi="Times New Roman" w:cs="Times New Roman"/>
          <w:sz w:val="24"/>
          <w:szCs w:val="24"/>
        </w:rPr>
        <w:t xml:space="preserve"> ekipa, ki </w:t>
      </w:r>
      <w:r w:rsidR="00806500">
        <w:rPr>
          <w:rFonts w:ascii="Times New Roman" w:hAnsi="Times New Roman" w:cs="Times New Roman"/>
          <w:sz w:val="24"/>
          <w:szCs w:val="24"/>
        </w:rPr>
        <w:t>pozna projekt</w:t>
      </w:r>
      <w:r w:rsidR="0025269F">
        <w:rPr>
          <w:rFonts w:ascii="Times New Roman" w:hAnsi="Times New Roman" w:cs="Times New Roman"/>
          <w:sz w:val="24"/>
          <w:szCs w:val="24"/>
        </w:rPr>
        <w:t xml:space="preserve"> </w:t>
      </w:r>
      <w:r w:rsidR="0025269F"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{"citationID":"XDm4ZsqL","properties":{"formattedCitation":"(Bartle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25269F" w:rsidRPr="00327C02">
        <w:rPr>
          <w:rFonts w:ascii="Times New Roman" w:hAnsi="Times New Roman" w:cs="Times New Roman"/>
          <w:sz w:val="24"/>
          <w:szCs w:val="24"/>
        </w:rPr>
        <w:fldChar w:fldCharType="separate"/>
      </w:r>
      <w:r w:rsidR="0025269F" w:rsidRPr="00327C02">
        <w:rPr>
          <w:rFonts w:ascii="Times New Roman" w:hAnsi="Times New Roman" w:cs="Times New Roman"/>
          <w:sz w:val="24"/>
        </w:rPr>
        <w:t>(Bartle 2003, 93)</w:t>
      </w:r>
      <w:r w:rsidR="0025269F" w:rsidRPr="00327C02">
        <w:rPr>
          <w:rFonts w:ascii="Times New Roman" w:hAnsi="Times New Roman" w:cs="Times New Roman"/>
          <w:sz w:val="24"/>
          <w:szCs w:val="24"/>
        </w:rPr>
        <w:fldChar w:fldCharType="end"/>
      </w:r>
      <w:r w:rsidR="00806500">
        <w:rPr>
          <w:rFonts w:ascii="Times New Roman" w:hAnsi="Times New Roman" w:cs="Times New Roman"/>
          <w:sz w:val="24"/>
          <w:szCs w:val="24"/>
        </w:rPr>
        <w:t>.</w:t>
      </w:r>
      <w:r w:rsidR="00BA1C93">
        <w:rPr>
          <w:rFonts w:ascii="Times New Roman" w:hAnsi="Times New Roman" w:cs="Times New Roman"/>
          <w:sz w:val="24"/>
          <w:szCs w:val="24"/>
        </w:rPr>
        <w:t xml:space="preserve"> </w:t>
      </w:r>
      <w:r w:rsidR="00806500">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27"/>
      </w:r>
      <w:r w:rsidRPr="00327C02">
        <w:rPr>
          <w:rFonts w:ascii="Times New Roman" w:hAnsi="Times New Roman" w:cs="Times New Roman"/>
          <w:sz w:val="24"/>
          <w:szCs w:val="24"/>
        </w:rPr>
        <w:t xml:space="preserve"> igre s čimer se vključi</w:t>
      </w:r>
      <w:r w:rsidR="00463AF9">
        <w:rPr>
          <w:rFonts w:ascii="Times New Roman" w:hAnsi="Times New Roman" w:cs="Times New Roman"/>
          <w:sz w:val="24"/>
          <w:szCs w:val="24"/>
        </w:rPr>
        <w:t>jo v primitiven razvojni proces</w:t>
      </w:r>
      <w:r w:rsidR="008B127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005A4349">
        <w:rPr>
          <w:rFonts w:ascii="Times New Roman" w:hAnsi="Times New Roman" w:cs="Times New Roman"/>
          <w:sz w:val="24"/>
          <w:szCs w:val="24"/>
        </w:rPr>
        <w:t>. Glavna razlika</w:t>
      </w:r>
      <w:r w:rsidR="003B203F">
        <w:rPr>
          <w:rFonts w:ascii="Times New Roman" w:hAnsi="Times New Roman" w:cs="Times New Roman"/>
          <w:sz w:val="24"/>
          <w:szCs w:val="24"/>
        </w:rPr>
        <w:t xml:space="preserve"> med razvojem programske opreme in razvojem igre pa je v r</w:t>
      </w:r>
      <w:r w:rsidR="00557548">
        <w:rPr>
          <w:rFonts w:ascii="Times New Roman" w:hAnsi="Times New Roman" w:cs="Times New Roman"/>
          <w:sz w:val="24"/>
          <w:szCs w:val="24"/>
        </w:rPr>
        <w:t>azširjeni uporabi in integraciji</w:t>
      </w:r>
      <w:r w:rsidR="003B203F">
        <w:rPr>
          <w:rFonts w:ascii="Times New Roman" w:hAnsi="Times New Roman" w:cs="Times New Roman"/>
          <w:sz w:val="24"/>
          <w:szCs w:val="24"/>
        </w:rPr>
        <w:t xml:space="preserve"> multimedijskih sredstev</w:t>
      </w:r>
      <w:r w:rsidR="003B203F">
        <w:rPr>
          <w:rStyle w:val="Sprotnaopomba-sklic"/>
          <w:rFonts w:ascii="Times New Roman" w:hAnsi="Times New Roman" w:cs="Times New Roman"/>
          <w:sz w:val="24"/>
          <w:szCs w:val="24"/>
        </w:rPr>
        <w:footnoteReference w:id="28"/>
      </w:r>
      <w:r w:rsidR="00E13314">
        <w:rPr>
          <w:rFonts w:ascii="Times New Roman" w:hAnsi="Times New Roman" w:cs="Times New Roman"/>
          <w:sz w:val="24"/>
          <w:szCs w:val="24"/>
        </w:rPr>
        <w:t xml:space="preserve"> </w:t>
      </w:r>
      <w:r w:rsidR="00E13314">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E13314">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261)</w:t>
      </w:r>
      <w:r w:rsidR="00E13314">
        <w:rPr>
          <w:rFonts w:ascii="Times New Roman" w:hAnsi="Times New Roman" w:cs="Times New Roman"/>
          <w:sz w:val="24"/>
          <w:szCs w:val="24"/>
        </w:rPr>
        <w:fldChar w:fldCharType="end"/>
      </w:r>
      <w:r w:rsidR="003B203F">
        <w:rPr>
          <w:rFonts w:ascii="Times New Roman" w:hAnsi="Times New Roman" w:cs="Times New Roman"/>
          <w:sz w:val="24"/>
          <w:szCs w:val="24"/>
        </w:rPr>
        <w:t>.</w:t>
      </w:r>
      <w:r w:rsidR="00972B7E">
        <w:rPr>
          <w:rFonts w:ascii="Times New Roman" w:hAnsi="Times New Roman" w:cs="Times New Roman"/>
          <w:sz w:val="24"/>
          <w:szCs w:val="24"/>
        </w:rPr>
        <w:t xml:space="preserve"> Z razliko od drugih domen razvoja aplikacij sredstva pri razvoju iger predstavljajo izziv.</w:t>
      </w:r>
      <w:r w:rsidR="00FC3E0D">
        <w:rPr>
          <w:rFonts w:ascii="Times New Roman" w:hAnsi="Times New Roman" w:cs="Times New Roman"/>
          <w:sz w:val="24"/>
          <w:szCs w:val="24"/>
        </w:rPr>
        <w:t xml:space="preserve"> </w:t>
      </w:r>
      <w:r w:rsidR="001B18ED">
        <w:rPr>
          <w:rFonts w:ascii="Times New Roman" w:hAnsi="Times New Roman" w:cs="Times New Roman"/>
          <w:sz w:val="24"/>
          <w:szCs w:val="24"/>
        </w:rPr>
        <w:t xml:space="preserve">Izdelava efektivnega cevovoda za upravljanje sredstev je esencialnega pomena in lahko predstavlja samostojen projekt </w:t>
      </w:r>
      <w:r w:rsidR="001B18ED">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1B18ED">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261)</w:t>
      </w:r>
      <w:r w:rsidR="001B18ED">
        <w:rPr>
          <w:rFonts w:ascii="Times New Roman" w:hAnsi="Times New Roman" w:cs="Times New Roman"/>
          <w:sz w:val="24"/>
          <w:szCs w:val="24"/>
        </w:rPr>
        <w:fldChar w:fldCharType="end"/>
      </w:r>
      <w:r w:rsidR="001B18ED">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5E2A8CB" w14:textId="77777777" w:rsidR="00A96EA9" w:rsidRDefault="00A96EA9" w:rsidP="005A6A3B">
      <w:pPr>
        <w:spacing w:line="360" w:lineRule="auto"/>
        <w:contextualSpacing/>
        <w:jc w:val="both"/>
        <w:rPr>
          <w:rFonts w:ascii="Times New Roman" w:hAnsi="Times New Roman" w:cs="Times New Roman"/>
          <w:sz w:val="24"/>
          <w:szCs w:val="24"/>
        </w:rPr>
      </w:pPr>
    </w:p>
    <w:p w14:paraId="03723A1C" w14:textId="77777777" w:rsidR="00A96EA9" w:rsidRDefault="00A96EA9" w:rsidP="005A6A3B">
      <w:pPr>
        <w:spacing w:line="360" w:lineRule="auto"/>
        <w:contextualSpacing/>
        <w:jc w:val="both"/>
        <w:rPr>
          <w:rFonts w:ascii="Times New Roman" w:hAnsi="Times New Roman" w:cs="Times New Roman"/>
          <w:sz w:val="24"/>
          <w:szCs w:val="24"/>
        </w:rPr>
      </w:pPr>
    </w:p>
    <w:p w14:paraId="1BFD3855" w14:textId="77777777" w:rsidR="005517AA" w:rsidRPr="00327C02" w:rsidRDefault="005517AA" w:rsidP="001B3EBE">
      <w:pPr>
        <w:spacing w:line="360" w:lineRule="auto"/>
        <w:contextualSpacing/>
        <w:jc w:val="both"/>
        <w:rPr>
          <w:rFonts w:ascii="Times New Roman" w:hAnsi="Times New Roman" w:cs="Times New Roman"/>
          <w:sz w:val="24"/>
          <w:szCs w:val="24"/>
        </w:rPr>
      </w:pPr>
    </w:p>
    <w:p w14:paraId="2A4447CE" w14:textId="77777777" w:rsidR="00950EBD" w:rsidRDefault="00950EBD" w:rsidP="001B3EBE">
      <w:pPr>
        <w:spacing w:line="360" w:lineRule="auto"/>
        <w:contextualSpacing/>
        <w:jc w:val="both"/>
        <w:rPr>
          <w:rFonts w:ascii="Times New Roman" w:hAnsi="Times New Roman" w:cs="Times New Roman"/>
          <w:sz w:val="24"/>
          <w:szCs w:val="24"/>
        </w:rPr>
      </w:pPr>
    </w:p>
    <w:p w14:paraId="18836E19" w14:textId="77777777" w:rsidR="00950EBD" w:rsidRDefault="00950EBD" w:rsidP="001B3EBE">
      <w:pPr>
        <w:spacing w:line="360" w:lineRule="auto"/>
        <w:contextualSpacing/>
        <w:jc w:val="both"/>
        <w:rPr>
          <w:rFonts w:ascii="Times New Roman" w:hAnsi="Times New Roman" w:cs="Times New Roman"/>
          <w:sz w:val="24"/>
          <w:szCs w:val="24"/>
        </w:rPr>
      </w:pPr>
    </w:p>
    <w:p w14:paraId="05237AC5" w14:textId="77777777" w:rsidR="00950EBD" w:rsidRDefault="00950EBD" w:rsidP="001B3EBE">
      <w:pPr>
        <w:spacing w:line="360" w:lineRule="auto"/>
        <w:contextualSpacing/>
        <w:jc w:val="both"/>
        <w:rPr>
          <w:rFonts w:ascii="Times New Roman" w:hAnsi="Times New Roman" w:cs="Times New Roman"/>
          <w:sz w:val="24"/>
          <w:szCs w:val="24"/>
        </w:rPr>
      </w:pPr>
    </w:p>
    <w:p w14:paraId="5DDA1F1F" w14:textId="02F430C1" w:rsidR="00114D4B" w:rsidRDefault="00BC227B"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1A3D53">
        <w:rPr>
          <w:rFonts w:ascii="Times New Roman" w:hAnsi="Times New Roman" w:cs="Times New Roman"/>
          <w:sz w:val="24"/>
          <w:szCs w:val="24"/>
        </w:rPr>
        <w:t>PREDLAGANI PRISTOPI</w:t>
      </w:r>
      <w:r w:rsidR="00D11417">
        <w:rPr>
          <w:rFonts w:ascii="Times New Roman" w:hAnsi="Times New Roman" w:cs="Times New Roman"/>
          <w:sz w:val="24"/>
          <w:szCs w:val="24"/>
        </w:rPr>
        <w:t xml:space="preserve">  ZA IGRE</w:t>
      </w:r>
    </w:p>
    <w:p w14:paraId="0601387A" w14:textId="61CE4253" w:rsidR="00572F6C" w:rsidRPr="00327C02" w:rsidRDefault="00FD5FA3"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Visoko modificirane procesne modele</w:t>
      </w:r>
      <w:r w:rsidR="00F7332E">
        <w:rPr>
          <w:rFonts w:ascii="Times New Roman" w:hAnsi="Times New Roman" w:cs="Times New Roman"/>
          <w:sz w:val="24"/>
          <w:szCs w:val="24"/>
        </w:rPr>
        <w:t xml:space="preserve"> bi najverjetneje predstavljali namenski</w:t>
      </w:r>
      <w:r w:rsidR="00081D45">
        <w:rPr>
          <w:rFonts w:ascii="Times New Roman" w:hAnsi="Times New Roman" w:cs="Times New Roman"/>
          <w:sz w:val="24"/>
          <w:szCs w:val="24"/>
        </w:rPr>
        <w:t xml:space="preserve"> modeli</w:t>
      </w:r>
      <w:r w:rsidR="003A5180">
        <w:rPr>
          <w:rFonts w:ascii="Times New Roman" w:hAnsi="Times New Roman" w:cs="Times New Roman"/>
          <w:sz w:val="24"/>
          <w:szCs w:val="24"/>
        </w:rPr>
        <w:t>, ki so sestavljeni</w:t>
      </w:r>
      <w:r w:rsidR="00557C24">
        <w:rPr>
          <w:rFonts w:ascii="Times New Roman" w:hAnsi="Times New Roman" w:cs="Times New Roman"/>
          <w:sz w:val="24"/>
          <w:szCs w:val="24"/>
        </w:rPr>
        <w:t xml:space="preserve"> </w:t>
      </w:r>
      <w:r w:rsidR="00F7332E">
        <w:rPr>
          <w:rFonts w:ascii="Times New Roman" w:hAnsi="Times New Roman" w:cs="Times New Roman"/>
          <w:sz w:val="24"/>
          <w:szCs w:val="24"/>
        </w:rPr>
        <w:t xml:space="preserve">za področje uporabe. Zato smo se usmerili v iskanje predlaganih procesnih modelov za video igre, ki smo jih predstavili v nadaljevanju. </w:t>
      </w:r>
    </w:p>
    <w:p w14:paraId="36F6EF9E" w14:textId="77777777" w:rsidR="006428BA" w:rsidRDefault="006428BA" w:rsidP="001B3EBE">
      <w:pPr>
        <w:spacing w:line="360" w:lineRule="auto"/>
        <w:contextualSpacing/>
        <w:jc w:val="both"/>
        <w:rPr>
          <w:rFonts w:ascii="Times New Roman" w:hAnsi="Times New Roman" w:cs="Times New Roman"/>
          <w:sz w:val="24"/>
          <w:szCs w:val="24"/>
        </w:rPr>
      </w:pPr>
    </w:p>
    <w:p w14:paraId="13E8DBE1" w14:textId="77777777" w:rsidR="00114D4B" w:rsidRPr="00327C02" w:rsidRDefault="00114D4B" w:rsidP="001B3EBE">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F4E393F" w14:textId="77777777" w:rsidR="006428BA" w:rsidRDefault="006428BA" w:rsidP="005A6A3B">
      <w:pPr>
        <w:spacing w:line="360" w:lineRule="auto"/>
        <w:contextualSpacing/>
        <w:jc w:val="both"/>
        <w:rPr>
          <w:rFonts w:ascii="Times New Roman" w:hAnsi="Times New Roman" w:cs="Times New Roman"/>
          <w:sz w:val="24"/>
          <w:szCs w:val="24"/>
        </w:rPr>
      </w:pPr>
    </w:p>
    <w:p w14:paraId="50E66FAD" w14:textId="175304BC"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29"/>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30"/>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005D5D78">
        <w:rPr>
          <w:rFonts w:ascii="Times New Roman" w:hAnsi="Times New Roman" w:cs="Times New Roman"/>
          <w:sz w:val="24"/>
          <w:szCs w:val="24"/>
        </w:rPr>
        <w:t xml:space="preserve">. </w:t>
      </w: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4F75395" w14:textId="77777777" w:rsidR="006428BA" w:rsidRDefault="006428BA" w:rsidP="005A6A3B">
      <w:pPr>
        <w:spacing w:line="360" w:lineRule="auto"/>
        <w:contextualSpacing/>
        <w:jc w:val="both"/>
        <w:rPr>
          <w:rFonts w:ascii="Times New Roman" w:hAnsi="Times New Roman" w:cs="Times New Roman"/>
          <w:sz w:val="24"/>
          <w:szCs w:val="24"/>
        </w:rPr>
      </w:pPr>
    </w:p>
    <w:p w14:paraId="33571BDC" w14:textId="78C7AA15"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31"/>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32"/>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Metodo označujeta za iterativno, saj pričakuje povratne tranzicije. V kolikor se pojavi potreba se postavimo en korak nazaj in ponovimo delo. Tipično se pomikamo naprej in nazaj med procesi dokler ne dos</w:t>
      </w:r>
      <w:r w:rsidR="009D7302">
        <w:rPr>
          <w:rFonts w:ascii="Times New Roman" w:hAnsi="Times New Roman" w:cs="Times New Roman"/>
          <w:sz w:val="24"/>
          <w:szCs w:val="24"/>
        </w:rPr>
        <w:t>ežemo zadovoljive kvalitete delo</w:t>
      </w:r>
      <w:r w:rsidRPr="00327C02">
        <w:rPr>
          <w:rFonts w:ascii="Times New Roman" w:hAnsi="Times New Roman" w:cs="Times New Roman"/>
          <w:sz w:val="24"/>
          <w:szCs w:val="24"/>
        </w:rPr>
        <w:t xml:space="preserve">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(Aslan in Balci 2015, </w:t>
      </w:r>
      <w:r w:rsidRPr="00327C02">
        <w:rPr>
          <w:rFonts w:ascii="Times New Roman" w:hAnsi="Times New Roman" w:cs="Times New Roman"/>
          <w:sz w:val="24"/>
        </w:rPr>
        <w:lastRenderedPageBreak/>
        <w:t>310)</w:t>
      </w:r>
      <w:r w:rsidRPr="00327C02">
        <w:rPr>
          <w:rFonts w:ascii="Times New Roman" w:hAnsi="Times New Roman" w:cs="Times New Roman"/>
          <w:sz w:val="24"/>
          <w:szCs w:val="24"/>
        </w:rPr>
        <w:fldChar w:fldCharType="end"/>
      </w:r>
      <w:r w:rsidR="0078701C">
        <w:rPr>
          <w:rFonts w:ascii="Times New Roman" w:hAnsi="Times New Roman" w:cs="Times New Roman"/>
          <w:sz w:val="24"/>
          <w:szCs w:val="24"/>
        </w:rPr>
        <w:t>. Za</w:t>
      </w:r>
      <w:r w:rsidRPr="00327C02">
        <w:rPr>
          <w:rFonts w:ascii="Times New Roman" w:hAnsi="Times New Roman" w:cs="Times New Roman"/>
          <w:sz w:val="24"/>
          <w:szCs w:val="24"/>
        </w:rPr>
        <w:t xml:space="preserve">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w:t>
      </w:r>
      <w:r w:rsidR="00604951">
        <w:rPr>
          <w:rFonts w:ascii="Times New Roman" w:hAnsi="Times New Roman" w:cs="Times New Roman"/>
          <w:sz w:val="24"/>
          <w:szCs w:val="24"/>
        </w:rPr>
        <w:t>e</w:t>
      </w:r>
      <w:r w:rsidRPr="00327C02">
        <w:rPr>
          <w:rFonts w:ascii="Times New Roman" w:hAnsi="Times New Roman" w:cs="Times New Roman"/>
          <w:sz w:val="24"/>
          <w:szCs w:val="24"/>
        </w:rPr>
        <w:t xml:space="preserve">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A53500C" w14:textId="77777777" w:rsidR="006428BA" w:rsidRDefault="006428BA" w:rsidP="005A6A3B">
      <w:pPr>
        <w:spacing w:line="360" w:lineRule="auto"/>
        <w:contextualSpacing/>
        <w:jc w:val="both"/>
        <w:rPr>
          <w:rFonts w:ascii="Times New Roman" w:hAnsi="Times New Roman" w:cs="Times New Roman"/>
          <w:sz w:val="24"/>
          <w:szCs w:val="24"/>
        </w:rPr>
      </w:pPr>
    </w:p>
    <w:p w14:paraId="2FD4A2DC" w14:textId="3A150BA0"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00070C23">
        <w:rPr>
          <w:rStyle w:val="Sprotnaopomba-sklic"/>
          <w:rFonts w:ascii="Times New Roman" w:hAnsi="Times New Roman" w:cs="Times New Roman"/>
          <w:sz w:val="24"/>
          <w:szCs w:val="24"/>
        </w:rPr>
        <w:footnoteReference w:id="33"/>
      </w:r>
      <w:r w:rsidR="0045215C">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w:t>
      </w:r>
      <w:r w:rsidR="00A72C60">
        <w:rPr>
          <w:rFonts w:ascii="Times New Roman" w:hAnsi="Times New Roman" w:cs="Times New Roman"/>
          <w:sz w:val="24"/>
          <w:szCs w:val="24"/>
        </w:rPr>
        <w:t>analize</w:t>
      </w:r>
      <w:r w:rsidR="002D33A6">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xml:space="preserv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C6ED6F" w14:textId="77777777" w:rsidR="00067F47" w:rsidRDefault="00067F47" w:rsidP="005A6A3B">
      <w:pPr>
        <w:spacing w:line="360" w:lineRule="auto"/>
        <w:contextualSpacing/>
        <w:jc w:val="both"/>
        <w:rPr>
          <w:rFonts w:ascii="Times New Roman" w:hAnsi="Times New Roman" w:cs="Times New Roman"/>
          <w:sz w:val="24"/>
          <w:szCs w:val="24"/>
        </w:rPr>
      </w:pPr>
    </w:p>
    <w:p w14:paraId="3D298832" w14:textId="77777777" w:rsidR="00950EBD" w:rsidRDefault="00950EBD" w:rsidP="005A6A3B">
      <w:pPr>
        <w:spacing w:line="360" w:lineRule="auto"/>
        <w:contextualSpacing/>
        <w:jc w:val="both"/>
        <w:rPr>
          <w:rFonts w:ascii="Times New Roman" w:hAnsi="Times New Roman" w:cs="Times New Roman"/>
          <w:sz w:val="24"/>
          <w:szCs w:val="24"/>
        </w:rPr>
      </w:pPr>
    </w:p>
    <w:p w14:paraId="7D5ABB94" w14:textId="77777777" w:rsidR="00950EBD" w:rsidRDefault="00950EBD" w:rsidP="005A6A3B">
      <w:pPr>
        <w:spacing w:line="360" w:lineRule="auto"/>
        <w:contextualSpacing/>
        <w:jc w:val="both"/>
        <w:rPr>
          <w:rFonts w:ascii="Times New Roman" w:hAnsi="Times New Roman" w:cs="Times New Roman"/>
          <w:sz w:val="24"/>
          <w:szCs w:val="24"/>
        </w:rPr>
      </w:pPr>
    </w:p>
    <w:p w14:paraId="1CDB1FAB" w14:textId="77777777" w:rsidR="00950EBD" w:rsidRDefault="00950EBD" w:rsidP="005A6A3B">
      <w:pPr>
        <w:spacing w:line="360" w:lineRule="auto"/>
        <w:contextualSpacing/>
        <w:jc w:val="both"/>
        <w:rPr>
          <w:rFonts w:ascii="Times New Roman" w:hAnsi="Times New Roman" w:cs="Times New Roman"/>
          <w:sz w:val="24"/>
          <w:szCs w:val="24"/>
        </w:rPr>
      </w:pPr>
    </w:p>
    <w:p w14:paraId="1D5AA330" w14:textId="77777777" w:rsidR="00950EBD" w:rsidRDefault="00950EBD" w:rsidP="005A6A3B">
      <w:pPr>
        <w:spacing w:line="360" w:lineRule="auto"/>
        <w:contextualSpacing/>
        <w:jc w:val="both"/>
        <w:rPr>
          <w:rFonts w:ascii="Times New Roman" w:hAnsi="Times New Roman" w:cs="Times New Roman"/>
          <w:sz w:val="24"/>
          <w:szCs w:val="24"/>
        </w:rPr>
      </w:pPr>
    </w:p>
    <w:p w14:paraId="39332787" w14:textId="77777777" w:rsidR="00950EBD" w:rsidRDefault="00950EBD" w:rsidP="005A6A3B">
      <w:pPr>
        <w:spacing w:line="360" w:lineRule="auto"/>
        <w:contextualSpacing/>
        <w:jc w:val="both"/>
        <w:rPr>
          <w:rFonts w:ascii="Times New Roman" w:hAnsi="Times New Roman" w:cs="Times New Roman"/>
          <w:sz w:val="24"/>
          <w:szCs w:val="24"/>
        </w:rPr>
      </w:pPr>
    </w:p>
    <w:p w14:paraId="127051E6" w14:textId="7EA4FCBB" w:rsidR="00703C96" w:rsidRDefault="00067F4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BD3679">
        <w:rPr>
          <w:rFonts w:ascii="Times New Roman" w:hAnsi="Times New Roman" w:cs="Times New Roman"/>
          <w:sz w:val="24"/>
          <w:szCs w:val="24"/>
        </w:rPr>
        <w:t>.4</w:t>
      </w:r>
      <w:r w:rsidR="0024714C">
        <w:rPr>
          <w:rFonts w:ascii="Times New Roman" w:hAnsi="Times New Roman" w:cs="Times New Roman"/>
          <w:sz w:val="24"/>
          <w:szCs w:val="24"/>
        </w:rPr>
        <w:t xml:space="preserve"> POMANKLJIVOSTI PREDLAGANIH PRISTOPOV</w:t>
      </w:r>
    </w:p>
    <w:p w14:paraId="3511913B" w14:textId="3A6826A0"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w:t>
      </w:r>
      <w:r w:rsidR="005326CA">
        <w:rPr>
          <w:rFonts w:ascii="Times New Roman" w:hAnsi="Times New Roman" w:cs="Times New Roman"/>
          <w:sz w:val="24"/>
          <w:szCs w:val="24"/>
        </w:rPr>
        <w:t xml:space="preserve"> neznanstveni</w:t>
      </w:r>
      <w:r w:rsidR="00114D4B" w:rsidRPr="00327C02">
        <w:rPr>
          <w:rFonts w:ascii="Times New Roman" w:hAnsi="Times New Roman" w:cs="Times New Roman"/>
          <w:sz w:val="24"/>
          <w:szCs w:val="24"/>
        </w:rPr>
        <w:t xml:space="preserve"> literaturi. GUP</w:t>
      </w:r>
      <w:r w:rsidR="00114D4B" w:rsidRPr="00327C02">
        <w:rPr>
          <w:rStyle w:val="Sprotnaopomba-sklic"/>
          <w:rFonts w:ascii="Times New Roman" w:hAnsi="Times New Roman" w:cs="Times New Roman"/>
          <w:sz w:val="24"/>
          <w:szCs w:val="24"/>
        </w:rPr>
        <w:footnoteReference w:id="35"/>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36"/>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w:t>
      </w:r>
      <w:r w:rsidR="007F42EA">
        <w:rPr>
          <w:rFonts w:ascii="Times New Roman" w:hAnsi="Times New Roman" w:cs="Times New Roman"/>
          <w:sz w:val="24"/>
          <w:szCs w:val="24"/>
        </w:rPr>
        <w:t>izogibanju</w:t>
      </w:r>
      <w:r w:rsidR="00150F07">
        <w:rPr>
          <w:rFonts w:ascii="Times New Roman" w:hAnsi="Times New Roman" w:cs="Times New Roman"/>
          <w:sz w:val="24"/>
          <w:szCs w:val="24"/>
        </w:rPr>
        <w:t xml:space="preserve"> uporabi kaskadnih pristopov</w:t>
      </w:r>
      <w:r w:rsidR="00114D4B" w:rsidRPr="00327C02">
        <w:rPr>
          <w:rFonts w:ascii="Times New Roman" w:hAnsi="Times New Roman" w:cs="Times New Roman"/>
          <w:sz w:val="24"/>
          <w:szCs w:val="24"/>
        </w:rPr>
        <w:t xml:space="preserve">,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ajverjetneje vpliva</w:t>
      </w:r>
      <w:r w:rsidR="009B4010">
        <w:rPr>
          <w:rFonts w:ascii="Times New Roman" w:hAnsi="Times New Roman" w:cs="Times New Roman"/>
          <w:sz w:val="24"/>
          <w:szCs w:val="24"/>
        </w:rPr>
        <w:t xml:space="preserve"> tudi</w:t>
      </w:r>
      <w:r w:rsidR="00114D4B" w:rsidRPr="00327C02">
        <w:rPr>
          <w:rFonts w:ascii="Times New Roman" w:hAnsi="Times New Roman" w:cs="Times New Roman"/>
          <w:sz w:val="24"/>
          <w:szCs w:val="24"/>
        </w:rPr>
        <w:t xml:space="preserve">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r w:rsidR="00F37C56">
        <w:rPr>
          <w:rFonts w:ascii="Times New Roman" w:hAnsi="Times New Roman" w:cs="Times New Roman"/>
          <w:sz w:val="24"/>
          <w:szCs w:val="24"/>
        </w:rPr>
        <w:t xml:space="preserve"> </w:t>
      </w:r>
      <w:r w:rsidR="00114D4B" w:rsidRPr="00327C02">
        <w:rPr>
          <w:rFonts w:ascii="Times New Roman" w:hAnsi="Times New Roman" w:cs="Times New Roman"/>
          <w:sz w:val="24"/>
          <w:szCs w:val="24"/>
        </w:rPr>
        <w:t>Med neuspešne spada tudi model, ki ga objavi Demachy (2003) na Gamasutra. Interpretira XP metodologijo in predlaga XGD</w:t>
      </w:r>
      <w:r w:rsidR="00114D4B" w:rsidRPr="00327C02">
        <w:rPr>
          <w:rStyle w:val="Sprotnaopomba-sklic"/>
          <w:rFonts w:ascii="Times New Roman" w:hAnsi="Times New Roman" w:cs="Times New Roman"/>
          <w:sz w:val="24"/>
          <w:szCs w:val="24"/>
        </w:rPr>
        <w:footnoteReference w:id="37"/>
      </w:r>
      <w:r w:rsidR="00114D4B" w:rsidRPr="00327C02">
        <w:rPr>
          <w:rFonts w:ascii="Times New Roman" w:hAnsi="Times New Roman" w:cs="Times New Roman"/>
          <w:sz w:val="24"/>
          <w:szCs w:val="24"/>
        </w:rPr>
        <w:t xml:space="preserve"> za video igre. Vendar pristop ne zagotavlja strukturiranih usmeritev, deloma zato, ker gre za agilno metodologijo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7DFD4EE9" w14:textId="2C67284E"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38"/>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E515A1">
        <w:rPr>
          <w:rFonts w:ascii="Times New Roman" w:hAnsi="Times New Roman" w:cs="Times New Roman"/>
          <w:sz w:val="24"/>
          <w:szCs w:val="24"/>
        </w:rPr>
        <w:t xml:space="preserve">Slednji pa je neustrezen, ker igre </w:t>
      </w:r>
      <w:r w:rsidRPr="00327C02">
        <w:rPr>
          <w:rFonts w:ascii="Times New Roman" w:hAnsi="Times New Roman" w:cs="Times New Roman"/>
          <w:sz w:val="24"/>
          <w:szCs w:val="24"/>
        </w:rPr>
        <w:t xml:space="preserve">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w:t>
      </w:r>
      <w:r w:rsidRPr="00327C02">
        <w:rPr>
          <w:rFonts w:ascii="Times New Roman" w:hAnsi="Times New Roman" w:cs="Times New Roman"/>
          <w:sz w:val="24"/>
          <w:szCs w:val="24"/>
        </w:rPr>
        <w:lastRenderedPageBreak/>
        <w:t xml:space="preserve">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4320BAE7" w14:textId="77777777" w:rsidR="00ED0BB1" w:rsidRDefault="00ED0BB1" w:rsidP="005A6A3B">
      <w:pPr>
        <w:spacing w:line="360" w:lineRule="auto"/>
        <w:contextualSpacing/>
        <w:jc w:val="both"/>
        <w:rPr>
          <w:rFonts w:ascii="Times New Roman" w:hAnsi="Times New Roman" w:cs="Times New Roman"/>
          <w:sz w:val="24"/>
          <w:szCs w:val="24"/>
        </w:rPr>
      </w:pPr>
    </w:p>
    <w:p w14:paraId="79C92F9C" w14:textId="0255A48F"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w:t>
      </w:r>
      <w:r w:rsidR="00ED0BB1">
        <w:rPr>
          <w:rFonts w:ascii="Times New Roman" w:hAnsi="Times New Roman" w:cs="Times New Roman"/>
          <w:sz w:val="24"/>
          <w:szCs w:val="24"/>
        </w:rPr>
        <w:t>številne pomanjkljivosti. V tem poglavju</w:t>
      </w:r>
      <w:r w:rsidRPr="00327C02">
        <w:rPr>
          <w:rFonts w:ascii="Times New Roman" w:hAnsi="Times New Roman" w:cs="Times New Roman"/>
          <w:sz w:val="24"/>
          <w:szCs w:val="24"/>
        </w:rPr>
        <w:t xml:space="preserve">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39"/>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40"/>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w:t>
      </w:r>
      <w:r w:rsidRPr="00327C02">
        <w:rPr>
          <w:rFonts w:ascii="Times New Roman" w:hAnsi="Times New Roman" w:cs="Times New Roman"/>
          <w:sz w:val="24"/>
          <w:szCs w:val="24"/>
        </w:rPr>
        <w:lastRenderedPageBreak/>
        <w:t xml:space="preserve">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41"/>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3174AF3A" w14:textId="78842114" w:rsidR="001D14E5" w:rsidRDefault="007F31F7"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3.5 POMANKLJIVOSTI </w:t>
      </w:r>
      <w:commentRangeStart w:id="9"/>
      <w:r w:rsidR="009A78A2">
        <w:rPr>
          <w:rFonts w:ascii="Times New Roman" w:hAnsi="Times New Roman" w:cs="Times New Roman"/>
          <w:sz w:val="24"/>
          <w:szCs w:val="24"/>
        </w:rPr>
        <w:t>AGILNIH</w:t>
      </w:r>
      <w:r w:rsidR="001D14E5">
        <w:rPr>
          <w:rFonts w:ascii="Times New Roman" w:hAnsi="Times New Roman" w:cs="Times New Roman"/>
          <w:sz w:val="24"/>
          <w:szCs w:val="24"/>
        </w:rPr>
        <w:t xml:space="preserve"> </w:t>
      </w:r>
      <w:commentRangeEnd w:id="9"/>
      <w:r w:rsidR="00F6455D">
        <w:rPr>
          <w:rStyle w:val="Pripombasklic"/>
        </w:rPr>
        <w:commentReference w:id="9"/>
      </w:r>
      <w:r w:rsidR="001D14E5">
        <w:rPr>
          <w:rFonts w:ascii="Times New Roman" w:hAnsi="Times New Roman" w:cs="Times New Roman"/>
          <w:sz w:val="24"/>
          <w:szCs w:val="24"/>
        </w:rPr>
        <w:t>PRISTOPOV</w:t>
      </w:r>
    </w:p>
    <w:p w14:paraId="5C3F6E91" w14:textId="45F85168" w:rsidR="00820870" w:rsidRDefault="00E83D72"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Kot je razbrati so agilni p</w:t>
      </w:r>
      <w:r w:rsidR="00B35021">
        <w:rPr>
          <w:rFonts w:ascii="Times New Roman" w:hAnsi="Times New Roman" w:cs="Times New Roman"/>
          <w:sz w:val="24"/>
          <w:szCs w:val="24"/>
        </w:rPr>
        <w:t xml:space="preserve">ristopi sprejeti v veliki meri. Kjub temu pa posedujejo določene pomankljivosti. Agilni pristopi </w:t>
      </w:r>
      <w:r w:rsidR="000D7A6A">
        <w:rPr>
          <w:rFonts w:ascii="Times New Roman" w:hAnsi="Times New Roman" w:cs="Times New Roman"/>
          <w:sz w:val="24"/>
          <w:szCs w:val="24"/>
        </w:rPr>
        <w:t xml:space="preserve">niso fokusirani v izdelavo dokumentacije ampak na zgodaj delujočo verzijo igre </w:t>
      </w:r>
      <w:r w:rsidR="000D7A6A">
        <w:rPr>
          <w:rFonts w:ascii="Times New Roman" w:hAnsi="Times New Roman" w:cs="Times New Roman"/>
          <w:sz w:val="24"/>
          <w:szCs w:val="24"/>
        </w:rPr>
        <w:fldChar w:fldCharType="begin"/>
      </w:r>
      <w:r w:rsidR="000D7A6A">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0D7A6A">
        <w:rPr>
          <w:rFonts w:ascii="Times New Roman" w:hAnsi="Times New Roman" w:cs="Times New Roman"/>
          <w:sz w:val="24"/>
          <w:szCs w:val="24"/>
        </w:rPr>
        <w:fldChar w:fldCharType="separate"/>
      </w:r>
      <w:r w:rsidR="000D7A6A" w:rsidRPr="002C1D09">
        <w:rPr>
          <w:rFonts w:ascii="Times New Roman" w:hAnsi="Times New Roman" w:cs="Times New Roman"/>
          <w:sz w:val="24"/>
          <w:szCs w:val="24"/>
        </w:rPr>
        <w:t>(O’Hagan in O’Connor 2015, 5)</w:t>
      </w:r>
      <w:r w:rsidR="000D7A6A">
        <w:rPr>
          <w:rFonts w:ascii="Times New Roman" w:hAnsi="Times New Roman" w:cs="Times New Roman"/>
          <w:sz w:val="24"/>
          <w:szCs w:val="24"/>
        </w:rPr>
        <w:fldChar w:fldCharType="end"/>
      </w:r>
      <w:r w:rsidR="00DE0D64">
        <w:rPr>
          <w:rFonts w:ascii="Times New Roman" w:hAnsi="Times New Roman" w:cs="Times New Roman"/>
          <w:sz w:val="24"/>
          <w:szCs w:val="24"/>
        </w:rPr>
        <w:t>.</w:t>
      </w:r>
      <w:r w:rsidR="00CC2FC0">
        <w:rPr>
          <w:rFonts w:ascii="Times New Roman" w:hAnsi="Times New Roman" w:cs="Times New Roman"/>
          <w:sz w:val="24"/>
          <w:szCs w:val="24"/>
        </w:rPr>
        <w:t xml:space="preserve"> Slabo definirana specifikacija vodi v defekte, vpliva na funkcionalnost, vire in časovnice </w:t>
      </w:r>
      <w:r w:rsidR="00CC2FC0">
        <w:rPr>
          <w:rFonts w:ascii="Times New Roman" w:hAnsi="Times New Roman" w:cs="Times New Roman"/>
          <w:sz w:val="24"/>
          <w:szCs w:val="24"/>
        </w:rPr>
        <w:fldChar w:fldCharType="begin"/>
      </w:r>
      <w:r w:rsidR="00CC2FC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CC2FC0">
        <w:rPr>
          <w:rFonts w:ascii="Times New Roman" w:hAnsi="Times New Roman" w:cs="Times New Roman"/>
          <w:sz w:val="24"/>
          <w:szCs w:val="24"/>
        </w:rPr>
        <w:fldChar w:fldCharType="separate"/>
      </w:r>
      <w:r w:rsidR="00CC2FC0" w:rsidRPr="006F58B0">
        <w:rPr>
          <w:rFonts w:ascii="Times New Roman" w:hAnsi="Times New Roman" w:cs="Times New Roman"/>
          <w:sz w:val="24"/>
        </w:rPr>
        <w:t>(Kanode in Haddad 2009, 263)</w:t>
      </w:r>
      <w:r w:rsidR="00CC2FC0">
        <w:rPr>
          <w:rFonts w:ascii="Times New Roman" w:hAnsi="Times New Roman" w:cs="Times New Roman"/>
          <w:sz w:val="24"/>
          <w:szCs w:val="24"/>
        </w:rPr>
        <w:fldChar w:fldCharType="end"/>
      </w:r>
      <w:r w:rsidR="00CC2FC0">
        <w:rPr>
          <w:rFonts w:ascii="Times New Roman" w:hAnsi="Times New Roman" w:cs="Times New Roman"/>
          <w:sz w:val="24"/>
          <w:szCs w:val="24"/>
        </w:rPr>
        <w:t>.</w:t>
      </w:r>
      <w:r w:rsidR="006F58B0">
        <w:rPr>
          <w:rFonts w:ascii="Times New Roman" w:hAnsi="Times New Roman" w:cs="Times New Roman"/>
          <w:sz w:val="24"/>
          <w:szCs w:val="24"/>
        </w:rPr>
        <w:t xml:space="preserve"> Med produ</w:t>
      </w:r>
      <w:r w:rsidR="00D06B58">
        <w:rPr>
          <w:rFonts w:ascii="Times New Roman" w:hAnsi="Times New Roman" w:cs="Times New Roman"/>
          <w:sz w:val="24"/>
          <w:szCs w:val="24"/>
        </w:rPr>
        <w:t>kcijo ti pristopi nad</w:t>
      </w:r>
      <w:r w:rsidR="000E59FA">
        <w:rPr>
          <w:rFonts w:ascii="Times New Roman" w:hAnsi="Times New Roman" w:cs="Times New Roman"/>
          <w:sz w:val="24"/>
          <w:szCs w:val="24"/>
        </w:rPr>
        <w:t>aljujejo</w:t>
      </w:r>
      <w:r w:rsidR="00D06B58">
        <w:rPr>
          <w:rFonts w:ascii="Times New Roman" w:hAnsi="Times New Roman" w:cs="Times New Roman"/>
          <w:sz w:val="24"/>
          <w:szCs w:val="24"/>
        </w:rPr>
        <w:t xml:space="preserve"> s</w:t>
      </w:r>
      <w:r w:rsidR="006F58B0">
        <w:rPr>
          <w:rFonts w:ascii="Times New Roman" w:hAnsi="Times New Roman" w:cs="Times New Roman"/>
          <w:sz w:val="24"/>
          <w:szCs w:val="24"/>
        </w:rPr>
        <w:t xml:space="preserve"> prototipiranje</w:t>
      </w:r>
      <w:r w:rsidR="00D06B58">
        <w:rPr>
          <w:rFonts w:ascii="Times New Roman" w:hAnsi="Times New Roman" w:cs="Times New Roman"/>
          <w:sz w:val="24"/>
          <w:szCs w:val="24"/>
        </w:rPr>
        <w:t>m</w:t>
      </w:r>
      <w:r w:rsidR="006F58B0">
        <w:rPr>
          <w:rFonts w:ascii="Times New Roman" w:hAnsi="Times New Roman" w:cs="Times New Roman"/>
          <w:sz w:val="24"/>
          <w:szCs w:val="24"/>
        </w:rPr>
        <w:t xml:space="preserve"> in iz</w:t>
      </w:r>
      <w:r w:rsidR="0074314D">
        <w:rPr>
          <w:rFonts w:ascii="Times New Roman" w:hAnsi="Times New Roman" w:cs="Times New Roman"/>
          <w:sz w:val="24"/>
          <w:szCs w:val="24"/>
        </w:rPr>
        <w:t xml:space="preserve">delavo inkrementov igre. Kar </w:t>
      </w:r>
      <w:r w:rsidR="006F58B0">
        <w:rPr>
          <w:rFonts w:ascii="Times New Roman" w:hAnsi="Times New Roman" w:cs="Times New Roman"/>
          <w:sz w:val="24"/>
          <w:szCs w:val="24"/>
        </w:rPr>
        <w:t>privede do sprememb, ki drastično vplivajo tudi na GDD</w:t>
      </w:r>
      <w:r w:rsidR="003C17C0">
        <w:rPr>
          <w:rFonts w:ascii="Times New Roman" w:hAnsi="Times New Roman" w:cs="Times New Roman"/>
          <w:sz w:val="24"/>
          <w:szCs w:val="24"/>
        </w:rPr>
        <w:t xml:space="preserve"> </w:t>
      </w:r>
      <w:r w:rsidR="006F58B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6F58B0">
        <w:rPr>
          <w:rFonts w:ascii="Times New Roman" w:hAnsi="Times New Roman" w:cs="Times New Roman"/>
          <w:sz w:val="24"/>
          <w:szCs w:val="24"/>
        </w:rPr>
        <w:fldChar w:fldCharType="separate"/>
      </w:r>
      <w:r w:rsidR="006F58B0" w:rsidRPr="006F58B0">
        <w:rPr>
          <w:rFonts w:ascii="Times New Roman" w:hAnsi="Times New Roman" w:cs="Times New Roman"/>
          <w:sz w:val="24"/>
        </w:rPr>
        <w:t>(Kanode in Haddad 2009, 263)</w:t>
      </w:r>
      <w:r w:rsidR="006F58B0">
        <w:rPr>
          <w:rFonts w:ascii="Times New Roman" w:hAnsi="Times New Roman" w:cs="Times New Roman"/>
          <w:sz w:val="24"/>
          <w:szCs w:val="24"/>
        </w:rPr>
        <w:fldChar w:fldCharType="end"/>
      </w:r>
      <w:r w:rsidR="009A2ADF">
        <w:rPr>
          <w:rFonts w:ascii="Times New Roman" w:hAnsi="Times New Roman" w:cs="Times New Roman"/>
          <w:sz w:val="24"/>
          <w:szCs w:val="24"/>
        </w:rPr>
        <w:t>.</w:t>
      </w:r>
      <w:r w:rsidR="00344558">
        <w:rPr>
          <w:rFonts w:ascii="Times New Roman" w:hAnsi="Times New Roman" w:cs="Times New Roman"/>
          <w:sz w:val="24"/>
          <w:szCs w:val="24"/>
        </w:rPr>
        <w:t xml:space="preserve"> Posledično se </w:t>
      </w:r>
      <w:r w:rsidR="00135640">
        <w:rPr>
          <w:rFonts w:ascii="Times New Roman" w:hAnsi="Times New Roman" w:cs="Times New Roman"/>
          <w:sz w:val="24"/>
          <w:szCs w:val="24"/>
        </w:rPr>
        <w:t>spremeni okvir projekta kar negativno vpliva na produkcijo</w:t>
      </w:r>
      <w:r w:rsidR="00344558">
        <w:rPr>
          <w:rFonts w:ascii="Times New Roman" w:hAnsi="Times New Roman" w:cs="Times New Roman"/>
          <w:sz w:val="24"/>
          <w:szCs w:val="24"/>
        </w:rPr>
        <w:t xml:space="preserve"> </w:t>
      </w:r>
      <w:r w:rsidR="00344558">
        <w:rPr>
          <w:rFonts w:ascii="Times New Roman" w:hAnsi="Times New Roman" w:cs="Times New Roman"/>
          <w:sz w:val="24"/>
          <w:szCs w:val="24"/>
        </w:rPr>
        <w:fldChar w:fldCharType="begin"/>
      </w:r>
      <w:r w:rsidR="00CF0C43">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344558">
        <w:rPr>
          <w:rFonts w:ascii="Times New Roman" w:hAnsi="Times New Roman" w:cs="Times New Roman"/>
          <w:sz w:val="24"/>
          <w:szCs w:val="24"/>
        </w:rPr>
        <w:fldChar w:fldCharType="separate"/>
      </w:r>
      <w:r w:rsidR="00344558" w:rsidRPr="006F58B0">
        <w:rPr>
          <w:rFonts w:ascii="Times New Roman" w:hAnsi="Times New Roman" w:cs="Times New Roman"/>
          <w:sz w:val="24"/>
        </w:rPr>
        <w:t>(Kanode in Haddad 2009, 263)</w:t>
      </w:r>
      <w:r w:rsidR="00344558">
        <w:rPr>
          <w:rFonts w:ascii="Times New Roman" w:hAnsi="Times New Roman" w:cs="Times New Roman"/>
          <w:sz w:val="24"/>
          <w:szCs w:val="24"/>
        </w:rPr>
        <w:fldChar w:fldCharType="end"/>
      </w:r>
      <w:r w:rsidR="005228A4">
        <w:rPr>
          <w:rFonts w:ascii="Times New Roman" w:hAnsi="Times New Roman" w:cs="Times New Roman"/>
          <w:sz w:val="24"/>
          <w:szCs w:val="24"/>
        </w:rPr>
        <w:t>.</w:t>
      </w:r>
    </w:p>
    <w:p w14:paraId="31F72549" w14:textId="6766E695" w:rsidR="00632C28" w:rsidRDefault="00E45D28" w:rsidP="00632C2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Poleg tega</w:t>
      </w:r>
      <w:r w:rsidR="00D95082">
        <w:rPr>
          <w:rFonts w:ascii="Times New Roman" w:hAnsi="Times New Roman" w:cs="Times New Roman"/>
          <w:sz w:val="24"/>
          <w:szCs w:val="24"/>
        </w:rPr>
        <w:t xml:space="preserve"> so agilni modeli namenjeni</w:t>
      </w:r>
      <w:r w:rsidR="000D7A6A">
        <w:rPr>
          <w:rFonts w:ascii="Times New Roman" w:hAnsi="Times New Roman" w:cs="Times New Roman"/>
          <w:sz w:val="24"/>
          <w:szCs w:val="24"/>
        </w:rPr>
        <w:t xml:space="preserve"> za razvoj programske opreme in ne iger </w:t>
      </w:r>
      <w:r w:rsidR="000D7A6A">
        <w:rPr>
          <w:rFonts w:ascii="Times New Roman" w:hAnsi="Times New Roman" w:cs="Times New Roman"/>
          <w:sz w:val="24"/>
          <w:szCs w:val="24"/>
        </w:rPr>
        <w:fldChar w:fldCharType="begin"/>
      </w:r>
      <w:r w:rsidR="00581191">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0D7A6A">
        <w:rPr>
          <w:rFonts w:ascii="Times New Roman" w:hAnsi="Times New Roman" w:cs="Times New Roman"/>
          <w:sz w:val="24"/>
          <w:szCs w:val="24"/>
        </w:rPr>
        <w:fldChar w:fldCharType="separate"/>
      </w:r>
      <w:r w:rsidR="000D7A6A" w:rsidRPr="002C1D09">
        <w:rPr>
          <w:rFonts w:ascii="Times New Roman" w:hAnsi="Times New Roman" w:cs="Times New Roman"/>
          <w:sz w:val="24"/>
          <w:szCs w:val="24"/>
        </w:rPr>
        <w:t>(O’Hagan in O’</w:t>
      </w:r>
      <w:r w:rsidR="000D7A6A">
        <w:rPr>
          <w:rFonts w:ascii="Times New Roman" w:hAnsi="Times New Roman" w:cs="Times New Roman"/>
          <w:sz w:val="24"/>
          <w:szCs w:val="24"/>
        </w:rPr>
        <w:t>Connor 2015, 6</w:t>
      </w:r>
      <w:r w:rsidR="000D7A6A" w:rsidRPr="002C1D09">
        <w:rPr>
          <w:rFonts w:ascii="Times New Roman" w:hAnsi="Times New Roman" w:cs="Times New Roman"/>
          <w:sz w:val="24"/>
          <w:szCs w:val="24"/>
        </w:rPr>
        <w:t>)</w:t>
      </w:r>
      <w:r w:rsidR="000D7A6A">
        <w:rPr>
          <w:rFonts w:ascii="Times New Roman" w:hAnsi="Times New Roman" w:cs="Times New Roman"/>
          <w:sz w:val="24"/>
          <w:szCs w:val="24"/>
        </w:rPr>
        <w:fldChar w:fldCharType="end"/>
      </w:r>
      <w:r w:rsidR="007544FD">
        <w:rPr>
          <w:rFonts w:ascii="Times New Roman" w:hAnsi="Times New Roman" w:cs="Times New Roman"/>
          <w:sz w:val="24"/>
          <w:szCs w:val="24"/>
        </w:rPr>
        <w:t xml:space="preserve">. </w:t>
      </w:r>
      <w:r w:rsidR="000D7A6A">
        <w:rPr>
          <w:rFonts w:ascii="Times New Roman" w:hAnsi="Times New Roman" w:cs="Times New Roman"/>
          <w:sz w:val="24"/>
          <w:szCs w:val="24"/>
        </w:rPr>
        <w:t xml:space="preserve">Več kot polovica študij primerov omenja kreativnost, kot </w:t>
      </w:r>
      <w:r w:rsidR="00F024A6">
        <w:rPr>
          <w:rFonts w:ascii="Times New Roman" w:hAnsi="Times New Roman" w:cs="Times New Roman"/>
          <w:sz w:val="24"/>
          <w:szCs w:val="24"/>
        </w:rPr>
        <w:t>glavni izziv uporabe agilnih pristopov</w:t>
      </w:r>
      <w:r w:rsidR="00CF0C43">
        <w:rPr>
          <w:rFonts w:ascii="Times New Roman" w:hAnsi="Times New Roman" w:cs="Times New Roman"/>
          <w:sz w:val="24"/>
          <w:szCs w:val="24"/>
        </w:rPr>
        <w:t xml:space="preserve"> </w:t>
      </w:r>
      <w:r w:rsidR="00CF0C43">
        <w:rPr>
          <w:rFonts w:ascii="Times New Roman" w:hAnsi="Times New Roman" w:cs="Times New Roman"/>
          <w:sz w:val="24"/>
          <w:szCs w:val="24"/>
        </w:rPr>
        <w:fldChar w:fldCharType="begin"/>
      </w:r>
      <w:r w:rsidR="00CF0C43">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CF0C43">
        <w:rPr>
          <w:rFonts w:ascii="Times New Roman" w:hAnsi="Times New Roman" w:cs="Times New Roman"/>
          <w:sz w:val="24"/>
          <w:szCs w:val="24"/>
        </w:rPr>
        <w:fldChar w:fldCharType="separate"/>
      </w:r>
      <w:r w:rsidR="00CF0C43" w:rsidRPr="00CF0C43">
        <w:rPr>
          <w:rFonts w:ascii="Times New Roman" w:hAnsi="Times New Roman" w:cs="Times New Roman"/>
          <w:sz w:val="24"/>
        </w:rPr>
        <w:t>(Ruonala 2016, 29)</w:t>
      </w:r>
      <w:r w:rsidR="00CF0C43">
        <w:rPr>
          <w:rFonts w:ascii="Times New Roman" w:hAnsi="Times New Roman" w:cs="Times New Roman"/>
          <w:sz w:val="24"/>
          <w:szCs w:val="24"/>
        </w:rPr>
        <w:fldChar w:fldCharType="end"/>
      </w:r>
      <w:r w:rsidR="00F233E8">
        <w:rPr>
          <w:rFonts w:ascii="Times New Roman" w:hAnsi="Times New Roman" w:cs="Times New Roman"/>
          <w:sz w:val="24"/>
          <w:szCs w:val="24"/>
        </w:rPr>
        <w:t>.</w:t>
      </w:r>
      <w:r w:rsidR="00A4303C">
        <w:rPr>
          <w:rFonts w:ascii="Times New Roman" w:hAnsi="Times New Roman" w:cs="Times New Roman"/>
          <w:sz w:val="24"/>
          <w:szCs w:val="24"/>
        </w:rPr>
        <w:t xml:space="preserve"> Multidisciplinarn</w:t>
      </w:r>
      <w:r w:rsidR="00F116D5">
        <w:rPr>
          <w:rFonts w:ascii="Times New Roman" w:hAnsi="Times New Roman" w:cs="Times New Roman"/>
          <w:sz w:val="24"/>
          <w:szCs w:val="24"/>
        </w:rPr>
        <w:t>e ekipe se pogosto delijo med u</w:t>
      </w:r>
      <w:r w:rsidR="00A4303C">
        <w:rPr>
          <w:rFonts w:ascii="Times New Roman" w:hAnsi="Times New Roman" w:cs="Times New Roman"/>
          <w:sz w:val="24"/>
          <w:szCs w:val="24"/>
        </w:rPr>
        <w:t>m</w:t>
      </w:r>
      <w:r w:rsidR="00F116D5">
        <w:rPr>
          <w:rFonts w:ascii="Times New Roman" w:hAnsi="Times New Roman" w:cs="Times New Roman"/>
          <w:sz w:val="24"/>
          <w:szCs w:val="24"/>
        </w:rPr>
        <w:t>e</w:t>
      </w:r>
      <w:r w:rsidR="00A4303C">
        <w:rPr>
          <w:rFonts w:ascii="Times New Roman" w:hAnsi="Times New Roman" w:cs="Times New Roman"/>
          <w:sz w:val="24"/>
          <w:szCs w:val="24"/>
        </w:rPr>
        <w:t>tnike in programerje</w:t>
      </w:r>
      <w:r w:rsidR="0053221A">
        <w:rPr>
          <w:rFonts w:ascii="Times New Roman" w:hAnsi="Times New Roman" w:cs="Times New Roman"/>
          <w:sz w:val="24"/>
          <w:szCs w:val="24"/>
        </w:rPr>
        <w:t>, kar privede d</w:t>
      </w:r>
      <w:r w:rsidR="00F116D5">
        <w:rPr>
          <w:rFonts w:ascii="Times New Roman" w:hAnsi="Times New Roman" w:cs="Times New Roman"/>
          <w:sz w:val="24"/>
          <w:szCs w:val="24"/>
        </w:rPr>
        <w:t>o težav v komunikaciji</w:t>
      </w:r>
      <w:r w:rsidR="00A4303C">
        <w:rPr>
          <w:rFonts w:ascii="Times New Roman" w:hAnsi="Times New Roman" w:cs="Times New Roman"/>
          <w:sz w:val="24"/>
          <w:szCs w:val="24"/>
        </w:rPr>
        <w:t xml:space="preserve"> </w:t>
      </w:r>
      <w:r w:rsidR="00A4303C">
        <w:rPr>
          <w:rFonts w:ascii="Times New Roman" w:hAnsi="Times New Roman" w:cs="Times New Roman"/>
          <w:sz w:val="24"/>
          <w:szCs w:val="24"/>
        </w:rPr>
        <w:fldChar w:fldCharType="begin"/>
      </w:r>
      <w:r w:rsidR="004E01D7">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A4303C">
        <w:rPr>
          <w:rFonts w:ascii="Times New Roman" w:hAnsi="Times New Roman" w:cs="Times New Roman"/>
          <w:sz w:val="24"/>
          <w:szCs w:val="24"/>
        </w:rPr>
        <w:fldChar w:fldCharType="separate"/>
      </w:r>
      <w:r w:rsidR="00A4303C" w:rsidRPr="006F58B0">
        <w:rPr>
          <w:rFonts w:ascii="Times New Roman" w:hAnsi="Times New Roman" w:cs="Times New Roman"/>
          <w:sz w:val="24"/>
        </w:rPr>
        <w:t>(Kanode in Haddad 2009, 263)</w:t>
      </w:r>
      <w:r w:rsidR="00A4303C">
        <w:rPr>
          <w:rFonts w:ascii="Times New Roman" w:hAnsi="Times New Roman" w:cs="Times New Roman"/>
          <w:sz w:val="24"/>
          <w:szCs w:val="24"/>
        </w:rPr>
        <w:fldChar w:fldCharType="end"/>
      </w:r>
      <w:r w:rsidR="00A4303C">
        <w:rPr>
          <w:rFonts w:ascii="Times New Roman" w:hAnsi="Times New Roman" w:cs="Times New Roman"/>
          <w:sz w:val="24"/>
          <w:szCs w:val="24"/>
        </w:rPr>
        <w:t>.</w:t>
      </w:r>
      <w:r w:rsidR="00C82319">
        <w:rPr>
          <w:rFonts w:ascii="Times New Roman" w:hAnsi="Times New Roman" w:cs="Times New Roman"/>
          <w:sz w:val="24"/>
          <w:szCs w:val="24"/>
        </w:rPr>
        <w:t xml:space="preserve"> Umetniki imajo</w:t>
      </w:r>
      <w:r w:rsidR="0044308F">
        <w:rPr>
          <w:rFonts w:ascii="Times New Roman" w:hAnsi="Times New Roman" w:cs="Times New Roman"/>
          <w:sz w:val="24"/>
          <w:szCs w:val="24"/>
        </w:rPr>
        <w:t xml:space="preserve"> tudi</w:t>
      </w:r>
      <w:r w:rsidR="00C82319">
        <w:rPr>
          <w:rFonts w:ascii="Times New Roman" w:hAnsi="Times New Roman" w:cs="Times New Roman"/>
          <w:sz w:val="24"/>
          <w:szCs w:val="24"/>
        </w:rPr>
        <w:t xml:space="preserve"> odpor po sprejemanju agilnih metod in ostalih uveljavljenih procesnih kontrol kot tehnično orientirani zaposleni</w:t>
      </w:r>
      <w:r w:rsidR="00E70B20">
        <w:rPr>
          <w:rFonts w:ascii="Times New Roman" w:hAnsi="Times New Roman" w:cs="Times New Roman"/>
          <w:sz w:val="24"/>
          <w:szCs w:val="24"/>
        </w:rPr>
        <w:t xml:space="preserve"> </w:t>
      </w:r>
      <w:r w:rsidR="00E70B2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E70B20">
        <w:rPr>
          <w:rFonts w:ascii="Times New Roman" w:hAnsi="Times New Roman" w:cs="Times New Roman"/>
          <w:sz w:val="24"/>
          <w:szCs w:val="24"/>
        </w:rPr>
        <w:fldChar w:fldCharType="separate"/>
      </w:r>
      <w:r w:rsidR="00E70B20">
        <w:rPr>
          <w:rFonts w:ascii="Times New Roman" w:hAnsi="Times New Roman" w:cs="Times New Roman"/>
          <w:sz w:val="24"/>
        </w:rPr>
        <w:t>(Ruonala 2016, 30</w:t>
      </w:r>
      <w:r w:rsidR="00E70B20" w:rsidRPr="00CF0C43">
        <w:rPr>
          <w:rFonts w:ascii="Times New Roman" w:hAnsi="Times New Roman" w:cs="Times New Roman"/>
          <w:sz w:val="24"/>
        </w:rPr>
        <w:t>)</w:t>
      </w:r>
      <w:r w:rsidR="00E70B20">
        <w:rPr>
          <w:rFonts w:ascii="Times New Roman" w:hAnsi="Times New Roman" w:cs="Times New Roman"/>
          <w:sz w:val="24"/>
          <w:szCs w:val="24"/>
        </w:rPr>
        <w:fldChar w:fldCharType="end"/>
      </w:r>
      <w:r w:rsidR="00C82319">
        <w:rPr>
          <w:rFonts w:ascii="Times New Roman" w:hAnsi="Times New Roman" w:cs="Times New Roman"/>
          <w:sz w:val="24"/>
          <w:szCs w:val="24"/>
        </w:rPr>
        <w:t>.</w:t>
      </w:r>
      <w:r w:rsidR="00EC5F20">
        <w:rPr>
          <w:rFonts w:ascii="Times New Roman" w:hAnsi="Times New Roman" w:cs="Times New Roman"/>
          <w:sz w:val="24"/>
          <w:szCs w:val="24"/>
        </w:rPr>
        <w:t xml:space="preserve"> Potek dela umetnikov in programerjev je različen in potrebuje natančno sinhronizacijo </w:t>
      </w:r>
      <w:r w:rsidR="00EC5F2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EC5F20">
        <w:rPr>
          <w:rFonts w:ascii="Times New Roman" w:hAnsi="Times New Roman" w:cs="Times New Roman"/>
          <w:sz w:val="24"/>
          <w:szCs w:val="24"/>
        </w:rPr>
        <w:fldChar w:fldCharType="separate"/>
      </w:r>
      <w:r w:rsidR="00EC5F20">
        <w:rPr>
          <w:rFonts w:ascii="Times New Roman" w:hAnsi="Times New Roman" w:cs="Times New Roman"/>
          <w:sz w:val="24"/>
        </w:rPr>
        <w:t>(Ruonala 2016, 30</w:t>
      </w:r>
      <w:r w:rsidR="00EC5F20" w:rsidRPr="00CF0C43">
        <w:rPr>
          <w:rFonts w:ascii="Times New Roman" w:hAnsi="Times New Roman" w:cs="Times New Roman"/>
          <w:sz w:val="24"/>
        </w:rPr>
        <w:t>)</w:t>
      </w:r>
      <w:r w:rsidR="00EC5F20">
        <w:rPr>
          <w:rFonts w:ascii="Times New Roman" w:hAnsi="Times New Roman" w:cs="Times New Roman"/>
          <w:sz w:val="24"/>
          <w:szCs w:val="24"/>
        </w:rPr>
        <w:fldChar w:fldCharType="end"/>
      </w:r>
      <w:r w:rsidR="00EC5F20">
        <w:rPr>
          <w:rFonts w:ascii="Times New Roman" w:hAnsi="Times New Roman" w:cs="Times New Roman"/>
          <w:sz w:val="24"/>
          <w:szCs w:val="24"/>
        </w:rPr>
        <w:t>.</w:t>
      </w:r>
      <w:r w:rsidR="00632C28">
        <w:rPr>
          <w:rFonts w:ascii="Times New Roman" w:hAnsi="Times New Roman" w:cs="Times New Roman"/>
          <w:sz w:val="24"/>
          <w:szCs w:val="24"/>
        </w:rPr>
        <w:t xml:space="preserve"> Manjuka in kolegi (2016) priporočajo kaskadni</w:t>
      </w:r>
      <w:r w:rsidR="00632C28">
        <w:rPr>
          <w:rStyle w:val="Sprotnaopomba-sklic"/>
          <w:rFonts w:ascii="Times New Roman" w:hAnsi="Times New Roman" w:cs="Times New Roman"/>
          <w:sz w:val="24"/>
          <w:szCs w:val="24"/>
        </w:rPr>
        <w:footnoteReference w:id="42"/>
      </w:r>
      <w:r w:rsidR="00632C28">
        <w:rPr>
          <w:rFonts w:ascii="Times New Roman" w:hAnsi="Times New Roman" w:cs="Times New Roman"/>
          <w:sz w:val="24"/>
          <w:szCs w:val="24"/>
        </w:rPr>
        <w:t xml:space="preserve"> model za izdelavo sredstev, k</w:t>
      </w:r>
      <w:r w:rsidR="005441FF">
        <w:rPr>
          <w:rFonts w:ascii="Times New Roman" w:hAnsi="Times New Roman" w:cs="Times New Roman"/>
          <w:sz w:val="24"/>
          <w:szCs w:val="24"/>
        </w:rPr>
        <w:t>er so</w:t>
      </w:r>
      <w:r w:rsidR="00F21C7F">
        <w:rPr>
          <w:rFonts w:ascii="Times New Roman" w:hAnsi="Times New Roman" w:cs="Times New Roman"/>
          <w:sz w:val="24"/>
          <w:szCs w:val="24"/>
        </w:rPr>
        <w:t xml:space="preserve"> za njih</w:t>
      </w:r>
      <w:r w:rsidR="005441FF">
        <w:rPr>
          <w:rFonts w:ascii="Times New Roman" w:hAnsi="Times New Roman" w:cs="Times New Roman"/>
          <w:sz w:val="24"/>
          <w:szCs w:val="24"/>
        </w:rPr>
        <w:t xml:space="preserve"> zahteve jasno definirane.</w:t>
      </w:r>
    </w:p>
    <w:p w14:paraId="02F1BF80" w14:textId="3B9DDB69" w:rsidR="002B3327" w:rsidRDefault="002B3327" w:rsidP="002B3327">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Čeprav je razvidno, da se v praksi razvoj nagiba k uporabi agilnih praks je Brazilska raziskava ocenila njihovo učinkovitost. V raziskavi je sodelovalo 58 podjetij, ki razvijajo video igre. Anketa je bila konstruirana tako, da so anketiranci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Pr="00BB2E5A">
        <w:rPr>
          <w:rFonts w:ascii="Times New Roman" w:hAnsi="Times New Roman" w:cs="Times New Roman"/>
          <w:sz w:val="24"/>
          <w:szCs w:val="24"/>
        </w:rPr>
        <w:t>(Politowski in dr. 2016, 155</w:t>
      </w:r>
      <w:r>
        <w:rPr>
          <w:rFonts w:ascii="Times New Roman" w:hAnsi="Times New Roman" w:cs="Times New Roman"/>
          <w:sz w:val="24"/>
          <w:szCs w:val="24"/>
        </w:rPr>
        <w:t xml:space="preserve">). Agilne </w:t>
      </w:r>
      <w:r>
        <w:rPr>
          <w:rFonts w:ascii="Times New Roman" w:hAnsi="Times New Roman" w:cs="Times New Roman"/>
          <w:sz w:val="24"/>
          <w:szCs w:val="24"/>
        </w:rPr>
        <w:lastRenderedPageBreak/>
        <w:t xml:space="preserve">predstavljajo XP, Kanban, Scrum in veljajo za iterativne pristope konstantnega posodabljanja procesa. Predpisujoči so derivati kaskadnih, sekvenčnih procesnih modelov </w:t>
      </w:r>
      <w:r w:rsidRPr="00BB2E5A">
        <w:rPr>
          <w:rFonts w:ascii="Times New Roman" w:hAnsi="Times New Roman" w:cs="Times New Roman"/>
          <w:sz w:val="24"/>
          <w:szCs w:val="24"/>
        </w:rPr>
        <w:t>(Politowski in dr. 2016, 155</w:t>
      </w:r>
      <w:r>
        <w:rPr>
          <w:rFonts w:ascii="Times New Roman" w:hAnsi="Times New Roman" w:cs="Times New Roman"/>
          <w:sz w:val="24"/>
          <w:szCs w:val="24"/>
        </w:rPr>
        <w:t>, 156). Med ad-hoc spadajo modeli, ki so visoko modificirani in ne spadajo med 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projektov (Politowski in dr. 2016, 158).</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4B9B1DDD" w14:textId="77777777" w:rsidR="00A961D5" w:rsidRDefault="00A961D5" w:rsidP="001D14E5">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3.6 </w:t>
      </w:r>
      <w:commentRangeStart w:id="10"/>
      <w:r>
        <w:rPr>
          <w:rFonts w:ascii="Times New Roman" w:hAnsi="Times New Roman" w:cs="Times New Roman"/>
          <w:sz w:val="24"/>
        </w:rPr>
        <w:t>UGOTOVITVE</w:t>
      </w:r>
      <w:commentRangeEnd w:id="10"/>
      <w:r w:rsidR="00C53653">
        <w:rPr>
          <w:rStyle w:val="Pripombasklic"/>
        </w:rPr>
        <w:commentReference w:id="10"/>
      </w:r>
    </w:p>
    <w:p w14:paraId="3C0A3FEE" w14:textId="3AD1C51E" w:rsidR="00415DE5" w:rsidRDefault="00581191" w:rsidP="00F117AC">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Kanode in Haddad </w:t>
      </w:r>
      <w:r>
        <w:rPr>
          <w:rFonts w:ascii="Times New Roman" w:hAnsi="Times New Roman" w:cs="Times New Roman"/>
          <w:sz w:val="24"/>
        </w:rPr>
        <w:fldChar w:fldCharType="begin"/>
      </w:r>
      <w:r w:rsidR="00F82848">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Pr>
          <w:rFonts w:ascii="Times New Roman" w:hAnsi="Times New Roman" w:cs="Times New Roman"/>
          <w:sz w:val="24"/>
        </w:rPr>
        <w:fldChar w:fldCharType="separate"/>
      </w:r>
      <w:r w:rsidRPr="00581191">
        <w:rPr>
          <w:rFonts w:ascii="Times New Roman" w:hAnsi="Times New Roman" w:cs="Times New Roman"/>
          <w:sz w:val="24"/>
        </w:rPr>
        <w:t>(</w:t>
      </w:r>
      <w:r>
        <w:rPr>
          <w:rFonts w:ascii="Times New Roman" w:hAnsi="Times New Roman" w:cs="Times New Roman"/>
          <w:sz w:val="24"/>
        </w:rPr>
        <w:t>2009</w:t>
      </w:r>
      <w:r w:rsidRPr="00581191">
        <w:rPr>
          <w:rFonts w:ascii="Times New Roman" w:hAnsi="Times New Roman" w:cs="Times New Roman"/>
          <w:sz w:val="24"/>
        </w:rPr>
        <w:t>)</w:t>
      </w:r>
      <w:r>
        <w:rPr>
          <w:rFonts w:ascii="Times New Roman" w:hAnsi="Times New Roman" w:cs="Times New Roman"/>
          <w:sz w:val="24"/>
        </w:rPr>
        <w:fldChar w:fldCharType="end"/>
      </w:r>
      <w:r>
        <w:rPr>
          <w:rFonts w:ascii="Times New Roman" w:hAnsi="Times New Roman" w:cs="Times New Roman"/>
          <w:sz w:val="24"/>
        </w:rPr>
        <w:t xml:space="preserve"> jasno navajata, da razvoj video iger potrebuje inženirsko</w:t>
      </w:r>
      <w:r w:rsidR="00D77C28">
        <w:rPr>
          <w:rFonts w:ascii="Times New Roman" w:hAnsi="Times New Roman" w:cs="Times New Roman"/>
          <w:sz w:val="24"/>
        </w:rPr>
        <w:t xml:space="preserve"> prakso, ki bo znala upoštevati specifične karakteristike upravljanja multimedijskih sredstev in privlačnega igranja.</w:t>
      </w:r>
      <w:r w:rsidR="00B87224">
        <w:rPr>
          <w:rFonts w:ascii="Times New Roman" w:hAnsi="Times New Roman" w:cs="Times New Roman"/>
          <w:sz w:val="24"/>
        </w:rPr>
        <w:t xml:space="preserve"> Priporočata tudi, da se prototipiran</w:t>
      </w:r>
      <w:r w:rsidR="00FA383F">
        <w:rPr>
          <w:rFonts w:ascii="Times New Roman" w:hAnsi="Times New Roman" w:cs="Times New Roman"/>
          <w:sz w:val="24"/>
        </w:rPr>
        <w:t>je izvaja v fazi pred-produkcije</w:t>
      </w:r>
      <w:r w:rsidR="00B87224">
        <w:rPr>
          <w:rFonts w:ascii="Times New Roman" w:hAnsi="Times New Roman" w:cs="Times New Roman"/>
          <w:sz w:val="24"/>
        </w:rPr>
        <w:t xml:space="preserve"> za definiranje igre</w:t>
      </w:r>
      <w:r w:rsidR="00F82848">
        <w:rPr>
          <w:rFonts w:ascii="Times New Roman" w:hAnsi="Times New Roman" w:cs="Times New Roman"/>
          <w:sz w:val="24"/>
        </w:rPr>
        <w:t xml:space="preserve"> </w:t>
      </w:r>
      <w:r w:rsidR="00F82848">
        <w:rPr>
          <w:rFonts w:ascii="Times New Roman" w:hAnsi="Times New Roman" w:cs="Times New Roman"/>
          <w:sz w:val="24"/>
        </w:rPr>
        <w:fldChar w:fldCharType="begin"/>
      </w:r>
      <w:r w:rsidR="00A869FF">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F82848">
        <w:rPr>
          <w:rFonts w:ascii="Times New Roman" w:hAnsi="Times New Roman" w:cs="Times New Roman"/>
          <w:sz w:val="24"/>
        </w:rPr>
        <w:fldChar w:fldCharType="separate"/>
      </w:r>
      <w:r w:rsidR="00A869FF" w:rsidRPr="00A869FF">
        <w:rPr>
          <w:rFonts w:ascii="Times New Roman" w:hAnsi="Times New Roman" w:cs="Times New Roman"/>
          <w:sz w:val="24"/>
        </w:rPr>
        <w:t>(Kanode in Haddad 2009, 261)</w:t>
      </w:r>
      <w:r w:rsidR="00F82848">
        <w:rPr>
          <w:rFonts w:ascii="Times New Roman" w:hAnsi="Times New Roman" w:cs="Times New Roman"/>
          <w:sz w:val="24"/>
        </w:rPr>
        <w:fldChar w:fldCharType="end"/>
      </w:r>
      <w:r w:rsidR="00F82848">
        <w:rPr>
          <w:rFonts w:ascii="Times New Roman" w:hAnsi="Times New Roman" w:cs="Times New Roman"/>
          <w:sz w:val="24"/>
        </w:rPr>
        <w:t>.</w:t>
      </w:r>
      <w:r w:rsidR="00C81E94">
        <w:rPr>
          <w:rFonts w:ascii="Times New Roman" w:hAnsi="Times New Roman" w:cs="Times New Roman"/>
          <w:sz w:val="24"/>
        </w:rPr>
        <w:t xml:space="preserve"> </w:t>
      </w:r>
      <w:r w:rsidR="00C81E94">
        <w:rPr>
          <w:rFonts w:ascii="Times New Roman" w:hAnsi="Times New Roman" w:cs="Times New Roman"/>
          <w:sz w:val="24"/>
          <w:szCs w:val="24"/>
        </w:rPr>
        <w:t xml:space="preserve">Prototipi in iteracije omogočajo fazi pred-produkcije identificirati zabavo v igri </w:t>
      </w:r>
      <w:r w:rsidR="00C81E94">
        <w:rPr>
          <w:rFonts w:ascii="Times New Roman" w:hAnsi="Times New Roman" w:cs="Times New Roman"/>
          <w:sz w:val="24"/>
          <w:szCs w:val="24"/>
        </w:rPr>
        <w:fldChar w:fldCharType="begin"/>
      </w:r>
      <w:r w:rsidR="00C81E94">
        <w:rPr>
          <w:rFonts w:ascii="Times New Roman" w:hAnsi="Times New Roman" w:cs="Times New Roman"/>
          <w:sz w:val="24"/>
          <w:szCs w:val="24"/>
        </w:rPr>
        <w:instrText xml:space="preserve"> ADDIN ZOTERO_ITEM CSL_CITATION {"citationID":"25LIPIBM","properties":{"formattedCitation":"(Kanode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C81E94">
        <w:rPr>
          <w:rFonts w:ascii="Times New Roman" w:hAnsi="Times New Roman" w:cs="Times New Roman"/>
          <w:sz w:val="24"/>
          <w:szCs w:val="24"/>
        </w:rPr>
        <w:fldChar w:fldCharType="separate"/>
      </w:r>
      <w:r w:rsidR="00C81E94" w:rsidRPr="00EE65B7">
        <w:rPr>
          <w:rFonts w:ascii="Times New Roman" w:hAnsi="Times New Roman" w:cs="Times New Roman"/>
          <w:sz w:val="24"/>
        </w:rPr>
        <w:t>(Kanode in Haddad 2009, 261)</w:t>
      </w:r>
      <w:r w:rsidR="00C81E94">
        <w:rPr>
          <w:rFonts w:ascii="Times New Roman" w:hAnsi="Times New Roman" w:cs="Times New Roman"/>
          <w:sz w:val="24"/>
          <w:szCs w:val="24"/>
        </w:rPr>
        <w:fldChar w:fldCharType="end"/>
      </w:r>
      <w:r w:rsidR="00C81E94">
        <w:rPr>
          <w:rFonts w:ascii="Times New Roman" w:hAnsi="Times New Roman" w:cs="Times New Roman"/>
          <w:sz w:val="24"/>
          <w:szCs w:val="24"/>
        </w:rPr>
        <w:t xml:space="preserve">. </w:t>
      </w:r>
      <w:r w:rsidR="003B203F">
        <w:rPr>
          <w:rFonts w:ascii="Times New Roman" w:hAnsi="Times New Roman" w:cs="Times New Roman"/>
          <w:sz w:val="24"/>
        </w:rPr>
        <w:t xml:space="preserve"> </w:t>
      </w:r>
      <w:r w:rsidR="00F117AC">
        <w:rPr>
          <w:rFonts w:ascii="Times New Roman" w:hAnsi="Times New Roman" w:cs="Times New Roman"/>
          <w:sz w:val="24"/>
          <w:szCs w:val="24"/>
        </w:rPr>
        <w:t>To vodi v nekako olajšano tranzicijo pred-produkcije v produkcijo</w:t>
      </w:r>
      <w:r w:rsidR="00C81E94">
        <w:rPr>
          <w:rFonts w:ascii="Times New Roman" w:hAnsi="Times New Roman" w:cs="Times New Roman"/>
          <w:sz w:val="24"/>
          <w:szCs w:val="24"/>
        </w:rPr>
        <w:t xml:space="preserve"> </w:t>
      </w:r>
      <w:r w:rsidR="00C81E94">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{"citationID":"TzFRVkZL","properties":{"formattedCitation":"(Kanode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C81E94">
        <w:rPr>
          <w:rFonts w:ascii="Times New Roman" w:hAnsi="Times New Roman" w:cs="Times New Roman"/>
          <w:sz w:val="24"/>
          <w:szCs w:val="24"/>
        </w:rPr>
        <w:fldChar w:fldCharType="separate"/>
      </w:r>
      <w:r w:rsidR="00C81E94" w:rsidRPr="00EE65B7">
        <w:rPr>
          <w:rFonts w:ascii="Times New Roman" w:hAnsi="Times New Roman" w:cs="Times New Roman"/>
          <w:sz w:val="24"/>
        </w:rPr>
        <w:t>(Kanode in Haddad 2009, 261)</w:t>
      </w:r>
      <w:r w:rsidR="00C81E94">
        <w:rPr>
          <w:rFonts w:ascii="Times New Roman" w:hAnsi="Times New Roman" w:cs="Times New Roman"/>
          <w:sz w:val="24"/>
          <w:szCs w:val="24"/>
        </w:rPr>
        <w:fldChar w:fldCharType="end"/>
      </w:r>
      <w:r w:rsidR="00F117AC">
        <w:rPr>
          <w:rFonts w:ascii="Times New Roman" w:hAnsi="Times New Roman" w:cs="Times New Roman"/>
          <w:sz w:val="24"/>
          <w:szCs w:val="24"/>
        </w:rPr>
        <w:t>.</w:t>
      </w:r>
      <w:r w:rsidR="005E69AE">
        <w:rPr>
          <w:rFonts w:ascii="Times New Roman" w:hAnsi="Times New Roman" w:cs="Times New Roman"/>
          <w:sz w:val="24"/>
          <w:szCs w:val="24"/>
        </w:rPr>
        <w:t xml:space="preserve"> Podobno </w:t>
      </w:r>
      <w:r w:rsidR="00324962">
        <w:rPr>
          <w:rFonts w:ascii="Times New Roman" w:hAnsi="Times New Roman" w:cs="Times New Roman"/>
          <w:sz w:val="24"/>
          <w:szCs w:val="24"/>
        </w:rPr>
        <w:t xml:space="preserve">meni </w:t>
      </w:r>
      <w:r w:rsidR="00224F8C">
        <w:rPr>
          <w:rFonts w:ascii="Times New Roman" w:hAnsi="Times New Roman" w:cs="Times New Roman"/>
          <w:sz w:val="24"/>
          <w:szCs w:val="24"/>
        </w:rPr>
        <w:t xml:space="preserve">tudi </w:t>
      </w:r>
      <w:r w:rsidR="002D1608">
        <w:rPr>
          <w:rFonts w:ascii="Times New Roman" w:hAnsi="Times New Roman" w:cs="Times New Roman"/>
          <w:sz w:val="24"/>
          <w:szCs w:val="24"/>
        </w:rPr>
        <w:fldChar w:fldCharType="begin"/>
      </w:r>
      <w:r w:rsidR="002D1608">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2D1608">
        <w:rPr>
          <w:rFonts w:ascii="Times New Roman" w:hAnsi="Times New Roman" w:cs="Times New Roman"/>
          <w:sz w:val="24"/>
          <w:szCs w:val="24"/>
        </w:rPr>
        <w:fldChar w:fldCharType="separate"/>
      </w:r>
      <w:r w:rsidR="002D1608">
        <w:rPr>
          <w:rFonts w:ascii="Times New Roman" w:hAnsi="Times New Roman" w:cs="Times New Roman"/>
          <w:sz w:val="24"/>
        </w:rPr>
        <w:t>Keith (2010</w:t>
      </w:r>
      <w:r w:rsidR="002D1608" w:rsidRPr="002D1608">
        <w:rPr>
          <w:rFonts w:ascii="Times New Roman" w:hAnsi="Times New Roman" w:cs="Times New Roman"/>
          <w:sz w:val="24"/>
        </w:rPr>
        <w:t>)</w:t>
      </w:r>
      <w:r w:rsidR="002D1608">
        <w:rPr>
          <w:rFonts w:ascii="Times New Roman" w:hAnsi="Times New Roman" w:cs="Times New Roman"/>
          <w:sz w:val="24"/>
          <w:szCs w:val="24"/>
        </w:rPr>
        <w:fldChar w:fldCharType="end"/>
      </w:r>
      <w:r w:rsidR="002D1608">
        <w:rPr>
          <w:rFonts w:ascii="Times New Roman" w:hAnsi="Times New Roman" w:cs="Times New Roman"/>
          <w:sz w:val="24"/>
          <w:szCs w:val="24"/>
        </w:rPr>
        <w:t>, ki navaja, da je Scrum primeren za pred-produkcijo medtem, ko priporoča Lean in Kanban pristope v produkcijski fazi</w:t>
      </w:r>
      <w:r w:rsidR="002B6EEA">
        <w:rPr>
          <w:rFonts w:ascii="Times New Roman" w:hAnsi="Times New Roman" w:cs="Times New Roman"/>
          <w:sz w:val="24"/>
          <w:szCs w:val="24"/>
        </w:rPr>
        <w:t xml:space="preserve"> </w:t>
      </w:r>
      <w:r w:rsidR="002B6EEA">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2B6EEA">
        <w:rPr>
          <w:rFonts w:ascii="Times New Roman" w:hAnsi="Times New Roman" w:cs="Times New Roman"/>
          <w:sz w:val="24"/>
          <w:szCs w:val="24"/>
        </w:rPr>
        <w:fldChar w:fldCharType="separate"/>
      </w:r>
      <w:r w:rsidR="002B6EEA" w:rsidRPr="002B6EEA">
        <w:rPr>
          <w:rFonts w:ascii="Times New Roman" w:hAnsi="Times New Roman" w:cs="Times New Roman"/>
          <w:sz w:val="24"/>
        </w:rPr>
        <w:t>(Keith 2010, 298)</w:t>
      </w:r>
      <w:r w:rsidR="002B6EEA">
        <w:rPr>
          <w:rFonts w:ascii="Times New Roman" w:hAnsi="Times New Roman" w:cs="Times New Roman"/>
          <w:sz w:val="24"/>
          <w:szCs w:val="24"/>
        </w:rPr>
        <w:fldChar w:fldCharType="end"/>
      </w:r>
      <w:r w:rsidR="002D1608">
        <w:rPr>
          <w:rFonts w:ascii="Times New Roman" w:hAnsi="Times New Roman" w:cs="Times New Roman"/>
          <w:sz w:val="24"/>
          <w:szCs w:val="24"/>
        </w:rPr>
        <w:t>.</w:t>
      </w:r>
      <w:r w:rsidR="000F2C1E">
        <w:rPr>
          <w:rFonts w:ascii="Times New Roman" w:hAnsi="Times New Roman" w:cs="Times New Roman"/>
          <w:sz w:val="24"/>
          <w:szCs w:val="24"/>
        </w:rPr>
        <w:t xml:space="preserve"> </w:t>
      </w:r>
      <w:r w:rsidR="00224F8C">
        <w:rPr>
          <w:rFonts w:ascii="Times New Roman" w:hAnsi="Times New Roman" w:cs="Times New Roman"/>
          <w:sz w:val="24"/>
          <w:szCs w:val="24"/>
        </w:rPr>
        <w:t xml:space="preserve">Manjuka in kolegi (2016) potrjujejo, da agilne prakse dobro delujejo v fazi predprodukcije zaradi hitrih iteracij in prototipiranja </w:t>
      </w:r>
      <w:r w:rsidR="00224F8C">
        <w:rPr>
          <w:rFonts w:ascii="Times New Roman" w:hAnsi="Times New Roman" w:cs="Times New Roman"/>
          <w:sz w:val="24"/>
          <w:szCs w:val="24"/>
        </w:rPr>
        <w:fldChar w:fldCharType="begin"/>
      </w:r>
      <w:r w:rsidR="00224F8C">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224F8C">
        <w:rPr>
          <w:rFonts w:ascii="Times New Roman" w:hAnsi="Times New Roman" w:cs="Times New Roman"/>
          <w:sz w:val="24"/>
          <w:szCs w:val="24"/>
        </w:rPr>
        <w:fldChar w:fldCharType="separate"/>
      </w:r>
      <w:r w:rsidR="00224F8C" w:rsidRPr="00224F8C">
        <w:rPr>
          <w:rFonts w:ascii="Times New Roman" w:hAnsi="Times New Roman" w:cs="Times New Roman"/>
          <w:sz w:val="24"/>
        </w:rPr>
        <w:t>(Manjuka, Chakradhar Raju, in Sai Chand 2016</w:t>
      </w:r>
      <w:r w:rsidR="00224F8C">
        <w:rPr>
          <w:rFonts w:ascii="Times New Roman" w:hAnsi="Times New Roman" w:cs="Times New Roman"/>
          <w:sz w:val="24"/>
        </w:rPr>
        <w:t>, 558</w:t>
      </w:r>
      <w:r w:rsidR="00224F8C" w:rsidRPr="00224F8C">
        <w:rPr>
          <w:rFonts w:ascii="Times New Roman" w:hAnsi="Times New Roman" w:cs="Times New Roman"/>
          <w:sz w:val="24"/>
        </w:rPr>
        <w:t>)</w:t>
      </w:r>
      <w:r w:rsidR="00224F8C">
        <w:rPr>
          <w:rFonts w:ascii="Times New Roman" w:hAnsi="Times New Roman" w:cs="Times New Roman"/>
          <w:sz w:val="24"/>
          <w:szCs w:val="24"/>
        </w:rPr>
        <w:fldChar w:fldCharType="end"/>
      </w:r>
      <w:r w:rsidR="00224F8C">
        <w:rPr>
          <w:rFonts w:ascii="Times New Roman" w:hAnsi="Times New Roman" w:cs="Times New Roman"/>
          <w:sz w:val="24"/>
          <w:szCs w:val="24"/>
        </w:rPr>
        <w:t>.</w:t>
      </w:r>
      <w:r w:rsidR="006C6A95">
        <w:rPr>
          <w:rFonts w:ascii="Times New Roman" w:hAnsi="Times New Roman" w:cs="Times New Roman"/>
          <w:sz w:val="24"/>
          <w:szCs w:val="24"/>
        </w:rPr>
        <w:t xml:space="preserve"> Za izboljšanje procesa se priporoča združevanje razvojnih procesov </w:t>
      </w:r>
      <w:r w:rsidR="006C6A95">
        <w:rPr>
          <w:rFonts w:ascii="Times New Roman" w:hAnsi="Times New Roman" w:cs="Times New Roman"/>
          <w:sz w:val="24"/>
          <w:szCs w:val="24"/>
        </w:rPr>
        <w:fldChar w:fldCharType="begin"/>
      </w:r>
      <w:r w:rsidR="00492B5A">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6C6A95">
        <w:rPr>
          <w:rFonts w:ascii="Times New Roman" w:hAnsi="Times New Roman" w:cs="Times New Roman"/>
          <w:sz w:val="24"/>
          <w:szCs w:val="24"/>
        </w:rPr>
        <w:fldChar w:fldCharType="separate"/>
      </w:r>
      <w:r w:rsidR="006C6A95" w:rsidRPr="00224F8C">
        <w:rPr>
          <w:rFonts w:ascii="Times New Roman" w:hAnsi="Times New Roman" w:cs="Times New Roman"/>
          <w:sz w:val="24"/>
        </w:rPr>
        <w:t>(Manjuka, Chakradhar Raju, in Sai Chand 2016</w:t>
      </w:r>
      <w:r w:rsidR="006C6A95">
        <w:rPr>
          <w:rFonts w:ascii="Times New Roman" w:hAnsi="Times New Roman" w:cs="Times New Roman"/>
          <w:sz w:val="24"/>
        </w:rPr>
        <w:t>, 558</w:t>
      </w:r>
      <w:r w:rsidR="006C6A95" w:rsidRPr="00224F8C">
        <w:rPr>
          <w:rFonts w:ascii="Times New Roman" w:hAnsi="Times New Roman" w:cs="Times New Roman"/>
          <w:sz w:val="24"/>
        </w:rPr>
        <w:t>)</w:t>
      </w:r>
      <w:r w:rsidR="006C6A95">
        <w:rPr>
          <w:rFonts w:ascii="Times New Roman" w:hAnsi="Times New Roman" w:cs="Times New Roman"/>
          <w:sz w:val="24"/>
          <w:szCs w:val="24"/>
        </w:rPr>
        <w:fldChar w:fldCharType="end"/>
      </w:r>
      <w:r w:rsidR="008A0557">
        <w:rPr>
          <w:rFonts w:ascii="Times New Roman" w:hAnsi="Times New Roman" w:cs="Times New Roman"/>
          <w:sz w:val="24"/>
          <w:szCs w:val="24"/>
        </w:rPr>
        <w:t>.</w:t>
      </w:r>
      <w:r w:rsidR="008F7EBE">
        <w:rPr>
          <w:rFonts w:ascii="Times New Roman" w:hAnsi="Times New Roman" w:cs="Times New Roman"/>
          <w:sz w:val="24"/>
          <w:szCs w:val="24"/>
        </w:rPr>
        <w:t xml:space="preserve"> Kanode in Haddad (2009) se s tem strinjata in predlagata uporabo enostavnih agil</w:t>
      </w:r>
      <w:r w:rsidR="00492B5A">
        <w:rPr>
          <w:rFonts w:ascii="Times New Roman" w:hAnsi="Times New Roman" w:cs="Times New Roman"/>
          <w:sz w:val="24"/>
          <w:szCs w:val="24"/>
        </w:rPr>
        <w:t>nih metod v fazi pred-produk</w:t>
      </w:r>
      <w:r w:rsidR="00D450E6">
        <w:rPr>
          <w:rFonts w:ascii="Times New Roman" w:hAnsi="Times New Roman" w:cs="Times New Roman"/>
          <w:sz w:val="24"/>
          <w:szCs w:val="24"/>
        </w:rPr>
        <w:t>cij, ki omogočajo eksploracijo i</w:t>
      </w:r>
      <w:r w:rsidR="00492B5A">
        <w:rPr>
          <w:rFonts w:ascii="Times New Roman" w:hAnsi="Times New Roman" w:cs="Times New Roman"/>
          <w:sz w:val="24"/>
          <w:szCs w:val="24"/>
        </w:rPr>
        <w:t xml:space="preserve">gralnosti in uporabniških interakcij. V produkciji je zato mogoče uporabiti bolj formalni proces, ker je bila večina eksperimentiranja že zaključenega </w:t>
      </w:r>
      <w:r w:rsidR="00492B5A">
        <w:rPr>
          <w:rFonts w:ascii="Times New Roman" w:hAnsi="Times New Roman" w:cs="Times New Roman"/>
          <w:sz w:val="24"/>
          <w:szCs w:val="24"/>
        </w:rPr>
        <w:fldChar w:fldCharType="begin"/>
      </w:r>
      <w:r w:rsidR="00492B5A">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492B5A">
        <w:rPr>
          <w:rFonts w:ascii="Times New Roman" w:hAnsi="Times New Roman" w:cs="Times New Roman"/>
          <w:sz w:val="24"/>
          <w:szCs w:val="24"/>
        </w:rPr>
        <w:fldChar w:fldCharType="separate"/>
      </w:r>
      <w:r w:rsidR="00492B5A" w:rsidRPr="00492B5A">
        <w:rPr>
          <w:rFonts w:ascii="Times New Roman" w:hAnsi="Times New Roman" w:cs="Times New Roman"/>
          <w:sz w:val="24"/>
        </w:rPr>
        <w:t>(Kanode in Haddad 2009, 264)</w:t>
      </w:r>
      <w:r w:rsidR="00492B5A">
        <w:rPr>
          <w:rFonts w:ascii="Times New Roman" w:hAnsi="Times New Roman" w:cs="Times New Roman"/>
          <w:sz w:val="24"/>
          <w:szCs w:val="24"/>
        </w:rPr>
        <w:fldChar w:fldCharType="end"/>
      </w:r>
      <w:r w:rsidR="00CE36B9">
        <w:rPr>
          <w:rFonts w:ascii="Times New Roman" w:hAnsi="Times New Roman" w:cs="Times New Roman"/>
          <w:sz w:val="24"/>
          <w:szCs w:val="24"/>
        </w:rPr>
        <w:t>.</w:t>
      </w:r>
    </w:p>
    <w:p w14:paraId="1C83E10C" w14:textId="2D927492" w:rsidR="00FE3ED2" w:rsidRDefault="00A35FAA" w:rsidP="00F117A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 pregledu literature lahko ugotovimo, da ne obstaja procesni model, ki bi upošteval multidisicplinarno sestavo razvojnih ekip. Čeprav so agilni pristopi v večini sprejeti, so visoko modific</w:t>
      </w:r>
      <w:r w:rsidR="00450BFF">
        <w:rPr>
          <w:rFonts w:ascii="Times New Roman" w:hAnsi="Times New Roman" w:cs="Times New Roman"/>
          <w:sz w:val="24"/>
          <w:szCs w:val="24"/>
        </w:rPr>
        <w:t>i</w:t>
      </w:r>
      <w:r w:rsidR="007A7311">
        <w:rPr>
          <w:rFonts w:ascii="Times New Roman" w:hAnsi="Times New Roman" w:cs="Times New Roman"/>
          <w:sz w:val="24"/>
          <w:szCs w:val="24"/>
        </w:rPr>
        <w:t>rani pristopi bolj učinkoviti.</w:t>
      </w:r>
      <w:r w:rsidR="00405511">
        <w:rPr>
          <w:rFonts w:ascii="Times New Roman" w:hAnsi="Times New Roman" w:cs="Times New Roman"/>
          <w:sz w:val="24"/>
          <w:szCs w:val="24"/>
        </w:rPr>
        <w:t xml:space="preserve"> Izkazalo se je, da so sredstva zelo pomembna pri razvoju iger</w:t>
      </w:r>
      <w:r w:rsidR="004D2BD7">
        <w:rPr>
          <w:rFonts w:ascii="Times New Roman" w:hAnsi="Times New Roman" w:cs="Times New Roman"/>
          <w:sz w:val="24"/>
          <w:szCs w:val="24"/>
        </w:rPr>
        <w:t xml:space="preserve"> </w:t>
      </w:r>
      <w:r w:rsidR="00405511">
        <w:rPr>
          <w:rFonts w:ascii="Times New Roman" w:hAnsi="Times New Roman" w:cs="Times New Roman"/>
          <w:sz w:val="24"/>
          <w:szCs w:val="24"/>
        </w:rPr>
        <w:t>(Kanode in Haddad 2009, 262)</w:t>
      </w:r>
      <w:r w:rsidR="005E6C1A">
        <w:rPr>
          <w:rFonts w:ascii="Times New Roman" w:hAnsi="Times New Roman" w:cs="Times New Roman"/>
          <w:sz w:val="24"/>
          <w:szCs w:val="24"/>
        </w:rPr>
        <w:t xml:space="preserve">, česar </w:t>
      </w:r>
      <w:r w:rsidR="00F25390">
        <w:rPr>
          <w:rFonts w:ascii="Times New Roman" w:hAnsi="Times New Roman" w:cs="Times New Roman"/>
          <w:sz w:val="24"/>
          <w:szCs w:val="24"/>
        </w:rPr>
        <w:t>ne upoštevajo niti predlagani procesni modeli za ig</w:t>
      </w:r>
      <w:r w:rsidR="005E6C1A">
        <w:rPr>
          <w:rFonts w:ascii="Times New Roman" w:hAnsi="Times New Roman" w:cs="Times New Roman"/>
          <w:sz w:val="24"/>
          <w:szCs w:val="24"/>
        </w:rPr>
        <w:t>re.</w:t>
      </w:r>
      <w:r w:rsidR="00367536">
        <w:rPr>
          <w:rFonts w:ascii="Times New Roman" w:hAnsi="Times New Roman" w:cs="Times New Roman"/>
          <w:sz w:val="24"/>
          <w:szCs w:val="24"/>
        </w:rPr>
        <w:t xml:space="preserve"> </w:t>
      </w:r>
      <w:r w:rsidR="00DA1B3F">
        <w:rPr>
          <w:rFonts w:ascii="Times New Roman" w:hAnsi="Times New Roman" w:cs="Times New Roman"/>
          <w:sz w:val="24"/>
          <w:szCs w:val="24"/>
        </w:rPr>
        <w:t xml:space="preserve">Za izgradnjo ustreznega procesnega modela se moramo obrniti na disciplino </w:t>
      </w:r>
      <w:r w:rsidR="00DA1B3F">
        <w:rPr>
          <w:rFonts w:ascii="Times New Roman" w:hAnsi="Times New Roman" w:cs="Times New Roman"/>
          <w:sz w:val="24"/>
          <w:szCs w:val="24"/>
        </w:rPr>
        <w:lastRenderedPageBreak/>
        <w:t>inženiringa metod, ki nam bo podala tehnike in orodja s katerimi bomo ugotovitve ustrezno prevedli v procesni model.</w:t>
      </w:r>
    </w:p>
    <w:p w14:paraId="1F6EED2A" w14:textId="367EE4C7" w:rsidR="00CD6E54" w:rsidRDefault="00CD6E54" w:rsidP="001D14E5">
      <w:pPr>
        <w:spacing w:line="360" w:lineRule="auto"/>
        <w:contextualSpacing/>
        <w:jc w:val="both"/>
        <w:rPr>
          <w:rFonts w:ascii="Times New Roman" w:hAnsi="Times New Roman" w:cs="Times New Roman"/>
          <w:sz w:val="24"/>
        </w:rPr>
      </w:pPr>
    </w:p>
    <w:p w14:paraId="612FBB62" w14:textId="77777777" w:rsidR="00D77C28" w:rsidRPr="00955FDD" w:rsidRDefault="00D77C28" w:rsidP="001D14E5">
      <w:pPr>
        <w:spacing w:line="360" w:lineRule="auto"/>
        <w:contextualSpacing/>
        <w:jc w:val="both"/>
        <w:rPr>
          <w:rFonts w:ascii="Times New Roman" w:hAnsi="Times New Roman" w:cs="Times New Roman"/>
          <w:sz w:val="24"/>
          <w:szCs w:val="24"/>
        </w:rPr>
      </w:pPr>
    </w:p>
    <w:p w14:paraId="155F6959" w14:textId="634D16C2" w:rsidR="00360F96" w:rsidRPr="00327C02" w:rsidRDefault="00C71903" w:rsidP="005A6A3B">
      <w:pPr>
        <w:spacing w:line="360" w:lineRule="auto"/>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 xml:space="preserve"> INŽENIRING METOD</w:t>
      </w:r>
    </w:p>
    <w:p w14:paraId="085942F8" w14:textId="6F93DB5E"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r w:rsidR="00C71903">
        <w:rPr>
          <w:rFonts w:ascii="Times New Roman" w:hAnsi="Times New Roman" w:cs="Times New Roman"/>
          <w:sz w:val="24"/>
        </w:rPr>
        <w:t>4</w:t>
      </w:r>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1653A760"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r w:rsidR="00C71903">
        <w:rPr>
          <w:rFonts w:ascii="Times New Roman" w:hAnsi="Times New Roman" w:cs="Times New Roman"/>
          <w:sz w:val="20"/>
        </w:rPr>
        <w:t>4</w:t>
      </w:r>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 xml:space="preserve">(Sunyaev, </w:t>
      </w:r>
      <w:r w:rsidRPr="00327C02">
        <w:rPr>
          <w:rFonts w:ascii="Times New Roman" w:hAnsi="Times New Roman" w:cs="Times New Roman"/>
          <w:sz w:val="24"/>
        </w:rPr>
        <w:lastRenderedPageBreak/>
        <w:t>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2248DBE1"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C71903">
        <w:rPr>
          <w:rFonts w:ascii="Times New Roman" w:hAnsi="Times New Roman" w:cs="Times New Roman"/>
          <w:sz w:val="24"/>
        </w:rPr>
        <w:t>4</w:t>
      </w:r>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43"/>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6027FD96"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79383BD4"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.3 KONCEPTI</w:t>
      </w:r>
    </w:p>
    <w:p w14:paraId="036149C2" w14:textId="5930B132"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r w:rsidR="00A6596B">
        <w:rPr>
          <w:rFonts w:ascii="Times New Roman" w:hAnsi="Times New Roman" w:cs="Times New Roman"/>
          <w:sz w:val="24"/>
        </w:rPr>
        <w:t>ki</w:t>
      </w:r>
      <w:ins w:id="11" w:author="Berce, Jaroslav" w:date="2018-02-06T11:55:00Z">
        <w:r w:rsidR="00311925">
          <w:rPr>
            <w:rFonts w:ascii="Times New Roman" w:hAnsi="Times New Roman" w:cs="Times New Roman"/>
            <w:sz w:val="24"/>
          </w:rPr>
          <w:t xml:space="preserve"> </w:t>
        </w:r>
      </w:ins>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w:t>
      </w:r>
      <w:del w:id="12" w:author="Berce, Jaroslav" w:date="2018-02-06T11:56:00Z">
        <w:r w:rsidRPr="00327C02" w:rsidDel="00311925">
          <w:rPr>
            <w:rFonts w:ascii="Times New Roman" w:hAnsi="Times New Roman" w:cs="Times New Roman"/>
            <w:sz w:val="24"/>
          </w:rPr>
          <w:delText xml:space="preserve"> </w:delText>
        </w:r>
      </w:del>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w:t>
      </w:r>
      <w:r w:rsidRPr="00327C02">
        <w:rPr>
          <w:rFonts w:ascii="Times New Roman" w:hAnsi="Times New Roman" w:cs="Times New Roman"/>
          <w:sz w:val="24"/>
        </w:rPr>
        <w:lastRenderedPageBreak/>
        <w:t xml:space="preserve">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2FC62AA" w:rsidR="002D17A2" w:rsidRPr="00327C02" w:rsidRDefault="00C71903" w:rsidP="005A6A3B">
      <w:pPr>
        <w:spacing w:line="360" w:lineRule="auto"/>
        <w:contextualSpacing/>
        <w:jc w:val="both"/>
        <w:rPr>
          <w:rFonts w:ascii="Times New Roman" w:hAnsi="Times New Roman" w:cs="Times New Roman"/>
          <w:sz w:val="24"/>
        </w:rPr>
      </w:pPr>
      <w:commentRangeStart w:id="13"/>
      <w:r>
        <w:rPr>
          <w:rFonts w:ascii="Times New Roman" w:hAnsi="Times New Roman" w:cs="Times New Roman"/>
          <w:sz w:val="24"/>
        </w:rPr>
        <w:t>5</w:t>
      </w:r>
      <w:r w:rsidR="002D17A2" w:rsidRPr="00327C02">
        <w:rPr>
          <w:rFonts w:ascii="Times New Roman" w:hAnsi="Times New Roman" w:cs="Times New Roman"/>
          <w:sz w:val="24"/>
        </w:rPr>
        <w:t xml:space="preserve"> METODE INŽENIRINGA</w:t>
      </w:r>
      <w:commentRangeEnd w:id="13"/>
      <w:r w:rsidR="00037EF1">
        <w:rPr>
          <w:rStyle w:val="Pripombasklic"/>
        </w:rPr>
        <w:commentReference w:id="13"/>
      </w:r>
    </w:p>
    <w:p w14:paraId="5CB61C76" w14:textId="0DFCCFBC"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Kljub veliki izbiri pristopov je </w:t>
      </w:r>
      <w:commentRangeStart w:id="14"/>
      <w:r w:rsidR="00360F96" w:rsidRPr="00327C02">
        <w:rPr>
          <w:rFonts w:ascii="Times New Roman" w:hAnsi="Times New Roman" w:cs="Times New Roman"/>
          <w:sz w:val="24"/>
        </w:rPr>
        <w:t>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C71903">
        <w:rPr>
          <w:rFonts w:ascii="Times New Roman" w:hAnsi="Times New Roman" w:cs="Times New Roman"/>
          <w:sz w:val="24"/>
        </w:rPr>
        <w:t>3</w:t>
      </w:r>
      <w:r w:rsidR="00360F96" w:rsidRPr="00327C02">
        <w:rPr>
          <w:rFonts w:ascii="Times New Roman" w:hAnsi="Times New Roman" w:cs="Times New Roman"/>
          <w:sz w:val="24"/>
        </w:rPr>
        <w:t xml:space="preserve">), da </w:t>
      </w:r>
      <w:commentRangeEnd w:id="14"/>
      <w:r w:rsidR="00037EF1">
        <w:rPr>
          <w:rStyle w:val="Pripombasklic"/>
        </w:rPr>
        <w:commentReference w:id="14"/>
      </w:r>
      <w:r w:rsidR="00360F96" w:rsidRPr="00327C02">
        <w:rPr>
          <w:rFonts w:ascii="Times New Roman" w:hAnsi="Times New Roman" w:cs="Times New Roman"/>
          <w:sz w:val="24"/>
        </w:rPr>
        <w:t xml:space="preserve">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1750B2">
        <w:rPr>
          <w:rFonts w:ascii="Times New Roman" w:hAnsi="Times New Roman" w:cs="Times New Roman"/>
          <w:sz w:val="24"/>
          <w:szCs w:val="24"/>
        </w:rPr>
        <w:t>og. 3</w:t>
      </w:r>
      <w:r w:rsidR="00F10FB4" w:rsidRPr="00327C02">
        <w:rPr>
          <w:rFonts w:ascii="Times New Roman" w:hAnsi="Times New Roman" w:cs="Times New Roman"/>
          <w:sz w:val="24"/>
          <w:szCs w:val="24"/>
        </w:rPr>
        <w:t>.2</w:t>
      </w:r>
      <w:r w:rsidR="003A2A77" w:rsidRPr="00327C02">
        <w:rPr>
          <w:rFonts w:ascii="Times New Roman" w:hAnsi="Times New Roman" w:cs="Times New Roman"/>
          <w:sz w:val="24"/>
          <w:szCs w:val="24"/>
        </w:rPr>
        <w:t>)</w:t>
      </w:r>
      <w:r w:rsidR="003A1328">
        <w:rPr>
          <w:rFonts w:ascii="Times New Roman" w:hAnsi="Times New Roman" w:cs="Times New Roman"/>
          <w:sz w:val="24"/>
          <w:szCs w:val="24"/>
        </w:rPr>
        <w:t xml:space="preserve">, </w:t>
      </w:r>
      <w:r w:rsidR="00360F96" w:rsidRPr="00327C02">
        <w:rPr>
          <w:rFonts w:ascii="Times New Roman" w:hAnsi="Times New Roman" w:cs="Times New Roman"/>
          <w:sz w:val="24"/>
          <w:szCs w:val="24"/>
        </w:rPr>
        <w:t>ki evidentno sporoča uporabo agilnih pristopov in njim podobnih hib</w:t>
      </w:r>
      <w:r w:rsidR="00480A3E">
        <w:rPr>
          <w:rFonts w:ascii="Times New Roman" w:hAnsi="Times New Roman" w:cs="Times New Roman"/>
          <w:sz w:val="24"/>
          <w:szCs w:val="24"/>
        </w:rPr>
        <w:t>ridov,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E45774">
        <w:rPr>
          <w:rFonts w:ascii="Times New Roman" w:hAnsi="Times New Roman" w:cs="Times New Roman"/>
          <w:sz w:val="24"/>
          <w:szCs w:val="24"/>
        </w:rPr>
        <w:t>3</w:t>
      </w:r>
      <w:r w:rsidR="00222E60" w:rsidRPr="00327C02">
        <w:rPr>
          <w:rFonts w:ascii="Times New Roman" w:hAnsi="Times New Roman" w:cs="Times New Roman"/>
          <w:sz w:val="24"/>
          <w:szCs w:val="24"/>
        </w:rPr>
        <w:t>.</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 ki je po anketi, ki so jo naredili Politowski in kolegi (2016)</w:t>
      </w:r>
      <w:r w:rsidR="00DD34EC">
        <w:rPr>
          <w:rFonts w:ascii="Times New Roman" w:hAnsi="Times New Roman" w:cs="Times New Roman"/>
          <w:sz w:val="24"/>
          <w:szCs w:val="24"/>
        </w:rPr>
        <w:t xml:space="preserve"> najučinkovitejši pristop.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 xml:space="preserve">.1 </w:t>
      </w:r>
      <w:commentRangeStart w:id="15"/>
      <w:r w:rsidR="00360F96" w:rsidRPr="00327C02">
        <w:rPr>
          <w:rFonts w:ascii="Times New Roman" w:hAnsi="Times New Roman" w:cs="Times New Roman"/>
          <w:sz w:val="24"/>
          <w:szCs w:val="20"/>
        </w:rPr>
        <w:t>AGILNO MODELIRANJE</w:t>
      </w:r>
      <w:commentRangeEnd w:id="15"/>
      <w:r w:rsidR="00037EF1">
        <w:rPr>
          <w:rStyle w:val="Pripombasklic"/>
        </w:rPr>
        <w:commentReference w:id="15"/>
      </w:r>
    </w:p>
    <w:p w14:paraId="56877AF0" w14:textId="13B2485D"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25A93F4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4F61AD90"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w:t>
      </w:r>
      <w:r w:rsidRPr="00327C02">
        <w:rPr>
          <w:rFonts w:ascii="Times New Roman" w:hAnsi="Times New Roman" w:cs="Times New Roman"/>
          <w:sz w:val="24"/>
        </w:rPr>
        <w:lastRenderedPageBreak/>
        <w:t xml:space="preserve">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23EB33D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071FCDA"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3775B6A4"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{"citationID":"BqjRbXeK","properties":{"formattedCitation":"(S.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 xml:space="preserve">(S. </w:t>
      </w:r>
      <w:r w:rsidR="00FA6441" w:rsidRPr="00327C02">
        <w:rPr>
          <w:rFonts w:ascii="Times New Roman" w:hAnsi="Times New Roman" w:cs="Times New Roman"/>
          <w:sz w:val="24"/>
        </w:rPr>
        <w:lastRenderedPageBreak/>
        <w:t>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{"citationID":"RyoHntDD","properties":{"formattedCitation":"(S.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{"citationID":"bViUA3xs","properties":{"formattedCitation":"(S.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33477F7C" w14:textId="77777777" w:rsidR="00A6596B" w:rsidRDefault="00A6596B" w:rsidP="005A6A3B">
      <w:pPr>
        <w:spacing w:line="360" w:lineRule="auto"/>
        <w:contextualSpacing/>
        <w:jc w:val="both"/>
        <w:rPr>
          <w:rFonts w:ascii="Times New Roman" w:hAnsi="Times New Roman" w:cs="Times New Roman"/>
          <w:sz w:val="24"/>
        </w:rPr>
      </w:pPr>
    </w:p>
    <w:p w14:paraId="62A6699B" w14:textId="42CC50E0" w:rsidR="00C77F39"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44"/>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45"/>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58F29748"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46"/>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47"/>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r w:rsidR="00C71903">
        <w:rPr>
          <w:rFonts w:ascii="Times New Roman" w:hAnsi="Times New Roman" w:cs="Times New Roman"/>
          <w:sz w:val="24"/>
        </w:rPr>
        <w:t>5</w:t>
      </w:r>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DA279D3"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49"/>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6688A64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50"/>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w:t>
      </w:r>
      <w:r w:rsidR="00341A7B">
        <w:rPr>
          <w:rFonts w:ascii="Times New Roman" w:hAnsi="Times New Roman" w:cs="Times New Roman"/>
          <w:sz w:val="24"/>
        </w:rPr>
        <w:t>t kaže slika 5</w:t>
      </w:r>
      <w:r w:rsidR="001D7B4C" w:rsidRPr="00327C02">
        <w:rPr>
          <w:rFonts w:ascii="Times New Roman" w:hAnsi="Times New Roman" w:cs="Times New Roman"/>
          <w:sz w:val="24"/>
        </w:rPr>
        <w:t>.2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0D28773C"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6472FBB5"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51"/>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2A2F3076"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lastRenderedPageBreak/>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6F62F34F"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Slika </w:t>
      </w:r>
      <w:r w:rsidR="00C71903">
        <w:rPr>
          <w:rFonts w:ascii="Times New Roman" w:hAnsi="Times New Roman" w:cs="Times New Roman"/>
          <w:sz w:val="24"/>
        </w:rPr>
        <w:t>5</w:t>
      </w:r>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SESTAVA METODE </w:t>
      </w:r>
    </w:p>
    <w:p w14:paraId="358414DD" w14:textId="6E159AE6"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r w:rsidR="00FB00C7">
        <w:rPr>
          <w:rFonts w:ascii="Times New Roman" w:hAnsi="Times New Roman" w:cs="Times New Roman"/>
          <w:sz w:val="24"/>
        </w:rPr>
        <w:t>o</w:t>
      </w:r>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r w:rsidR="00C71903">
        <w:rPr>
          <w:rFonts w:ascii="Times New Roman" w:hAnsi="Times New Roman" w:cs="Times New Roman"/>
          <w:sz w:val="24"/>
        </w:rPr>
        <w:t>5</w:t>
      </w:r>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w:t>
      </w:r>
      <w:r w:rsidRPr="00327C02">
        <w:rPr>
          <w:rFonts w:ascii="Times New Roman" w:hAnsi="Times New Roman" w:cs="Times New Roman"/>
          <w:sz w:val="24"/>
        </w:rPr>
        <w:lastRenderedPageBreak/>
        <w:t>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93290" cy="1712597"/>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3321821B" w14:textId="4AC356C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 xml:space="preserve"> </w:t>
      </w:r>
      <w:commentRangeStart w:id="16"/>
      <w:r w:rsidR="00360F96" w:rsidRPr="00327C02">
        <w:rPr>
          <w:rFonts w:ascii="Times New Roman" w:hAnsi="Times New Roman" w:cs="Times New Roman"/>
          <w:sz w:val="24"/>
          <w:szCs w:val="20"/>
        </w:rPr>
        <w:t>IZGRADNJA PROCESA</w:t>
      </w:r>
      <w:commentRangeEnd w:id="16"/>
      <w:r w:rsidR="00037EF1">
        <w:rPr>
          <w:rStyle w:val="Pripombasklic"/>
        </w:rPr>
        <w:commentReference w:id="16"/>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11FC49D8"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A6596B">
        <w:rPr>
          <w:rFonts w:ascii="Times New Roman" w:hAnsi="Times New Roman" w:cs="Times New Roman"/>
          <w:sz w:val="24"/>
          <w:szCs w:val="20"/>
        </w:rPr>
        <w:t>, ki</w:t>
      </w:r>
      <w:r w:rsidR="00122EB0">
        <w:rPr>
          <w:rFonts w:ascii="Times New Roman" w:hAnsi="Times New Roman" w:cs="Times New Roman"/>
          <w:sz w:val="24"/>
          <w:szCs w:val="20"/>
        </w:rPr>
        <w:t xml:space="preserve"> </w:t>
      </w:r>
      <w:del w:id="17" w:author="Berce, Jaroslav" w:date="2018-02-06T12:01:00Z">
        <w:r w:rsidR="00122EB0" w:rsidDel="00037EF1">
          <w:rPr>
            <w:rFonts w:ascii="Times New Roman" w:hAnsi="Times New Roman" w:cs="Times New Roman"/>
            <w:sz w:val="24"/>
            <w:szCs w:val="20"/>
          </w:rPr>
          <w:delText xml:space="preserve">katere </w:delText>
        </w:r>
      </w:del>
      <w:r w:rsidR="00122EB0">
        <w:rPr>
          <w:rFonts w:ascii="Times New Roman" w:hAnsi="Times New Roman" w:cs="Times New Roman"/>
          <w:sz w:val="24"/>
          <w:szCs w:val="20"/>
        </w:rPr>
        <w:t>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w:t>
      </w:r>
      <w:r w:rsidR="006A59AC">
        <w:rPr>
          <w:rFonts w:ascii="Times New Roman" w:hAnsi="Times New Roman" w:cs="Times New Roman"/>
          <w:sz w:val="24"/>
          <w:szCs w:val="20"/>
        </w:rPr>
        <w:t>AM</w:t>
      </w:r>
      <w:r w:rsidR="00E30B3F">
        <w:rPr>
          <w:rFonts w:ascii="Times New Roman" w:hAnsi="Times New Roman" w:cs="Times New Roman"/>
          <w:sz w:val="24"/>
          <w:szCs w:val="20"/>
        </w:rPr>
        <w:t>.</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r w:rsidR="00FB00C7">
        <w:rPr>
          <w:rFonts w:ascii="Times New Roman" w:hAnsi="Times New Roman" w:cs="Times New Roman"/>
          <w:sz w:val="24"/>
          <w:szCs w:val="20"/>
        </w:rPr>
        <w:t>e</w:t>
      </w:r>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3D0EDB09"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Pr="00327C02">
        <w:rPr>
          <w:rFonts w:ascii="Times New Roman" w:hAnsi="Times New Roman" w:cs="Times New Roman"/>
          <w:sz w:val="24"/>
          <w:szCs w:val="20"/>
        </w:rPr>
        <w:t>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 xml:space="preserve">.3 </w:t>
      </w:r>
      <w:commentRangeStart w:id="18"/>
      <w:r w:rsidR="00360F96" w:rsidRPr="00327C02">
        <w:rPr>
          <w:rFonts w:ascii="Times New Roman" w:hAnsi="Times New Roman" w:cs="Times New Roman"/>
          <w:sz w:val="24"/>
          <w:szCs w:val="20"/>
        </w:rPr>
        <w:t>IZBIRA NOTACIJ</w:t>
      </w:r>
      <w:commentRangeEnd w:id="18"/>
      <w:r w:rsidR="00157942">
        <w:rPr>
          <w:rStyle w:val="Pripombasklic"/>
        </w:rPr>
        <w:commentReference w:id="18"/>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 xml:space="preserve">a in </w:t>
      </w:r>
      <w:r w:rsidR="00591CE0" w:rsidRPr="00327C02">
        <w:rPr>
          <w:rFonts w:ascii="Times New Roman" w:hAnsi="Times New Roman" w:cs="Times New Roman"/>
          <w:sz w:val="24"/>
          <w:szCs w:val="20"/>
        </w:rPr>
        <w:lastRenderedPageBreak/>
        <w:t>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B18163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6</w:t>
      </w:r>
      <w:r w:rsidR="00360F96" w:rsidRPr="00327C02">
        <w:rPr>
          <w:rFonts w:ascii="Times New Roman" w:hAnsi="Times New Roman" w:cs="Times New Roman"/>
          <w:sz w:val="24"/>
          <w:szCs w:val="24"/>
        </w:rPr>
        <w:t xml:space="preserve">.4 </w:t>
      </w:r>
      <w:commentRangeStart w:id="19"/>
      <w:r w:rsidR="00360F96" w:rsidRPr="00327C02">
        <w:rPr>
          <w:rFonts w:ascii="Times New Roman" w:hAnsi="Times New Roman" w:cs="Times New Roman"/>
          <w:sz w:val="24"/>
          <w:szCs w:val="24"/>
        </w:rPr>
        <w:t>DEFINIRANJE ARTEFAKTOV</w:t>
      </w:r>
      <w:commentRangeEnd w:id="19"/>
      <w:r w:rsidR="00157942">
        <w:rPr>
          <w:rStyle w:val="Pripombasklic"/>
        </w:rPr>
        <w:commentReference w:id="19"/>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52"/>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Novak (2012) navaja, da se ta dokument konstantno </w:t>
      </w:r>
      <w:r w:rsidR="00360F96" w:rsidRPr="00327C02">
        <w:rPr>
          <w:rFonts w:ascii="Times New Roman" w:hAnsi="Times New Roman" w:cs="Times New Roman"/>
          <w:sz w:val="24"/>
          <w:szCs w:val="20"/>
        </w:rPr>
        <w:lastRenderedPageBreak/>
        <w:t>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53"/>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20500D2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54"/>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w:t>
      </w:r>
      <w:r w:rsidR="00E85EB8">
        <w:rPr>
          <w:rFonts w:ascii="Times New Roman" w:hAnsi="Times New Roman" w:cs="Times New Roman"/>
          <w:sz w:val="24"/>
          <w:szCs w:val="20"/>
        </w:rPr>
        <w:lastRenderedPageBreak/>
        <w:t>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 xml:space="preserve">Po izdaji igre se izdela dokument </w:t>
      </w:r>
      <w:r w:rsidR="008F08DE">
        <w:rPr>
          <w:rFonts w:ascii="Times New Roman" w:hAnsi="Times New Roman" w:cs="Times New Roman"/>
          <w:sz w:val="24"/>
          <w:szCs w:val="20"/>
        </w:rPr>
        <w:t>analize</w:t>
      </w:r>
      <w:r w:rsidR="00A879B8">
        <w:rPr>
          <w:rFonts w:ascii="Times New Roman" w:hAnsi="Times New Roman" w:cs="Times New Roman"/>
          <w:sz w:val="24"/>
          <w:szCs w:val="20"/>
        </w:rPr>
        <w:t xml:space="preserv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 xml:space="preserve">.5 </w:t>
      </w:r>
      <w:commentRangeStart w:id="20"/>
      <w:r w:rsidR="00360F96" w:rsidRPr="00327C02">
        <w:rPr>
          <w:rFonts w:ascii="Times New Roman" w:hAnsi="Times New Roman" w:cs="Times New Roman"/>
          <w:sz w:val="24"/>
          <w:szCs w:val="20"/>
        </w:rPr>
        <w:t>DEFINIRANJE PROCESNEGA MODELA</w:t>
      </w:r>
      <w:commentRangeEnd w:id="20"/>
      <w:r w:rsidR="00157942">
        <w:rPr>
          <w:rStyle w:val="Pripombasklic"/>
        </w:rPr>
        <w:commentReference w:id="20"/>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w:t>
      </w:r>
      <w:r w:rsidR="00360F96" w:rsidRPr="00327C02">
        <w:rPr>
          <w:rFonts w:ascii="Times New Roman" w:hAnsi="Times New Roman" w:cs="Times New Roman"/>
          <w:sz w:val="24"/>
          <w:szCs w:val="20"/>
        </w:rPr>
        <w:lastRenderedPageBreak/>
        <w:t xml:space="preserve">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36338E6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0BB9A1B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zapolnjujejo začasna sredstva</w:t>
      </w:r>
      <w:r w:rsidR="0036353C">
        <w:rPr>
          <w:rStyle w:val="Sprotnaopomba-sklic"/>
          <w:rFonts w:ascii="Times New Roman" w:hAnsi="Times New Roman" w:cs="Times New Roman"/>
          <w:sz w:val="24"/>
          <w:szCs w:val="20"/>
        </w:rPr>
        <w:footnoteReference w:id="55"/>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w:t>
      </w:r>
      <w:r w:rsidR="003E404B">
        <w:rPr>
          <w:rFonts w:ascii="Times New Roman" w:hAnsi="Times New Roman" w:cs="Times New Roman"/>
          <w:sz w:val="24"/>
          <w:szCs w:val="20"/>
        </w:rPr>
        <w:lastRenderedPageBreak/>
        <w:t xml:space="preserve">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drugi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379BEFC8"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načrtovanja iteracije ni nujen</w:t>
      </w:r>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2BB945DD"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w:t>
      </w:r>
      <w:r w:rsidR="00360F96" w:rsidRPr="00327C02">
        <w:rPr>
          <w:rFonts w:ascii="Times New Roman" w:hAnsi="Times New Roman" w:cs="Times New Roman"/>
          <w:sz w:val="24"/>
          <w:szCs w:val="20"/>
        </w:rPr>
        <w:lastRenderedPageBreak/>
        <w:t>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56"/>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5716" cy="5951230"/>
                    </a:xfrm>
                    <a:prstGeom prst="rect">
                      <a:avLst/>
                    </a:prstGeom>
                  </pic:spPr>
                </pic:pic>
              </a:graphicData>
            </a:graphic>
          </wp:inline>
        </w:drawing>
      </w:r>
    </w:p>
    <w:p w14:paraId="193E7840" w14:textId="1AF2AF5E"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40AADFE7"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03B21F3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w:t>
      </w:r>
      <w:r w:rsidR="00DA78B2">
        <w:rPr>
          <w:rFonts w:ascii="Times New Roman" w:hAnsi="Times New Roman" w:cs="Times New Roman"/>
          <w:sz w:val="24"/>
          <w:szCs w:val="20"/>
        </w:rPr>
        <w:lastRenderedPageBreak/>
        <w:t>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v pol strukturirane intervjuje. Posledično ti sestanki omogočajo ustvarjanje sistematičnih in primerljivih informacij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57"/>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4F9CD3EF" w14:textId="41A72ED1"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58"/>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59"/>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60"/>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61"/>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62"/>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63"/>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xml:space="preserve">. </w:t>
      </w:r>
      <w:commentRangeStart w:id="21"/>
      <w:r>
        <w:rPr>
          <w:rFonts w:ascii="Times New Roman" w:hAnsi="Times New Roman" w:cs="Times New Roman"/>
          <w:sz w:val="24"/>
          <w:szCs w:val="24"/>
        </w:rPr>
        <w:t xml:space="preserve">Pri modelu smo zmanjšali število korakov (balonov) in izenačili velikosti prikazov stanj. Poenostavili smo tranzicije pri čemer smo se izognili križanju in odstranili nepotrebne opise tranzicij </w:t>
      </w:r>
      <w:commentRangeEnd w:id="21"/>
      <w:r w:rsidR="00157942">
        <w:rPr>
          <w:rStyle w:val="Pripombasklic"/>
        </w:rPr>
        <w:commentReference w:id="21"/>
      </w:r>
      <w:r>
        <w:rPr>
          <w:rFonts w:ascii="Times New Roman" w:hAnsi="Times New Roman" w:cs="Times New Roman"/>
          <w:sz w:val="24"/>
          <w:szCs w:val="24"/>
        </w:rPr>
        <w:t>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commentRangeStart w:id="22"/>
      <w:r w:rsidR="00DA650F">
        <w:rPr>
          <w:rFonts w:ascii="Times New Roman" w:hAnsi="Times New Roman" w:cs="Times New Roman"/>
          <w:sz w:val="24"/>
          <w:szCs w:val="20"/>
        </w:rPr>
        <w:t>ZRELOSTNI PRISTOP DGMM</w:t>
      </w:r>
      <w:commentRangeEnd w:id="22"/>
      <w:r w:rsidR="00157942">
        <w:rPr>
          <w:rStyle w:val="Pripombasklic"/>
        </w:rPr>
        <w:commentReference w:id="22"/>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64"/>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65"/>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66"/>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commentRangeStart w:id="23"/>
      <w:r w:rsidR="00D30847">
        <w:rPr>
          <w:rFonts w:ascii="Times New Roman" w:hAnsi="Times New Roman" w:cs="Times New Roman"/>
          <w:sz w:val="24"/>
          <w:szCs w:val="24"/>
        </w:rPr>
        <w:t>ZAKLJUČEK</w:t>
      </w:r>
      <w:commentRangeEnd w:id="23"/>
      <w:r w:rsidR="00157942">
        <w:rPr>
          <w:rStyle w:val="Pripombasklic"/>
        </w:rPr>
        <w:commentReference w:id="23"/>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23C1D65E" w14:textId="77777777" w:rsidR="00335D6C" w:rsidRDefault="004E01D7" w:rsidP="00335D6C">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35D6C">
        <w:t xml:space="preserve">Abrahamsson, Pekka, Outi Salo, Jussi Ronkainen, in Juhani Warsta. 2017. „Agile Software Development Methods: Review and Analysis“. </w:t>
      </w:r>
      <w:r w:rsidR="00335D6C">
        <w:rPr>
          <w:i/>
          <w:iCs/>
        </w:rPr>
        <w:t>arXiv:1709.08439 [cs]</w:t>
      </w:r>
      <w:r w:rsidR="00335D6C">
        <w:t>, september. http://arxiv.org/abs/1709.08439.</w:t>
      </w:r>
    </w:p>
    <w:p w14:paraId="5E4992A3" w14:textId="77777777" w:rsidR="00335D6C" w:rsidRDefault="00335D6C" w:rsidP="00335D6C">
      <w:pPr>
        <w:pStyle w:val="Bibliografija"/>
      </w:pPr>
      <w:r>
        <w:t xml:space="preserve">Adams, Ernest. 2013. </w:t>
      </w:r>
      <w:r>
        <w:rPr>
          <w:i/>
          <w:iCs/>
        </w:rPr>
        <w:t>Fundamentals of Game Design</w:t>
      </w:r>
      <w:r>
        <w:t>. 3 edition. Berkeley, CA: New Riders.</w:t>
      </w:r>
    </w:p>
    <w:p w14:paraId="478B63C9" w14:textId="77777777" w:rsidR="00335D6C" w:rsidRDefault="00335D6C" w:rsidP="00335D6C">
      <w:pPr>
        <w:pStyle w:val="Bibliografija"/>
      </w:pPr>
      <w:r>
        <w:t xml:space="preserve">Ahmad, Norita, in Phillip Laplante. 2006. </w:t>
      </w:r>
      <w:r>
        <w:rPr>
          <w:i/>
          <w:iCs/>
        </w:rPr>
        <w:t>Software Project Management Tools: Making a Practical Decision Using AHP</w:t>
      </w:r>
      <w:r>
        <w:t>. doi:10.1109/SEW.2006.30.</w:t>
      </w:r>
    </w:p>
    <w:p w14:paraId="497FF76D" w14:textId="77777777" w:rsidR="00335D6C" w:rsidRDefault="00335D6C" w:rsidP="00335D6C">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D43EF88" w14:textId="77777777" w:rsidR="00335D6C" w:rsidRDefault="00335D6C" w:rsidP="00335D6C">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2491391" w14:textId="77777777" w:rsidR="00335D6C" w:rsidRDefault="00335D6C" w:rsidP="00335D6C">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08806F61" w14:textId="77777777" w:rsidR="00335D6C" w:rsidRDefault="00335D6C" w:rsidP="00335D6C">
      <w:pPr>
        <w:pStyle w:val="Bibliografija"/>
      </w:pPr>
      <w:r>
        <w:t xml:space="preserve">Ambler, Scott. 2002. </w:t>
      </w:r>
      <w:r>
        <w:rPr>
          <w:i/>
          <w:iCs/>
        </w:rPr>
        <w:t>Agile Modeling: Effective Practices for EXtreme Programming and the Unified Process</w:t>
      </w:r>
      <w:r>
        <w:t>. 1 edition. New York: Wiley.</w:t>
      </w:r>
    </w:p>
    <w:p w14:paraId="423D9D93" w14:textId="77777777" w:rsidR="00335D6C" w:rsidRDefault="00335D6C" w:rsidP="00335D6C">
      <w:pPr>
        <w:pStyle w:val="Bibliografija"/>
      </w:pPr>
      <w:r>
        <w:t xml:space="preserve">Ampatzoglou, Apostolos, in Ioannis Stamelos. 2010. „Software engineering research for computer games: A systematic review“. </w:t>
      </w:r>
      <w:r>
        <w:rPr>
          <w:i/>
          <w:iCs/>
        </w:rPr>
        <w:t>Information and Software Technology</w:t>
      </w:r>
      <w:r>
        <w:t xml:space="preserve"> 52 (9): 888–901. doi:10.1016/j.infsof.2010.05.004.</w:t>
      </w:r>
    </w:p>
    <w:p w14:paraId="50D2F93A" w14:textId="77777777" w:rsidR="00335D6C" w:rsidRDefault="00335D6C" w:rsidP="00335D6C">
      <w:pPr>
        <w:pStyle w:val="Bibliografija"/>
      </w:pPr>
      <w:r>
        <w:t xml:space="preserve">Aslan, Serdar, in Osman Balci. 2015a. „GAMED: Digital Educational Game Development Methodology“. </w:t>
      </w:r>
      <w:r>
        <w:rPr>
          <w:i/>
          <w:iCs/>
        </w:rPr>
        <w:t>SIMULATION</w:t>
      </w:r>
      <w:r>
        <w:t xml:space="preserve"> 91 (4): 307–19. doi:10.1177/0037549715572673.</w:t>
      </w:r>
    </w:p>
    <w:p w14:paraId="48B00454" w14:textId="77777777" w:rsidR="00335D6C" w:rsidRDefault="00335D6C" w:rsidP="00335D6C">
      <w:pPr>
        <w:pStyle w:val="Bibliografija"/>
      </w:pPr>
      <w:r>
        <w:t xml:space="preserve">———. 2015b. „GAMED: Digital Educational Game Development Methodology“. </w:t>
      </w:r>
      <w:r>
        <w:rPr>
          <w:i/>
          <w:iCs/>
        </w:rPr>
        <w:t>SIMULATION</w:t>
      </w:r>
      <w:r>
        <w:t xml:space="preserve"> 91 (4): 307–19. doi:10.1177/0037549715572673.</w:t>
      </w:r>
    </w:p>
    <w:p w14:paraId="23A2F7B0" w14:textId="77777777" w:rsidR="00335D6C" w:rsidRDefault="00335D6C" w:rsidP="00335D6C">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3E04E75D" w14:textId="77777777" w:rsidR="00335D6C" w:rsidRDefault="00335D6C" w:rsidP="00335D6C">
      <w:pPr>
        <w:pStyle w:val="Bibliografija"/>
      </w:pPr>
      <w:r>
        <w:t>Barbosa, Ellen. 2017. „Game-Scrum: An Approach to Agile Game Development“. Pridobljeno december 11. https://www.academia.edu/15250630/Game-Scrum_An_Approach_to_Agile_Game_Development.</w:t>
      </w:r>
    </w:p>
    <w:p w14:paraId="5D2CBF1D" w14:textId="77777777" w:rsidR="00335D6C" w:rsidRDefault="00335D6C" w:rsidP="00335D6C">
      <w:pPr>
        <w:pStyle w:val="Bibliografija"/>
      </w:pPr>
      <w:r>
        <w:t xml:space="preserve">Bartle, Richard. 2003. </w:t>
      </w:r>
      <w:r>
        <w:rPr>
          <w:i/>
          <w:iCs/>
        </w:rPr>
        <w:t>Designing Virtual Worlds</w:t>
      </w:r>
      <w:r>
        <w:t>. New Riders Games.</w:t>
      </w:r>
    </w:p>
    <w:p w14:paraId="18AC9DB2" w14:textId="77777777" w:rsidR="00335D6C" w:rsidRDefault="00335D6C" w:rsidP="00335D6C">
      <w:pPr>
        <w:pStyle w:val="Bibliografija"/>
      </w:pPr>
      <w:r>
        <w:t xml:space="preserve">Bates, Bob. 2004. </w:t>
      </w:r>
      <w:r>
        <w:rPr>
          <w:i/>
          <w:iCs/>
        </w:rPr>
        <w:t>Game Design</w:t>
      </w:r>
      <w:r>
        <w:t>. 2 edition. Boston, Mass: Cengage Learning PTR.</w:t>
      </w:r>
    </w:p>
    <w:p w14:paraId="312A6731" w14:textId="77777777" w:rsidR="00335D6C" w:rsidRDefault="00335D6C" w:rsidP="00335D6C">
      <w:pPr>
        <w:pStyle w:val="Bibliografija"/>
      </w:pPr>
      <w:r>
        <w:t xml:space="preserve">Blow, Jonathan. 2004. „Game Development: Harder Than You Think“. </w:t>
      </w:r>
      <w:r>
        <w:rPr>
          <w:i/>
          <w:iCs/>
        </w:rPr>
        <w:t>Queue</w:t>
      </w:r>
      <w:r>
        <w:t xml:space="preserve"> 1 (10): 28–37. doi:10.1145/971564.971590.</w:t>
      </w:r>
    </w:p>
    <w:p w14:paraId="42C59F1D" w14:textId="77777777" w:rsidR="00335D6C" w:rsidRDefault="00335D6C" w:rsidP="00335D6C">
      <w:pPr>
        <w:pStyle w:val="Bibliografija"/>
      </w:pPr>
      <w:r>
        <w:t xml:space="preserve">Booth, Andrew, Diana Papaioannou, in Anthea Sutton. 2012. </w:t>
      </w:r>
      <w:r>
        <w:rPr>
          <w:i/>
          <w:iCs/>
        </w:rPr>
        <w:t>Systematic Approaches to a Successful Literature Review</w:t>
      </w:r>
      <w:r>
        <w:t>.</w:t>
      </w:r>
    </w:p>
    <w:p w14:paraId="3275ECFC" w14:textId="77777777" w:rsidR="00335D6C" w:rsidRDefault="00335D6C" w:rsidP="00335D6C">
      <w:pPr>
        <w:pStyle w:val="Bibliografija"/>
      </w:pPr>
      <w:r>
        <w:lastRenderedPageBreak/>
        <w:t xml:space="preserve">„Breathing Labs“. 2018. </w:t>
      </w:r>
      <w:r>
        <w:rPr>
          <w:i/>
          <w:iCs/>
        </w:rPr>
        <w:t>Breathing Labs</w:t>
      </w:r>
      <w:r>
        <w:t>. Pridobljeno januar 8. https://www.breathinglabs.com/.</w:t>
      </w:r>
    </w:p>
    <w:p w14:paraId="71114407" w14:textId="77777777" w:rsidR="00335D6C" w:rsidRDefault="00335D6C" w:rsidP="00335D6C">
      <w:pPr>
        <w:pStyle w:val="Bibliografija"/>
      </w:pPr>
      <w:r>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3E6BC17F" w14:textId="77777777" w:rsidR="00335D6C" w:rsidRDefault="00335D6C" w:rsidP="00335D6C">
      <w:pPr>
        <w:pStyle w:val="Bibliografija"/>
      </w:pPr>
      <w:r>
        <w:t xml:space="preserve">Cooper, Kendra M. L., in Walt Scacchi, ur. 2015. </w:t>
      </w:r>
      <w:r>
        <w:rPr>
          <w:i/>
          <w:iCs/>
        </w:rPr>
        <w:t>Computer Games and Software Engineering</w:t>
      </w:r>
      <w:r>
        <w:t>. 1 edition. Boca Raton: Chapman and Hall/CRC.</w:t>
      </w:r>
    </w:p>
    <w:p w14:paraId="46EAEFD7" w14:textId="77777777" w:rsidR="00335D6C" w:rsidRDefault="00335D6C" w:rsidP="00335D6C">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3DFFE89E" w14:textId="77777777" w:rsidR="00335D6C" w:rsidRDefault="00335D6C" w:rsidP="00335D6C">
      <w:pPr>
        <w:pStyle w:val="Bibliografija"/>
      </w:pPr>
      <w:r>
        <w:t xml:space="preserve">Esposito, Nicolas. 2005. </w:t>
      </w:r>
      <w:r>
        <w:rPr>
          <w:i/>
          <w:iCs/>
        </w:rPr>
        <w:t>A Short and Simple Definition of What a Videogame Is.</w:t>
      </w:r>
    </w:p>
    <w:p w14:paraId="1D8BC340" w14:textId="77777777" w:rsidR="00335D6C" w:rsidRDefault="00335D6C" w:rsidP="00335D6C">
      <w:pPr>
        <w:pStyle w:val="Bibliografija"/>
      </w:pPr>
      <w:r>
        <w:t xml:space="preserve">Flynt, Ph D. John P., in Omar Salem. 2004. </w:t>
      </w:r>
      <w:r>
        <w:rPr>
          <w:i/>
          <w:iCs/>
        </w:rPr>
        <w:t>Software Engineering for Game Developers</w:t>
      </w:r>
      <w:r>
        <w:t>. 1 edition. Boston, Mass: Course Technology PTR.</w:t>
      </w:r>
    </w:p>
    <w:p w14:paraId="15CE3D87" w14:textId="77777777" w:rsidR="00335D6C" w:rsidRDefault="00335D6C" w:rsidP="00335D6C">
      <w:pPr>
        <w:pStyle w:val="Bibliografija"/>
      </w:pPr>
      <w:r>
        <w:t xml:space="preserve">Fullerton, Tracy. 2014. </w:t>
      </w:r>
      <w:r>
        <w:rPr>
          <w:i/>
          <w:iCs/>
        </w:rPr>
        <w:t>Game Design Workshop: A Playcentric Approach to Creating Innovative Games, Third Edition</w:t>
      </w:r>
      <w:r>
        <w:t>. 3 edition. Boca Raton: A K Peters/CRC Press.</w:t>
      </w:r>
    </w:p>
    <w:p w14:paraId="241B1E44" w14:textId="77777777" w:rsidR="00335D6C" w:rsidRDefault="00335D6C" w:rsidP="00335D6C">
      <w:pPr>
        <w:pStyle w:val="Bibliografija"/>
      </w:pPr>
      <w:r>
        <w:t>„Game Unified Process - EcuRed“. 2018. Pridobljeno januar 7. https://www.ecured.cu/Game_Unified_Process.</w:t>
      </w:r>
    </w:p>
    <w:p w14:paraId="3F64CF59" w14:textId="77777777" w:rsidR="00335D6C" w:rsidRDefault="00335D6C" w:rsidP="00335D6C">
      <w:pPr>
        <w:pStyle w:val="Bibliografija"/>
      </w:pPr>
      <w:r>
        <w:t xml:space="preserve">García-Borgoñón, L., M.A. Barcelona, J.A. García-García, M. Alba, in M.J. Escalona. 2014. „Software process modeling languages: A systematic literature review“. </w:t>
      </w:r>
      <w:r>
        <w:rPr>
          <w:i/>
          <w:iCs/>
        </w:rPr>
        <w:t>Information and Software Technology</w:t>
      </w:r>
      <w:r>
        <w:t xml:space="preserve"> 56 (2): 103–16. doi:10.1016/j.infsof.2013.10.001.</w:t>
      </w:r>
    </w:p>
    <w:p w14:paraId="19736F76" w14:textId="77777777" w:rsidR="00335D6C" w:rsidRDefault="00335D6C" w:rsidP="00335D6C">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7C87CB72" w14:textId="77777777" w:rsidR="00335D6C" w:rsidRDefault="00335D6C" w:rsidP="00335D6C">
      <w:pPr>
        <w:pStyle w:val="Bibliografija"/>
      </w:pPr>
      <w:r>
        <w:t xml:space="preserve">Hamari, Juho, in Lauri Keronen. 2017. „Why do people play games? A meta-analysis“. </w:t>
      </w:r>
      <w:r>
        <w:rPr>
          <w:i/>
          <w:iCs/>
        </w:rPr>
        <w:t>International Journal of Information Management</w:t>
      </w:r>
      <w:r>
        <w:t xml:space="preserve"> 37 (3): 125–41. doi:10.1016/j.ijinfomgt.2017.01.006.</w:t>
      </w:r>
    </w:p>
    <w:p w14:paraId="0094BC7E" w14:textId="77777777" w:rsidR="00335D6C" w:rsidRDefault="00335D6C" w:rsidP="00335D6C">
      <w:pPr>
        <w:pStyle w:val="Bibliografija"/>
      </w:pPr>
      <w:r>
        <w:t>„IEEE 610.12-1990 - IEEE Standard Glossary of Software Engineering Terminology“. 2017. Pridobljeno november 30. https://standards.ieee.org/findstds/standard/610.12-1990.html.</w:t>
      </w:r>
    </w:p>
    <w:p w14:paraId="650FECC9" w14:textId="77777777" w:rsidR="00335D6C" w:rsidRDefault="00335D6C" w:rsidP="00335D6C">
      <w:pPr>
        <w:pStyle w:val="Bibliografija"/>
      </w:pPr>
      <w:r>
        <w:t xml:space="preserve">III, Richard Rouse. 2004. </w:t>
      </w:r>
      <w:r>
        <w:rPr>
          <w:i/>
          <w:iCs/>
        </w:rPr>
        <w:t>Game Design: Theory and Practice</w:t>
      </w:r>
      <w:r>
        <w:t>. 2 edition. Plano, Tex: Jones &amp; Bartlett Learning.</w:t>
      </w:r>
    </w:p>
    <w:p w14:paraId="2EFBD202" w14:textId="77777777" w:rsidR="00335D6C" w:rsidRDefault="00335D6C" w:rsidP="00335D6C">
      <w:pPr>
        <w:pStyle w:val="Bibliografija"/>
      </w:pPr>
      <w:r>
        <w:t xml:space="preserve">Imlig-Iten, Nina, in Dominik Petko. 2014. </w:t>
      </w:r>
      <w:r>
        <w:rPr>
          <w:i/>
          <w:iCs/>
        </w:rPr>
        <w:t>Learning with serious games: Is fun playing the game a predictor of learning success?</w:t>
      </w:r>
      <w:r>
        <w:t xml:space="preserve"> Let. 47. doi:10.1111/bjet.12226.</w:t>
      </w:r>
    </w:p>
    <w:p w14:paraId="0DB466C1" w14:textId="77777777" w:rsidR="00335D6C" w:rsidRDefault="00335D6C" w:rsidP="00335D6C">
      <w:pPr>
        <w:pStyle w:val="Bibliografija"/>
      </w:pPr>
      <w:r>
        <w:t xml:space="preserve">Jablonski, Stefan. 2010. „Do We Really Know How to Support Processes? Considerations and Reconstruction“. V </w:t>
      </w:r>
      <w:r>
        <w:rPr>
          <w:i/>
          <w:iCs/>
        </w:rPr>
        <w:t>Graph Transformations and Model-Driven Engineering</w:t>
      </w:r>
      <w:r>
        <w:t>, 393–410. Lecture Notes in Computer Science. Springer, Berlin, Heidelberg. doi:10.1007/978-3-642-17322-6_17.</w:t>
      </w:r>
    </w:p>
    <w:p w14:paraId="5CD6AD4A" w14:textId="77777777" w:rsidR="00335D6C" w:rsidRDefault="00335D6C" w:rsidP="00335D6C">
      <w:pPr>
        <w:pStyle w:val="Bibliografija"/>
      </w:pPr>
      <w:r>
        <w:t xml:space="preserve">Kanode, Christopher M., in Hisham M. Haddad. 2009. „Software Engineering Challenges in Game Development“. V </w:t>
      </w:r>
      <w:r>
        <w:rPr>
          <w:i/>
          <w:iCs/>
        </w:rPr>
        <w:t xml:space="preserve">Proceedings of the 2009 Sixth International Conference on Information Technology: </w:t>
      </w:r>
      <w:r>
        <w:rPr>
          <w:i/>
          <w:iCs/>
        </w:rPr>
        <w:lastRenderedPageBreak/>
        <w:t>New Generations</w:t>
      </w:r>
      <w:r>
        <w:t>, 260–265. ITNG ’09. Washington, DC, USA: IEEE Computer Society. doi:10.1109/ITNG.2009.74.</w:t>
      </w:r>
    </w:p>
    <w:p w14:paraId="32C2CC0C" w14:textId="77777777" w:rsidR="00335D6C" w:rsidRDefault="00335D6C" w:rsidP="00335D6C">
      <w:pPr>
        <w:pStyle w:val="Bibliografija"/>
      </w:pPr>
      <w:r>
        <w:t xml:space="preserve">Keith, Clinton. 2010. </w:t>
      </w:r>
      <w:r>
        <w:rPr>
          <w:i/>
          <w:iCs/>
        </w:rPr>
        <w:t>Agile Game Development with Scrum</w:t>
      </w:r>
      <w:r>
        <w:t>. 1 edition. Upper Saddle River, NJ: Addison-Wesley Professional.</w:t>
      </w:r>
    </w:p>
    <w:p w14:paraId="761AABDE" w14:textId="77777777" w:rsidR="00335D6C" w:rsidRDefault="00335D6C" w:rsidP="00335D6C">
      <w:pPr>
        <w:pStyle w:val="Bibliografija"/>
      </w:pPr>
      <w:r>
        <w:t>„Kinestica“. 2018. Pridobljeno januar 8. http://www.kinestica.com/.</w:t>
      </w:r>
    </w:p>
    <w:p w14:paraId="784056BC" w14:textId="77777777" w:rsidR="00335D6C" w:rsidRDefault="00335D6C" w:rsidP="00335D6C">
      <w:pPr>
        <w:pStyle w:val="Bibliografija"/>
      </w:pPr>
      <w:r>
        <w:t xml:space="preserve">Koster, Raph. 2013. </w:t>
      </w:r>
      <w:r>
        <w:rPr>
          <w:i/>
          <w:iCs/>
        </w:rPr>
        <w:t>Theory of Fun for Game Design</w:t>
      </w:r>
      <w:r>
        <w:t>. 2 edition. Sebastopol, CA: O’Reilly Media.</w:t>
      </w:r>
    </w:p>
    <w:p w14:paraId="574C6A80" w14:textId="77777777" w:rsidR="00335D6C" w:rsidRDefault="00335D6C" w:rsidP="00335D6C">
      <w:pPr>
        <w:pStyle w:val="Bibliografija"/>
      </w:pPr>
      <w:r>
        <w:t xml:space="preserve">Koutonen, Jussi, in Mauri Leppänen. 2013. </w:t>
      </w:r>
      <w:r>
        <w:rPr>
          <w:i/>
          <w:iCs/>
        </w:rPr>
        <w:t>How Are Agile Methods and Practices Deployed in Video Game Development? A Survey into Finnish Game Studios</w:t>
      </w:r>
      <w:r>
        <w:t>. doi:10.1007/978-3-642-38314-4_10.</w:t>
      </w:r>
    </w:p>
    <w:p w14:paraId="299E8240" w14:textId="77777777" w:rsidR="00335D6C" w:rsidRDefault="00335D6C" w:rsidP="00335D6C">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40F78B3F" w14:textId="77777777" w:rsidR="00335D6C" w:rsidRDefault="00335D6C" w:rsidP="00335D6C">
      <w:pPr>
        <w:pStyle w:val="Bibliografija"/>
      </w:pPr>
      <w:r>
        <w:t xml:space="preserve">Lethbridge, Timothy, in Robert Laganiere. 2005. </w:t>
      </w:r>
      <w:r>
        <w:rPr>
          <w:i/>
          <w:iCs/>
        </w:rPr>
        <w:t>Object-Oriented Software Engineering</w:t>
      </w:r>
      <w:r>
        <w:t>. 2 edition. London: McGraw-Hill Science/Engineering/Math.</w:t>
      </w:r>
    </w:p>
    <w:p w14:paraId="73A5B9FD" w14:textId="77777777" w:rsidR="00335D6C" w:rsidRDefault="00335D6C" w:rsidP="00335D6C">
      <w:pPr>
        <w:pStyle w:val="Bibliografija"/>
      </w:pPr>
      <w:r>
        <w:t xml:space="preserve">Levy, Luis, in Jeannie Novak. 2009. </w:t>
      </w:r>
      <w:r>
        <w:rPr>
          <w:i/>
          <w:iCs/>
        </w:rPr>
        <w:t>Game Development Essentials: Game QA &amp; Testing</w:t>
      </w:r>
      <w:r>
        <w:t>. 1 edition. Clifton Park, N.Y: Course Technology.</w:t>
      </w:r>
    </w:p>
    <w:p w14:paraId="37DD1167" w14:textId="77777777" w:rsidR="00335D6C" w:rsidRDefault="00335D6C" w:rsidP="00335D6C">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36F164E0" w14:textId="77777777" w:rsidR="00335D6C" w:rsidRDefault="00335D6C" w:rsidP="00335D6C">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65B7B1A6" w14:textId="77777777" w:rsidR="00335D6C" w:rsidRDefault="00335D6C" w:rsidP="00335D6C">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53272A0F" w14:textId="77777777" w:rsidR="00335D6C" w:rsidRDefault="00335D6C" w:rsidP="00335D6C">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20856BDA" w14:textId="77777777" w:rsidR="00335D6C" w:rsidRDefault="00335D6C" w:rsidP="00335D6C">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39873AF9" w14:textId="77777777" w:rsidR="00335D6C" w:rsidRDefault="00335D6C" w:rsidP="00335D6C">
      <w:pPr>
        <w:pStyle w:val="Bibliografija"/>
      </w:pPr>
      <w:r>
        <w:t xml:space="preserve">McShaffry, Mike, in David Graham. 2012. </w:t>
      </w:r>
      <w:r>
        <w:rPr>
          <w:i/>
          <w:iCs/>
        </w:rPr>
        <w:t>Game Coding Complete, Fourth Edition</w:t>
      </w:r>
      <w:r>
        <w:t>. 4 edition. Boston, MA: Cengage Learning PTR.</w:t>
      </w:r>
    </w:p>
    <w:p w14:paraId="13EE45D1" w14:textId="77777777" w:rsidR="00335D6C" w:rsidRDefault="00335D6C" w:rsidP="00335D6C">
      <w:pPr>
        <w:pStyle w:val="Bibliografija"/>
      </w:pPr>
      <w:r>
        <w:t xml:space="preserve">Mitchell, Briar Lee. 2012. </w:t>
      </w:r>
      <w:r>
        <w:rPr>
          <w:i/>
          <w:iCs/>
        </w:rPr>
        <w:t>Game Design Essentials</w:t>
      </w:r>
      <w:r>
        <w:t>. John Wiley &amp; Sons.</w:t>
      </w:r>
    </w:p>
    <w:p w14:paraId="36F910DC" w14:textId="77777777" w:rsidR="00335D6C" w:rsidRDefault="00335D6C" w:rsidP="00335D6C">
      <w:pPr>
        <w:pStyle w:val="Bibliografija"/>
      </w:pPr>
      <w:r>
        <w:t xml:space="preserve">Musil, Juergen, Angelika Schweda, Dietmar Winkler, in Stefan Biffl. 2010. „Improving Video Game Development: Facilitating Heterogeneous Team Collaboration through Flexible Software Processes“. </w:t>
      </w:r>
      <w:r>
        <w:lastRenderedPageBreak/>
        <w:t xml:space="preserve">V </w:t>
      </w:r>
      <w:r>
        <w:rPr>
          <w:i/>
          <w:iCs/>
        </w:rPr>
        <w:t>Systems, Software and Services Process Improvement</w:t>
      </w:r>
      <w:r>
        <w:t>, 83–94. Communications in Computer and Information Science. Springer, Berlin, Heidelberg. doi:10.1007/978-3-642-15666-3_8.</w:t>
      </w:r>
    </w:p>
    <w:p w14:paraId="0C0888AA" w14:textId="77777777" w:rsidR="00335D6C" w:rsidRDefault="00335D6C" w:rsidP="00335D6C">
      <w:pPr>
        <w:pStyle w:val="Bibliografija"/>
      </w:pPr>
      <w:r>
        <w:t xml:space="preserve">Novak, Jeannie. 2012. </w:t>
      </w:r>
      <w:r>
        <w:rPr>
          <w:i/>
          <w:iCs/>
        </w:rPr>
        <w:t>Game Development Essentials: An Introduction 3rd Edition</w:t>
      </w:r>
      <w:r>
        <w:t>.</w:t>
      </w:r>
    </w:p>
    <w:p w14:paraId="3E6F92D6" w14:textId="77777777" w:rsidR="00335D6C" w:rsidRDefault="00335D6C" w:rsidP="00335D6C">
      <w:pPr>
        <w:pStyle w:val="Bibliografija"/>
      </w:pPr>
      <w:r>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5960F49B" w14:textId="77777777" w:rsidR="00335D6C" w:rsidRDefault="00335D6C" w:rsidP="00335D6C">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7794C87B" w14:textId="77777777" w:rsidR="00335D6C" w:rsidRDefault="00335D6C" w:rsidP="00335D6C">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21DBFF49" w14:textId="77777777" w:rsidR="00335D6C" w:rsidRDefault="00335D6C" w:rsidP="00335D6C">
      <w:pPr>
        <w:pStyle w:val="Bibliografija"/>
      </w:pPr>
      <w:r>
        <w:t xml:space="preserve">Osterweil, Leon. 2011. „Software Processes Are Software Too“. V </w:t>
      </w:r>
      <w:r>
        <w:rPr>
          <w:i/>
          <w:iCs/>
        </w:rPr>
        <w:t>Engineering of Software</w:t>
      </w:r>
      <w:r>
        <w:t>, 323–44. Springer, Berlin, Heidelberg. doi:10.1007/978-3-642-19823-6_17.</w:t>
      </w:r>
    </w:p>
    <w:p w14:paraId="0FDD5CE1" w14:textId="77777777" w:rsidR="00335D6C" w:rsidRDefault="00335D6C" w:rsidP="00335D6C">
      <w:pPr>
        <w:pStyle w:val="Bibliografija"/>
      </w:pPr>
      <w:r>
        <w:t xml:space="preserve">Peters, Lawrence J. 2008. </w:t>
      </w:r>
      <w:r>
        <w:rPr>
          <w:i/>
          <w:iCs/>
        </w:rPr>
        <w:t>Getting Results from Software Development Teams</w:t>
      </w:r>
      <w:r>
        <w:t>. 1 edition. Redmond, WA: Microsoft Press.</w:t>
      </w:r>
    </w:p>
    <w:p w14:paraId="3A40D08C" w14:textId="77777777" w:rsidR="00335D6C" w:rsidRDefault="00335D6C" w:rsidP="00335D6C">
      <w:pPr>
        <w:pStyle w:val="Bibliografija"/>
      </w:pPr>
      <w:r>
        <w:t xml:space="preserve">Petrillo, Fabio, in Marcelo Pimenta. 2010. </w:t>
      </w:r>
      <w:r>
        <w:rPr>
          <w:i/>
          <w:iCs/>
        </w:rPr>
        <w:t>Is agility out there? Agile practices in game development</w:t>
      </w:r>
      <w:r>
        <w:t>. doi:10.1145/1878450.1878453.</w:t>
      </w:r>
    </w:p>
    <w:p w14:paraId="638D5629" w14:textId="77777777" w:rsidR="00335D6C" w:rsidRDefault="00335D6C" w:rsidP="00335D6C">
      <w:pPr>
        <w:pStyle w:val="Bibliografija"/>
      </w:pPr>
      <w:r>
        <w:t>Petrillo, Fabio, Marcelo Pimenta, Francisco M. Trindade, in Carlos Dietrich. 2008. „Houston, we have a problem...: a survey of actual problems in computer games development.“ V , 707–11. doi:10.1145/1363686.1363854.</w:t>
      </w:r>
    </w:p>
    <w:p w14:paraId="402F51CA" w14:textId="77777777" w:rsidR="00335D6C" w:rsidRDefault="00335D6C" w:rsidP="00335D6C">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26185A0" w14:textId="77777777" w:rsidR="00335D6C" w:rsidRDefault="00335D6C" w:rsidP="00335D6C">
      <w:pPr>
        <w:pStyle w:val="Bibliografija"/>
      </w:pPr>
      <w:r>
        <w:t xml:space="preserve">Pressman, Roger S., in Bruce Maxim. 2014. </w:t>
      </w:r>
      <w:r>
        <w:rPr>
          <w:i/>
          <w:iCs/>
        </w:rPr>
        <w:t>Software Engineering: A Practitioner’s Approach</w:t>
      </w:r>
      <w:r>
        <w:t>. 8 edition. New York, NY: McGraw-Hill Education.</w:t>
      </w:r>
    </w:p>
    <w:p w14:paraId="225043C3" w14:textId="77777777" w:rsidR="00335D6C" w:rsidRDefault="00335D6C" w:rsidP="00335D6C">
      <w:pPr>
        <w:pStyle w:val="Bibliografija"/>
      </w:pPr>
      <w:r>
        <w:t>Ramadan, Rido, in Yani Widyani. 2013a. „Game development life cycle guidelines“. V , 95–100. doi:10.1109/ICACSIS.2013.6761558.</w:t>
      </w:r>
    </w:p>
    <w:p w14:paraId="7C445465" w14:textId="77777777" w:rsidR="00335D6C" w:rsidRDefault="00335D6C" w:rsidP="00335D6C">
      <w:pPr>
        <w:pStyle w:val="Bibliografija"/>
      </w:pPr>
      <w:r>
        <w:t>———. 2013b. „Game development life cycle guidelines“. V , 95–100. doi:10.1109/ICACSIS.2013.6761558.</w:t>
      </w:r>
    </w:p>
    <w:p w14:paraId="6466AE9C" w14:textId="77777777" w:rsidR="00335D6C" w:rsidRDefault="00335D6C" w:rsidP="00335D6C">
      <w:pPr>
        <w:pStyle w:val="Bibliografija"/>
      </w:pPr>
      <w:r>
        <w:t>Rolland, Colette, in Pantheon-sorbonne Ufr. 1994. „Modeling the Requirements Engineering Process“, november.</w:t>
      </w:r>
    </w:p>
    <w:p w14:paraId="524583B1" w14:textId="77777777" w:rsidR="00335D6C" w:rsidRDefault="00335D6C" w:rsidP="00335D6C">
      <w:pPr>
        <w:pStyle w:val="Bibliografija"/>
      </w:pPr>
      <w:r>
        <w:t xml:space="preserve">Rucker, Rudy. 2002. </w:t>
      </w:r>
      <w:r>
        <w:rPr>
          <w:i/>
          <w:iCs/>
        </w:rPr>
        <w:t>Software Engineering and Computer Games</w:t>
      </w:r>
      <w:r>
        <w:t>. 1 edition. Harlow: Addison-Wesley.</w:t>
      </w:r>
    </w:p>
    <w:p w14:paraId="4FDA0227" w14:textId="77777777" w:rsidR="00335D6C" w:rsidRDefault="00335D6C" w:rsidP="00335D6C">
      <w:pPr>
        <w:pStyle w:val="Bibliografija"/>
      </w:pPr>
      <w:r>
        <w:lastRenderedPageBreak/>
        <w:t xml:space="preserve">Rumbaugh, James, Ivar Jacobson, in Grady Booch. 2004. </w:t>
      </w:r>
      <w:r>
        <w:rPr>
          <w:i/>
          <w:iCs/>
        </w:rPr>
        <w:t>The Unified Modeling Language Reference Manual,</w:t>
      </w:r>
      <w:r>
        <w:t>. 2 edition. Boston: Addison-Wesley Professional.</w:t>
      </w:r>
    </w:p>
    <w:p w14:paraId="79917EBC" w14:textId="77777777" w:rsidR="00335D6C" w:rsidRDefault="00335D6C" w:rsidP="00335D6C">
      <w:pPr>
        <w:pStyle w:val="Bibliografija"/>
      </w:pPr>
      <w:r>
        <w:t>Ruonala, Henna-Riikka. 2016. „Agile Game Development: A Systematic Literature Review“. V .</w:t>
      </w:r>
    </w:p>
    <w:p w14:paraId="5DB7FA11" w14:textId="77777777" w:rsidR="00335D6C" w:rsidRDefault="00335D6C" w:rsidP="00335D6C">
      <w:pPr>
        <w:pStyle w:val="Bibliografija"/>
      </w:pPr>
      <w:r>
        <w:t xml:space="preserve">Sabharwal, Sangeeta. 2009. </w:t>
      </w:r>
      <w:r>
        <w:rPr>
          <w:i/>
          <w:iCs/>
        </w:rPr>
        <w:t>Software Engineering</w:t>
      </w:r>
      <w:r>
        <w:t>. New Age International Pvt Ltd Publishers.</w:t>
      </w:r>
    </w:p>
    <w:p w14:paraId="76013D1B" w14:textId="77777777" w:rsidR="00335D6C" w:rsidRDefault="00335D6C" w:rsidP="00335D6C">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28923A55" w14:textId="77777777" w:rsidR="00335D6C" w:rsidRDefault="00335D6C" w:rsidP="00335D6C">
      <w:pPr>
        <w:pStyle w:val="Bibliografija"/>
      </w:pPr>
      <w:r>
        <w:t xml:space="preserve">Satzinger, John W., Robert B. Jackson, in Stephen D. Burd. 2011. </w:t>
      </w:r>
      <w:r>
        <w:rPr>
          <w:i/>
          <w:iCs/>
        </w:rPr>
        <w:t>Systems Analysis and Design in a Changing World, 6th Edition</w:t>
      </w:r>
      <w:r>
        <w:t>. 6th edition. Boston, MA: Course Technology.</w:t>
      </w:r>
    </w:p>
    <w:p w14:paraId="0CD49CBC" w14:textId="77777777" w:rsidR="00335D6C" w:rsidRDefault="00335D6C" w:rsidP="00335D6C">
      <w:pPr>
        <w:pStyle w:val="Bibliografija"/>
      </w:pPr>
      <w:r>
        <w:t xml:space="preserve">Schell, Jesse. 2008. </w:t>
      </w:r>
      <w:r>
        <w:rPr>
          <w:i/>
          <w:iCs/>
        </w:rPr>
        <w:t>The Art of Game Design: A Book of Lenses</w:t>
      </w:r>
      <w:r>
        <w:t>. 1 edition. Amsterdam ; Boston: CRC Press.</w:t>
      </w:r>
    </w:p>
    <w:p w14:paraId="538D8135" w14:textId="77777777" w:rsidR="00335D6C" w:rsidRDefault="00335D6C" w:rsidP="00335D6C">
      <w:pPr>
        <w:pStyle w:val="Bibliografija"/>
      </w:pPr>
      <w:r>
        <w:t xml:space="preserve">Sommerville, Ian. 2010. </w:t>
      </w:r>
      <w:r>
        <w:rPr>
          <w:i/>
          <w:iCs/>
        </w:rPr>
        <w:t>Software Engineering</w:t>
      </w:r>
      <w:r>
        <w:t>. 9 edition. Boston: Pearson.</w:t>
      </w:r>
    </w:p>
    <w:p w14:paraId="76A2AED5" w14:textId="77777777" w:rsidR="00335D6C" w:rsidRDefault="00335D6C" w:rsidP="00335D6C">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5A1A26C0" w14:textId="77777777" w:rsidR="00335D6C" w:rsidRDefault="00335D6C" w:rsidP="00335D6C">
      <w:pPr>
        <w:pStyle w:val="Bibliografija"/>
      </w:pPr>
      <w:r>
        <w:t xml:space="preserve">Steenweg, Ragna, Marco Kuhrmann, in Daniel Méndez Fernández. 2014. </w:t>
      </w:r>
      <w:r>
        <w:rPr>
          <w:i/>
          <w:iCs/>
        </w:rPr>
        <w:t>Software Engineering Process Metamodels - A Literature Review</w:t>
      </w:r>
      <w:r>
        <w:t>.</w:t>
      </w:r>
    </w:p>
    <w:p w14:paraId="384D79E1" w14:textId="77777777" w:rsidR="00335D6C" w:rsidRDefault="00335D6C" w:rsidP="00335D6C">
      <w:pPr>
        <w:pStyle w:val="Bibliografija"/>
      </w:pPr>
      <w:r>
        <w:t xml:space="preserve">Sunyaev, Ali, Matthias Hansen, in Helmut Krcmar. 2009. „Method Engineering: A Formal Description“. V </w:t>
      </w:r>
      <w:r>
        <w:rPr>
          <w:i/>
          <w:iCs/>
        </w:rPr>
        <w:t>Information Systems Development</w:t>
      </w:r>
      <w:r>
        <w:t>, 645–54. Springer, Boston, MA. doi:10.1007/b137171_67.</w:t>
      </w:r>
    </w:p>
    <w:p w14:paraId="0F497652" w14:textId="77777777" w:rsidR="00335D6C" w:rsidRDefault="00335D6C" w:rsidP="00335D6C">
      <w:pPr>
        <w:pStyle w:val="Bibliografija"/>
      </w:pPr>
      <w:r>
        <w:t xml:space="preserve">Sutton, Stanley M. 2011. „From Process Programming to Process Engineering“. V </w:t>
      </w:r>
      <w:r>
        <w:rPr>
          <w:i/>
          <w:iCs/>
        </w:rPr>
        <w:t>Engineering of Software</w:t>
      </w:r>
      <w:r>
        <w:t>, 291–309. Springer, Berlin, Heidelberg. doi:10.1007/978-3-642-19823-6_15.</w:t>
      </w:r>
    </w:p>
    <w:p w14:paraId="104CE981" w14:textId="77777777" w:rsidR="00335D6C" w:rsidRDefault="00335D6C" w:rsidP="00335D6C">
      <w:pPr>
        <w:pStyle w:val="Bibliografija"/>
      </w:pPr>
      <w:r>
        <w:t xml:space="preserve">Sylvester, Tynan. 2013. </w:t>
      </w:r>
      <w:r>
        <w:rPr>
          <w:i/>
          <w:iCs/>
        </w:rPr>
        <w:t>Designing Games: A Guide to Engineering Experiences</w:t>
      </w:r>
      <w:r>
        <w:t>. 1 edition. Sebastopol, CA: O’Reilly Media.</w:t>
      </w:r>
    </w:p>
    <w:p w14:paraId="71A6B8CD" w14:textId="77777777" w:rsidR="00335D6C" w:rsidRDefault="00335D6C" w:rsidP="00335D6C">
      <w:pPr>
        <w:pStyle w:val="Bibliografija"/>
      </w:pPr>
      <w:r>
        <w:t xml:space="preserve">Tsui, Frank, Orlando Karam, in Barbara Bernal. 2016. </w:t>
      </w:r>
      <w:r>
        <w:rPr>
          <w:i/>
          <w:iCs/>
        </w:rPr>
        <w:t>Essentials Of Software Engineering</w:t>
      </w:r>
      <w:r>
        <w:t>. 4 edition. Burlington, Massachusetts: Jones &amp; Bartlett Learning.</w:t>
      </w:r>
    </w:p>
    <w:p w14:paraId="240C807E" w14:textId="77777777" w:rsidR="00335D6C" w:rsidRDefault="00335D6C" w:rsidP="00335D6C">
      <w:pPr>
        <w:pStyle w:val="Bibliografija"/>
      </w:pPr>
      <w:r>
        <w:t>Ulbin, Martin. 2017. „Razvoj igre za pomoč otrokom s prekomerno težo“. Thesis, Univerza v Mariboru, Fakulteta za elektrotehniko, računalništvo in informatiko. https://dk.um.si/IzpisGradiva.php?id=66054&amp;lang=slv.</w:t>
      </w:r>
    </w:p>
    <w:p w14:paraId="0EAA2A88" w14:textId="77777777" w:rsidR="00335D6C" w:rsidRDefault="00335D6C" w:rsidP="00335D6C">
      <w:pPr>
        <w:pStyle w:val="Bibliografija"/>
      </w:pPr>
      <w:r>
        <w:t xml:space="preserve">Unger, Kimberly, in Jeannie Novak. 2011. </w:t>
      </w:r>
      <w:r>
        <w:rPr>
          <w:i/>
          <w:iCs/>
        </w:rPr>
        <w:t>Game Development Essentials: Mobile Game Development</w:t>
      </w:r>
      <w:r>
        <w:t>. 1 edition. Clifton Park, NY: Cengage Learning.</w:t>
      </w:r>
    </w:p>
    <w:p w14:paraId="312E6532" w14:textId="77777777" w:rsidR="00335D6C" w:rsidRDefault="00335D6C" w:rsidP="00335D6C">
      <w:pPr>
        <w:pStyle w:val="Bibliografija"/>
      </w:pPr>
      <w:r>
        <w:t>Wilson Brotto Furtado, André. b. d. „Domain-Specific Game Development“, Universidade Federal de Pernambuco, 2012.</w:t>
      </w:r>
    </w:p>
    <w:p w14:paraId="5BECF512" w14:textId="77777777" w:rsidR="00335D6C" w:rsidRDefault="00335D6C" w:rsidP="00335D6C">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2C829F70" w14:textId="77777777" w:rsidR="00335D6C" w:rsidRDefault="00335D6C" w:rsidP="00335D6C">
      <w:pPr>
        <w:pStyle w:val="Bibliografija"/>
      </w:pPr>
      <w:r>
        <w:lastRenderedPageBreak/>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109D426C"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Berce, Jaroslav" w:date="2018-02-06T11:22:00Z" w:initials="BJ">
    <w:p w14:paraId="0E8B2615" w14:textId="16AC2E9E" w:rsidR="00794372" w:rsidRDefault="00794372">
      <w:pPr>
        <w:pStyle w:val="Pripombabesedilo"/>
      </w:pPr>
      <w:r>
        <w:rPr>
          <w:rStyle w:val="Pripombasklic"/>
        </w:rPr>
        <w:annotationRef/>
      </w:r>
      <w:r>
        <w:t>Ker ste poglavje 3. procesni modeli sedaj zbrisali je tole RV lahko »vprašljivo« … predlagam, da vseeno imate neko kratko poglavje kjer naštejete in s stavkom opišete najbolj relevantne procesne modele (ne vseh, ki ste jih v prejšnji verziji) …</w:t>
      </w:r>
    </w:p>
  </w:comment>
  <w:comment w:id="6" w:author="Berce, Jaroslav" w:date="2018-02-06T11:23:00Z" w:initials="BJ">
    <w:p w14:paraId="66851F14" w14:textId="79CE9636" w:rsidR="00794372" w:rsidRDefault="00794372">
      <w:pPr>
        <w:pStyle w:val="Pripombabesedilo"/>
      </w:pPr>
      <w:r>
        <w:rPr>
          <w:rStyle w:val="Pripombasklic"/>
        </w:rPr>
        <w:annotationRef/>
      </w:r>
      <w:r>
        <w:t>Namesto ali bi raje napisal nekako takole: »kakšen bi lahko bil na osnovi literature ustrezen procesni model, ki …«</w:t>
      </w:r>
    </w:p>
  </w:comment>
  <w:comment w:id="7" w:author="Berce, Jaroslav" w:date="2018-02-06T11:56:00Z" w:initials="BJ">
    <w:p w14:paraId="45459152" w14:textId="0601CC07" w:rsidR="00037EF1" w:rsidRDefault="00037EF1">
      <w:pPr>
        <w:pStyle w:val="Pripombabesedilo"/>
      </w:pPr>
      <w:r>
        <w:rPr>
          <w:rStyle w:val="Pripombasklic"/>
        </w:rPr>
        <w:annotationRef/>
      </w:r>
      <w:r>
        <w:t xml:space="preserve">Tole z dejanskim stanjem besedila nekako se ne ujema !!! </w:t>
      </w:r>
      <w:r>
        <w:br/>
        <w:t>preverite in popravite !</w:t>
      </w:r>
    </w:p>
  </w:comment>
  <w:comment w:id="9" w:author="Berce, Jaroslav" w:date="2018-02-06T11:33:00Z" w:initials="BJ">
    <w:p w14:paraId="5EEDE550" w14:textId="3AC18F80" w:rsidR="00F6455D" w:rsidRDefault="00F6455D">
      <w:pPr>
        <w:pStyle w:val="Pripombabesedilo"/>
      </w:pPr>
      <w:r>
        <w:rPr>
          <w:rStyle w:val="Pripombasklic"/>
        </w:rPr>
        <w:annotationRef/>
      </w:r>
      <w:r>
        <w:t xml:space="preserve">Morali boste doreči (napisati /verjetno v tistem sedaj manjkajočem poglavju/) ZAKAJ ste se osredotočili le na »agilne« … </w:t>
      </w:r>
    </w:p>
  </w:comment>
  <w:comment w:id="10" w:author="Berce, Jaroslav" w:date="2018-02-06T11:36:00Z" w:initials="BJ">
    <w:p w14:paraId="59F621F4" w14:textId="58D0A4B5" w:rsidR="00C53653" w:rsidRDefault="00C53653">
      <w:pPr>
        <w:pStyle w:val="Pripombabesedilo"/>
      </w:pPr>
      <w:r>
        <w:rPr>
          <w:rStyle w:val="Pripombasklic"/>
        </w:rPr>
        <w:annotationRef/>
      </w:r>
      <w:r>
        <w:t>Česa &amp; na osnovi česa!</w:t>
      </w:r>
      <w:r>
        <w:br/>
        <w:t>mislim, da je tale naslov malo zavajajoč …</w:t>
      </w:r>
    </w:p>
  </w:comment>
  <w:comment w:id="13" w:author="Berce, Jaroslav" w:date="2018-02-06T11:59:00Z" w:initials="BJ">
    <w:p w14:paraId="7C2AF75F" w14:textId="3EE6A4B0" w:rsidR="00037EF1" w:rsidRDefault="00037EF1">
      <w:pPr>
        <w:pStyle w:val="Pripombabesedilo"/>
      </w:pPr>
      <w:r>
        <w:rPr>
          <w:rStyle w:val="Pripombasklic"/>
        </w:rPr>
        <w:annotationRef/>
      </w:r>
      <w:r>
        <w:t xml:space="preserve">Tole poglavje boste morali malo spremeniti in nekatere dele prenesti prej, saj opisujejo temelje (tako kot pregled literature), ki jih boste potrebovali pri svojem delu </w:t>
      </w:r>
    </w:p>
  </w:comment>
  <w:comment w:id="14" w:author="Berce, Jaroslav" w:date="2018-02-06T11:57:00Z" w:initials="BJ">
    <w:p w14:paraId="0D97C33D" w14:textId="77777777" w:rsidR="00037EF1" w:rsidRDefault="00037EF1">
      <w:pPr>
        <w:pStyle w:val="Pripombabesedilo"/>
      </w:pPr>
      <w:r>
        <w:rPr>
          <w:rStyle w:val="Pripombasklic"/>
        </w:rPr>
        <w:annotationRef/>
      </w:r>
      <w:r>
        <w:t>Res poglavje 3. ???</w:t>
      </w:r>
    </w:p>
    <w:p w14:paraId="36BA12B3" w14:textId="0519BE58" w:rsidR="00037EF1" w:rsidRDefault="00037EF1">
      <w:pPr>
        <w:pStyle w:val="Pripombabesedilo"/>
      </w:pPr>
      <w:r>
        <w:t>Za to je word zelo dober, da lahko vstavkljate naslove poglavij in ostale stvari IN ko spremenite ni treba brati celega teksta ponovno in ročno popravljati!</w:t>
      </w:r>
    </w:p>
  </w:comment>
  <w:comment w:id="15" w:author="Berce, Jaroslav" w:date="2018-02-06T11:58:00Z" w:initials="BJ">
    <w:p w14:paraId="47A7DCB5" w14:textId="3CC211A0" w:rsidR="00037EF1" w:rsidRDefault="00037EF1">
      <w:pPr>
        <w:pStyle w:val="Pripombabesedilo"/>
      </w:pPr>
      <w:r>
        <w:rPr>
          <w:rStyle w:val="Pripombasklic"/>
        </w:rPr>
        <w:annotationRef/>
      </w:r>
      <w:r>
        <w:t>Zakja sedaj tole tukaj opisujete?</w:t>
      </w:r>
      <w:r>
        <w:br/>
        <w:t>To naj bo v pregledu!</w:t>
      </w:r>
    </w:p>
  </w:comment>
  <w:comment w:id="16" w:author="Berce, Jaroslav" w:date="2018-02-06T12:00:00Z" w:initials="BJ">
    <w:p w14:paraId="05DFAA3F" w14:textId="77777777" w:rsidR="00037EF1" w:rsidRDefault="00037EF1">
      <w:pPr>
        <w:pStyle w:val="Pripombabesedilo"/>
      </w:pPr>
      <w:r>
        <w:rPr>
          <w:rStyle w:val="Pripombasklic"/>
        </w:rPr>
        <w:annotationRef/>
      </w:r>
      <w:r>
        <w:t>Naslov bo treba nekako spremeniti v »PREDLOG / NA OSNOVI LUITERATURE / …«</w:t>
      </w:r>
    </w:p>
    <w:p w14:paraId="3148C636" w14:textId="12E35834" w:rsidR="00157942" w:rsidRDefault="00157942">
      <w:pPr>
        <w:pStyle w:val="Pripombabesedilo"/>
      </w:pPr>
      <w:r>
        <w:t>In ponovno kot psem napisal v poglavju 5. !!! osnove naprej …</w:t>
      </w:r>
    </w:p>
  </w:comment>
  <w:comment w:id="18" w:author="Berce, Jaroslav" w:date="2018-02-06T12:02:00Z" w:initials="BJ">
    <w:p w14:paraId="36BB8966" w14:textId="6D0EB229" w:rsidR="00157942" w:rsidRDefault="00157942">
      <w:pPr>
        <w:pStyle w:val="Pripombabesedilo"/>
      </w:pPr>
      <w:r>
        <w:rPr>
          <w:rStyle w:val="Pripombasklic"/>
        </w:rPr>
        <w:annotationRef/>
      </w:r>
      <w:r>
        <w:t>Tole pa je že tisti vaš prispevek k modeliranju (skrit v poglavju 6.)</w:t>
      </w:r>
    </w:p>
  </w:comment>
  <w:comment w:id="19" w:author="Berce, Jaroslav" w:date="2018-02-06T12:02:00Z" w:initials="BJ">
    <w:p w14:paraId="67D5BE29" w14:textId="20EF8213" w:rsidR="00157942" w:rsidRDefault="00157942">
      <w:pPr>
        <w:pStyle w:val="Pripombabesedilo"/>
      </w:pPr>
      <w:r>
        <w:rPr>
          <w:rStyle w:val="Pripombasklic"/>
        </w:rPr>
        <w:annotationRef/>
      </w:r>
      <w:r>
        <w:t>Spet zaidete v temelje …</w:t>
      </w:r>
    </w:p>
  </w:comment>
  <w:comment w:id="20" w:author="Berce, Jaroslav" w:date="2018-02-06T12:03:00Z" w:initials="BJ">
    <w:p w14:paraId="1F5DDC56" w14:textId="06E4D4E3" w:rsidR="00157942" w:rsidRDefault="00157942">
      <w:pPr>
        <w:pStyle w:val="Pripombabesedilo"/>
      </w:pPr>
      <w:r>
        <w:rPr>
          <w:rStyle w:val="Pripombasklic"/>
        </w:rPr>
        <w:annotationRef/>
      </w:r>
      <w:r>
        <w:t>Ponoven preskok na vaše »modeliranje« …</w:t>
      </w:r>
    </w:p>
  </w:comment>
  <w:comment w:id="21" w:author="Berce, Jaroslav" w:date="2018-02-06T12:04:00Z" w:initials="BJ">
    <w:p w14:paraId="13C7C98B" w14:textId="09AC5103" w:rsidR="00157942" w:rsidRDefault="00157942">
      <w:pPr>
        <w:pStyle w:val="Pripombabesedilo"/>
      </w:pPr>
      <w:r>
        <w:rPr>
          <w:rStyle w:val="Pripombasklic"/>
        </w:rPr>
        <w:annotationRef/>
      </w:r>
      <w:r>
        <w:t>Čemu?</w:t>
      </w:r>
    </w:p>
  </w:comment>
  <w:comment w:id="22" w:author="Berce, Jaroslav" w:date="2018-02-06T12:04:00Z" w:initials="BJ">
    <w:p w14:paraId="32ACA3FA" w14:textId="17A5324E" w:rsidR="00157942" w:rsidRDefault="00157942">
      <w:pPr>
        <w:pStyle w:val="Pripombabesedilo"/>
      </w:pPr>
      <w:r>
        <w:rPr>
          <w:rStyle w:val="Pripombasklic"/>
        </w:rPr>
        <w:annotationRef/>
      </w:r>
      <w:r>
        <w:t>Zopet zaidete v temelje in razlagate … to morate storiti prej!</w:t>
      </w:r>
    </w:p>
  </w:comment>
  <w:comment w:id="23" w:author="Berce, Jaroslav" w:date="2018-02-06T12:05:00Z" w:initials="BJ">
    <w:p w14:paraId="3787A5CA" w14:textId="406341B5" w:rsidR="00157942" w:rsidRDefault="00157942">
      <w:pPr>
        <w:pStyle w:val="Pripombabesedilo"/>
      </w:pPr>
      <w:r>
        <w:rPr>
          <w:rStyle w:val="Pripombasklic"/>
        </w:rPr>
        <w:annotationRef/>
      </w:r>
      <w:r>
        <w:t>S tem se bova ukvarjala na koncu!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8B2615" w15:done="0"/>
  <w15:commentEx w15:paraId="66851F14" w15:done="0"/>
  <w15:commentEx w15:paraId="05657DC6" w15:done="0"/>
  <w15:commentEx w15:paraId="5F79016A" w15:done="0"/>
  <w15:commentEx w15:paraId="45459152" w15:done="0"/>
  <w15:commentEx w15:paraId="2CA5CAA6" w15:done="0"/>
  <w15:commentEx w15:paraId="2EFF53B6" w15:done="0"/>
  <w15:commentEx w15:paraId="357B64F6" w15:done="0"/>
  <w15:commentEx w15:paraId="5EEDE550" w15:done="0"/>
  <w15:commentEx w15:paraId="59F621F4" w15:done="0"/>
  <w15:commentEx w15:paraId="7C2AF75F" w15:done="0"/>
  <w15:commentEx w15:paraId="36BA12B3" w15:done="0"/>
  <w15:commentEx w15:paraId="47A7DCB5" w15:done="0"/>
  <w15:commentEx w15:paraId="3148C636" w15:done="0"/>
  <w15:commentEx w15:paraId="36BB8966" w15:done="0"/>
  <w15:commentEx w15:paraId="67D5BE29" w15:done="0"/>
  <w15:commentEx w15:paraId="1F5DDC56" w15:done="0"/>
  <w15:commentEx w15:paraId="13C7C98B" w15:done="0"/>
  <w15:commentEx w15:paraId="32ACA3FA" w15:done="0"/>
  <w15:commentEx w15:paraId="3787A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ADA52D" w14:textId="77777777" w:rsidR="009B48C6" w:rsidRDefault="009B48C6" w:rsidP="004E1A4D">
      <w:pPr>
        <w:spacing w:after="0" w:line="240" w:lineRule="auto"/>
      </w:pPr>
      <w:r>
        <w:separator/>
      </w:r>
    </w:p>
  </w:endnote>
  <w:endnote w:type="continuationSeparator" w:id="0">
    <w:p w14:paraId="4AA57941" w14:textId="77777777" w:rsidR="009B48C6" w:rsidRDefault="009B48C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94372" w:rsidRDefault="00794372">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94372" w:rsidRDefault="00794372">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94372" w:rsidRDefault="00794372">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00609D" w14:textId="77777777" w:rsidR="009B48C6" w:rsidRDefault="009B48C6" w:rsidP="004E1A4D">
      <w:pPr>
        <w:spacing w:after="0" w:line="240" w:lineRule="auto"/>
      </w:pPr>
      <w:r>
        <w:separator/>
      </w:r>
    </w:p>
  </w:footnote>
  <w:footnote w:type="continuationSeparator" w:id="0">
    <w:p w14:paraId="048F088E" w14:textId="77777777" w:rsidR="009B48C6" w:rsidRDefault="009B48C6" w:rsidP="004E1A4D">
      <w:pPr>
        <w:spacing w:after="0" w:line="240" w:lineRule="auto"/>
      </w:pPr>
      <w:r>
        <w:continuationSeparator/>
      </w:r>
    </w:p>
  </w:footnote>
  <w:footnote w:id="1">
    <w:p w14:paraId="3583E71A" w14:textId="77777777" w:rsidR="00794372" w:rsidRPr="00A00603" w:rsidRDefault="00794372"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94372" w:rsidRPr="00A00603" w:rsidRDefault="00794372"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794372" w:rsidRPr="00A00603" w:rsidRDefault="00794372"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794372" w:rsidRPr="00A00603" w:rsidRDefault="00794372"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794372" w:rsidRPr="00A00603" w:rsidRDefault="00794372"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794372" w:rsidRPr="00A00603" w:rsidRDefault="00794372"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794372" w:rsidRPr="00A00603" w:rsidRDefault="00794372"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76719D78"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9">
    <w:p w14:paraId="7FB2F522"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0">
    <w:p w14:paraId="0F7312F7"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1">
    <w:p w14:paraId="4CAB39B7"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2">
    <w:p w14:paraId="5FD1ECDB"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3">
    <w:p w14:paraId="1378836D" w14:textId="77777777" w:rsidR="001230C3" w:rsidRPr="00776033" w:rsidRDefault="001230C3"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4">
    <w:p w14:paraId="1156955D" w14:textId="77777777" w:rsidR="001230C3" w:rsidRPr="00776033" w:rsidRDefault="001230C3"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5">
    <w:p w14:paraId="41ACBD11" w14:textId="77777777" w:rsidR="001230C3" w:rsidRPr="00776033" w:rsidRDefault="001230C3"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6">
    <w:p w14:paraId="1ADE1C6E" w14:textId="77777777" w:rsidR="001230C3" w:rsidRPr="00776033" w:rsidRDefault="001230C3"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7">
    <w:p w14:paraId="55F566FA" w14:textId="77777777" w:rsidR="001230C3" w:rsidRPr="00776033" w:rsidRDefault="001230C3"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8">
    <w:p w14:paraId="427C5571" w14:textId="77777777" w:rsidR="001230C3" w:rsidRDefault="001230C3"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9">
    <w:p w14:paraId="36E6BAF9"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0">
    <w:p w14:paraId="4C9FC403"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1">
    <w:p w14:paraId="282F93F6" w14:textId="77777777" w:rsidR="001230C3" w:rsidRPr="00194376" w:rsidRDefault="001230C3"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2">
    <w:p w14:paraId="6EC4176F" w14:textId="77777777" w:rsidR="00CF7713" w:rsidRPr="00A00603" w:rsidRDefault="00CF7713"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77777777" w:rsidR="00CF7713" w:rsidRPr="00A00603" w:rsidRDefault="00CF7713"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p>
  </w:footnote>
  <w:footnote w:id="23">
    <w:p w14:paraId="3C448ADE" w14:textId="77777777" w:rsidR="00CF7713" w:rsidRPr="00A00603" w:rsidRDefault="00CF7713"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4">
    <w:p w14:paraId="22BB2462" w14:textId="32FEB53C" w:rsidR="00794372" w:rsidRDefault="00794372">
      <w:pPr>
        <w:pStyle w:val="Sprotnaopomba-besedilo"/>
      </w:pPr>
      <w:r>
        <w:rPr>
          <w:rStyle w:val="Sprotnaopomba-sklic"/>
        </w:rPr>
        <w:footnoteRef/>
      </w:r>
      <w:r>
        <w:t xml:space="preserve"> Gameplay.</w:t>
      </w:r>
    </w:p>
  </w:footnote>
  <w:footnote w:id="25">
    <w:p w14:paraId="3B09D91A"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To predstavlja game flow.</w:t>
      </w:r>
    </w:p>
  </w:footnote>
  <w:footnote w:id="26">
    <w:p w14:paraId="03DA8142"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(angl.) User Experience-UX.</w:t>
      </w:r>
    </w:p>
  </w:footnote>
  <w:footnote w:id="27">
    <w:p w14:paraId="709D670A"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28">
    <w:p w14:paraId="325635C0" w14:textId="407D1537" w:rsidR="00794372" w:rsidRPr="00A00603" w:rsidRDefault="00794372">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29">
    <w:p w14:paraId="0BBE959A"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30">
    <w:p w14:paraId="297DED71"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31">
    <w:p w14:paraId="5F0AE03D"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32">
    <w:p w14:paraId="3F497C58"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33">
    <w:p w14:paraId="7EB4C96A" w14:textId="09B75954" w:rsidR="00794372" w:rsidRPr="002D33A6" w:rsidRDefault="00794372">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34">
    <w:p w14:paraId="546BC208" w14:textId="3B02C5F2" w:rsidR="002D33A6" w:rsidRDefault="002D33A6">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sidR="007F2749">
        <w:rPr>
          <w:rFonts w:ascii="Times New Roman" w:hAnsi="Times New Roman" w:cs="Times New Roman"/>
        </w:rPr>
        <w:t>. Dokumentiran potek razvoja</w:t>
      </w:r>
      <w:r w:rsidR="005B27F8">
        <w:rPr>
          <w:rFonts w:ascii="Times New Roman" w:hAnsi="Times New Roman" w:cs="Times New Roman"/>
        </w:rPr>
        <w:t>.</w:t>
      </w:r>
    </w:p>
  </w:footnote>
  <w:footnote w:id="35">
    <w:p w14:paraId="0134234D"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6">
    <w:p w14:paraId="483AE098"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7">
    <w:p w14:paraId="15C6F3B9"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8">
    <w:p w14:paraId="0C80D09C"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9">
    <w:p w14:paraId="44CFA054"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40">
    <w:p w14:paraId="6C467E12" w14:textId="77777777" w:rsidR="00794372" w:rsidRPr="00A00603" w:rsidRDefault="00794372">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41">
    <w:p w14:paraId="675F6449" w14:textId="77777777" w:rsidR="00794372" w:rsidRPr="00A00603" w:rsidRDefault="00794372"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42">
    <w:p w14:paraId="715E28B3" w14:textId="77777777" w:rsidR="00794372" w:rsidRDefault="00794372" w:rsidP="00632C28">
      <w:pPr>
        <w:pStyle w:val="Sprotnaopomba-besedilo"/>
      </w:pPr>
      <w:r>
        <w:rPr>
          <w:rStyle w:val="Sprotnaopomba-sklic"/>
        </w:rPr>
        <w:footnoteRef/>
      </w:r>
      <w:r>
        <w:t xml:space="preserve"> Waterfall model.</w:t>
      </w:r>
    </w:p>
  </w:footnote>
  <w:footnote w:id="43">
    <w:p w14:paraId="51972626"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Institute of Electrical and Electronic Engineers – IEEE.</w:t>
      </w:r>
    </w:p>
  </w:footnote>
  <w:footnote w:id="44">
    <w:p w14:paraId="2E9F73A5"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SoftwareEngineering – Metamodel for Development Methodologies.</w:t>
      </w:r>
    </w:p>
  </w:footnote>
  <w:footnote w:id="45">
    <w:p w14:paraId="362453BD"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 &amp; Systems Process Engineering Meta-Model – SPEM.</w:t>
      </w:r>
    </w:p>
  </w:footnote>
  <w:footnote w:id="46">
    <w:p w14:paraId="2AAD487D"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Object Management Group – OMG.</w:t>
      </w:r>
    </w:p>
  </w:footnote>
  <w:footnote w:id="47">
    <w:p w14:paraId="54C29A2F"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Meta Object Facility – MOF.</w:t>
      </w:r>
    </w:p>
  </w:footnote>
  <w:footnote w:id="48">
    <w:p w14:paraId="48A1CE72"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Domain Specific Process Meta Model – DSPMM.</w:t>
      </w:r>
    </w:p>
  </w:footnote>
  <w:footnote w:id="49">
    <w:p w14:paraId="0279CF4C"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Abstract Process Meta Model – AMM.</w:t>
      </w:r>
    </w:p>
  </w:footnote>
  <w:footnote w:id="50">
    <w:p w14:paraId="16124EF5"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Inženiring meta-metod.</w:t>
      </w:r>
    </w:p>
  </w:footnote>
  <w:footnote w:id="51">
    <w:p w14:paraId="576BD742"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Meta-Method for Software Engineering Methods.</w:t>
      </w:r>
    </w:p>
  </w:footnote>
  <w:footnote w:id="52">
    <w:p w14:paraId="5F2DF00B"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53">
    <w:p w14:paraId="005EB383" w14:textId="77777777" w:rsidR="00794372" w:rsidRPr="00A00603" w:rsidRDefault="00794372">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54">
    <w:p w14:paraId="4C195014"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55">
    <w:p w14:paraId="0221DE8C" w14:textId="77777777" w:rsidR="00794372" w:rsidRPr="00A00603" w:rsidRDefault="00794372"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56">
    <w:p w14:paraId="68634319"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Will Not Fix, pomeni, da defekt ni dovolj pomemben.</w:t>
      </w:r>
    </w:p>
  </w:footnote>
  <w:footnote w:id="57">
    <w:p w14:paraId="431216A9" w14:textId="77777777" w:rsidR="00794372" w:rsidRPr="00A00603" w:rsidRDefault="00794372"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58">
    <w:p w14:paraId="27FC368D"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59">
    <w:p w14:paraId="11C57AF2"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60">
    <w:p w14:paraId="600A4079" w14:textId="77777777" w:rsidR="00794372" w:rsidRPr="00A00603" w:rsidRDefault="00794372"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 w:id="61">
    <w:p w14:paraId="04584265" w14:textId="77777777" w:rsidR="00794372" w:rsidRPr="00A00603" w:rsidRDefault="00794372"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Capability Maturity Model.</w:t>
      </w:r>
    </w:p>
  </w:footnote>
  <w:footnote w:id="62">
    <w:p w14:paraId="48F7C766" w14:textId="77777777" w:rsidR="00794372" w:rsidRPr="00A00603" w:rsidRDefault="00794372"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Capability Maturity Model Integration.</w:t>
      </w:r>
    </w:p>
  </w:footnote>
  <w:footnote w:id="63">
    <w:p w14:paraId="64A9826C" w14:textId="77777777" w:rsidR="00794372" w:rsidRPr="00A00603" w:rsidRDefault="00794372"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 Process Improvement and Capability Determination.</w:t>
      </w:r>
    </w:p>
  </w:footnote>
  <w:footnote w:id="64">
    <w:p w14:paraId="55FD586D" w14:textId="77777777" w:rsidR="00794372" w:rsidRPr="00A00603" w:rsidRDefault="00794372"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65">
    <w:p w14:paraId="73363CB7" w14:textId="77777777" w:rsidR="00794372" w:rsidRPr="00A00603" w:rsidRDefault="00794372"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66">
    <w:p w14:paraId="02C420A3" w14:textId="77777777" w:rsidR="00794372" w:rsidRPr="00A00603" w:rsidRDefault="00794372"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94372" w:rsidRDefault="00794372">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94372" w:rsidRDefault="00794372">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94372" w:rsidRDefault="00794372">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3">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4">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5"/>
  </w:num>
  <w:num w:numId="5">
    <w:abstractNumId w:val="38"/>
  </w:num>
  <w:num w:numId="6">
    <w:abstractNumId w:val="15"/>
  </w:num>
  <w:num w:numId="7">
    <w:abstractNumId w:val="20"/>
  </w:num>
  <w:num w:numId="8">
    <w:abstractNumId w:val="39"/>
  </w:num>
  <w:num w:numId="9">
    <w:abstractNumId w:val="11"/>
  </w:num>
  <w:num w:numId="10">
    <w:abstractNumId w:val="17"/>
  </w:num>
  <w:num w:numId="11">
    <w:abstractNumId w:val="25"/>
  </w:num>
  <w:num w:numId="12">
    <w:abstractNumId w:val="32"/>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29"/>
  </w:num>
  <w:num w:numId="20">
    <w:abstractNumId w:val="4"/>
  </w:num>
  <w:num w:numId="21">
    <w:abstractNumId w:val="3"/>
  </w:num>
  <w:num w:numId="22">
    <w:abstractNumId w:val="9"/>
  </w:num>
  <w:num w:numId="23">
    <w:abstractNumId w:val="5"/>
  </w:num>
  <w:num w:numId="24">
    <w:abstractNumId w:val="27"/>
  </w:num>
  <w:num w:numId="25">
    <w:abstractNumId w:val="30"/>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4"/>
  </w:num>
  <w:num w:numId="32">
    <w:abstractNumId w:val="33"/>
  </w:num>
  <w:num w:numId="33">
    <w:abstractNumId w:val="37"/>
  </w:num>
  <w:num w:numId="34">
    <w:abstractNumId w:val="1"/>
  </w:num>
  <w:num w:numId="35">
    <w:abstractNumId w:val="13"/>
  </w:num>
  <w:num w:numId="36">
    <w:abstractNumId w:val="36"/>
  </w:num>
  <w:num w:numId="37">
    <w:abstractNumId w:val="31"/>
  </w:num>
  <w:num w:numId="38">
    <w:abstractNumId w:val="16"/>
  </w:num>
  <w:num w:numId="39">
    <w:abstractNumId w:val="10"/>
  </w:num>
  <w:num w:numId="40">
    <w:abstractNumId w:val="28"/>
  </w:num>
  <w:num w:numId="4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5783"/>
    <w:rsid w:val="00006284"/>
    <w:rsid w:val="00006783"/>
    <w:rsid w:val="00007A32"/>
    <w:rsid w:val="00007CE7"/>
    <w:rsid w:val="00011175"/>
    <w:rsid w:val="0001150C"/>
    <w:rsid w:val="00011C7D"/>
    <w:rsid w:val="000124CE"/>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60D"/>
    <w:rsid w:val="00024F56"/>
    <w:rsid w:val="000252DD"/>
    <w:rsid w:val="000255E3"/>
    <w:rsid w:val="000257A8"/>
    <w:rsid w:val="0002680F"/>
    <w:rsid w:val="00026E75"/>
    <w:rsid w:val="0002714D"/>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377F2"/>
    <w:rsid w:val="00037EF1"/>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03D5"/>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5D7"/>
    <w:rsid w:val="00063914"/>
    <w:rsid w:val="0006465C"/>
    <w:rsid w:val="0006485A"/>
    <w:rsid w:val="00064EBC"/>
    <w:rsid w:val="00065A46"/>
    <w:rsid w:val="00065F54"/>
    <w:rsid w:val="00066723"/>
    <w:rsid w:val="00067AC3"/>
    <w:rsid w:val="00067F47"/>
    <w:rsid w:val="00070276"/>
    <w:rsid w:val="00070C23"/>
    <w:rsid w:val="00071278"/>
    <w:rsid w:val="00071AD8"/>
    <w:rsid w:val="00071F6D"/>
    <w:rsid w:val="00072011"/>
    <w:rsid w:val="000721E8"/>
    <w:rsid w:val="00072FD9"/>
    <w:rsid w:val="0007316E"/>
    <w:rsid w:val="00073CF0"/>
    <w:rsid w:val="00073DE7"/>
    <w:rsid w:val="0007459D"/>
    <w:rsid w:val="00074693"/>
    <w:rsid w:val="00075A43"/>
    <w:rsid w:val="0007750A"/>
    <w:rsid w:val="00081517"/>
    <w:rsid w:val="000815B0"/>
    <w:rsid w:val="00081C16"/>
    <w:rsid w:val="00081D45"/>
    <w:rsid w:val="0008357F"/>
    <w:rsid w:val="00083DC0"/>
    <w:rsid w:val="00084547"/>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66F"/>
    <w:rsid w:val="00096872"/>
    <w:rsid w:val="00096F4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C0EE7"/>
    <w:rsid w:val="000C1C1D"/>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D0A"/>
    <w:rsid w:val="000E2C53"/>
    <w:rsid w:val="000E40C3"/>
    <w:rsid w:val="000E4532"/>
    <w:rsid w:val="000E4655"/>
    <w:rsid w:val="000E59FA"/>
    <w:rsid w:val="000E5D05"/>
    <w:rsid w:val="000E65F9"/>
    <w:rsid w:val="000E6645"/>
    <w:rsid w:val="000E6E51"/>
    <w:rsid w:val="000E72F5"/>
    <w:rsid w:val="000F07A2"/>
    <w:rsid w:val="000F1C8C"/>
    <w:rsid w:val="000F270E"/>
    <w:rsid w:val="000F2C1E"/>
    <w:rsid w:val="000F2D72"/>
    <w:rsid w:val="000F30AE"/>
    <w:rsid w:val="000F3D7A"/>
    <w:rsid w:val="000F452C"/>
    <w:rsid w:val="000F49EA"/>
    <w:rsid w:val="000F5103"/>
    <w:rsid w:val="000F5C3B"/>
    <w:rsid w:val="000F5ECA"/>
    <w:rsid w:val="000F61BE"/>
    <w:rsid w:val="000F76BB"/>
    <w:rsid w:val="000F79F9"/>
    <w:rsid w:val="00100421"/>
    <w:rsid w:val="00100A45"/>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200C"/>
    <w:rsid w:val="00112063"/>
    <w:rsid w:val="00113E7E"/>
    <w:rsid w:val="00114666"/>
    <w:rsid w:val="001149C8"/>
    <w:rsid w:val="00114CE7"/>
    <w:rsid w:val="00114D4B"/>
    <w:rsid w:val="00115568"/>
    <w:rsid w:val="00115CD8"/>
    <w:rsid w:val="001161C9"/>
    <w:rsid w:val="0011772D"/>
    <w:rsid w:val="00117773"/>
    <w:rsid w:val="00117DC8"/>
    <w:rsid w:val="0012085C"/>
    <w:rsid w:val="00120C18"/>
    <w:rsid w:val="00121042"/>
    <w:rsid w:val="00121DEB"/>
    <w:rsid w:val="001220CC"/>
    <w:rsid w:val="00122689"/>
    <w:rsid w:val="00122EB0"/>
    <w:rsid w:val="001230C3"/>
    <w:rsid w:val="00123FFF"/>
    <w:rsid w:val="001243FD"/>
    <w:rsid w:val="0012645E"/>
    <w:rsid w:val="001275EC"/>
    <w:rsid w:val="0012782A"/>
    <w:rsid w:val="00130529"/>
    <w:rsid w:val="001307FC"/>
    <w:rsid w:val="001310EF"/>
    <w:rsid w:val="001316C3"/>
    <w:rsid w:val="001319EC"/>
    <w:rsid w:val="00131D43"/>
    <w:rsid w:val="00131DB5"/>
    <w:rsid w:val="00132D96"/>
    <w:rsid w:val="00133CC9"/>
    <w:rsid w:val="001340D8"/>
    <w:rsid w:val="00135640"/>
    <w:rsid w:val="0013575C"/>
    <w:rsid w:val="001359AF"/>
    <w:rsid w:val="0013608C"/>
    <w:rsid w:val="0013667A"/>
    <w:rsid w:val="00136F02"/>
    <w:rsid w:val="0013789A"/>
    <w:rsid w:val="0014088B"/>
    <w:rsid w:val="0014097A"/>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F07"/>
    <w:rsid w:val="00153B7A"/>
    <w:rsid w:val="00153C26"/>
    <w:rsid w:val="00153D90"/>
    <w:rsid w:val="00153E06"/>
    <w:rsid w:val="00153E3E"/>
    <w:rsid w:val="00154DF9"/>
    <w:rsid w:val="001561A4"/>
    <w:rsid w:val="00156ACD"/>
    <w:rsid w:val="00156E18"/>
    <w:rsid w:val="00157751"/>
    <w:rsid w:val="00157942"/>
    <w:rsid w:val="0016017F"/>
    <w:rsid w:val="00160751"/>
    <w:rsid w:val="00161377"/>
    <w:rsid w:val="0016267F"/>
    <w:rsid w:val="00162B03"/>
    <w:rsid w:val="0016432B"/>
    <w:rsid w:val="00164FB2"/>
    <w:rsid w:val="001660F5"/>
    <w:rsid w:val="00166254"/>
    <w:rsid w:val="00170B81"/>
    <w:rsid w:val="00171604"/>
    <w:rsid w:val="00171D16"/>
    <w:rsid w:val="00171E7A"/>
    <w:rsid w:val="00174D82"/>
    <w:rsid w:val="00174EF5"/>
    <w:rsid w:val="001750B2"/>
    <w:rsid w:val="00175171"/>
    <w:rsid w:val="0017706D"/>
    <w:rsid w:val="00177E7A"/>
    <w:rsid w:val="00181D50"/>
    <w:rsid w:val="0018277E"/>
    <w:rsid w:val="001838E0"/>
    <w:rsid w:val="00183DD7"/>
    <w:rsid w:val="001846E9"/>
    <w:rsid w:val="00185256"/>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4573"/>
    <w:rsid w:val="001B47C8"/>
    <w:rsid w:val="001B4A0C"/>
    <w:rsid w:val="001B4D37"/>
    <w:rsid w:val="001B5B54"/>
    <w:rsid w:val="001B5D3E"/>
    <w:rsid w:val="001B6F9D"/>
    <w:rsid w:val="001B730C"/>
    <w:rsid w:val="001B75D2"/>
    <w:rsid w:val="001B7E38"/>
    <w:rsid w:val="001C0047"/>
    <w:rsid w:val="001C032E"/>
    <w:rsid w:val="001C06BF"/>
    <w:rsid w:val="001C07BD"/>
    <w:rsid w:val="001C0EEC"/>
    <w:rsid w:val="001C0F9A"/>
    <w:rsid w:val="001C1009"/>
    <w:rsid w:val="001C123B"/>
    <w:rsid w:val="001C1AD6"/>
    <w:rsid w:val="001C1CB5"/>
    <w:rsid w:val="001C2852"/>
    <w:rsid w:val="001C2BF7"/>
    <w:rsid w:val="001C3963"/>
    <w:rsid w:val="001C4E9A"/>
    <w:rsid w:val="001C521D"/>
    <w:rsid w:val="001C55E2"/>
    <w:rsid w:val="001C577C"/>
    <w:rsid w:val="001C5783"/>
    <w:rsid w:val="001C580E"/>
    <w:rsid w:val="001C5D60"/>
    <w:rsid w:val="001C60D4"/>
    <w:rsid w:val="001C68FC"/>
    <w:rsid w:val="001C6D8E"/>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12B3"/>
    <w:rsid w:val="001F13B5"/>
    <w:rsid w:val="001F1432"/>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A14"/>
    <w:rsid w:val="00215F98"/>
    <w:rsid w:val="00216535"/>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34DC"/>
    <w:rsid w:val="00233604"/>
    <w:rsid w:val="00233AF2"/>
    <w:rsid w:val="00234301"/>
    <w:rsid w:val="0023455A"/>
    <w:rsid w:val="00234852"/>
    <w:rsid w:val="002352EF"/>
    <w:rsid w:val="002355CD"/>
    <w:rsid w:val="0023575E"/>
    <w:rsid w:val="002371A6"/>
    <w:rsid w:val="00237B16"/>
    <w:rsid w:val="0024097D"/>
    <w:rsid w:val="00240CDE"/>
    <w:rsid w:val="002411F2"/>
    <w:rsid w:val="0024160A"/>
    <w:rsid w:val="00241BAD"/>
    <w:rsid w:val="00244D79"/>
    <w:rsid w:val="0024618C"/>
    <w:rsid w:val="0024659C"/>
    <w:rsid w:val="00246A40"/>
    <w:rsid w:val="00246D1C"/>
    <w:rsid w:val="0024714C"/>
    <w:rsid w:val="0024762E"/>
    <w:rsid w:val="00247D4B"/>
    <w:rsid w:val="002505D7"/>
    <w:rsid w:val="00250DAC"/>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F25"/>
    <w:rsid w:val="00297483"/>
    <w:rsid w:val="002978AE"/>
    <w:rsid w:val="002979B7"/>
    <w:rsid w:val="00297B77"/>
    <w:rsid w:val="00297E87"/>
    <w:rsid w:val="002A058A"/>
    <w:rsid w:val="002A0855"/>
    <w:rsid w:val="002A127F"/>
    <w:rsid w:val="002A1362"/>
    <w:rsid w:val="002A2D08"/>
    <w:rsid w:val="002A2D6E"/>
    <w:rsid w:val="002A40CF"/>
    <w:rsid w:val="002A4DB5"/>
    <w:rsid w:val="002A5EE6"/>
    <w:rsid w:val="002A6A6D"/>
    <w:rsid w:val="002A6CA2"/>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887"/>
    <w:rsid w:val="002B7DE9"/>
    <w:rsid w:val="002C0298"/>
    <w:rsid w:val="002C09FD"/>
    <w:rsid w:val="002C0D52"/>
    <w:rsid w:val="002C1CDF"/>
    <w:rsid w:val="002C1D09"/>
    <w:rsid w:val="002C2599"/>
    <w:rsid w:val="002C271C"/>
    <w:rsid w:val="002C30DB"/>
    <w:rsid w:val="002C3A48"/>
    <w:rsid w:val="002C3AAA"/>
    <w:rsid w:val="002C435F"/>
    <w:rsid w:val="002C537B"/>
    <w:rsid w:val="002C5709"/>
    <w:rsid w:val="002C5BEA"/>
    <w:rsid w:val="002C645B"/>
    <w:rsid w:val="002C672B"/>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77"/>
    <w:rsid w:val="002E3D70"/>
    <w:rsid w:val="002E3DAF"/>
    <w:rsid w:val="002E4293"/>
    <w:rsid w:val="002E5176"/>
    <w:rsid w:val="002E5FAF"/>
    <w:rsid w:val="002E628E"/>
    <w:rsid w:val="002E6336"/>
    <w:rsid w:val="002E6AD7"/>
    <w:rsid w:val="002E72B9"/>
    <w:rsid w:val="002E7322"/>
    <w:rsid w:val="002E78E6"/>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25"/>
    <w:rsid w:val="00311950"/>
    <w:rsid w:val="00311DE5"/>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62"/>
    <w:rsid w:val="003249FD"/>
    <w:rsid w:val="00324FAF"/>
    <w:rsid w:val="00325355"/>
    <w:rsid w:val="00325369"/>
    <w:rsid w:val="0032788A"/>
    <w:rsid w:val="00327B21"/>
    <w:rsid w:val="00327C02"/>
    <w:rsid w:val="003302E5"/>
    <w:rsid w:val="003308EE"/>
    <w:rsid w:val="00330C0A"/>
    <w:rsid w:val="00331F28"/>
    <w:rsid w:val="0033266A"/>
    <w:rsid w:val="00332864"/>
    <w:rsid w:val="00332891"/>
    <w:rsid w:val="00332916"/>
    <w:rsid w:val="00332E69"/>
    <w:rsid w:val="003334B4"/>
    <w:rsid w:val="00334F5C"/>
    <w:rsid w:val="003351F2"/>
    <w:rsid w:val="00335D6C"/>
    <w:rsid w:val="0033639A"/>
    <w:rsid w:val="00336899"/>
    <w:rsid w:val="003369C4"/>
    <w:rsid w:val="00336FC4"/>
    <w:rsid w:val="0033726F"/>
    <w:rsid w:val="00337327"/>
    <w:rsid w:val="00337CE5"/>
    <w:rsid w:val="00341A0F"/>
    <w:rsid w:val="00341A7B"/>
    <w:rsid w:val="00341B77"/>
    <w:rsid w:val="00341BAE"/>
    <w:rsid w:val="0034355E"/>
    <w:rsid w:val="00343568"/>
    <w:rsid w:val="00343DE9"/>
    <w:rsid w:val="00344429"/>
    <w:rsid w:val="00344558"/>
    <w:rsid w:val="0034568A"/>
    <w:rsid w:val="00345930"/>
    <w:rsid w:val="00345969"/>
    <w:rsid w:val="00347845"/>
    <w:rsid w:val="00347972"/>
    <w:rsid w:val="00351A7A"/>
    <w:rsid w:val="003523C4"/>
    <w:rsid w:val="003530E3"/>
    <w:rsid w:val="00353A62"/>
    <w:rsid w:val="003543E2"/>
    <w:rsid w:val="00354752"/>
    <w:rsid w:val="0035751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A9C"/>
    <w:rsid w:val="003714A7"/>
    <w:rsid w:val="003722EA"/>
    <w:rsid w:val="00372B29"/>
    <w:rsid w:val="00372CFA"/>
    <w:rsid w:val="003731EF"/>
    <w:rsid w:val="0037347A"/>
    <w:rsid w:val="00373B49"/>
    <w:rsid w:val="00373CC1"/>
    <w:rsid w:val="003740B8"/>
    <w:rsid w:val="0037457A"/>
    <w:rsid w:val="0037469A"/>
    <w:rsid w:val="00374AA9"/>
    <w:rsid w:val="00375BE6"/>
    <w:rsid w:val="00377285"/>
    <w:rsid w:val="0037731D"/>
    <w:rsid w:val="00377380"/>
    <w:rsid w:val="0038127C"/>
    <w:rsid w:val="003815F9"/>
    <w:rsid w:val="0038197D"/>
    <w:rsid w:val="003820BA"/>
    <w:rsid w:val="003824D7"/>
    <w:rsid w:val="00382665"/>
    <w:rsid w:val="0038294D"/>
    <w:rsid w:val="00383FC8"/>
    <w:rsid w:val="003844E8"/>
    <w:rsid w:val="00385316"/>
    <w:rsid w:val="0038555D"/>
    <w:rsid w:val="00386726"/>
    <w:rsid w:val="00386B86"/>
    <w:rsid w:val="003878A1"/>
    <w:rsid w:val="00387B53"/>
    <w:rsid w:val="0039003A"/>
    <w:rsid w:val="003900E4"/>
    <w:rsid w:val="0039024F"/>
    <w:rsid w:val="00390B06"/>
    <w:rsid w:val="00392761"/>
    <w:rsid w:val="003938EC"/>
    <w:rsid w:val="00395DCF"/>
    <w:rsid w:val="00396A9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180"/>
    <w:rsid w:val="003A5EEB"/>
    <w:rsid w:val="003A615A"/>
    <w:rsid w:val="003A6894"/>
    <w:rsid w:val="003B0DEA"/>
    <w:rsid w:val="003B14ED"/>
    <w:rsid w:val="003B150E"/>
    <w:rsid w:val="003B18AF"/>
    <w:rsid w:val="003B203F"/>
    <w:rsid w:val="003B32CA"/>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65D"/>
    <w:rsid w:val="003C48ED"/>
    <w:rsid w:val="003C548D"/>
    <w:rsid w:val="003D016F"/>
    <w:rsid w:val="003D07AE"/>
    <w:rsid w:val="003D09E6"/>
    <w:rsid w:val="003D23A0"/>
    <w:rsid w:val="003D2A87"/>
    <w:rsid w:val="003D2CF7"/>
    <w:rsid w:val="003D3DA2"/>
    <w:rsid w:val="003D4DF3"/>
    <w:rsid w:val="003D5476"/>
    <w:rsid w:val="003D55E6"/>
    <w:rsid w:val="003D5E25"/>
    <w:rsid w:val="003D68DF"/>
    <w:rsid w:val="003D7A6D"/>
    <w:rsid w:val="003E04F5"/>
    <w:rsid w:val="003E067E"/>
    <w:rsid w:val="003E0D47"/>
    <w:rsid w:val="003E1402"/>
    <w:rsid w:val="003E33F4"/>
    <w:rsid w:val="003E3D06"/>
    <w:rsid w:val="003E404B"/>
    <w:rsid w:val="003E4C69"/>
    <w:rsid w:val="003E6DFD"/>
    <w:rsid w:val="003E6E9B"/>
    <w:rsid w:val="003E7944"/>
    <w:rsid w:val="003E7C3A"/>
    <w:rsid w:val="003E7CD0"/>
    <w:rsid w:val="003F0743"/>
    <w:rsid w:val="003F0B80"/>
    <w:rsid w:val="003F20EC"/>
    <w:rsid w:val="003F5734"/>
    <w:rsid w:val="003F62F7"/>
    <w:rsid w:val="003F72D2"/>
    <w:rsid w:val="00400814"/>
    <w:rsid w:val="004016D8"/>
    <w:rsid w:val="00401CB1"/>
    <w:rsid w:val="0040200B"/>
    <w:rsid w:val="00402229"/>
    <w:rsid w:val="0040264B"/>
    <w:rsid w:val="00402C9A"/>
    <w:rsid w:val="004036C1"/>
    <w:rsid w:val="00403B84"/>
    <w:rsid w:val="004044E0"/>
    <w:rsid w:val="00404A86"/>
    <w:rsid w:val="00404F76"/>
    <w:rsid w:val="00405511"/>
    <w:rsid w:val="00405A67"/>
    <w:rsid w:val="00406BB7"/>
    <w:rsid w:val="00407F69"/>
    <w:rsid w:val="00410516"/>
    <w:rsid w:val="0041203E"/>
    <w:rsid w:val="00412148"/>
    <w:rsid w:val="0041268A"/>
    <w:rsid w:val="00412E20"/>
    <w:rsid w:val="004136EB"/>
    <w:rsid w:val="0041371B"/>
    <w:rsid w:val="00413791"/>
    <w:rsid w:val="00414E31"/>
    <w:rsid w:val="00415007"/>
    <w:rsid w:val="00415311"/>
    <w:rsid w:val="00415DE5"/>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308F"/>
    <w:rsid w:val="00444625"/>
    <w:rsid w:val="004454AD"/>
    <w:rsid w:val="004456DD"/>
    <w:rsid w:val="00446642"/>
    <w:rsid w:val="00446F8B"/>
    <w:rsid w:val="0044720D"/>
    <w:rsid w:val="00447994"/>
    <w:rsid w:val="00450BFF"/>
    <w:rsid w:val="00450FB2"/>
    <w:rsid w:val="0045215C"/>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5A9B"/>
    <w:rsid w:val="00486512"/>
    <w:rsid w:val="00486FEB"/>
    <w:rsid w:val="00487D06"/>
    <w:rsid w:val="00487F0E"/>
    <w:rsid w:val="004903EF"/>
    <w:rsid w:val="00491454"/>
    <w:rsid w:val="00491602"/>
    <w:rsid w:val="004923D9"/>
    <w:rsid w:val="00492B5A"/>
    <w:rsid w:val="00493176"/>
    <w:rsid w:val="00493F5D"/>
    <w:rsid w:val="004944A8"/>
    <w:rsid w:val="00494A7D"/>
    <w:rsid w:val="004965E1"/>
    <w:rsid w:val="00496E60"/>
    <w:rsid w:val="00497171"/>
    <w:rsid w:val="00497F52"/>
    <w:rsid w:val="004A0339"/>
    <w:rsid w:val="004A0496"/>
    <w:rsid w:val="004A160D"/>
    <w:rsid w:val="004A20FC"/>
    <w:rsid w:val="004A2132"/>
    <w:rsid w:val="004A2EFB"/>
    <w:rsid w:val="004A362A"/>
    <w:rsid w:val="004A3D19"/>
    <w:rsid w:val="004A445E"/>
    <w:rsid w:val="004A4C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C70FB"/>
    <w:rsid w:val="004C7471"/>
    <w:rsid w:val="004D09AD"/>
    <w:rsid w:val="004D12F6"/>
    <w:rsid w:val="004D1469"/>
    <w:rsid w:val="004D150A"/>
    <w:rsid w:val="004D2BD7"/>
    <w:rsid w:val="004D2D83"/>
    <w:rsid w:val="004D35DF"/>
    <w:rsid w:val="004D3644"/>
    <w:rsid w:val="004D4808"/>
    <w:rsid w:val="004D4B37"/>
    <w:rsid w:val="004D52C6"/>
    <w:rsid w:val="004D5717"/>
    <w:rsid w:val="004D5ABE"/>
    <w:rsid w:val="004D5FD0"/>
    <w:rsid w:val="004D64BE"/>
    <w:rsid w:val="004D77F8"/>
    <w:rsid w:val="004E01D7"/>
    <w:rsid w:val="004E0B54"/>
    <w:rsid w:val="004E1077"/>
    <w:rsid w:val="004E11B6"/>
    <w:rsid w:val="004E1A4D"/>
    <w:rsid w:val="004E1F82"/>
    <w:rsid w:val="004E3FED"/>
    <w:rsid w:val="004E46F4"/>
    <w:rsid w:val="004E47CE"/>
    <w:rsid w:val="004E4800"/>
    <w:rsid w:val="004E5404"/>
    <w:rsid w:val="004E5725"/>
    <w:rsid w:val="004E5727"/>
    <w:rsid w:val="004E5BAE"/>
    <w:rsid w:val="004E5C67"/>
    <w:rsid w:val="004E6DE7"/>
    <w:rsid w:val="004E7DEE"/>
    <w:rsid w:val="004F0045"/>
    <w:rsid w:val="004F0690"/>
    <w:rsid w:val="004F0AE2"/>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4A"/>
    <w:rsid w:val="005153F2"/>
    <w:rsid w:val="0051573E"/>
    <w:rsid w:val="00515C15"/>
    <w:rsid w:val="00515E47"/>
    <w:rsid w:val="00516F7C"/>
    <w:rsid w:val="0051713F"/>
    <w:rsid w:val="0051747A"/>
    <w:rsid w:val="005207C0"/>
    <w:rsid w:val="0052213B"/>
    <w:rsid w:val="005228A4"/>
    <w:rsid w:val="0052394D"/>
    <w:rsid w:val="005251BF"/>
    <w:rsid w:val="005251C2"/>
    <w:rsid w:val="00526AF0"/>
    <w:rsid w:val="00526E55"/>
    <w:rsid w:val="00527F01"/>
    <w:rsid w:val="00530879"/>
    <w:rsid w:val="0053221A"/>
    <w:rsid w:val="00532261"/>
    <w:rsid w:val="005323E6"/>
    <w:rsid w:val="00532447"/>
    <w:rsid w:val="0053245B"/>
    <w:rsid w:val="0053266C"/>
    <w:rsid w:val="005326CA"/>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19A8"/>
    <w:rsid w:val="0054219D"/>
    <w:rsid w:val="0054267C"/>
    <w:rsid w:val="0054279B"/>
    <w:rsid w:val="005429CE"/>
    <w:rsid w:val="005436B8"/>
    <w:rsid w:val="00543C94"/>
    <w:rsid w:val="00543FD8"/>
    <w:rsid w:val="005441FF"/>
    <w:rsid w:val="0054538C"/>
    <w:rsid w:val="005457AD"/>
    <w:rsid w:val="00545D2D"/>
    <w:rsid w:val="00545FA7"/>
    <w:rsid w:val="00546224"/>
    <w:rsid w:val="00547F91"/>
    <w:rsid w:val="0055002F"/>
    <w:rsid w:val="00550B85"/>
    <w:rsid w:val="0055112B"/>
    <w:rsid w:val="00551142"/>
    <w:rsid w:val="005517AA"/>
    <w:rsid w:val="00552680"/>
    <w:rsid w:val="005532EC"/>
    <w:rsid w:val="005533C6"/>
    <w:rsid w:val="00553AB4"/>
    <w:rsid w:val="00553C48"/>
    <w:rsid w:val="00553CF3"/>
    <w:rsid w:val="0055560E"/>
    <w:rsid w:val="00555EBB"/>
    <w:rsid w:val="00556361"/>
    <w:rsid w:val="005566E9"/>
    <w:rsid w:val="00556FFB"/>
    <w:rsid w:val="00557548"/>
    <w:rsid w:val="00557BC9"/>
    <w:rsid w:val="00557C24"/>
    <w:rsid w:val="00557E4B"/>
    <w:rsid w:val="00560A56"/>
    <w:rsid w:val="005610BB"/>
    <w:rsid w:val="0056124F"/>
    <w:rsid w:val="00561406"/>
    <w:rsid w:val="00562F70"/>
    <w:rsid w:val="0056489B"/>
    <w:rsid w:val="00564B7C"/>
    <w:rsid w:val="0056662F"/>
    <w:rsid w:val="00566976"/>
    <w:rsid w:val="00566C51"/>
    <w:rsid w:val="00566DB8"/>
    <w:rsid w:val="00567B8F"/>
    <w:rsid w:val="00567EBA"/>
    <w:rsid w:val="00570EAB"/>
    <w:rsid w:val="005712E5"/>
    <w:rsid w:val="005714F8"/>
    <w:rsid w:val="00571C6F"/>
    <w:rsid w:val="005721B6"/>
    <w:rsid w:val="0057251B"/>
    <w:rsid w:val="00572F6C"/>
    <w:rsid w:val="005731EB"/>
    <w:rsid w:val="00573725"/>
    <w:rsid w:val="00574A31"/>
    <w:rsid w:val="00574F9C"/>
    <w:rsid w:val="0057560D"/>
    <w:rsid w:val="005756EF"/>
    <w:rsid w:val="00575B9A"/>
    <w:rsid w:val="00576368"/>
    <w:rsid w:val="005779B1"/>
    <w:rsid w:val="005779D1"/>
    <w:rsid w:val="00577DC2"/>
    <w:rsid w:val="005808C2"/>
    <w:rsid w:val="00580BF8"/>
    <w:rsid w:val="00581188"/>
    <w:rsid w:val="00581191"/>
    <w:rsid w:val="0058252C"/>
    <w:rsid w:val="005825FF"/>
    <w:rsid w:val="00582E2F"/>
    <w:rsid w:val="00582EF9"/>
    <w:rsid w:val="00582F0F"/>
    <w:rsid w:val="005835FE"/>
    <w:rsid w:val="00583BC9"/>
    <w:rsid w:val="0058568A"/>
    <w:rsid w:val="0058661D"/>
    <w:rsid w:val="00586E9B"/>
    <w:rsid w:val="005872B3"/>
    <w:rsid w:val="00587667"/>
    <w:rsid w:val="00587D3A"/>
    <w:rsid w:val="005911F1"/>
    <w:rsid w:val="00591CE0"/>
    <w:rsid w:val="00593CBF"/>
    <w:rsid w:val="00593D98"/>
    <w:rsid w:val="00594577"/>
    <w:rsid w:val="00595504"/>
    <w:rsid w:val="00595626"/>
    <w:rsid w:val="005966DE"/>
    <w:rsid w:val="005972F5"/>
    <w:rsid w:val="00597C83"/>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C15"/>
    <w:rsid w:val="005B10BF"/>
    <w:rsid w:val="005B27F8"/>
    <w:rsid w:val="005B33B4"/>
    <w:rsid w:val="005B341B"/>
    <w:rsid w:val="005B36FA"/>
    <w:rsid w:val="005B426B"/>
    <w:rsid w:val="005B4647"/>
    <w:rsid w:val="005B5132"/>
    <w:rsid w:val="005B63DC"/>
    <w:rsid w:val="005B75B0"/>
    <w:rsid w:val="005B79A4"/>
    <w:rsid w:val="005C076D"/>
    <w:rsid w:val="005C09D2"/>
    <w:rsid w:val="005C0EA7"/>
    <w:rsid w:val="005C254C"/>
    <w:rsid w:val="005C2E70"/>
    <w:rsid w:val="005C301B"/>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5D78"/>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5411"/>
    <w:rsid w:val="005E5A51"/>
    <w:rsid w:val="005E69AE"/>
    <w:rsid w:val="005E6C1A"/>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51"/>
    <w:rsid w:val="006049E4"/>
    <w:rsid w:val="0060508B"/>
    <w:rsid w:val="00605EB1"/>
    <w:rsid w:val="006060A3"/>
    <w:rsid w:val="0060698D"/>
    <w:rsid w:val="006071CA"/>
    <w:rsid w:val="00607541"/>
    <w:rsid w:val="00607678"/>
    <w:rsid w:val="00607733"/>
    <w:rsid w:val="006100F1"/>
    <w:rsid w:val="006102BC"/>
    <w:rsid w:val="00610A30"/>
    <w:rsid w:val="00610BE7"/>
    <w:rsid w:val="006111AB"/>
    <w:rsid w:val="00611758"/>
    <w:rsid w:val="00611953"/>
    <w:rsid w:val="0061205D"/>
    <w:rsid w:val="006133BA"/>
    <w:rsid w:val="006143CF"/>
    <w:rsid w:val="00615097"/>
    <w:rsid w:val="0061511D"/>
    <w:rsid w:val="0061512F"/>
    <w:rsid w:val="0061553F"/>
    <w:rsid w:val="00615876"/>
    <w:rsid w:val="00615DEF"/>
    <w:rsid w:val="00620E84"/>
    <w:rsid w:val="0062118B"/>
    <w:rsid w:val="00622777"/>
    <w:rsid w:val="00623749"/>
    <w:rsid w:val="00623DDD"/>
    <w:rsid w:val="00624087"/>
    <w:rsid w:val="00624091"/>
    <w:rsid w:val="0062426F"/>
    <w:rsid w:val="00624798"/>
    <w:rsid w:val="00624C06"/>
    <w:rsid w:val="00624D10"/>
    <w:rsid w:val="00624D7F"/>
    <w:rsid w:val="0062524D"/>
    <w:rsid w:val="006255F7"/>
    <w:rsid w:val="00625B27"/>
    <w:rsid w:val="006264B5"/>
    <w:rsid w:val="00626B4D"/>
    <w:rsid w:val="00626DAD"/>
    <w:rsid w:val="006276FD"/>
    <w:rsid w:val="00627990"/>
    <w:rsid w:val="006300E0"/>
    <w:rsid w:val="00630385"/>
    <w:rsid w:val="006304D6"/>
    <w:rsid w:val="006305FB"/>
    <w:rsid w:val="00630807"/>
    <w:rsid w:val="00630C0B"/>
    <w:rsid w:val="00631592"/>
    <w:rsid w:val="00631804"/>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28BA"/>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8A3"/>
    <w:rsid w:val="00670FEA"/>
    <w:rsid w:val="006713FE"/>
    <w:rsid w:val="00672241"/>
    <w:rsid w:val="00672825"/>
    <w:rsid w:val="0067308B"/>
    <w:rsid w:val="0067310F"/>
    <w:rsid w:val="00674B27"/>
    <w:rsid w:val="0067567E"/>
    <w:rsid w:val="00675FD8"/>
    <w:rsid w:val="00676277"/>
    <w:rsid w:val="00676C36"/>
    <w:rsid w:val="00676F67"/>
    <w:rsid w:val="006774B5"/>
    <w:rsid w:val="006803FF"/>
    <w:rsid w:val="006806AD"/>
    <w:rsid w:val="00680CE5"/>
    <w:rsid w:val="0068181D"/>
    <w:rsid w:val="00681CCB"/>
    <w:rsid w:val="00682242"/>
    <w:rsid w:val="00682829"/>
    <w:rsid w:val="00684230"/>
    <w:rsid w:val="006845F3"/>
    <w:rsid w:val="006850A7"/>
    <w:rsid w:val="00685401"/>
    <w:rsid w:val="00685409"/>
    <w:rsid w:val="00685AF5"/>
    <w:rsid w:val="00685EB3"/>
    <w:rsid w:val="006863A3"/>
    <w:rsid w:val="00686CD3"/>
    <w:rsid w:val="00687CE5"/>
    <w:rsid w:val="006906CC"/>
    <w:rsid w:val="006909BA"/>
    <w:rsid w:val="00690A7F"/>
    <w:rsid w:val="00690D32"/>
    <w:rsid w:val="0069109E"/>
    <w:rsid w:val="006913F4"/>
    <w:rsid w:val="0069153B"/>
    <w:rsid w:val="00691920"/>
    <w:rsid w:val="006919A5"/>
    <w:rsid w:val="00691AFE"/>
    <w:rsid w:val="006920EE"/>
    <w:rsid w:val="00692862"/>
    <w:rsid w:val="00692C17"/>
    <w:rsid w:val="00694322"/>
    <w:rsid w:val="006945C8"/>
    <w:rsid w:val="0069488E"/>
    <w:rsid w:val="00695AA9"/>
    <w:rsid w:val="00696CE9"/>
    <w:rsid w:val="00696F73"/>
    <w:rsid w:val="006978D1"/>
    <w:rsid w:val="00697EAB"/>
    <w:rsid w:val="006A0300"/>
    <w:rsid w:val="006A06C3"/>
    <w:rsid w:val="006A09D6"/>
    <w:rsid w:val="006A1157"/>
    <w:rsid w:val="006A12FF"/>
    <w:rsid w:val="006A1AC3"/>
    <w:rsid w:val="006A1AD8"/>
    <w:rsid w:val="006A301A"/>
    <w:rsid w:val="006A3236"/>
    <w:rsid w:val="006A325D"/>
    <w:rsid w:val="006A373D"/>
    <w:rsid w:val="006A38A5"/>
    <w:rsid w:val="006A4238"/>
    <w:rsid w:val="006A46B2"/>
    <w:rsid w:val="006A54B1"/>
    <w:rsid w:val="006A55AB"/>
    <w:rsid w:val="006A59AC"/>
    <w:rsid w:val="006A6109"/>
    <w:rsid w:val="006A6D36"/>
    <w:rsid w:val="006A6DA4"/>
    <w:rsid w:val="006B0057"/>
    <w:rsid w:val="006B01EA"/>
    <w:rsid w:val="006B1113"/>
    <w:rsid w:val="006B1F42"/>
    <w:rsid w:val="006B2602"/>
    <w:rsid w:val="006B26FF"/>
    <w:rsid w:val="006B3D12"/>
    <w:rsid w:val="006B5649"/>
    <w:rsid w:val="006B5674"/>
    <w:rsid w:val="006B7277"/>
    <w:rsid w:val="006C00FB"/>
    <w:rsid w:val="006C09F3"/>
    <w:rsid w:val="006C105F"/>
    <w:rsid w:val="006C1E91"/>
    <w:rsid w:val="006C20C4"/>
    <w:rsid w:val="006C22D3"/>
    <w:rsid w:val="006C27BD"/>
    <w:rsid w:val="006C2D3B"/>
    <w:rsid w:val="006C344F"/>
    <w:rsid w:val="006C3466"/>
    <w:rsid w:val="006C38FC"/>
    <w:rsid w:val="006C4068"/>
    <w:rsid w:val="006C6A95"/>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6BFF"/>
    <w:rsid w:val="006E70CB"/>
    <w:rsid w:val="006E7832"/>
    <w:rsid w:val="006E7CE2"/>
    <w:rsid w:val="006F098A"/>
    <w:rsid w:val="006F261B"/>
    <w:rsid w:val="006F296D"/>
    <w:rsid w:val="006F2B62"/>
    <w:rsid w:val="006F3029"/>
    <w:rsid w:val="006F392D"/>
    <w:rsid w:val="006F41E0"/>
    <w:rsid w:val="006F58B0"/>
    <w:rsid w:val="006F5BF1"/>
    <w:rsid w:val="006F6921"/>
    <w:rsid w:val="006F6BD9"/>
    <w:rsid w:val="006F6CDE"/>
    <w:rsid w:val="006F774D"/>
    <w:rsid w:val="006F7785"/>
    <w:rsid w:val="007000A0"/>
    <w:rsid w:val="0070104F"/>
    <w:rsid w:val="007017E3"/>
    <w:rsid w:val="00701E3D"/>
    <w:rsid w:val="00701F2C"/>
    <w:rsid w:val="00702719"/>
    <w:rsid w:val="00702BFC"/>
    <w:rsid w:val="00703750"/>
    <w:rsid w:val="00703C96"/>
    <w:rsid w:val="00703EBB"/>
    <w:rsid w:val="007050E7"/>
    <w:rsid w:val="00705B0C"/>
    <w:rsid w:val="00705C9E"/>
    <w:rsid w:val="00707878"/>
    <w:rsid w:val="00707882"/>
    <w:rsid w:val="00710D84"/>
    <w:rsid w:val="0071132A"/>
    <w:rsid w:val="007118C5"/>
    <w:rsid w:val="00712572"/>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37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7507"/>
    <w:rsid w:val="00737633"/>
    <w:rsid w:val="00737CB9"/>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D85"/>
    <w:rsid w:val="00746265"/>
    <w:rsid w:val="007470CF"/>
    <w:rsid w:val="0074714F"/>
    <w:rsid w:val="00747519"/>
    <w:rsid w:val="007476CE"/>
    <w:rsid w:val="00747B99"/>
    <w:rsid w:val="007506AE"/>
    <w:rsid w:val="00752004"/>
    <w:rsid w:val="00752951"/>
    <w:rsid w:val="007529BD"/>
    <w:rsid w:val="00752C68"/>
    <w:rsid w:val="00753E78"/>
    <w:rsid w:val="007544FD"/>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512"/>
    <w:rsid w:val="0076485F"/>
    <w:rsid w:val="007648E0"/>
    <w:rsid w:val="00764E18"/>
    <w:rsid w:val="00766CD0"/>
    <w:rsid w:val="007672F2"/>
    <w:rsid w:val="0076751C"/>
    <w:rsid w:val="00767D4C"/>
    <w:rsid w:val="00767F39"/>
    <w:rsid w:val="00770419"/>
    <w:rsid w:val="00771E96"/>
    <w:rsid w:val="00771EEA"/>
    <w:rsid w:val="00772262"/>
    <w:rsid w:val="00772D01"/>
    <w:rsid w:val="00773E3C"/>
    <w:rsid w:val="00773F5B"/>
    <w:rsid w:val="00773FF9"/>
    <w:rsid w:val="007746B9"/>
    <w:rsid w:val="00776004"/>
    <w:rsid w:val="00776062"/>
    <w:rsid w:val="00780F5A"/>
    <w:rsid w:val="0078340E"/>
    <w:rsid w:val="00783BA3"/>
    <w:rsid w:val="00784607"/>
    <w:rsid w:val="007851B3"/>
    <w:rsid w:val="0078701C"/>
    <w:rsid w:val="0078726B"/>
    <w:rsid w:val="0078752A"/>
    <w:rsid w:val="00787A4F"/>
    <w:rsid w:val="00790B47"/>
    <w:rsid w:val="00791946"/>
    <w:rsid w:val="0079292A"/>
    <w:rsid w:val="00793EE8"/>
    <w:rsid w:val="00794372"/>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311"/>
    <w:rsid w:val="007A7439"/>
    <w:rsid w:val="007A7B0A"/>
    <w:rsid w:val="007B0953"/>
    <w:rsid w:val="007B0BB7"/>
    <w:rsid w:val="007B1D24"/>
    <w:rsid w:val="007B22F3"/>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232"/>
    <w:rsid w:val="007C6A1D"/>
    <w:rsid w:val="007C6B48"/>
    <w:rsid w:val="007C6F52"/>
    <w:rsid w:val="007C765F"/>
    <w:rsid w:val="007C771A"/>
    <w:rsid w:val="007C775D"/>
    <w:rsid w:val="007D0774"/>
    <w:rsid w:val="007D108C"/>
    <w:rsid w:val="007D1157"/>
    <w:rsid w:val="007D1C42"/>
    <w:rsid w:val="007D2B71"/>
    <w:rsid w:val="007D38BB"/>
    <w:rsid w:val="007D431A"/>
    <w:rsid w:val="007D5094"/>
    <w:rsid w:val="007D592D"/>
    <w:rsid w:val="007D6545"/>
    <w:rsid w:val="007D65D0"/>
    <w:rsid w:val="007E0F09"/>
    <w:rsid w:val="007E1506"/>
    <w:rsid w:val="007E15C3"/>
    <w:rsid w:val="007E23F5"/>
    <w:rsid w:val="007E2F87"/>
    <w:rsid w:val="007E38C6"/>
    <w:rsid w:val="007E4031"/>
    <w:rsid w:val="007E41F3"/>
    <w:rsid w:val="007E4E6C"/>
    <w:rsid w:val="007E5972"/>
    <w:rsid w:val="007E5B5B"/>
    <w:rsid w:val="007E5EEB"/>
    <w:rsid w:val="007E5F45"/>
    <w:rsid w:val="007E6AFE"/>
    <w:rsid w:val="007E6F32"/>
    <w:rsid w:val="007E71BE"/>
    <w:rsid w:val="007F023F"/>
    <w:rsid w:val="007F0A29"/>
    <w:rsid w:val="007F0BE6"/>
    <w:rsid w:val="007F17B1"/>
    <w:rsid w:val="007F2749"/>
    <w:rsid w:val="007F283F"/>
    <w:rsid w:val="007F31F7"/>
    <w:rsid w:val="007F3E44"/>
    <w:rsid w:val="007F3E79"/>
    <w:rsid w:val="007F41E0"/>
    <w:rsid w:val="007F42EA"/>
    <w:rsid w:val="007F68A2"/>
    <w:rsid w:val="007F6923"/>
    <w:rsid w:val="007F6ECD"/>
    <w:rsid w:val="007F7001"/>
    <w:rsid w:val="007F79B3"/>
    <w:rsid w:val="007F7E9C"/>
    <w:rsid w:val="008009D1"/>
    <w:rsid w:val="00800BAE"/>
    <w:rsid w:val="00800CB7"/>
    <w:rsid w:val="00801F8A"/>
    <w:rsid w:val="0080245A"/>
    <w:rsid w:val="0080289A"/>
    <w:rsid w:val="008033C8"/>
    <w:rsid w:val="00803401"/>
    <w:rsid w:val="00804C29"/>
    <w:rsid w:val="00804D5E"/>
    <w:rsid w:val="00804FEB"/>
    <w:rsid w:val="00806500"/>
    <w:rsid w:val="00807B9D"/>
    <w:rsid w:val="00807F8A"/>
    <w:rsid w:val="0081198B"/>
    <w:rsid w:val="00811C10"/>
    <w:rsid w:val="00812940"/>
    <w:rsid w:val="008149B1"/>
    <w:rsid w:val="00814BCE"/>
    <w:rsid w:val="008159E7"/>
    <w:rsid w:val="00815F12"/>
    <w:rsid w:val="00816C41"/>
    <w:rsid w:val="0082063A"/>
    <w:rsid w:val="00820870"/>
    <w:rsid w:val="0082093E"/>
    <w:rsid w:val="00821197"/>
    <w:rsid w:val="008217DB"/>
    <w:rsid w:val="00822298"/>
    <w:rsid w:val="00822C9F"/>
    <w:rsid w:val="00823287"/>
    <w:rsid w:val="00823823"/>
    <w:rsid w:val="00823DAB"/>
    <w:rsid w:val="008247DD"/>
    <w:rsid w:val="00825277"/>
    <w:rsid w:val="00825408"/>
    <w:rsid w:val="00825977"/>
    <w:rsid w:val="00825D5B"/>
    <w:rsid w:val="00825F8E"/>
    <w:rsid w:val="008261C0"/>
    <w:rsid w:val="008267B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1C24"/>
    <w:rsid w:val="00852ACF"/>
    <w:rsid w:val="00852BB1"/>
    <w:rsid w:val="00853130"/>
    <w:rsid w:val="0085362E"/>
    <w:rsid w:val="0085435D"/>
    <w:rsid w:val="00854815"/>
    <w:rsid w:val="00854A4C"/>
    <w:rsid w:val="008564B4"/>
    <w:rsid w:val="008568A1"/>
    <w:rsid w:val="00856A6C"/>
    <w:rsid w:val="00856CB3"/>
    <w:rsid w:val="00857E54"/>
    <w:rsid w:val="008605E7"/>
    <w:rsid w:val="0086132D"/>
    <w:rsid w:val="00861DB7"/>
    <w:rsid w:val="008623D3"/>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4F06"/>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446B"/>
    <w:rsid w:val="00895240"/>
    <w:rsid w:val="0089557E"/>
    <w:rsid w:val="0089558C"/>
    <w:rsid w:val="0089618B"/>
    <w:rsid w:val="00897502"/>
    <w:rsid w:val="00897630"/>
    <w:rsid w:val="00897E08"/>
    <w:rsid w:val="008A0557"/>
    <w:rsid w:val="008A1241"/>
    <w:rsid w:val="008A1807"/>
    <w:rsid w:val="008A1CFF"/>
    <w:rsid w:val="008A2191"/>
    <w:rsid w:val="008A2267"/>
    <w:rsid w:val="008A22B8"/>
    <w:rsid w:val="008A2490"/>
    <w:rsid w:val="008A2642"/>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43E7"/>
    <w:rsid w:val="008B67F6"/>
    <w:rsid w:val="008B6911"/>
    <w:rsid w:val="008B75A9"/>
    <w:rsid w:val="008B7F2A"/>
    <w:rsid w:val="008C0172"/>
    <w:rsid w:val="008C0A2E"/>
    <w:rsid w:val="008C0BA2"/>
    <w:rsid w:val="008C0BBD"/>
    <w:rsid w:val="008C1258"/>
    <w:rsid w:val="008C1A87"/>
    <w:rsid w:val="008C2967"/>
    <w:rsid w:val="008C38C1"/>
    <w:rsid w:val="008C4BCF"/>
    <w:rsid w:val="008C4E41"/>
    <w:rsid w:val="008C5126"/>
    <w:rsid w:val="008C5445"/>
    <w:rsid w:val="008C5583"/>
    <w:rsid w:val="008C579D"/>
    <w:rsid w:val="008C6163"/>
    <w:rsid w:val="008C7D6B"/>
    <w:rsid w:val="008D2487"/>
    <w:rsid w:val="008D2F60"/>
    <w:rsid w:val="008D36C7"/>
    <w:rsid w:val="008D377B"/>
    <w:rsid w:val="008D3CD1"/>
    <w:rsid w:val="008D3EDC"/>
    <w:rsid w:val="008D4B66"/>
    <w:rsid w:val="008D6798"/>
    <w:rsid w:val="008D6B0E"/>
    <w:rsid w:val="008D6B4E"/>
    <w:rsid w:val="008D79AD"/>
    <w:rsid w:val="008E0040"/>
    <w:rsid w:val="008E0869"/>
    <w:rsid w:val="008E08BF"/>
    <w:rsid w:val="008E2D32"/>
    <w:rsid w:val="008E461E"/>
    <w:rsid w:val="008E58C1"/>
    <w:rsid w:val="008E67E6"/>
    <w:rsid w:val="008E7679"/>
    <w:rsid w:val="008F08DE"/>
    <w:rsid w:val="008F0988"/>
    <w:rsid w:val="008F0CDB"/>
    <w:rsid w:val="008F1364"/>
    <w:rsid w:val="008F1634"/>
    <w:rsid w:val="008F16B1"/>
    <w:rsid w:val="008F1763"/>
    <w:rsid w:val="008F19B0"/>
    <w:rsid w:val="008F1AF1"/>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E33"/>
    <w:rsid w:val="00902222"/>
    <w:rsid w:val="00902526"/>
    <w:rsid w:val="00903B88"/>
    <w:rsid w:val="009040A0"/>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4F80"/>
    <w:rsid w:val="00915B3E"/>
    <w:rsid w:val="00915FCF"/>
    <w:rsid w:val="009177EF"/>
    <w:rsid w:val="00917D75"/>
    <w:rsid w:val="009215FA"/>
    <w:rsid w:val="00921758"/>
    <w:rsid w:val="009222BD"/>
    <w:rsid w:val="00922ABB"/>
    <w:rsid w:val="009235BA"/>
    <w:rsid w:val="009245AA"/>
    <w:rsid w:val="00925470"/>
    <w:rsid w:val="009258C5"/>
    <w:rsid w:val="009258E3"/>
    <w:rsid w:val="00925B50"/>
    <w:rsid w:val="00926730"/>
    <w:rsid w:val="009268CF"/>
    <w:rsid w:val="009307E2"/>
    <w:rsid w:val="00931391"/>
    <w:rsid w:val="00931880"/>
    <w:rsid w:val="009328EF"/>
    <w:rsid w:val="00932A6F"/>
    <w:rsid w:val="00934E61"/>
    <w:rsid w:val="009351B0"/>
    <w:rsid w:val="00935878"/>
    <w:rsid w:val="00935B77"/>
    <w:rsid w:val="009369D2"/>
    <w:rsid w:val="00936FE4"/>
    <w:rsid w:val="009373E1"/>
    <w:rsid w:val="00940C9A"/>
    <w:rsid w:val="00941CB0"/>
    <w:rsid w:val="00941D4D"/>
    <w:rsid w:val="00941D75"/>
    <w:rsid w:val="00942E97"/>
    <w:rsid w:val="009431FD"/>
    <w:rsid w:val="009433C0"/>
    <w:rsid w:val="009435E9"/>
    <w:rsid w:val="00944961"/>
    <w:rsid w:val="00945134"/>
    <w:rsid w:val="0094612D"/>
    <w:rsid w:val="00946186"/>
    <w:rsid w:val="0095011E"/>
    <w:rsid w:val="009509A4"/>
    <w:rsid w:val="00950EBD"/>
    <w:rsid w:val="009519F7"/>
    <w:rsid w:val="00952481"/>
    <w:rsid w:val="00952BA1"/>
    <w:rsid w:val="00954BF8"/>
    <w:rsid w:val="00954FF6"/>
    <w:rsid w:val="00955B04"/>
    <w:rsid w:val="00955C56"/>
    <w:rsid w:val="00955FDD"/>
    <w:rsid w:val="00956040"/>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28C"/>
    <w:rsid w:val="00980FCA"/>
    <w:rsid w:val="00981180"/>
    <w:rsid w:val="009816FC"/>
    <w:rsid w:val="009818C7"/>
    <w:rsid w:val="00981B60"/>
    <w:rsid w:val="00981DB9"/>
    <w:rsid w:val="00982D2C"/>
    <w:rsid w:val="00985C91"/>
    <w:rsid w:val="009863F7"/>
    <w:rsid w:val="00986E89"/>
    <w:rsid w:val="00986F4A"/>
    <w:rsid w:val="0099009D"/>
    <w:rsid w:val="0099046B"/>
    <w:rsid w:val="00990D8E"/>
    <w:rsid w:val="00991D5A"/>
    <w:rsid w:val="00991EA6"/>
    <w:rsid w:val="00993062"/>
    <w:rsid w:val="0099405A"/>
    <w:rsid w:val="009940C0"/>
    <w:rsid w:val="009940E3"/>
    <w:rsid w:val="00994586"/>
    <w:rsid w:val="00995F0B"/>
    <w:rsid w:val="00996138"/>
    <w:rsid w:val="00996C9D"/>
    <w:rsid w:val="00997051"/>
    <w:rsid w:val="009A041A"/>
    <w:rsid w:val="009A0A34"/>
    <w:rsid w:val="009A0B4E"/>
    <w:rsid w:val="009A1205"/>
    <w:rsid w:val="009A148C"/>
    <w:rsid w:val="009A1EF0"/>
    <w:rsid w:val="009A2678"/>
    <w:rsid w:val="009A2ADF"/>
    <w:rsid w:val="009A30AA"/>
    <w:rsid w:val="009A3B1C"/>
    <w:rsid w:val="009A5F57"/>
    <w:rsid w:val="009A605E"/>
    <w:rsid w:val="009A6214"/>
    <w:rsid w:val="009A6861"/>
    <w:rsid w:val="009A6C35"/>
    <w:rsid w:val="009A6C4F"/>
    <w:rsid w:val="009A78A2"/>
    <w:rsid w:val="009B0372"/>
    <w:rsid w:val="009B0AA5"/>
    <w:rsid w:val="009B0C72"/>
    <w:rsid w:val="009B1672"/>
    <w:rsid w:val="009B3AF3"/>
    <w:rsid w:val="009B4010"/>
    <w:rsid w:val="009B48C6"/>
    <w:rsid w:val="009B4DEC"/>
    <w:rsid w:val="009B50A8"/>
    <w:rsid w:val="009B5701"/>
    <w:rsid w:val="009B5F9F"/>
    <w:rsid w:val="009B62C6"/>
    <w:rsid w:val="009B64A2"/>
    <w:rsid w:val="009B6908"/>
    <w:rsid w:val="009B6936"/>
    <w:rsid w:val="009C0DFE"/>
    <w:rsid w:val="009C0E90"/>
    <w:rsid w:val="009C114D"/>
    <w:rsid w:val="009C1A70"/>
    <w:rsid w:val="009C2635"/>
    <w:rsid w:val="009C297F"/>
    <w:rsid w:val="009C302D"/>
    <w:rsid w:val="009C34C0"/>
    <w:rsid w:val="009C3AA1"/>
    <w:rsid w:val="009C4287"/>
    <w:rsid w:val="009C43CE"/>
    <w:rsid w:val="009C4A40"/>
    <w:rsid w:val="009C4D75"/>
    <w:rsid w:val="009C546E"/>
    <w:rsid w:val="009C55ED"/>
    <w:rsid w:val="009C5D72"/>
    <w:rsid w:val="009C6168"/>
    <w:rsid w:val="009C61B4"/>
    <w:rsid w:val="009C68B7"/>
    <w:rsid w:val="009C7303"/>
    <w:rsid w:val="009D05BD"/>
    <w:rsid w:val="009D1AFE"/>
    <w:rsid w:val="009D1FAA"/>
    <w:rsid w:val="009D4EA8"/>
    <w:rsid w:val="009D6AE1"/>
    <w:rsid w:val="009D7302"/>
    <w:rsid w:val="009D7AA0"/>
    <w:rsid w:val="009E04E1"/>
    <w:rsid w:val="009E05C5"/>
    <w:rsid w:val="009E05E8"/>
    <w:rsid w:val="009E0B5A"/>
    <w:rsid w:val="009E1F8F"/>
    <w:rsid w:val="009E370A"/>
    <w:rsid w:val="009E3B7D"/>
    <w:rsid w:val="009E3E91"/>
    <w:rsid w:val="009E3F28"/>
    <w:rsid w:val="009E4168"/>
    <w:rsid w:val="009E4215"/>
    <w:rsid w:val="009E4E26"/>
    <w:rsid w:val="009E529B"/>
    <w:rsid w:val="009E5E8E"/>
    <w:rsid w:val="009E6D3E"/>
    <w:rsid w:val="009E6EBD"/>
    <w:rsid w:val="009E6EE3"/>
    <w:rsid w:val="009E6F30"/>
    <w:rsid w:val="009E7145"/>
    <w:rsid w:val="009E7220"/>
    <w:rsid w:val="009E79D2"/>
    <w:rsid w:val="009E7AB5"/>
    <w:rsid w:val="009F0313"/>
    <w:rsid w:val="009F0601"/>
    <w:rsid w:val="009F0829"/>
    <w:rsid w:val="009F0A00"/>
    <w:rsid w:val="009F196C"/>
    <w:rsid w:val="009F2164"/>
    <w:rsid w:val="009F2F00"/>
    <w:rsid w:val="009F35F5"/>
    <w:rsid w:val="009F3A11"/>
    <w:rsid w:val="009F3DFB"/>
    <w:rsid w:val="009F4C4B"/>
    <w:rsid w:val="009F537D"/>
    <w:rsid w:val="009F60D3"/>
    <w:rsid w:val="009F7EE8"/>
    <w:rsid w:val="00A003FD"/>
    <w:rsid w:val="00A0053B"/>
    <w:rsid w:val="00A00603"/>
    <w:rsid w:val="00A00840"/>
    <w:rsid w:val="00A02248"/>
    <w:rsid w:val="00A0231B"/>
    <w:rsid w:val="00A02FAB"/>
    <w:rsid w:val="00A044A3"/>
    <w:rsid w:val="00A04513"/>
    <w:rsid w:val="00A0488E"/>
    <w:rsid w:val="00A0498C"/>
    <w:rsid w:val="00A04A92"/>
    <w:rsid w:val="00A052E1"/>
    <w:rsid w:val="00A0585C"/>
    <w:rsid w:val="00A05D45"/>
    <w:rsid w:val="00A06DEB"/>
    <w:rsid w:val="00A072CD"/>
    <w:rsid w:val="00A07BBD"/>
    <w:rsid w:val="00A07ED9"/>
    <w:rsid w:val="00A11044"/>
    <w:rsid w:val="00A122EB"/>
    <w:rsid w:val="00A14223"/>
    <w:rsid w:val="00A1482F"/>
    <w:rsid w:val="00A14F7E"/>
    <w:rsid w:val="00A151C7"/>
    <w:rsid w:val="00A15635"/>
    <w:rsid w:val="00A15737"/>
    <w:rsid w:val="00A173AF"/>
    <w:rsid w:val="00A174CF"/>
    <w:rsid w:val="00A176F7"/>
    <w:rsid w:val="00A208D9"/>
    <w:rsid w:val="00A2404A"/>
    <w:rsid w:val="00A262AD"/>
    <w:rsid w:val="00A274A9"/>
    <w:rsid w:val="00A27620"/>
    <w:rsid w:val="00A30698"/>
    <w:rsid w:val="00A30E49"/>
    <w:rsid w:val="00A3201D"/>
    <w:rsid w:val="00A32552"/>
    <w:rsid w:val="00A32A03"/>
    <w:rsid w:val="00A32D48"/>
    <w:rsid w:val="00A33669"/>
    <w:rsid w:val="00A33FE9"/>
    <w:rsid w:val="00A34484"/>
    <w:rsid w:val="00A35104"/>
    <w:rsid w:val="00A35FAA"/>
    <w:rsid w:val="00A37B15"/>
    <w:rsid w:val="00A40436"/>
    <w:rsid w:val="00A406AD"/>
    <w:rsid w:val="00A40801"/>
    <w:rsid w:val="00A40B63"/>
    <w:rsid w:val="00A40D88"/>
    <w:rsid w:val="00A412C4"/>
    <w:rsid w:val="00A4161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8A1"/>
    <w:rsid w:val="00A508AB"/>
    <w:rsid w:val="00A50F49"/>
    <w:rsid w:val="00A51120"/>
    <w:rsid w:val="00A51879"/>
    <w:rsid w:val="00A51F74"/>
    <w:rsid w:val="00A5211E"/>
    <w:rsid w:val="00A5213E"/>
    <w:rsid w:val="00A52287"/>
    <w:rsid w:val="00A52CA9"/>
    <w:rsid w:val="00A52D2D"/>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8B6"/>
    <w:rsid w:val="00A62E81"/>
    <w:rsid w:val="00A62F1F"/>
    <w:rsid w:val="00A630DD"/>
    <w:rsid w:val="00A645C5"/>
    <w:rsid w:val="00A65098"/>
    <w:rsid w:val="00A65175"/>
    <w:rsid w:val="00A65655"/>
    <w:rsid w:val="00A6579B"/>
    <w:rsid w:val="00A6596B"/>
    <w:rsid w:val="00A6597F"/>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3C70"/>
    <w:rsid w:val="00A841BC"/>
    <w:rsid w:val="00A8439D"/>
    <w:rsid w:val="00A85526"/>
    <w:rsid w:val="00A86799"/>
    <w:rsid w:val="00A86940"/>
    <w:rsid w:val="00A869FF"/>
    <w:rsid w:val="00A86FA7"/>
    <w:rsid w:val="00A879B8"/>
    <w:rsid w:val="00A879C2"/>
    <w:rsid w:val="00A87A4D"/>
    <w:rsid w:val="00A91B31"/>
    <w:rsid w:val="00A92618"/>
    <w:rsid w:val="00A92D73"/>
    <w:rsid w:val="00A92DB6"/>
    <w:rsid w:val="00A93660"/>
    <w:rsid w:val="00A9392C"/>
    <w:rsid w:val="00A94630"/>
    <w:rsid w:val="00A95FA9"/>
    <w:rsid w:val="00A961D5"/>
    <w:rsid w:val="00A962E7"/>
    <w:rsid w:val="00A96AF3"/>
    <w:rsid w:val="00A96EA9"/>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2E4E"/>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6F48"/>
    <w:rsid w:val="00AC70E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18EB"/>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BD0"/>
    <w:rsid w:val="00B02D7C"/>
    <w:rsid w:val="00B03737"/>
    <w:rsid w:val="00B048F7"/>
    <w:rsid w:val="00B057A8"/>
    <w:rsid w:val="00B05C04"/>
    <w:rsid w:val="00B06476"/>
    <w:rsid w:val="00B064DE"/>
    <w:rsid w:val="00B06853"/>
    <w:rsid w:val="00B079B1"/>
    <w:rsid w:val="00B07E7F"/>
    <w:rsid w:val="00B111CD"/>
    <w:rsid w:val="00B1209F"/>
    <w:rsid w:val="00B13342"/>
    <w:rsid w:val="00B1405C"/>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BA9"/>
    <w:rsid w:val="00B25BCF"/>
    <w:rsid w:val="00B2683D"/>
    <w:rsid w:val="00B26E8E"/>
    <w:rsid w:val="00B278D2"/>
    <w:rsid w:val="00B30B3E"/>
    <w:rsid w:val="00B30D1E"/>
    <w:rsid w:val="00B310E4"/>
    <w:rsid w:val="00B31BAF"/>
    <w:rsid w:val="00B32222"/>
    <w:rsid w:val="00B33104"/>
    <w:rsid w:val="00B3326F"/>
    <w:rsid w:val="00B338EA"/>
    <w:rsid w:val="00B3396E"/>
    <w:rsid w:val="00B34497"/>
    <w:rsid w:val="00B35021"/>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34A5"/>
    <w:rsid w:val="00B736D1"/>
    <w:rsid w:val="00B742F9"/>
    <w:rsid w:val="00B744AF"/>
    <w:rsid w:val="00B75211"/>
    <w:rsid w:val="00B753EE"/>
    <w:rsid w:val="00B75A98"/>
    <w:rsid w:val="00B76137"/>
    <w:rsid w:val="00B7642B"/>
    <w:rsid w:val="00B766B8"/>
    <w:rsid w:val="00B76D44"/>
    <w:rsid w:val="00B76DF7"/>
    <w:rsid w:val="00B76F2F"/>
    <w:rsid w:val="00B822C4"/>
    <w:rsid w:val="00B82363"/>
    <w:rsid w:val="00B82772"/>
    <w:rsid w:val="00B8329B"/>
    <w:rsid w:val="00B834F1"/>
    <w:rsid w:val="00B84317"/>
    <w:rsid w:val="00B84352"/>
    <w:rsid w:val="00B84554"/>
    <w:rsid w:val="00B858DB"/>
    <w:rsid w:val="00B85F27"/>
    <w:rsid w:val="00B86266"/>
    <w:rsid w:val="00B87224"/>
    <w:rsid w:val="00B87569"/>
    <w:rsid w:val="00B87770"/>
    <w:rsid w:val="00B87ADF"/>
    <w:rsid w:val="00B918D7"/>
    <w:rsid w:val="00B92788"/>
    <w:rsid w:val="00B92F44"/>
    <w:rsid w:val="00B944A0"/>
    <w:rsid w:val="00B944ED"/>
    <w:rsid w:val="00B949FF"/>
    <w:rsid w:val="00B9516F"/>
    <w:rsid w:val="00B95D19"/>
    <w:rsid w:val="00B95F1D"/>
    <w:rsid w:val="00B96364"/>
    <w:rsid w:val="00B965AE"/>
    <w:rsid w:val="00B968A9"/>
    <w:rsid w:val="00B96F66"/>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56BD"/>
    <w:rsid w:val="00BB6A33"/>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679"/>
    <w:rsid w:val="00BD39B8"/>
    <w:rsid w:val="00BD405D"/>
    <w:rsid w:val="00BD4EEC"/>
    <w:rsid w:val="00BD4FA8"/>
    <w:rsid w:val="00BD64F7"/>
    <w:rsid w:val="00BD69F4"/>
    <w:rsid w:val="00BD741A"/>
    <w:rsid w:val="00BD77CA"/>
    <w:rsid w:val="00BD7849"/>
    <w:rsid w:val="00BD7F41"/>
    <w:rsid w:val="00BE1E73"/>
    <w:rsid w:val="00BE3FA4"/>
    <w:rsid w:val="00BE4092"/>
    <w:rsid w:val="00BE4BF6"/>
    <w:rsid w:val="00BE643D"/>
    <w:rsid w:val="00BE754C"/>
    <w:rsid w:val="00BE7A18"/>
    <w:rsid w:val="00BE7CDF"/>
    <w:rsid w:val="00BF106E"/>
    <w:rsid w:val="00BF10F1"/>
    <w:rsid w:val="00BF13CF"/>
    <w:rsid w:val="00BF1AFB"/>
    <w:rsid w:val="00BF1EA7"/>
    <w:rsid w:val="00BF1F9E"/>
    <w:rsid w:val="00BF1FED"/>
    <w:rsid w:val="00BF2DB0"/>
    <w:rsid w:val="00BF3E7F"/>
    <w:rsid w:val="00BF454A"/>
    <w:rsid w:val="00BF46C2"/>
    <w:rsid w:val="00BF4772"/>
    <w:rsid w:val="00BF5513"/>
    <w:rsid w:val="00BF58AC"/>
    <w:rsid w:val="00BF5E27"/>
    <w:rsid w:val="00BF61D9"/>
    <w:rsid w:val="00BF68C9"/>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421"/>
    <w:rsid w:val="00C13B02"/>
    <w:rsid w:val="00C1507A"/>
    <w:rsid w:val="00C15AC1"/>
    <w:rsid w:val="00C15D5B"/>
    <w:rsid w:val="00C16831"/>
    <w:rsid w:val="00C20053"/>
    <w:rsid w:val="00C22D0E"/>
    <w:rsid w:val="00C2398C"/>
    <w:rsid w:val="00C248FE"/>
    <w:rsid w:val="00C25617"/>
    <w:rsid w:val="00C25BFB"/>
    <w:rsid w:val="00C27192"/>
    <w:rsid w:val="00C27936"/>
    <w:rsid w:val="00C30005"/>
    <w:rsid w:val="00C304F8"/>
    <w:rsid w:val="00C311E3"/>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653"/>
    <w:rsid w:val="00C539EB"/>
    <w:rsid w:val="00C54466"/>
    <w:rsid w:val="00C547E3"/>
    <w:rsid w:val="00C54A57"/>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67FDF"/>
    <w:rsid w:val="00C71903"/>
    <w:rsid w:val="00C74FA1"/>
    <w:rsid w:val="00C751E5"/>
    <w:rsid w:val="00C7532D"/>
    <w:rsid w:val="00C75444"/>
    <w:rsid w:val="00C75472"/>
    <w:rsid w:val="00C75570"/>
    <w:rsid w:val="00C75D87"/>
    <w:rsid w:val="00C76280"/>
    <w:rsid w:val="00C7724C"/>
    <w:rsid w:val="00C777CF"/>
    <w:rsid w:val="00C77DB1"/>
    <w:rsid w:val="00C77E5B"/>
    <w:rsid w:val="00C77F39"/>
    <w:rsid w:val="00C80920"/>
    <w:rsid w:val="00C80D31"/>
    <w:rsid w:val="00C81E94"/>
    <w:rsid w:val="00C81F4A"/>
    <w:rsid w:val="00C82319"/>
    <w:rsid w:val="00C82379"/>
    <w:rsid w:val="00C82742"/>
    <w:rsid w:val="00C8293F"/>
    <w:rsid w:val="00C83168"/>
    <w:rsid w:val="00C83334"/>
    <w:rsid w:val="00C83BEF"/>
    <w:rsid w:val="00C843EF"/>
    <w:rsid w:val="00C84804"/>
    <w:rsid w:val="00C8506F"/>
    <w:rsid w:val="00C85954"/>
    <w:rsid w:val="00C86F02"/>
    <w:rsid w:val="00C87F5D"/>
    <w:rsid w:val="00C90486"/>
    <w:rsid w:val="00C91248"/>
    <w:rsid w:val="00C91D83"/>
    <w:rsid w:val="00C9234E"/>
    <w:rsid w:val="00C934F3"/>
    <w:rsid w:val="00C9366E"/>
    <w:rsid w:val="00C93857"/>
    <w:rsid w:val="00C93C17"/>
    <w:rsid w:val="00C93C35"/>
    <w:rsid w:val="00C93C59"/>
    <w:rsid w:val="00C94558"/>
    <w:rsid w:val="00C9481F"/>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2FC0"/>
    <w:rsid w:val="00CC3D36"/>
    <w:rsid w:val="00CC3D59"/>
    <w:rsid w:val="00CC400F"/>
    <w:rsid w:val="00CC5751"/>
    <w:rsid w:val="00CC57E8"/>
    <w:rsid w:val="00CC57EA"/>
    <w:rsid w:val="00CC6093"/>
    <w:rsid w:val="00CC6B7B"/>
    <w:rsid w:val="00CC6CCC"/>
    <w:rsid w:val="00CC6EF0"/>
    <w:rsid w:val="00CC7264"/>
    <w:rsid w:val="00CD0A28"/>
    <w:rsid w:val="00CD0A72"/>
    <w:rsid w:val="00CD12CE"/>
    <w:rsid w:val="00CD1F4E"/>
    <w:rsid w:val="00CD2BCE"/>
    <w:rsid w:val="00CD5102"/>
    <w:rsid w:val="00CD5483"/>
    <w:rsid w:val="00CD5552"/>
    <w:rsid w:val="00CD59A1"/>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25A0"/>
    <w:rsid w:val="00CF2A62"/>
    <w:rsid w:val="00CF2EA6"/>
    <w:rsid w:val="00CF4D6E"/>
    <w:rsid w:val="00CF4EA7"/>
    <w:rsid w:val="00CF5311"/>
    <w:rsid w:val="00CF5B3B"/>
    <w:rsid w:val="00CF62D7"/>
    <w:rsid w:val="00CF69AA"/>
    <w:rsid w:val="00CF72C8"/>
    <w:rsid w:val="00CF7508"/>
    <w:rsid w:val="00CF7713"/>
    <w:rsid w:val="00CF78D3"/>
    <w:rsid w:val="00CF7979"/>
    <w:rsid w:val="00D00D43"/>
    <w:rsid w:val="00D0104E"/>
    <w:rsid w:val="00D01B9C"/>
    <w:rsid w:val="00D023D7"/>
    <w:rsid w:val="00D02490"/>
    <w:rsid w:val="00D02FBE"/>
    <w:rsid w:val="00D033E3"/>
    <w:rsid w:val="00D0342B"/>
    <w:rsid w:val="00D038DA"/>
    <w:rsid w:val="00D03B63"/>
    <w:rsid w:val="00D04D83"/>
    <w:rsid w:val="00D06A01"/>
    <w:rsid w:val="00D06B58"/>
    <w:rsid w:val="00D06C8C"/>
    <w:rsid w:val="00D0759B"/>
    <w:rsid w:val="00D10888"/>
    <w:rsid w:val="00D10A99"/>
    <w:rsid w:val="00D11417"/>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47"/>
    <w:rsid w:val="00D30886"/>
    <w:rsid w:val="00D30A5C"/>
    <w:rsid w:val="00D31728"/>
    <w:rsid w:val="00D31C7E"/>
    <w:rsid w:val="00D31CEB"/>
    <w:rsid w:val="00D32CF8"/>
    <w:rsid w:val="00D335AD"/>
    <w:rsid w:val="00D33E5A"/>
    <w:rsid w:val="00D33E99"/>
    <w:rsid w:val="00D342FE"/>
    <w:rsid w:val="00D34F72"/>
    <w:rsid w:val="00D357CF"/>
    <w:rsid w:val="00D37345"/>
    <w:rsid w:val="00D37550"/>
    <w:rsid w:val="00D37FF4"/>
    <w:rsid w:val="00D4089F"/>
    <w:rsid w:val="00D409FF"/>
    <w:rsid w:val="00D40E4C"/>
    <w:rsid w:val="00D430EF"/>
    <w:rsid w:val="00D43231"/>
    <w:rsid w:val="00D43C16"/>
    <w:rsid w:val="00D44030"/>
    <w:rsid w:val="00D44EA7"/>
    <w:rsid w:val="00D450E6"/>
    <w:rsid w:val="00D4544A"/>
    <w:rsid w:val="00D462DB"/>
    <w:rsid w:val="00D463AE"/>
    <w:rsid w:val="00D468CB"/>
    <w:rsid w:val="00D474B7"/>
    <w:rsid w:val="00D47EF9"/>
    <w:rsid w:val="00D501B7"/>
    <w:rsid w:val="00D50288"/>
    <w:rsid w:val="00D50A6B"/>
    <w:rsid w:val="00D50E1A"/>
    <w:rsid w:val="00D51187"/>
    <w:rsid w:val="00D518A7"/>
    <w:rsid w:val="00D51A39"/>
    <w:rsid w:val="00D5273B"/>
    <w:rsid w:val="00D52DCE"/>
    <w:rsid w:val="00D539A7"/>
    <w:rsid w:val="00D53F37"/>
    <w:rsid w:val="00D543F8"/>
    <w:rsid w:val="00D5545D"/>
    <w:rsid w:val="00D55C7C"/>
    <w:rsid w:val="00D56817"/>
    <w:rsid w:val="00D57001"/>
    <w:rsid w:val="00D57890"/>
    <w:rsid w:val="00D57FEC"/>
    <w:rsid w:val="00D60175"/>
    <w:rsid w:val="00D601BB"/>
    <w:rsid w:val="00D6042F"/>
    <w:rsid w:val="00D61135"/>
    <w:rsid w:val="00D61533"/>
    <w:rsid w:val="00D61CB8"/>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082"/>
    <w:rsid w:val="00D95729"/>
    <w:rsid w:val="00D95BCE"/>
    <w:rsid w:val="00D95EEB"/>
    <w:rsid w:val="00D9623E"/>
    <w:rsid w:val="00DA1126"/>
    <w:rsid w:val="00DA1B3F"/>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7F4"/>
    <w:rsid w:val="00DB3AA0"/>
    <w:rsid w:val="00DB3AFA"/>
    <w:rsid w:val="00DB3B0D"/>
    <w:rsid w:val="00DB4064"/>
    <w:rsid w:val="00DB4366"/>
    <w:rsid w:val="00DB4F70"/>
    <w:rsid w:val="00DB704E"/>
    <w:rsid w:val="00DB7289"/>
    <w:rsid w:val="00DC013A"/>
    <w:rsid w:val="00DC0A46"/>
    <w:rsid w:val="00DC1D17"/>
    <w:rsid w:val="00DC3210"/>
    <w:rsid w:val="00DC32AC"/>
    <w:rsid w:val="00DC4FEB"/>
    <w:rsid w:val="00DC5ABF"/>
    <w:rsid w:val="00DC6027"/>
    <w:rsid w:val="00DC640C"/>
    <w:rsid w:val="00DC6D9D"/>
    <w:rsid w:val="00DC6DF9"/>
    <w:rsid w:val="00DC6EBB"/>
    <w:rsid w:val="00DC7016"/>
    <w:rsid w:val="00DC7863"/>
    <w:rsid w:val="00DC7F46"/>
    <w:rsid w:val="00DD0ED9"/>
    <w:rsid w:val="00DD34EC"/>
    <w:rsid w:val="00DD40C0"/>
    <w:rsid w:val="00DD5B8E"/>
    <w:rsid w:val="00DD5CEC"/>
    <w:rsid w:val="00DD5D0D"/>
    <w:rsid w:val="00DD6F67"/>
    <w:rsid w:val="00DD72C1"/>
    <w:rsid w:val="00DD7DF6"/>
    <w:rsid w:val="00DE04AE"/>
    <w:rsid w:val="00DE0D64"/>
    <w:rsid w:val="00DE136B"/>
    <w:rsid w:val="00DE29F2"/>
    <w:rsid w:val="00DE3158"/>
    <w:rsid w:val="00DE3864"/>
    <w:rsid w:val="00DE3CAE"/>
    <w:rsid w:val="00DE416F"/>
    <w:rsid w:val="00DE47FC"/>
    <w:rsid w:val="00DE48AC"/>
    <w:rsid w:val="00DE496B"/>
    <w:rsid w:val="00DE59B2"/>
    <w:rsid w:val="00DE74A9"/>
    <w:rsid w:val="00DE7D2A"/>
    <w:rsid w:val="00DE7DB6"/>
    <w:rsid w:val="00DF028B"/>
    <w:rsid w:val="00DF114B"/>
    <w:rsid w:val="00DF1246"/>
    <w:rsid w:val="00DF12E5"/>
    <w:rsid w:val="00DF2438"/>
    <w:rsid w:val="00DF3201"/>
    <w:rsid w:val="00DF4C9D"/>
    <w:rsid w:val="00DF509A"/>
    <w:rsid w:val="00DF55BF"/>
    <w:rsid w:val="00DF57D5"/>
    <w:rsid w:val="00DF6E6C"/>
    <w:rsid w:val="00DF7618"/>
    <w:rsid w:val="00DF77AE"/>
    <w:rsid w:val="00E00C8D"/>
    <w:rsid w:val="00E00D8E"/>
    <w:rsid w:val="00E00F34"/>
    <w:rsid w:val="00E01349"/>
    <w:rsid w:val="00E020F6"/>
    <w:rsid w:val="00E02C9E"/>
    <w:rsid w:val="00E03578"/>
    <w:rsid w:val="00E03643"/>
    <w:rsid w:val="00E03A72"/>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B3F"/>
    <w:rsid w:val="00E30C18"/>
    <w:rsid w:val="00E31A9B"/>
    <w:rsid w:val="00E31E30"/>
    <w:rsid w:val="00E32110"/>
    <w:rsid w:val="00E32504"/>
    <w:rsid w:val="00E32F4C"/>
    <w:rsid w:val="00E334D8"/>
    <w:rsid w:val="00E33B58"/>
    <w:rsid w:val="00E33F59"/>
    <w:rsid w:val="00E355AE"/>
    <w:rsid w:val="00E37784"/>
    <w:rsid w:val="00E37BD5"/>
    <w:rsid w:val="00E41A7C"/>
    <w:rsid w:val="00E4222A"/>
    <w:rsid w:val="00E42763"/>
    <w:rsid w:val="00E42FBC"/>
    <w:rsid w:val="00E432D0"/>
    <w:rsid w:val="00E43507"/>
    <w:rsid w:val="00E442B5"/>
    <w:rsid w:val="00E44AA7"/>
    <w:rsid w:val="00E44FA0"/>
    <w:rsid w:val="00E45774"/>
    <w:rsid w:val="00E45837"/>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6B8E"/>
    <w:rsid w:val="00E56E89"/>
    <w:rsid w:val="00E606C2"/>
    <w:rsid w:val="00E60848"/>
    <w:rsid w:val="00E611A6"/>
    <w:rsid w:val="00E614E3"/>
    <w:rsid w:val="00E61B15"/>
    <w:rsid w:val="00E62D84"/>
    <w:rsid w:val="00E630A6"/>
    <w:rsid w:val="00E63A49"/>
    <w:rsid w:val="00E6425B"/>
    <w:rsid w:val="00E64974"/>
    <w:rsid w:val="00E64F01"/>
    <w:rsid w:val="00E65223"/>
    <w:rsid w:val="00E65A1F"/>
    <w:rsid w:val="00E65D74"/>
    <w:rsid w:val="00E65D90"/>
    <w:rsid w:val="00E65FA4"/>
    <w:rsid w:val="00E661B1"/>
    <w:rsid w:val="00E663E4"/>
    <w:rsid w:val="00E67745"/>
    <w:rsid w:val="00E7043E"/>
    <w:rsid w:val="00E7062E"/>
    <w:rsid w:val="00E70B20"/>
    <w:rsid w:val="00E71089"/>
    <w:rsid w:val="00E72342"/>
    <w:rsid w:val="00E72364"/>
    <w:rsid w:val="00E7358A"/>
    <w:rsid w:val="00E749A9"/>
    <w:rsid w:val="00E74DE4"/>
    <w:rsid w:val="00E764EC"/>
    <w:rsid w:val="00E80CC5"/>
    <w:rsid w:val="00E812A1"/>
    <w:rsid w:val="00E8142B"/>
    <w:rsid w:val="00E81480"/>
    <w:rsid w:val="00E82071"/>
    <w:rsid w:val="00E832F3"/>
    <w:rsid w:val="00E8368D"/>
    <w:rsid w:val="00E83AFB"/>
    <w:rsid w:val="00E83D72"/>
    <w:rsid w:val="00E84C3A"/>
    <w:rsid w:val="00E85EB8"/>
    <w:rsid w:val="00E861B4"/>
    <w:rsid w:val="00E86D18"/>
    <w:rsid w:val="00E8736C"/>
    <w:rsid w:val="00E8796A"/>
    <w:rsid w:val="00E87BC2"/>
    <w:rsid w:val="00E87CC6"/>
    <w:rsid w:val="00E87EB1"/>
    <w:rsid w:val="00E90129"/>
    <w:rsid w:val="00E91321"/>
    <w:rsid w:val="00E91D14"/>
    <w:rsid w:val="00E926CB"/>
    <w:rsid w:val="00E93424"/>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54D"/>
    <w:rsid w:val="00EB0E1E"/>
    <w:rsid w:val="00EB14E7"/>
    <w:rsid w:val="00EB1671"/>
    <w:rsid w:val="00EB197C"/>
    <w:rsid w:val="00EB290A"/>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20"/>
    <w:rsid w:val="00EC5FA4"/>
    <w:rsid w:val="00EC67B3"/>
    <w:rsid w:val="00EC67DC"/>
    <w:rsid w:val="00EC7AFD"/>
    <w:rsid w:val="00ED068C"/>
    <w:rsid w:val="00ED0B0B"/>
    <w:rsid w:val="00ED0BB1"/>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410"/>
    <w:rsid w:val="00EF190B"/>
    <w:rsid w:val="00EF1C90"/>
    <w:rsid w:val="00EF1CA6"/>
    <w:rsid w:val="00EF2415"/>
    <w:rsid w:val="00EF2BE2"/>
    <w:rsid w:val="00EF2C77"/>
    <w:rsid w:val="00EF34DB"/>
    <w:rsid w:val="00EF3508"/>
    <w:rsid w:val="00EF375E"/>
    <w:rsid w:val="00EF4A84"/>
    <w:rsid w:val="00EF4C09"/>
    <w:rsid w:val="00EF4D14"/>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678"/>
    <w:rsid w:val="00F03B4C"/>
    <w:rsid w:val="00F03DE8"/>
    <w:rsid w:val="00F03ED3"/>
    <w:rsid w:val="00F04DE9"/>
    <w:rsid w:val="00F05259"/>
    <w:rsid w:val="00F0528F"/>
    <w:rsid w:val="00F055BE"/>
    <w:rsid w:val="00F059F7"/>
    <w:rsid w:val="00F07A90"/>
    <w:rsid w:val="00F10B83"/>
    <w:rsid w:val="00F10FB4"/>
    <w:rsid w:val="00F11003"/>
    <w:rsid w:val="00F116D5"/>
    <w:rsid w:val="00F117AC"/>
    <w:rsid w:val="00F11D54"/>
    <w:rsid w:val="00F14A5B"/>
    <w:rsid w:val="00F15C61"/>
    <w:rsid w:val="00F161F9"/>
    <w:rsid w:val="00F16212"/>
    <w:rsid w:val="00F16ABE"/>
    <w:rsid w:val="00F16FD6"/>
    <w:rsid w:val="00F17F6F"/>
    <w:rsid w:val="00F2016D"/>
    <w:rsid w:val="00F20C2F"/>
    <w:rsid w:val="00F213B4"/>
    <w:rsid w:val="00F21C7F"/>
    <w:rsid w:val="00F2320F"/>
    <w:rsid w:val="00F233E8"/>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C56"/>
    <w:rsid w:val="00F37D54"/>
    <w:rsid w:val="00F405A2"/>
    <w:rsid w:val="00F408D7"/>
    <w:rsid w:val="00F41168"/>
    <w:rsid w:val="00F41CF4"/>
    <w:rsid w:val="00F43D61"/>
    <w:rsid w:val="00F440DA"/>
    <w:rsid w:val="00F44669"/>
    <w:rsid w:val="00F446EA"/>
    <w:rsid w:val="00F4481E"/>
    <w:rsid w:val="00F4599B"/>
    <w:rsid w:val="00F45E27"/>
    <w:rsid w:val="00F4608E"/>
    <w:rsid w:val="00F46220"/>
    <w:rsid w:val="00F46EC8"/>
    <w:rsid w:val="00F47501"/>
    <w:rsid w:val="00F503D8"/>
    <w:rsid w:val="00F505EC"/>
    <w:rsid w:val="00F50F60"/>
    <w:rsid w:val="00F51A30"/>
    <w:rsid w:val="00F52518"/>
    <w:rsid w:val="00F53299"/>
    <w:rsid w:val="00F54F37"/>
    <w:rsid w:val="00F552EC"/>
    <w:rsid w:val="00F5547A"/>
    <w:rsid w:val="00F562FE"/>
    <w:rsid w:val="00F56B73"/>
    <w:rsid w:val="00F57253"/>
    <w:rsid w:val="00F573E1"/>
    <w:rsid w:val="00F611A2"/>
    <w:rsid w:val="00F613A2"/>
    <w:rsid w:val="00F61DDA"/>
    <w:rsid w:val="00F639F6"/>
    <w:rsid w:val="00F63F14"/>
    <w:rsid w:val="00F642CC"/>
    <w:rsid w:val="00F6455D"/>
    <w:rsid w:val="00F646BC"/>
    <w:rsid w:val="00F64A33"/>
    <w:rsid w:val="00F651F1"/>
    <w:rsid w:val="00F66B32"/>
    <w:rsid w:val="00F66B69"/>
    <w:rsid w:val="00F66F1E"/>
    <w:rsid w:val="00F673FA"/>
    <w:rsid w:val="00F70365"/>
    <w:rsid w:val="00F70866"/>
    <w:rsid w:val="00F70D06"/>
    <w:rsid w:val="00F71111"/>
    <w:rsid w:val="00F71724"/>
    <w:rsid w:val="00F71A2F"/>
    <w:rsid w:val="00F7201D"/>
    <w:rsid w:val="00F720F5"/>
    <w:rsid w:val="00F724DA"/>
    <w:rsid w:val="00F7332E"/>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3F"/>
    <w:rsid w:val="00FA3861"/>
    <w:rsid w:val="00FA38FF"/>
    <w:rsid w:val="00FA416B"/>
    <w:rsid w:val="00FA4C11"/>
    <w:rsid w:val="00FA5CD6"/>
    <w:rsid w:val="00FA5DB4"/>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5FA3"/>
    <w:rsid w:val="00FD62A9"/>
    <w:rsid w:val="00FD66BD"/>
    <w:rsid w:val="00FD6AFD"/>
    <w:rsid w:val="00FD701E"/>
    <w:rsid w:val="00FD7470"/>
    <w:rsid w:val="00FE0755"/>
    <w:rsid w:val="00FE13D0"/>
    <w:rsid w:val="00FE1B46"/>
    <w:rsid w:val="00FE2092"/>
    <w:rsid w:val="00FE3ED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DF9C3-51EE-4801-8566-169B604D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87</Pages>
  <Words>135296</Words>
  <Characters>771193</Characters>
  <Application>Microsoft Office Word</Application>
  <DocSecurity>0</DocSecurity>
  <Lines>6426</Lines>
  <Paragraphs>1809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904680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75</cp:revision>
  <cp:lastPrinted>2017-10-13T09:21:00Z</cp:lastPrinted>
  <dcterms:created xsi:type="dcterms:W3CDTF">2018-02-01T11:25:00Z</dcterms:created>
  <dcterms:modified xsi:type="dcterms:W3CDTF">2018-02-20T12:37:00Z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id="D0YJSGO3"/&gt;&lt;style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