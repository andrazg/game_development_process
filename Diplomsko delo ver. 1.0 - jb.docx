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0AA31F5B" w14:textId="77777777" w:rsidR="00B02D7C" w:rsidRPr="00327C02" w:rsidRDefault="00B02D7C" w:rsidP="005A6A3B">
      <w:pPr>
        <w:spacing w:line="360" w:lineRule="auto"/>
        <w:jc w:val="both"/>
        <w:rPr>
          <w:rFonts w:ascii="Times New Roman" w:hAnsi="Times New Roman" w:cs="Times New Roman"/>
          <w:sz w:val="28"/>
          <w:szCs w:val="28"/>
        </w:rPr>
      </w:pPr>
    </w:p>
    <w:p w14:paraId="2EF6A4ED" w14:textId="77777777"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14:paraId="4721DAC9" w14:textId="77777777" w:rsidR="00BA25D5" w:rsidRPr="00327C02" w:rsidRDefault="00BA25D5" w:rsidP="005A6A3B">
      <w:pPr>
        <w:spacing w:line="360" w:lineRule="auto"/>
        <w:jc w:val="both"/>
        <w:rPr>
          <w:rFonts w:ascii="Times New Roman" w:hAnsi="Times New Roman" w:cs="Times New Roman"/>
          <w:sz w:val="28"/>
          <w:szCs w:val="28"/>
        </w:rPr>
      </w:pPr>
    </w:p>
    <w:p w14:paraId="78D31DD1" w14:textId="77777777" w:rsidR="00BA25D5" w:rsidRPr="00327C02" w:rsidRDefault="00BA25D5" w:rsidP="005A6A3B">
      <w:pPr>
        <w:spacing w:line="360" w:lineRule="auto"/>
        <w:jc w:val="both"/>
        <w:rPr>
          <w:rFonts w:ascii="Times New Roman" w:hAnsi="Times New Roman" w:cs="Times New Roman"/>
          <w:sz w:val="28"/>
          <w:szCs w:val="28"/>
        </w:rPr>
      </w:pPr>
    </w:p>
    <w:p w14:paraId="562BE218" w14:textId="77777777" w:rsidR="00BA25D5" w:rsidRPr="00327C02" w:rsidRDefault="00BA25D5" w:rsidP="005A6A3B">
      <w:pPr>
        <w:spacing w:line="360" w:lineRule="auto"/>
        <w:jc w:val="both"/>
        <w:rPr>
          <w:rFonts w:ascii="Times New Roman" w:hAnsi="Times New Roman" w:cs="Times New Roman"/>
          <w:sz w:val="28"/>
          <w:szCs w:val="28"/>
        </w:rPr>
      </w:pPr>
    </w:p>
    <w:p w14:paraId="6C8DA6A1" w14:textId="77777777" w:rsidR="00BA25D5" w:rsidRPr="00327C02" w:rsidRDefault="00BA25D5" w:rsidP="005A6A3B">
      <w:pPr>
        <w:spacing w:line="360" w:lineRule="auto"/>
        <w:jc w:val="both"/>
        <w:rPr>
          <w:rFonts w:ascii="Times New Roman" w:hAnsi="Times New Roman" w:cs="Times New Roman"/>
          <w:sz w:val="28"/>
          <w:szCs w:val="28"/>
        </w:rPr>
      </w:pPr>
    </w:p>
    <w:p w14:paraId="113E6E9E" w14:textId="77777777" w:rsidR="00BA25D5" w:rsidRPr="00327C02" w:rsidRDefault="00BA25D5" w:rsidP="005A6A3B">
      <w:pPr>
        <w:spacing w:line="360" w:lineRule="auto"/>
        <w:jc w:val="both"/>
        <w:rPr>
          <w:rFonts w:ascii="Times New Roman" w:hAnsi="Times New Roman" w:cs="Times New Roman"/>
          <w:sz w:val="28"/>
          <w:szCs w:val="28"/>
        </w:rPr>
      </w:pPr>
    </w:p>
    <w:p w14:paraId="23266E41"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14:paraId="146078B3"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5BFF2DCA"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678C7838" w14:textId="77777777" w:rsidR="00B02D7C" w:rsidRPr="00327C02" w:rsidRDefault="00B02D7C" w:rsidP="005A6A3B">
      <w:pPr>
        <w:spacing w:line="360" w:lineRule="auto"/>
        <w:jc w:val="center"/>
        <w:rPr>
          <w:rFonts w:ascii="Times New Roman" w:hAnsi="Times New Roman" w:cs="Times New Roman"/>
          <w:sz w:val="28"/>
          <w:szCs w:val="28"/>
        </w:rPr>
      </w:pPr>
    </w:p>
    <w:p w14:paraId="12ECF462" w14:textId="77777777"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14:paraId="276806A1" w14:textId="77777777"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14:paraId="5CD31CB6"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14:paraId="2A01643C" w14:textId="77777777" w:rsidR="00C80D31" w:rsidRPr="00327C02" w:rsidRDefault="00C80D31" w:rsidP="005A6A3B">
      <w:pPr>
        <w:spacing w:line="360" w:lineRule="auto"/>
        <w:jc w:val="center"/>
        <w:rPr>
          <w:rFonts w:ascii="Times New Roman" w:hAnsi="Times New Roman" w:cs="Times New Roman"/>
          <w:sz w:val="28"/>
          <w:szCs w:val="28"/>
        </w:rPr>
      </w:pPr>
    </w:p>
    <w:p w14:paraId="126F1DC7" w14:textId="77777777" w:rsidR="00C80D31" w:rsidRPr="00327C02" w:rsidRDefault="00C80D31" w:rsidP="005A6A3B">
      <w:pPr>
        <w:spacing w:line="360" w:lineRule="auto"/>
        <w:jc w:val="center"/>
        <w:rPr>
          <w:rFonts w:ascii="Times New Roman" w:hAnsi="Times New Roman" w:cs="Times New Roman"/>
          <w:sz w:val="28"/>
          <w:szCs w:val="28"/>
        </w:rPr>
      </w:pPr>
    </w:p>
    <w:p w14:paraId="4BD615D0" w14:textId="77777777" w:rsidR="00C80D31" w:rsidRPr="00327C02" w:rsidRDefault="00C80D31" w:rsidP="005A6A3B">
      <w:pPr>
        <w:spacing w:line="360" w:lineRule="auto"/>
        <w:jc w:val="center"/>
        <w:rPr>
          <w:rFonts w:ascii="Times New Roman" w:hAnsi="Times New Roman" w:cs="Times New Roman"/>
          <w:sz w:val="28"/>
          <w:szCs w:val="28"/>
        </w:rPr>
      </w:pPr>
    </w:p>
    <w:p w14:paraId="6F0FA114" w14:textId="77777777" w:rsidR="00C80D31" w:rsidRPr="00327C02" w:rsidRDefault="00C80D31" w:rsidP="005A6A3B">
      <w:pPr>
        <w:spacing w:line="360" w:lineRule="auto"/>
        <w:jc w:val="center"/>
        <w:rPr>
          <w:rFonts w:ascii="Times New Roman" w:hAnsi="Times New Roman" w:cs="Times New Roman"/>
          <w:sz w:val="28"/>
          <w:szCs w:val="28"/>
        </w:rPr>
      </w:pPr>
    </w:p>
    <w:p w14:paraId="45A3784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327C02"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741FEA38" w14:textId="77777777"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14:paraId="076957B7" w14:textId="77777777"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14:paraId="6F56B436" w14:textId="77777777" w:rsidR="00473BA8" w:rsidRPr="00327C02" w:rsidRDefault="00734E8E" w:rsidP="005A6A3B">
      <w:pPr>
        <w:spacing w:line="360" w:lineRule="auto"/>
        <w:jc w:val="center"/>
        <w:rPr>
          <w:rFonts w:ascii="Times New Roman" w:hAnsi="Times New Roman" w:cs="Times New Roman"/>
        </w:rPr>
      </w:pPr>
      <w:r>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734AFC" w:rsidRDefault="00734AFC">
                            <w:pPr>
                              <w:pStyle w:val="Glava"/>
                              <w:rPr>
                                <w:rFonts w:ascii="Times" w:hAnsi="Times"/>
                                <w:i/>
                                <w:sz w:val="16"/>
                              </w:rPr>
                            </w:pPr>
                            <w:r>
                              <w:rPr>
                                <w:rFonts w:ascii="Times" w:hAnsi="Times"/>
                                <w:i/>
                                <w:sz w:val="16"/>
                                <w:lang w:val="es-ES"/>
                              </w:rPr>
                              <w:t xml:space="preserve">Kardeljeva ploščad 5 </w:t>
                            </w:r>
                          </w:p>
                          <w:p w14:paraId="566468B7" w14:textId="77777777" w:rsidR="00734AFC" w:rsidRDefault="00734AFC">
                            <w:pPr>
                              <w:rPr>
                                <w:rFonts w:ascii="Times" w:hAnsi="Times"/>
                                <w:i/>
                                <w:sz w:val="16"/>
                              </w:rPr>
                            </w:pPr>
                            <w:r>
                              <w:rPr>
                                <w:rFonts w:ascii="Times" w:hAnsi="Times"/>
                                <w:i/>
                                <w:sz w:val="16"/>
                              </w:rPr>
                              <w:t>1000 Ljubljana, Slovenija</w:t>
                            </w:r>
                          </w:p>
                          <w:p w14:paraId="651209D2" w14:textId="77777777" w:rsidR="00734AFC" w:rsidRDefault="00734AFC">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FD52E88"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734AFC" w:rsidRDefault="00734AFC">
                      <w:pPr>
                        <w:pStyle w:val="Header"/>
                        <w:rPr>
                          <w:rFonts w:ascii="Times" w:hAnsi="Times"/>
                          <w:i/>
                          <w:sz w:val="16"/>
                        </w:rPr>
                      </w:pPr>
                      <w:r>
                        <w:rPr>
                          <w:rFonts w:ascii="Times" w:hAnsi="Times"/>
                          <w:i/>
                          <w:sz w:val="16"/>
                          <w:lang w:val="es-ES"/>
                        </w:rPr>
                        <w:t xml:space="preserve">Kardeljeva ploščad 5 </w:t>
                      </w:r>
                    </w:p>
                    <w:p w14:paraId="566468B7" w14:textId="77777777" w:rsidR="00734AFC" w:rsidRDefault="00734AFC">
                      <w:pPr>
                        <w:rPr>
                          <w:rFonts w:ascii="Times" w:hAnsi="Times"/>
                          <w:i/>
                          <w:sz w:val="16"/>
                        </w:rPr>
                      </w:pPr>
                      <w:r>
                        <w:rPr>
                          <w:rFonts w:ascii="Times" w:hAnsi="Times"/>
                          <w:i/>
                          <w:sz w:val="16"/>
                        </w:rPr>
                        <w:t>1000 Ljubljana, Slovenija</w:t>
                      </w:r>
                    </w:p>
                    <w:p w14:paraId="651209D2" w14:textId="77777777" w:rsidR="00734AFC" w:rsidRDefault="00734AFC">
                      <w:pPr>
                        <w:rPr>
                          <w:rFonts w:ascii="Times" w:hAnsi="Times"/>
                        </w:rPr>
                      </w:pPr>
                      <w:r>
                        <w:rPr>
                          <w:rFonts w:ascii="Times" w:hAnsi="Times"/>
                          <w:i/>
                          <w:sz w:val="16"/>
                        </w:rPr>
                        <w:t>telefon 01 58 05 128</w:t>
                      </w:r>
                    </w:p>
                  </w:txbxContent>
                </v:textbox>
              </v:shape>
            </w:pict>
          </mc:Fallback>
        </mc:AlternateContent>
      </w:r>
      <w:r>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14:paraId="49FDFE14" w14:textId="77777777"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14:paraId="30091836" w14:textId="77777777" w:rsidR="00A86799" w:rsidRPr="00327C02" w:rsidRDefault="00A86799" w:rsidP="005A6A3B">
      <w:pPr>
        <w:spacing w:line="360" w:lineRule="auto"/>
        <w:jc w:val="both"/>
        <w:rPr>
          <w:rFonts w:ascii="Times New Roman" w:hAnsi="Times New Roman" w:cs="Times New Roman"/>
          <w:sz w:val="32"/>
          <w:szCs w:val="32"/>
        </w:rPr>
      </w:pPr>
    </w:p>
    <w:p w14:paraId="67F2AC60"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14:paraId="63CBDA21"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14:paraId="1E7C1C7A"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14:paraId="1A5D2AC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14:paraId="0746109D" w14:textId="77777777" w:rsidR="00473BA8" w:rsidRPr="00327C02" w:rsidRDefault="00473BA8" w:rsidP="005A6A3B">
      <w:pPr>
        <w:spacing w:line="360" w:lineRule="auto"/>
        <w:jc w:val="both"/>
        <w:rPr>
          <w:rFonts w:ascii="Times New Roman" w:hAnsi="Times New Roman" w:cs="Times New Roman"/>
        </w:rPr>
      </w:pPr>
    </w:p>
    <w:p w14:paraId="25F8165A" w14:textId="77777777"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14:paraId="397E40D4" w14:textId="77777777"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538B9" w:rsidRDefault="002538B9" w:rsidP="0051205E">
      <w:pPr>
        <w:spacing w:line="360" w:lineRule="auto"/>
        <w:rPr>
          <w:rFonts w:ascii="Times New Roman" w:hAnsi="Times New Roman" w:cs="Times New Roman"/>
          <w:sz w:val="24"/>
          <w:szCs w:val="32"/>
        </w:rPr>
      </w:pPr>
    </w:p>
    <w:p w14:paraId="334E4832"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14:paraId="5D3484F2" w14:textId="77777777" w:rsidR="0051205E" w:rsidRPr="002538B9" w:rsidRDefault="0051205E" w:rsidP="0051205E">
      <w:pPr>
        <w:spacing w:line="360" w:lineRule="auto"/>
        <w:rPr>
          <w:rFonts w:ascii="Times New Roman" w:hAnsi="Times New Roman" w:cs="Times New Roman"/>
          <w:sz w:val="24"/>
          <w:szCs w:val="32"/>
        </w:rPr>
      </w:pPr>
    </w:p>
    <w:p w14:paraId="42DD2F80" w14:textId="77777777"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Default="003A03C9" w:rsidP="0051205E">
      <w:pPr>
        <w:spacing w:line="360" w:lineRule="auto"/>
        <w:rPr>
          <w:rFonts w:ascii="Times New Roman" w:hAnsi="Times New Roman" w:cs="Times New Roman"/>
          <w:sz w:val="24"/>
          <w:szCs w:val="32"/>
        </w:rPr>
      </w:pPr>
    </w:p>
    <w:p w14:paraId="12B43101" w14:textId="77777777" w:rsidR="003A03C9" w:rsidRDefault="003A03C9" w:rsidP="0051205E">
      <w:pPr>
        <w:spacing w:line="360" w:lineRule="auto"/>
        <w:rPr>
          <w:rFonts w:ascii="Times New Roman" w:hAnsi="Times New Roman" w:cs="Times New Roman"/>
          <w:sz w:val="24"/>
          <w:szCs w:val="32"/>
        </w:rPr>
      </w:pPr>
    </w:p>
    <w:p w14:paraId="25C8BCDF"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C34082">
        <w:rPr>
          <w:rFonts w:ascii="Times New Roman" w:hAnsi="Times New Roman" w:cs="Times New Roman"/>
          <w:sz w:val="24"/>
          <w:szCs w:val="32"/>
        </w:rPr>
        <w:t>proces, metoda, inženiring.</w:t>
      </w:r>
    </w:p>
    <w:p w14:paraId="210271C2" w14:textId="77777777" w:rsidR="0051205E"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14:paraId="3649916A" w14:textId="77777777"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14:paraId="3F5C5BDC" w14:textId="77777777"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14:paraId="553CE448" w14:textId="48D60C82"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013D32">
        <w:rPr>
          <w:rFonts w:ascii="Times New Roman" w:hAnsi="Times New Roman" w:cs="Times New Roman"/>
          <w:sz w:val="24"/>
          <w:szCs w:val="24"/>
        </w:rPr>
        <w:t>Video i</w:t>
      </w:r>
      <w:r w:rsidR="00A06DEB">
        <w:rPr>
          <w:rFonts w:ascii="Times New Roman" w:hAnsi="Times New Roman" w:cs="Times New Roman"/>
          <w:sz w:val="24"/>
          <w:szCs w:val="24"/>
        </w:rPr>
        <w:t>gre s</w:t>
      </w:r>
      <w:r w:rsidR="004A0496" w:rsidRPr="00327C02">
        <w:rPr>
          <w:rFonts w:ascii="Times New Roman" w:hAnsi="Times New Roman" w:cs="Times New Roman"/>
          <w:sz w:val="24"/>
          <w:szCs w:val="24"/>
        </w:rPr>
        <w:t>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w:t>
      </w:r>
      <w:r w:rsidR="00E22542">
        <w:rPr>
          <w:rFonts w:ascii="Times New Roman" w:hAnsi="Times New Roman" w:cs="Times New Roman"/>
          <w:sz w:val="24"/>
          <w:szCs w:val="24"/>
        </w:rPr>
        <w:t xml:space="preserve">, </w:t>
      </w:r>
      <w:r w:rsidR="004F4DEC" w:rsidRPr="00327C02">
        <w:rPr>
          <w:rFonts w:ascii="Times New Roman" w:hAnsi="Times New Roman" w:cs="Times New Roman"/>
          <w:sz w:val="24"/>
          <w:szCs w:val="24"/>
        </w:rPr>
        <w:t>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14:paraId="1C0E8470" w14:textId="77777777"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14:paraId="73FB6DD6" w14:textId="77777777"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14:paraId="0FB1B0F1" w14:textId="77777777"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 xml:space="preserve">izdanih 15.000 novih aplikacij.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{"citationID":"BmVLfwg2","properties":{"formattedCitation":"(L.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14:paraId="2EDDCD51" w14:textId="08B44245"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w:t>
      </w:r>
      <w:r w:rsidR="002978AE">
        <w:rPr>
          <w:rFonts w:ascii="Times New Roman" w:hAnsi="Times New Roman" w:cs="Times New Roman"/>
          <w:sz w:val="24"/>
          <w:szCs w:val="24"/>
        </w:rPr>
        <w:t xml:space="preserve"> izdajne</w:t>
      </w:r>
      <w:r w:rsidR="00674B27" w:rsidRPr="00327C02">
        <w:rPr>
          <w:rFonts w:ascii="Times New Roman" w:hAnsi="Times New Roman" w:cs="Times New Roman"/>
          <w:sz w:val="24"/>
          <w:szCs w:val="24"/>
        </w:rPr>
        <w:t xml:space="preserve">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674B27" w:rsidRPr="00327C02">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14:paraId="0E1A6602" w14:textId="77777777" w:rsidR="00D204FE"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77777777"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{"citationID":"i0CnNtLs","properties":{"formattedCitation":"(Kanode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DA112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{"citationID":"bPwTMhIu","properties":{"formattedCitation":"{\\rtf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DA1126" w:rsidRPr="00327C02">
        <w:rPr>
          <w:rFonts w:ascii="Times New Roman" w:hAnsi="Times New Roman" w:cs="Times New Roman"/>
          <w:sz w:val="24"/>
          <w:szCs w:val="24"/>
        </w:rPr>
        <w:fldChar w:fldCharType="separate"/>
      </w:r>
      <w:r w:rsidR="00A14F7E" w:rsidRPr="00327C02">
        <w:rPr>
          <w:rFonts w:ascii="Times New Roman" w:hAnsi="Times New Roman" w:cs="Times New Roman"/>
          <w:sz w:val="24"/>
          <w:szCs w:val="24"/>
        </w:rPr>
        <w:t>(O’Hagan, Coleman, in O’Connor 2014</w:t>
      </w:r>
      <w:r w:rsidR="00767F39" w:rsidRPr="00327C02">
        <w:rPr>
          <w:rFonts w:ascii="Times New Roman" w:hAnsi="Times New Roman" w:cs="Times New Roman"/>
          <w:sz w:val="24"/>
          <w:szCs w:val="24"/>
        </w:rPr>
        <w:t>, 182</w:t>
      </w:r>
      <w:r w:rsidR="00A14F7E" w:rsidRPr="00327C02">
        <w:rPr>
          <w:rFonts w:ascii="Times New Roman" w:hAnsi="Times New Roman" w:cs="Times New Roman"/>
          <w:sz w:val="24"/>
          <w:szCs w:val="24"/>
        </w:rPr>
        <w:t>)</w:t>
      </w:r>
      <w:r w:rsidR="00DA1126" w:rsidRPr="00327C02">
        <w:rPr>
          <w:rFonts w:ascii="Times New Roman" w:hAnsi="Times New Roman" w:cs="Times New Roman"/>
          <w:sz w:val="24"/>
          <w:szCs w:val="24"/>
        </w:rPr>
        <w:fldChar w:fldCharType="end"/>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w:t>
      </w:r>
      <w:r w:rsidR="0034355E" w:rsidRPr="00327C02">
        <w:rPr>
          <w:rFonts w:ascii="Times New Roman" w:hAnsi="Times New Roman" w:cs="Times New Roman"/>
          <w:sz w:val="24"/>
          <w:szCs w:val="24"/>
        </w:rPr>
        <w:lastRenderedPageBreak/>
        <w:t>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14:paraId="08F7D9FF" w14:textId="77777777"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772AEEE" w14:textId="77777777"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14:paraId="75ADA923" w14:textId="77777777"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223EAB43"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14:paraId="593CF371" w14:textId="77777777" w:rsidR="0060508B" w:rsidRPr="00327C02" w:rsidRDefault="0060508B" w:rsidP="005A6A3B">
      <w:pPr>
        <w:spacing w:line="360" w:lineRule="auto"/>
        <w:contextualSpacing/>
        <w:jc w:val="both"/>
        <w:rPr>
          <w:rFonts w:ascii="Times New Roman" w:hAnsi="Times New Roman" w:cs="Times New Roman"/>
          <w:sz w:val="24"/>
          <w:szCs w:val="24"/>
        </w:rPr>
      </w:pPr>
    </w:p>
    <w:p w14:paraId="1254288B" w14:textId="5CB78400"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Metodološki pregled pretekle literature je ključnega pomena vsakega akademskega raziskovanja. </w:t>
      </w:r>
      <w:commentRangeStart w:id="4"/>
      <w:r w:rsidRPr="00327C02">
        <w:rPr>
          <w:rFonts w:ascii="Times New Roman" w:hAnsi="Times New Roman" w:cs="Times New Roman"/>
          <w:sz w:val="24"/>
          <w:szCs w:val="24"/>
        </w:rPr>
        <w:t>Področja kot so inženiring, so zaradi podcenjevanja pomembnosti metode pregleda literature kronično utrpela pomanjkanje raziskovalnih del</w:t>
      </w:r>
      <w:commentRangeEnd w:id="4"/>
      <w:r w:rsidR="001C1009">
        <w:rPr>
          <w:rStyle w:val="Pripombasklic"/>
        </w:rPr>
        <w:commentReference w:id="4"/>
      </w:r>
      <w:r w:rsidRPr="00327C02">
        <w:rPr>
          <w:rFonts w:ascii="Times New Roman" w:hAnsi="Times New Roman" w:cs="Times New Roman"/>
          <w:sz w:val="24"/>
          <w:szCs w:val="24"/>
        </w:rPr>
        <w:t xml:space="preserve">, kar je otežilo teoretski in konceptualni napredek. Metoda nam omogoča pregled preteklih dognanj, ki služijo kot dobri temelji prihodnjim raziskavam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commentRangeStart w:id="6"/>
      <w:r w:rsidRPr="00327C02">
        <w:rPr>
          <w:rFonts w:ascii="Times New Roman" w:hAnsi="Times New Roman" w:cs="Times New Roman"/>
          <w:sz w:val="24"/>
          <w:szCs w:val="24"/>
        </w:rPr>
        <w:t>Industrija video iger ponuja veliko literature z usmeritvami razvoja video iger vendar je na to temo malo akademske</w:t>
      </w:r>
      <w:commentRangeEnd w:id="6"/>
      <w:r w:rsidR="001C1009">
        <w:rPr>
          <w:rStyle w:val="Pripombasklic"/>
        </w:rPr>
        <w:commentReference w:id="6"/>
      </w:r>
      <w:r w:rsidRPr="00327C02">
        <w:rPr>
          <w:rFonts w:ascii="Times New Roman" w:hAnsi="Times New Roman" w:cs="Times New Roman"/>
          <w:sz w:val="24"/>
          <w:szCs w:val="24"/>
        </w:rPr>
        <w:t>. Razvoj iger j</w:t>
      </w:r>
      <w:r w:rsidR="00FE483B">
        <w:rPr>
          <w:rFonts w:ascii="Times New Roman" w:hAnsi="Times New Roman" w:cs="Times New Roman"/>
          <w:sz w:val="24"/>
          <w:szCs w:val="24"/>
        </w:rPr>
        <w:t>e inherentno agilna aktivnost.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(Ruonala 2016, 1)</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w:t>
      </w:r>
      <w:del w:id="7" w:author="Berce, Jaroslav" w:date="2018-01-17T14:46:00Z">
        <w:r w:rsidRPr="00327C02" w:rsidDel="001C1009">
          <w:rPr>
            <w:rFonts w:ascii="Times New Roman" w:hAnsi="Times New Roman" w:cs="Times New Roman"/>
            <w:sz w:val="24"/>
            <w:szCs w:val="24"/>
          </w:rPr>
          <w:delText xml:space="preserve">zagotovili </w:delText>
        </w:r>
      </w:del>
      <w:ins w:id="8" w:author="Berce, Jaroslav" w:date="2018-01-17T14:46:00Z">
        <w:r w:rsidR="001C1009">
          <w:rPr>
            <w:rFonts w:ascii="Times New Roman" w:hAnsi="Times New Roman" w:cs="Times New Roman"/>
            <w:sz w:val="24"/>
            <w:szCs w:val="24"/>
          </w:rPr>
          <w:t>prispevamo določene</w:t>
        </w:r>
        <w:r w:rsidR="001C1009" w:rsidRPr="00327C02">
          <w:rPr>
            <w:rFonts w:ascii="Times New Roman" w:hAnsi="Times New Roman" w:cs="Times New Roman"/>
            <w:sz w:val="24"/>
            <w:szCs w:val="24"/>
          </w:rPr>
          <w:t xml:space="preserve"> </w:t>
        </w:r>
      </w:ins>
      <w:r w:rsidRPr="00327C02">
        <w:rPr>
          <w:rFonts w:ascii="Times New Roman" w:hAnsi="Times New Roman" w:cs="Times New Roman"/>
          <w:sz w:val="24"/>
          <w:szCs w:val="24"/>
        </w:rPr>
        <w:t xml:space="preserve">temelje nadaljnjim raziskavam na področju raziskovanja razvojnih procesov. </w:t>
      </w:r>
    </w:p>
    <w:p w14:paraId="41A424F4"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14:paraId="643ABDC3" w14:textId="77777777"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14:paraId="3C8ECC3D" w14:textId="77777777" w:rsidR="00891875" w:rsidRDefault="00891875" w:rsidP="005A6A3B">
      <w:pPr>
        <w:spacing w:line="360" w:lineRule="auto"/>
        <w:contextualSpacing/>
        <w:jc w:val="both"/>
        <w:rPr>
          <w:rFonts w:ascii="Times New Roman" w:hAnsi="Times New Roman" w:cs="Times New Roman"/>
          <w:sz w:val="24"/>
          <w:szCs w:val="24"/>
        </w:rPr>
      </w:pPr>
    </w:p>
    <w:p w14:paraId="4D3E174D"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14:paraId="6210C853"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14:paraId="38E212D0"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RV2:</w:t>
      </w:r>
      <w:r w:rsidRPr="00327C02">
        <w:rPr>
          <w:rFonts w:ascii="Times New Roman" w:hAnsi="Times New Roman" w:cs="Times New Roman"/>
          <w:sz w:val="24"/>
          <w:szCs w:val="24"/>
        </w:rPr>
        <w:t xml:space="preserve"> Katere so osnovne aktivnosti v procesu, ki bi lahko sestavljale korake procesa?</w:t>
      </w:r>
    </w:p>
    <w:p w14:paraId="53F8764D"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RV3:</w:t>
      </w:r>
      <w:r w:rsidRPr="00327C02">
        <w:rPr>
          <w:rFonts w:ascii="Times New Roman" w:hAnsi="Times New Roman" w:cs="Times New Roman"/>
          <w:sz w:val="24"/>
          <w:szCs w:val="24"/>
        </w:rPr>
        <w:t xml:space="preserve"> Ali lahko sestavimo ustrezen procesni model, ki bi bil primeren za optimizacijo z zrelostnim modelom za igre?</w:t>
      </w:r>
    </w:p>
    <w:p w14:paraId="7DDF3F69"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14:paraId="5F188CD5"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14:paraId="6188815A"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14:paraId="4CD74FDB"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books.google.com,</w:t>
      </w:r>
    </w:p>
    <w:p w14:paraId="7B1F6F8E"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amazon.com,</w:t>
      </w:r>
    </w:p>
    <w:p w14:paraId="0007831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14:paraId="3B3DB1FF"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14:paraId="48E261E6"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14:paraId="2FD28900"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14:paraId="3ADE93A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14:paraId="07D4230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14:paraId="70515CF9"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14:paraId="7C689F95"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14:paraId="54BF2352"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ki omogočajo modifikacijo poizvedb. V kolikor je bilo to mogoče smo se posluževali teh. V veliko primerih smo z namenom strnitve zadetkov bili primorani uporabiti </w:t>
      </w:r>
      <w:commentRangeStart w:id="9"/>
      <w:r w:rsidRPr="00327C02">
        <w:rPr>
          <w:rFonts w:ascii="Times New Roman" w:hAnsi="Times New Roman" w:cs="Times New Roman"/>
          <w:sz w:val="24"/>
          <w:szCs w:val="24"/>
        </w:rPr>
        <w:t>napredne tehnike</w:t>
      </w:r>
      <w:commentRangeEnd w:id="9"/>
      <w:r w:rsidR="00F70D06">
        <w:rPr>
          <w:rStyle w:val="Pripombasklic"/>
        </w:rPr>
        <w:commentReference w:id="9"/>
      </w:r>
      <w:r w:rsidRPr="00327C02">
        <w:rPr>
          <w:rFonts w:ascii="Times New Roman" w:hAnsi="Times New Roman" w:cs="Times New Roman"/>
          <w:sz w:val="24"/>
          <w:szCs w:val="24"/>
        </w:rPr>
        <w:t>.</w:t>
      </w:r>
    </w:p>
    <w:p w14:paraId="43BAD4EF"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14:paraId="7187ADFC"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14:paraId="7D2AA297"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14:paraId="67AC7968"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EBA830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14:paraId="63C3E052"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14:paraId="6C819D07"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14:paraId="4371FD52"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Prvo delo je sistematični pregled literature, ki vsebuje analize člankov in njihove povezave. Slednje delo je prvi primer zrelostnega pristopa za igre </w:t>
      </w:r>
      <w:commentRangeStart w:id="10"/>
      <w:r w:rsidRPr="00327C02">
        <w:rPr>
          <w:rFonts w:ascii="Times New Roman" w:hAnsi="Times New Roman" w:cs="Times New Roman"/>
          <w:sz w:val="24"/>
          <w:szCs w:val="24"/>
        </w:rPr>
        <w:t xml:space="preserve">katerega </w:t>
      </w:r>
      <w:commentRangeEnd w:id="10"/>
      <w:r w:rsidR="00F70D06">
        <w:rPr>
          <w:rStyle w:val="Pripombasklic"/>
        </w:rPr>
        <w:commentReference w:id="10"/>
      </w:r>
      <w:r w:rsidRPr="00327C02">
        <w:rPr>
          <w:rFonts w:ascii="Times New Roman" w:hAnsi="Times New Roman" w:cs="Times New Roman"/>
          <w:sz w:val="24"/>
          <w:szCs w:val="24"/>
        </w:rPr>
        <w:t>smo uporabili tudi v našem, delu. Iz terminologije smo razbrali gesla, ki so nam pomagala pri kreiranju poizvedb. Gesla sledijo po pomembnosti:</w:t>
      </w:r>
    </w:p>
    <w:p w14:paraId="070FFC4C"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14:paraId="0B4EAA5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14:paraId="63EA281E"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14:paraId="2911F68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14:paraId="312BFEB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14:paraId="7FD6E87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14:paraId="72A0724B" w14:textId="7777777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14:paraId="104DA474"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14:paraId="0DAABDB3"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14:paraId="6A3C4169"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14:paraId="24A63AA1" w14:textId="57CA08B8"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Kot je razvidno iz literature je bilo malo </w:t>
      </w:r>
      <w:commentRangeStart w:id="11"/>
      <w:r w:rsidRPr="00327C02">
        <w:rPr>
          <w:rFonts w:ascii="Times New Roman" w:hAnsi="Times New Roman" w:cs="Times New Roman"/>
          <w:sz w:val="24"/>
          <w:szCs w:val="24"/>
        </w:rPr>
        <w:t xml:space="preserve">pozornosti posvečene </w:t>
      </w:r>
      <w:commentRangeEnd w:id="11"/>
      <w:r w:rsidR="00F70D06">
        <w:rPr>
          <w:rStyle w:val="Pripombasklic"/>
        </w:rPr>
        <w:commentReference w:id="11"/>
      </w:r>
      <w:r w:rsidRPr="00327C02">
        <w:rPr>
          <w:rFonts w:ascii="Times New Roman" w:hAnsi="Times New Roman" w:cs="Times New Roman"/>
          <w:sz w:val="24"/>
          <w:szCs w:val="24"/>
        </w:rPr>
        <w:t xml:space="preserve">razvoju procesov za video igre. V tretjem poglavju bomo </w:t>
      </w:r>
      <w:del w:id="12" w:author="Berce, Jaroslav" w:date="2018-01-17T14:54:00Z">
        <w:r w:rsidRPr="00327C02" w:rsidDel="00F70D06">
          <w:rPr>
            <w:rFonts w:ascii="Times New Roman" w:hAnsi="Times New Roman" w:cs="Times New Roman"/>
            <w:sz w:val="24"/>
            <w:szCs w:val="24"/>
          </w:rPr>
          <w:delText xml:space="preserve">poskusili </w:delText>
        </w:r>
      </w:del>
      <w:ins w:id="13" w:author="Berce, Jaroslav" w:date="2018-01-17T14:54:00Z">
        <w:r w:rsidR="00F70D06">
          <w:rPr>
            <w:rFonts w:ascii="Times New Roman" w:hAnsi="Times New Roman" w:cs="Times New Roman"/>
            <w:sz w:val="24"/>
            <w:szCs w:val="24"/>
          </w:rPr>
          <w:t>poizkusili</w:t>
        </w:r>
        <w:r w:rsidR="00F70D06" w:rsidRPr="00327C02">
          <w:rPr>
            <w:rFonts w:ascii="Times New Roman" w:hAnsi="Times New Roman" w:cs="Times New Roman"/>
            <w:sz w:val="24"/>
            <w:szCs w:val="24"/>
          </w:rPr>
          <w:t xml:space="preserve"> </w:t>
        </w:r>
      </w:ins>
      <w:r w:rsidRPr="00327C02">
        <w:rPr>
          <w:rFonts w:ascii="Times New Roman" w:hAnsi="Times New Roman" w:cs="Times New Roman"/>
          <w:sz w:val="24"/>
          <w:szCs w:val="24"/>
        </w:rPr>
        <w:t xml:space="preserve">predstaviti vse procese, ki jih lahko najdemo v literaturi. To znanje bo omogočalo lažje razumevanje delovanja procesov in spoznanje terminologije. Nato bomo v četrtem poglavju zbrali vse pretekle </w:t>
      </w:r>
      <w:del w:id="14" w:author="Berce, Jaroslav" w:date="2018-01-17T14:55:00Z">
        <w:r w:rsidRPr="00327C02" w:rsidDel="00F70D06">
          <w:rPr>
            <w:rFonts w:ascii="Times New Roman" w:hAnsi="Times New Roman" w:cs="Times New Roman"/>
            <w:sz w:val="24"/>
            <w:szCs w:val="24"/>
          </w:rPr>
          <w:delText>poskuse</w:delText>
        </w:r>
      </w:del>
      <w:ins w:id="15" w:author="Berce, Jaroslav" w:date="2018-01-17T14:55:00Z">
        <w:r w:rsidR="00F70D06" w:rsidRPr="00327C02">
          <w:rPr>
            <w:rFonts w:ascii="Times New Roman" w:hAnsi="Times New Roman" w:cs="Times New Roman"/>
            <w:sz w:val="24"/>
            <w:szCs w:val="24"/>
          </w:rPr>
          <w:t>poizkuse</w:t>
        </w:r>
      </w:ins>
      <w:r w:rsidRPr="00327C02">
        <w:rPr>
          <w:rFonts w:ascii="Times New Roman" w:hAnsi="Times New Roman" w:cs="Times New Roman"/>
          <w:sz w:val="24"/>
          <w:szCs w:val="24"/>
        </w:rPr>
        <w:t xml:space="preserve"> izgradnje procesov in jih pokomentirali na podlagi problematike, ki se pojavlja v razvojih video iger. V tem poglavju bomo spoznali vse aktivnosti in naravnanost discipline razvoja video iger, ki bo pripomogla k usmeritvam pri izgradnji procesnega modela.</w:t>
      </w:r>
      <w:del w:id="16" w:author="Berce, Jaroslav" w:date="2018-01-17T14:55:00Z">
        <w:r w:rsidRPr="00327C02" w:rsidDel="00F70D06">
          <w:rPr>
            <w:rFonts w:ascii="Times New Roman" w:hAnsi="Times New Roman" w:cs="Times New Roman"/>
            <w:sz w:val="24"/>
            <w:szCs w:val="24"/>
          </w:rPr>
          <w:delText xml:space="preserve"> </w:delText>
        </w:r>
      </w:del>
    </w:p>
    <w:p w14:paraId="1823F208"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Izgradnja modela bo potekala sistematično in si sledi po poglavjih:</w:t>
      </w:r>
    </w:p>
    <w:p w14:paraId="3608D195" w14:textId="7777777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5: spoznanje discipline, ki gradi metode za izgradnjo procesnih modelov,</w:t>
      </w:r>
    </w:p>
    <w:p w14:paraId="0B5D0F35" w14:textId="7777777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6: izgradnja metode za definiranje procesnega modela,</w:t>
      </w:r>
    </w:p>
    <w:p w14:paraId="0C1D2213" w14:textId="7777777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7: apliciranje metode in izgradnja procesnega modela,</w:t>
      </w:r>
    </w:p>
    <w:p w14:paraId="54B0E0C2" w14:textId="7777777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8: spoznanje pristopov optimizacije in ilustracija optimiziranje.</w:t>
      </w:r>
    </w:p>
    <w:p w14:paraId="20AB529D" w14:textId="7777777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o uporabili za shranjevanje dokumentacije raziskave.</w:t>
      </w:r>
    </w:p>
    <w:p w14:paraId="678D063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14:paraId="2835044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2F48DED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19990C2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14:paraId="1F735922" w14:textId="77777777"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14:paraId="272F2C98" w14:textId="77777777"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57CE8262" w14:textId="6D8445AC"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PROCESNI MODELI</w:t>
      </w:r>
    </w:p>
    <w:p w14:paraId="286CC82A" w14:textId="58948ADF" w:rsidR="00C77DB1"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Programski inženiring je uporaba discipliniranega, merljivega in sistematičnega pristopa </w:t>
      </w:r>
      <w:r w:rsidR="00BC05B4">
        <w:rPr>
          <w:rFonts w:ascii="Times New Roman" w:hAnsi="Times New Roman" w:cs="Times New Roman"/>
          <w:sz w:val="24"/>
          <w:szCs w:val="24"/>
        </w:rPr>
        <w:t>pri razvoju, zagonu in vzdrževanju</w:t>
      </w:r>
      <w:r w:rsidR="00BC05B4"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programske opreme. Temelj programskega inženiringa predstavlja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informacijskih sistemih je definiran kot pot, ki jo moramo upoštevati, da pridemo do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je zbirka aktivnosti, del in nalog, ki se izvajajo ob ustvarjanju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kompleksne aktivnosti, ki lahko vsebujejo tudi sebi podrejene procese.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Vse te aktivnosti bivajo v okvirjih ali modelih, ki definirajo njihove povezave s procesom in drugimi aktivnostmi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se razvili, da bi izkoristili sposobnosti ljudi v organizaciji in karakteristike sistema katerega razvijajo.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iste narave so razdeljeni v procesne modele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poenostavljena predstavitev procesa razvoja. Vsak model predstavlja proces z določene perspektive in tako podaja le delček informacije o dejanskem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bolj ali manj grobo pričakovanje poteka procesa, ki ga dejansko vidimo šele ob uporabi v praksi (Rolland 1998, 8). Pri uporabi se modeli med seboj ne izključujejo. V velikih sistemih se jih pogosto uporablja več skupaj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primarni pristop, ki projekt organizira v aktivnosti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002810D9" w:rsidRPr="00327C02">
        <w:rPr>
          <w:rFonts w:ascii="Times New Roman" w:hAnsi="Times New Roman" w:cs="Times New Roman"/>
          <w:sz w:val="24"/>
          <w:szCs w:val="24"/>
        </w:rPr>
        <w:t>.</w:t>
      </w:r>
    </w:p>
    <w:p w14:paraId="23E3FA08" w14:textId="567B979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br w:type="page"/>
      </w:r>
    </w:p>
    <w:p w14:paraId="7BFBB89A"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 AGILNI PROCESNI MODELI</w:t>
      </w:r>
    </w:p>
    <w:p w14:paraId="02E5F8E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Agilno programiranje je pravzaprav nabor najboljših praks zbranih iz drugih življenjskih ciklov in uspešnih praks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začetku opomnimo, da niso vse karakteristike agilnega procesa nove ali revolucionarne. Veliko jih izhaja iz leta izkušenj, ki sta jih prinesla uporaba iterativnih in inkrementalnih procesov. Ne obstaja končna definicija kaj sestavlja Agilno metodo, vendar obstaja kar nekaj karakteristik, ki so metodam sorodne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Leta 2001 so Kent Beck in 16 ostalih priznanih razvijalcev, piscev in svetovalcev (t.i. agilno zavezništvo) podpisali manifest</w:t>
      </w:r>
      <w:r w:rsidR="00F00F38" w:rsidRPr="00327C02">
        <w:rPr>
          <w:rStyle w:val="Sprotnaopomba-sklic"/>
          <w:rFonts w:ascii="Times New Roman" w:hAnsi="Times New Roman" w:cs="Times New Roman"/>
          <w:sz w:val="24"/>
          <w:szCs w:val="24"/>
        </w:rPr>
        <w:footnoteReference w:id="8"/>
      </w:r>
      <w:r w:rsidRPr="00327C02">
        <w:rPr>
          <w:rFonts w:ascii="Times New Roman" w:hAnsi="Times New Roman" w:cs="Times New Roman"/>
          <w:sz w:val="24"/>
          <w:szCs w:val="24"/>
        </w:rPr>
        <w:t xml:space="preserve"> agilnega razvoja, ki povzema;</w:t>
      </w:r>
    </w:p>
    <w:p w14:paraId="4B89E991"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04D23600" w14:textId="77777777"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Individuals and interactions over processes and tools,</w:t>
      </w:r>
    </w:p>
    <w:p w14:paraId="0F6E4BB6" w14:textId="77777777"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working software over comprehensing documentation,</w:t>
      </w:r>
    </w:p>
    <w:p w14:paraId="155B30F4" w14:textId="77777777"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customer collaboration over contract negotiation,</w:t>
      </w:r>
    </w:p>
    <w:p w14:paraId="6671BE14" w14:textId="77777777"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responding to change over following a plan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496035F"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7A0C21E2"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pristop zajema tri osnove: načine poslovanja z naročnikom, prakse razvoja in prakse zagotavljanja kvalitete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Konstantna interakcija s klientom je vzpostavljena z integracijo njegovega predstavnika v razvojno ekipo.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Naročnik med razvojnim procesom nenehno podaja povratne informacije o spremembah potreb ali zahtev preko neformalnega komunikacijskega kanala, kar pripomore k zmanjšanju nepotrebne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Agilni pristop eksplicitno zavrača procese katerih vodenje zahteva veliko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E7CDB28" w14:textId="77777777" w:rsidR="00C77DB1" w:rsidRPr="00327C02" w:rsidRDefault="00C77DB1" w:rsidP="005A6A3B">
      <w:pPr>
        <w:spacing w:line="360" w:lineRule="auto"/>
        <w:contextualSpacing/>
        <w:jc w:val="both"/>
        <w:rPr>
          <w:rFonts w:ascii="Times New Roman" w:hAnsi="Times New Roman" w:cs="Times New Roman"/>
          <w:sz w:val="20"/>
          <w:szCs w:val="20"/>
        </w:rPr>
      </w:pPr>
      <w:r w:rsidRPr="00327C02">
        <w:rPr>
          <w:rFonts w:ascii="Times New Roman" w:hAnsi="Times New Roman" w:cs="Times New Roman"/>
          <w:sz w:val="24"/>
          <w:szCs w:val="24"/>
        </w:rPr>
        <w:t>Čeprav se sistem stalno testira se prav tako dogajajo spremembe, kar je v nasprotju s priporočili Brooksa in drugih</w:t>
      </w:r>
      <w:r w:rsidRPr="00327C02">
        <w:rPr>
          <w:rStyle w:val="Sprotnaopomba-sklic"/>
          <w:rFonts w:ascii="Times New Roman" w:hAnsi="Times New Roman" w:cs="Times New Roman"/>
        </w:rPr>
        <w:footnoteReference w:id="9"/>
      </w:r>
      <w:r w:rsidRPr="00327C02">
        <w:rPr>
          <w:rFonts w:ascii="Times New Roman" w:hAnsi="Times New Roman" w:cs="Times New Roman"/>
          <w:sz w:val="24"/>
          <w:szCs w:val="24"/>
        </w:rPr>
        <w:t xml:space="preserve">. Po njihovih priporočilih naj bi se testiranje in spremembe </w:t>
      </w:r>
      <w:r w:rsidRPr="00327C02">
        <w:rPr>
          <w:rFonts w:ascii="Times New Roman" w:hAnsi="Times New Roman" w:cs="Times New Roman"/>
          <w:sz w:val="24"/>
          <w:szCs w:val="24"/>
        </w:rPr>
        <w:lastRenderedPageBreak/>
        <w:t xml:space="preserve">sistema izvajalo ločeno.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Skrb za stabilnost se rešuje z nenehno izdajo delujočih različic, njihovim testiranjem in apliciranjem spremenjenih standardov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6F05157" w14:textId="77777777" w:rsidR="00C77DB1" w:rsidRPr="00327C02" w:rsidRDefault="00C77DB1" w:rsidP="005A6A3B">
      <w:pPr>
        <w:spacing w:line="360" w:lineRule="auto"/>
        <w:contextualSpacing/>
        <w:jc w:val="both"/>
        <w:rPr>
          <w:rFonts w:ascii="Times New Roman" w:hAnsi="Times New Roman" w:cs="Times New Roman"/>
          <w:sz w:val="20"/>
          <w:szCs w:val="24"/>
        </w:rPr>
      </w:pPr>
      <w:r w:rsidRPr="00327C02">
        <w:rPr>
          <w:rFonts w:ascii="Times New Roman" w:hAnsi="Times New Roman" w:cs="Times New Roman"/>
          <w:sz w:val="24"/>
          <w:szCs w:val="24"/>
        </w:rPr>
        <w:t xml:space="preserve">Čeprav agilne metode slonijo na inkrementalnem razvoju in izdaji, predlagajo drugačne procese za doseganje tega. Ne glede na raznolikost v procesih si delijo načela predstavljena v agilnem manifestu.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Tabela 3.1 spodaj jih podrobno opisuje.</w:t>
      </w:r>
    </w:p>
    <w:p w14:paraId="5C6D5F34" w14:textId="77777777" w:rsidR="00C77DB1" w:rsidRPr="00327C02" w:rsidRDefault="0071568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r>
      <w:r w:rsidR="00C77DB1" w:rsidRPr="00327C02">
        <w:rPr>
          <w:rFonts w:ascii="Times New Roman" w:hAnsi="Times New Roman" w:cs="Times New Roman"/>
          <w:sz w:val="20"/>
          <w:szCs w:val="24"/>
        </w:rPr>
        <w:t>Tabela 3.1 podrobno opisana načela agilnega pristopa</w:t>
      </w:r>
      <w:r w:rsidRPr="00327C02">
        <w:rPr>
          <w:rFonts w:ascii="Times New Roman" w:hAnsi="Times New Roman" w:cs="Times New Roman"/>
          <w:sz w:val="20"/>
          <w:szCs w:val="24"/>
        </w:rPr>
        <w:br/>
      </w:r>
      <w:r w:rsidR="00C77DB1" w:rsidRPr="00327C02">
        <w:rPr>
          <w:rFonts w:ascii="Times New Roman" w:hAnsi="Times New Roman" w:cs="Times New Roman"/>
          <w:noProof/>
          <w:sz w:val="18"/>
          <w:lang w:eastAsia="sl-SI"/>
        </w:rPr>
        <w:drawing>
          <wp:inline distT="0" distB="0" distL="0" distR="0" wp14:anchorId="2581DAAC" wp14:editId="01AEB209">
            <wp:extent cx="5712118" cy="3120795"/>
            <wp:effectExtent l="0" t="0" r="3175" b="381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19718" cy="3124947"/>
                    </a:xfrm>
                    <a:prstGeom prst="rect">
                      <a:avLst/>
                    </a:prstGeom>
                  </pic:spPr>
                </pic:pic>
              </a:graphicData>
            </a:graphic>
          </wp:inline>
        </w:drawing>
      </w:r>
      <w:r w:rsidR="00C77DB1" w:rsidRPr="00327C02">
        <w:rPr>
          <w:rFonts w:ascii="Times New Roman" w:hAnsi="Times New Roman" w:cs="Times New Roman"/>
          <w:sz w:val="20"/>
          <w:szCs w:val="24"/>
        </w:rPr>
        <w:t xml:space="preserve">vir: </w:t>
      </w:r>
      <w:r w:rsidR="00C77DB1" w:rsidRPr="00327C02">
        <w:rPr>
          <w:rFonts w:ascii="Times New Roman" w:hAnsi="Times New Roman" w:cs="Times New Roman"/>
          <w:sz w:val="20"/>
          <w:szCs w:val="24"/>
        </w:rPr>
        <w:fldChar w:fldCharType="begin"/>
      </w:r>
      <w:r w:rsidR="00C77DB1" w:rsidRPr="00327C02">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C77DB1" w:rsidRPr="00327C02">
        <w:rPr>
          <w:rFonts w:ascii="Times New Roman" w:hAnsi="Times New Roman" w:cs="Times New Roman"/>
          <w:sz w:val="20"/>
          <w:szCs w:val="24"/>
        </w:rPr>
        <w:fldChar w:fldCharType="separate"/>
      </w:r>
      <w:r w:rsidR="00C77DB1" w:rsidRPr="00327C02">
        <w:rPr>
          <w:rFonts w:ascii="Times New Roman" w:hAnsi="Times New Roman" w:cs="Times New Roman"/>
          <w:sz w:val="20"/>
        </w:rPr>
        <w:t>(Sommerville 2010, 60)</w:t>
      </w:r>
      <w:r w:rsidR="00C77DB1" w:rsidRPr="00327C02">
        <w:rPr>
          <w:rFonts w:ascii="Times New Roman" w:hAnsi="Times New Roman" w:cs="Times New Roman"/>
          <w:sz w:val="20"/>
          <w:szCs w:val="24"/>
        </w:rPr>
        <w:fldChar w:fldCharType="end"/>
      </w:r>
    </w:p>
    <w:p w14:paraId="6AEA3D9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V praksi se tudi pri agilnih metodah srečamo s težavami. Ker se ti pristopi fokusirajo na manjše integrirane ekipe obstajajo težave umestitve pristopov v večje sisteme. Sicer obstajajo primeri integracije agilnih pristopov v sisteme kritičnega inženirstva vendar so bile potrebne modifikacije metod za zagotavljanje jamstva, varnosti in zanesljivosti. Uspeh integracije predstavnika naročnika v razvoj je odvisen od naročnikovih razpoložljivih sredstev ali sposobnosti zastopanja vlagateljev. V projektih z več vlagatelji je nasploh težavno postavljati prioritete</w:t>
      </w:r>
      <w:r w:rsidR="00715681" w:rsidRPr="00327C02">
        <w:rPr>
          <w:rFonts w:ascii="Times New Roman" w:hAnsi="Times New Roman" w:cs="Times New Roman"/>
          <w:sz w:val="24"/>
          <w:szCs w:val="24"/>
        </w:rPr>
        <w:t>, ker n</w:t>
      </w:r>
      <w:r w:rsidRPr="00327C02">
        <w:rPr>
          <w:rFonts w:ascii="Times New Roman" w:hAnsi="Times New Roman" w:cs="Times New Roman"/>
          <w:sz w:val="24"/>
          <w:szCs w:val="24"/>
        </w:rPr>
        <w:t xml:space="preserve">avadno vlagatelji nimajo skupnih </w:t>
      </w:r>
      <w:r w:rsidR="00377285" w:rsidRPr="00327C02">
        <w:rPr>
          <w:rFonts w:ascii="Times New Roman" w:hAnsi="Times New Roman" w:cs="Times New Roman"/>
          <w:sz w:val="24"/>
          <w:szCs w:val="24"/>
        </w:rPr>
        <w:t>ciljev</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74A5CD8"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Najbolj utemeljena kritika pristopov, DeMarco in Boehm navajata tako prednosti kot slabosti agilnih metod. Priporočata uporabo hibridnega pristopa kjer v agilne pristope integriramo tehnike načrtno-usmerjenega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Veliko podjetij je v praksi trdilo, da so uporabili agilne pristope razvoja medtem, ko so dejansko integrirali agilne metode v svoj načrtno-usmerjen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AD895EC"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21FC553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3.5.1 EKSTREMNO PROGRAMIRANJE</w:t>
      </w:r>
    </w:p>
    <w:p w14:paraId="685D76E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Ekstremno programiranje (XP), uporablja paradigmo objektno-orientiranega razvoja in zajema pravila in prakse štirih okvirnih aktivnosti (sl. 3.1</w:t>
      </w:r>
      <w:r w:rsidR="004D150A" w:rsidRPr="00327C02">
        <w:rPr>
          <w:rFonts w:ascii="Times New Roman" w:hAnsi="Times New Roman" w:cs="Times New Roman"/>
          <w:sz w:val="24"/>
          <w:szCs w:val="24"/>
        </w:rPr>
        <w:t>5</w:t>
      </w:r>
      <w:r w:rsidRPr="00327C02">
        <w:rPr>
          <w:rFonts w:ascii="Times New Roman" w:hAnsi="Times New Roman" w:cs="Times New Roman"/>
          <w:sz w:val="24"/>
          <w:szCs w:val="24"/>
        </w:rPr>
        <w:t xml:space="preserve">): načrtovanja, oblikovanja, kodiranja in testiranja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Načrtovanje se začne s poslušanjem in zbiranjem aktivnosti katere omogočajo razvijalcem razumevanje poslovnega konteksta in širšo sliko potrebnih funkcionalnosti. Poslušanje vodi v izdelavo zgodb</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scenarijev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ki opisujejo potreben output, funkcionalnosti in lastnosti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64A70236"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760CB558"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Zgodbe se nahajajo v posameznih časovnih periodah, ki jih predstavlja</w:t>
      </w:r>
      <w:r w:rsidR="007E23F5" w:rsidRPr="00327C02">
        <w:rPr>
          <w:rFonts w:ascii="Times New Roman" w:hAnsi="Times New Roman" w:cs="Times New Roman"/>
          <w:sz w:val="24"/>
          <w:szCs w:val="24"/>
        </w:rPr>
        <w:t>jo stolpci intervalov</w:t>
      </w:r>
      <w:r w:rsidR="003A2AFF" w:rsidRPr="00327C02">
        <w:rPr>
          <w:rFonts w:ascii="Times New Roman" w:hAnsi="Times New Roman" w:cs="Times New Roman"/>
          <w:sz w:val="24"/>
          <w:szCs w:val="24"/>
        </w:rPr>
        <w:t xml:space="preserve"> na sliki 3.1</w:t>
      </w:r>
      <w:r w:rsidR="004D150A" w:rsidRPr="00327C02">
        <w:rPr>
          <w:rFonts w:ascii="Times New Roman" w:hAnsi="Times New Roman" w:cs="Times New Roman"/>
          <w:sz w:val="24"/>
          <w:szCs w:val="24"/>
        </w:rPr>
        <w:t>6</w:t>
      </w:r>
      <w:r w:rsidR="00B4283A" w:rsidRPr="00327C02">
        <w:rPr>
          <w:rFonts w:ascii="Times New Roman" w:hAnsi="Times New Roman" w:cs="Times New Roman"/>
          <w:sz w:val="24"/>
          <w:szCs w:val="24"/>
        </w:rPr>
        <w:t xml:space="preserve">. </w:t>
      </w:r>
      <w:r w:rsidRPr="00327C02">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Pr="00327C02">
        <w:rPr>
          <w:rStyle w:val="Sprotnaopomba-sklic"/>
          <w:rFonts w:ascii="Times New Roman" w:hAnsi="Times New Roman" w:cs="Times New Roman"/>
        </w:rPr>
        <w:footnoteReference w:id="10"/>
      </w:r>
      <w:r w:rsidRPr="00327C02">
        <w:rPr>
          <w:rFonts w:ascii="Times New Roman" w:hAnsi="Times New Roman" w:cs="Times New Roman"/>
          <w:sz w:val="24"/>
          <w:szCs w:val="24"/>
        </w:rPr>
        <w:t xml:space="preserve">. Vsaka zgodba je napisana na kartico indeksa ali drug medij, ki je dostopen celotni razvojni ekipi. Naročnik vsaki zgodbi pripiše prioriteto na podlagi splošnega števila točk celotnega projekta ali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so zgodbe (scenariji)  definirani jih razvojna ekipa razdeli na naloge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Člani ekipe pripiše oceno</w:t>
      </w:r>
      <w:r w:rsidRPr="00327C02">
        <w:rPr>
          <w:rStyle w:val="Sprotnaopomba-sklic"/>
          <w:rFonts w:ascii="Times New Roman" w:hAnsi="Times New Roman" w:cs="Times New Roman"/>
        </w:rPr>
        <w:footnoteReference w:id="11"/>
      </w:r>
      <w:r w:rsidRPr="00327C02">
        <w:rPr>
          <w:rFonts w:ascii="Times New Roman" w:hAnsi="Times New Roman" w:cs="Times New Roman"/>
          <w:sz w:val="24"/>
          <w:szCs w:val="24"/>
        </w:rPr>
        <w:t xml:space="preserve"> indeksa posameznim zgodbam, ki je relativna glede na njeno težavnost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095E81A"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w:t>
      </w:r>
      <w:r w:rsidR="00E764EC" w:rsidRPr="00327C02">
        <w:rPr>
          <w:rFonts w:ascii="Times New Roman" w:hAnsi="Times New Roman" w:cs="Times New Roman"/>
          <w:sz w:val="20"/>
          <w:szCs w:val="20"/>
        </w:rPr>
        <w:t>ika 3.15</w:t>
      </w:r>
      <w:r w:rsidRPr="00327C02">
        <w:rPr>
          <w:rFonts w:ascii="Times New Roman" w:hAnsi="Times New Roman" w:cs="Times New Roman"/>
          <w:sz w:val="20"/>
          <w:szCs w:val="20"/>
        </w:rPr>
        <w:t xml:space="preserve"> prikaz procesa ekstremnega programiranja</w:t>
      </w:r>
    </w:p>
    <w:p w14:paraId="71F62674"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5F0A391" wp14:editId="1BBFB02C">
            <wp:extent cx="4016405" cy="3200400"/>
            <wp:effectExtent l="0" t="0" r="3175"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33228" cy="3213805"/>
                    </a:xfrm>
                    <a:prstGeom prst="rect">
                      <a:avLst/>
                    </a:prstGeom>
                  </pic:spPr>
                </pic:pic>
              </a:graphicData>
            </a:graphic>
          </wp:inline>
        </w:drawing>
      </w:r>
    </w:p>
    <w:p w14:paraId="0B2E1765"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72)</w:t>
      </w:r>
      <w:r w:rsidRPr="00327C02">
        <w:rPr>
          <w:rFonts w:ascii="Times New Roman" w:hAnsi="Times New Roman" w:cs="Times New Roman"/>
          <w:sz w:val="20"/>
          <w:szCs w:val="20"/>
        </w:rPr>
        <w:fldChar w:fldCharType="end"/>
      </w:r>
    </w:p>
    <w:p w14:paraId="02443CDC" w14:textId="77777777" w:rsidR="002068CA" w:rsidRPr="00327C02" w:rsidRDefault="002068CA"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lastRenderedPageBreak/>
        <w:t>Slika 3.1</w:t>
      </w:r>
      <w:r w:rsidR="004D150A" w:rsidRPr="00327C02">
        <w:rPr>
          <w:rFonts w:ascii="Times New Roman" w:hAnsi="Times New Roman" w:cs="Times New Roman"/>
          <w:sz w:val="20"/>
          <w:szCs w:val="20"/>
        </w:rPr>
        <w:t>6</w:t>
      </w:r>
      <w:r w:rsidR="00C77DB1" w:rsidRPr="00327C02">
        <w:rPr>
          <w:rFonts w:ascii="Times New Roman" w:hAnsi="Times New Roman" w:cs="Times New Roman"/>
          <w:sz w:val="20"/>
          <w:szCs w:val="20"/>
        </w:rPr>
        <w:t xml:space="preserve"> d</w:t>
      </w:r>
      <w:r w:rsidR="00611953" w:rsidRPr="00327C02">
        <w:rPr>
          <w:rFonts w:ascii="Times New Roman" w:hAnsi="Times New Roman" w:cs="Times New Roman"/>
          <w:sz w:val="20"/>
          <w:szCs w:val="20"/>
        </w:rPr>
        <w:t>etajlni prikaz zgradbe XP</w:t>
      </w:r>
      <w:r w:rsidR="006D0C94" w:rsidRPr="00327C02">
        <w:rPr>
          <w:rFonts w:ascii="Times New Roman" w:hAnsi="Times New Roman" w:cs="Times New Roman"/>
          <w:sz w:val="20"/>
          <w:szCs w:val="20"/>
        </w:rPr>
        <w:br/>
      </w:r>
      <w:r w:rsidR="00C77DB1" w:rsidRPr="00327C02">
        <w:rPr>
          <w:rFonts w:ascii="Times New Roman" w:hAnsi="Times New Roman" w:cs="Times New Roman"/>
          <w:noProof/>
          <w:sz w:val="24"/>
          <w:szCs w:val="24"/>
          <w:lang w:eastAsia="sl-SI"/>
        </w:rPr>
        <w:drawing>
          <wp:inline distT="0" distB="0" distL="0" distR="0" wp14:anchorId="23D63ED5" wp14:editId="6D3549B8">
            <wp:extent cx="3996249" cy="1611923"/>
            <wp:effectExtent l="0" t="0" r="4445"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17045" cy="1620311"/>
                    </a:xfrm>
                    <a:prstGeom prst="rect">
                      <a:avLst/>
                    </a:prstGeom>
                  </pic:spPr>
                </pic:pic>
              </a:graphicData>
            </a:graphic>
          </wp:inline>
        </w:drawing>
      </w:r>
    </w:p>
    <w:p w14:paraId="0EDF7C1F" w14:textId="7777777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0080289A" w:rsidRPr="00327C02">
        <w:rPr>
          <w:rFonts w:ascii="Times New Roman" w:hAnsi="Times New Roman" w:cs="Times New Roman"/>
          <w:sz w:val="24"/>
          <w:szCs w:val="24"/>
        </w:rPr>
        <w:t>.</w:t>
      </w:r>
    </w:p>
    <w:p w14:paraId="2EA96D95" w14:textId="77777777" w:rsidR="00C77DB1" w:rsidRPr="00BD26B2" w:rsidRDefault="00C77DB1" w:rsidP="005A6A3B">
      <w:pPr>
        <w:spacing w:line="360" w:lineRule="auto"/>
        <w:contextualSpacing/>
        <w:jc w:val="both"/>
        <w:rPr>
          <w:rFonts w:ascii="Times New Roman" w:hAnsi="Times New Roman" w:cs="Times New Roman"/>
          <w:sz w:val="24"/>
          <w:szCs w:val="24"/>
        </w:rPr>
      </w:pPr>
      <w:r w:rsidRPr="00BD26B2">
        <w:rPr>
          <w:rFonts w:ascii="Times New Roman" w:hAnsi="Times New Roman" w:cs="Times New Roman"/>
          <w:sz w:val="24"/>
          <w:szCs w:val="24"/>
        </w:rPr>
        <w:t>Seštevek vseh točk projekta = 4000,</w:t>
      </w:r>
    </w:p>
    <w:p w14:paraId="34DDC013" w14:textId="77777777" w:rsidR="00C77DB1" w:rsidRPr="00BD26B2" w:rsidRDefault="00C77DB1" w:rsidP="005A6A3B">
      <w:pPr>
        <w:spacing w:line="360" w:lineRule="auto"/>
        <w:contextualSpacing/>
        <w:jc w:val="both"/>
        <w:rPr>
          <w:rFonts w:ascii="Times New Roman" w:hAnsi="Times New Roman" w:cs="Times New Roman"/>
          <w:sz w:val="24"/>
          <w:szCs w:val="24"/>
        </w:rPr>
      </w:pPr>
      <w:r w:rsidRPr="00BD26B2">
        <w:rPr>
          <w:rFonts w:ascii="Times New Roman" w:hAnsi="Times New Roman" w:cs="Times New Roman"/>
          <w:sz w:val="24"/>
          <w:szCs w:val="24"/>
        </w:rPr>
        <w:t>pričakovano povprečno število točk na 2-tedenski interval = 50,</w:t>
      </w:r>
    </w:p>
    <w:p w14:paraId="3A1E75AA" w14:textId="77777777" w:rsidR="00C77DB1" w:rsidRPr="00BD26B2" w:rsidRDefault="00C77DB1" w:rsidP="005A6A3B">
      <w:pPr>
        <w:spacing w:line="360" w:lineRule="auto"/>
        <w:contextualSpacing/>
        <w:jc w:val="both"/>
        <w:rPr>
          <w:rFonts w:ascii="Times New Roman" w:hAnsi="Times New Roman" w:cs="Times New Roman"/>
          <w:sz w:val="24"/>
          <w:szCs w:val="24"/>
        </w:rPr>
      </w:pPr>
      <w:r w:rsidRPr="00BD26B2">
        <w:rPr>
          <w:rFonts w:ascii="Times New Roman" w:hAnsi="Times New Roman" w:cs="Times New Roman"/>
          <w:sz w:val="24"/>
          <w:szCs w:val="24"/>
        </w:rPr>
        <w:t>pričakovan čas razvoja (4000/50) = 80 intervalov.</w:t>
      </w:r>
    </w:p>
    <w:p w14:paraId="3D94CFA7"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10EF0BC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9C61B4" w:rsidRPr="00327C02">
        <w:rPr>
          <w:rFonts w:ascii="Times New Roman" w:hAnsi="Times New Roman" w:cs="Times New Roman"/>
          <w:sz w:val="24"/>
          <w:szCs w:val="24"/>
        </w:rPr>
        <w:t xml:space="preserve"> na 2-tedenski interval (tab.</w:t>
      </w:r>
      <w:r w:rsidR="003A2AFF" w:rsidRPr="00327C02">
        <w:rPr>
          <w:rFonts w:ascii="Times New Roman" w:hAnsi="Times New Roman" w:cs="Times New Roman"/>
          <w:sz w:val="24"/>
          <w:szCs w:val="24"/>
        </w:rPr>
        <w:t xml:space="preserve"> 3</w:t>
      </w:r>
      <w:r w:rsidR="004D150A" w:rsidRPr="00327C02">
        <w:rPr>
          <w:rFonts w:ascii="Times New Roman" w:hAnsi="Times New Roman" w:cs="Times New Roman"/>
          <w:sz w:val="24"/>
          <w:szCs w:val="24"/>
        </w:rPr>
        <w:t>.17</w:t>
      </w:r>
      <w:r w:rsidRPr="00327C02">
        <w:rPr>
          <w:rFonts w:ascii="Times New Roman" w:hAnsi="Times New Roman" w:cs="Times New Roman"/>
          <w:sz w:val="24"/>
          <w:szCs w:val="24"/>
        </w:rPr>
        <w:t>). Ta tehnika je podobna inženirskemu principu načrtovanja</w:t>
      </w:r>
      <w:r w:rsidRPr="00327C02">
        <w:rPr>
          <w:rStyle w:val="Sprotnaopomba-sklic"/>
          <w:rFonts w:ascii="Times New Roman" w:hAnsi="Times New Roman" w:cs="Times New Roman"/>
        </w:rPr>
        <w:footnoteReference w:id="12"/>
      </w:r>
      <w:r w:rsidRPr="00327C02">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DA42138" w14:textId="77777777" w:rsidR="00C77DB1" w:rsidRPr="00327C02" w:rsidRDefault="006D0C94"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br/>
      </w:r>
      <w:r w:rsidR="009C61B4" w:rsidRPr="00327C02">
        <w:rPr>
          <w:rFonts w:ascii="Times New Roman" w:hAnsi="Times New Roman" w:cs="Times New Roman"/>
          <w:sz w:val="20"/>
          <w:szCs w:val="20"/>
        </w:rPr>
        <w:t>Tabela</w:t>
      </w:r>
      <w:r w:rsidR="00C77DB1" w:rsidRPr="00327C02">
        <w:rPr>
          <w:rFonts w:ascii="Times New Roman" w:hAnsi="Times New Roman" w:cs="Times New Roman"/>
          <w:sz w:val="20"/>
          <w:szCs w:val="20"/>
        </w:rPr>
        <w:t xml:space="preserve"> 3</w:t>
      </w:r>
      <w:r w:rsidR="009C61B4" w:rsidRPr="00327C02">
        <w:rPr>
          <w:rFonts w:ascii="Times New Roman" w:hAnsi="Times New Roman" w:cs="Times New Roman"/>
          <w:sz w:val="20"/>
          <w:szCs w:val="20"/>
        </w:rPr>
        <w:t>.2</w:t>
      </w:r>
      <w:r w:rsidR="00C77DB1" w:rsidRPr="00327C02">
        <w:rPr>
          <w:rFonts w:ascii="Times New Roman" w:hAnsi="Times New Roman" w:cs="Times New Roman"/>
          <w:sz w:val="20"/>
          <w:szCs w:val="20"/>
        </w:rPr>
        <w:t xml:space="preserve"> primer preračuna povprečnega števila točk na 2-tedenski interval</w:t>
      </w:r>
    </w:p>
    <w:p w14:paraId="5C9B3D34"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3059F79A" wp14:editId="067CAE2F">
            <wp:extent cx="3399692" cy="1515875"/>
            <wp:effectExtent l="0" t="0" r="0" b="8255"/>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16653" cy="1523438"/>
                    </a:xfrm>
                    <a:prstGeom prst="rect">
                      <a:avLst/>
                    </a:prstGeom>
                  </pic:spPr>
                </pic:pic>
              </a:graphicData>
            </a:graphic>
          </wp:inline>
        </w:drawing>
      </w:r>
    </w:p>
    <w:p w14:paraId="4A87E841"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(Peters 2008, 117)</w:t>
      </w:r>
      <w:r w:rsidRPr="00327C02">
        <w:rPr>
          <w:rFonts w:ascii="Times New Roman" w:hAnsi="Times New Roman" w:cs="Times New Roman"/>
          <w:sz w:val="20"/>
          <w:szCs w:val="20"/>
        </w:rPr>
        <w:fldChar w:fldCharType="end"/>
      </w:r>
    </w:p>
    <w:p w14:paraId="5AE5E2D3" w14:textId="77777777" w:rsidR="00C77DB1" w:rsidRPr="00327C02" w:rsidRDefault="0023455A"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Oblikovanje</w:t>
      </w:r>
      <w:r w:rsidR="00C77DB1" w:rsidRPr="00327C02">
        <w:rPr>
          <w:rFonts w:ascii="Times New Roman" w:hAnsi="Times New Roman" w:cs="Times New Roman"/>
          <w:sz w:val="24"/>
          <w:szCs w:val="24"/>
        </w:rPr>
        <w:t xml:space="preserve"> sledi principu KIS</w:t>
      </w:r>
      <w:r w:rsidR="00C77DB1" w:rsidRPr="00327C02">
        <w:rPr>
          <w:rStyle w:val="Sprotnaopomba-sklic"/>
          <w:rFonts w:ascii="Times New Roman" w:hAnsi="Times New Roman" w:cs="Times New Roman"/>
        </w:rPr>
        <w:footnoteReference w:id="13"/>
      </w:r>
      <w:r w:rsidR="00C77DB1" w:rsidRPr="00327C02">
        <w:rPr>
          <w:rFonts w:ascii="Times New Roman" w:hAnsi="Times New Roman" w:cs="Times New Roman"/>
          <w:sz w:val="24"/>
          <w:szCs w:val="24"/>
        </w:rPr>
        <w:t>. Priporoča se enostavnejše oblikovanje pred kompleksnimi. Pristop spodbuja uporabo kartic CRC</w:t>
      </w:r>
      <w:r w:rsidR="00C77DB1" w:rsidRPr="00327C02">
        <w:rPr>
          <w:rStyle w:val="Sprotnaopomba-sklic"/>
          <w:rFonts w:ascii="Times New Roman" w:hAnsi="Times New Roman" w:cs="Times New Roman"/>
        </w:rPr>
        <w:footnoteReference w:id="14"/>
      </w:r>
      <w:r w:rsidR="00C77DB1" w:rsidRPr="00327C02">
        <w:rPr>
          <w:rFonts w:ascii="Times New Roman" w:hAnsi="Times New Roman" w:cs="Times New Roman"/>
          <w:sz w:val="24"/>
          <w:szCs w:val="24"/>
        </w:rPr>
        <w:t xml:space="preserve"> kot uspešen mehanizem za identifikacijo in organizacijo objektno-orientiranih razredov, ki so potrebni sledeči inkrement. Pri zapletenem oblikovanju na podlagi težavnega dela načrta razvojna ekipa ustvari prototip, ki ga imenujejo ostra rešitev</w:t>
      </w:r>
      <w:r w:rsidR="00C77DB1" w:rsidRPr="00327C02">
        <w:rPr>
          <w:rStyle w:val="Sprotnaopomba-sklic"/>
          <w:rFonts w:ascii="Times New Roman" w:hAnsi="Times New Roman" w:cs="Times New Roman"/>
        </w:rPr>
        <w:footnoteReference w:id="15"/>
      </w:r>
      <w:r w:rsidR="00C77DB1" w:rsidRPr="00327C02">
        <w:rPr>
          <w:rFonts w:ascii="Times New Roman" w:hAnsi="Times New Roman" w:cs="Times New Roman"/>
          <w:sz w:val="24"/>
          <w:szCs w:val="24"/>
        </w:rPr>
        <w:t xml:space="preserve">. Namen te rešitve je zmanjšanje tveganja ob začetku pravega razvoja. Osrednja esenca tega pristopa je oblikovanje, ki se pojavi pred in po začetku kodiranja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(Pressman in Maxim 2014, 75)</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p>
    <w:p w14:paraId="403B90FE"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Osrednji koncept aktivnosti kodiranja zajema skupinsko kodiranje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 agilnem tipu programiranja razvojni inženirji delajo v parih. En par dela na eni delovni postaji in si deli tipkovnico. Par navadno sestavljata izkušenejši in mladi razvijalec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imata različne naloge. Medtem ko en skrbi za standard kodiranja se drugi osredotoča na detajle kodiranja določenega dela zgodbe. To zagotavlja reševanje problemov in zagotavljanje kvalitete v realnem času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48364008"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Enote za testiranje so ustvarjene s pomočjo posebnih orodij, ki omogočajo, da se jih avtomatizira. To omogoča strategijo regresivnega testiranja. Enote testiranj so organizirane v univerzalne testne pakete, ki dnevno integrirajo in validirajo delovanje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 izdajami različic je kratek časovni razkorak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Nove različice so lahko izdane večkrat dnevno. Za vsako novo različico je potrebno pognati definirane testne pakete. Nova verzija je sprejeta samo če se na njej uspešno izvedejo vsi testni scenariji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44351FD"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Industrijsko ekstremno programiranje (IXP) je organska evolucija XP. Vključuje minimalistično, naročniku in testiranju usmerjeno prepričanje. IXP se od XP razlikuje po večjem vključevanju managementa, razširjeni vlogi naročnika in posodobljenim tehničnim praksam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IXP vključuje šest novih praks, ki omogočajo delovanje XP modela v večjih organizacijah: ocena pripravljenosti, usposobljenost skupnosti, uporabnost projekta, usmerjenost k testiranju, retrospektiva in konstantno učenje. Ocena pripravljenosti ugotavlja ali vsi vpleteni razumejo problem projekta. Usposobljenost skupnosti preverja ali so na naloge postavljeni ustrezno usposobljeni posamezniki. Ekipa IXP določi </w:t>
      </w:r>
      <w:r w:rsidRPr="00327C02">
        <w:rPr>
          <w:rFonts w:ascii="Times New Roman" w:hAnsi="Times New Roman" w:cs="Times New Roman"/>
          <w:sz w:val="24"/>
          <w:szCs w:val="24"/>
        </w:rPr>
        <w:lastRenderedPageBreak/>
        <w:t xml:space="preserve">zbirko časovnih mejnikov, ki ocenjujejo potek dela. Na podlagi mejnikov pa ustvarijo mehanizme, ki bodo sporočali ali so bili doseženi. Med prakticiranjem retrospektive ekipa izvede specializiran tehnični pregled različice programa. Pregled preuči aktivnosti, napake in pridobljeno znanje. Konstantno učenje je zadnja izmed razširjenih praks, ki ga uvede IXP. Ekipa spodbuja učenje novih metod in tehnik, ki vodijo v boljšo kvaliteto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5AD4402"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6316C62F"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3.5.2 SCRUM</w:t>
      </w:r>
    </w:p>
    <w:p w14:paraId="7BBDE185"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Scrum</w:t>
      </w:r>
      <w:r w:rsidRPr="00327C02">
        <w:rPr>
          <w:rStyle w:val="Sprotnaopomba-sklic"/>
          <w:rFonts w:ascii="Times New Roman" w:hAnsi="Times New Roman" w:cs="Times New Roman"/>
        </w:rPr>
        <w:footnoteReference w:id="16"/>
      </w:r>
      <w:r w:rsidRPr="00327C02">
        <w:rPr>
          <w:rFonts w:ascii="Times New Roman" w:hAnsi="Times New Roman" w:cs="Times New Roman"/>
          <w:sz w:val="24"/>
          <w:szCs w:val="24"/>
        </w:rPr>
        <w:t xml:space="preserve"> model je agilna metoda, ki se fokusira na upravljanje inkrementalnega razvoja. Čeprav model ne definira tehničnih aspektov agilnih pristopov je zato bolj primeren za uporabo ob bolj tehničnih pristopih kot je model XP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Scrum zajema tri faze (sl. </w:t>
      </w:r>
      <w:r w:rsidR="00BC7A3D" w:rsidRPr="00327C02">
        <w:rPr>
          <w:rFonts w:ascii="Times New Roman" w:hAnsi="Times New Roman" w:cs="Times New Roman"/>
          <w:sz w:val="24"/>
          <w:szCs w:val="24"/>
        </w:rPr>
        <w:t>3</w:t>
      </w:r>
      <w:r w:rsidR="00EF592D" w:rsidRPr="00327C02">
        <w:rPr>
          <w:rFonts w:ascii="Times New Roman" w:hAnsi="Times New Roman" w:cs="Times New Roman"/>
          <w:sz w:val="24"/>
          <w:szCs w:val="24"/>
        </w:rPr>
        <w:t>.17</w:t>
      </w:r>
      <w:r w:rsidRPr="00327C02">
        <w:rPr>
          <w:rFonts w:ascii="Times New Roman" w:hAnsi="Times New Roman" w:cs="Times New Roman"/>
          <w:sz w:val="24"/>
          <w:szCs w:val="24"/>
        </w:rPr>
        <w:t xml:space="preserve">). Prva je faza načrtovanja. Tukaj se definirajo osnovni cilji in arhitektura projekta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Načrtovanju sledijo cikli sprintov, kjer vsak cikel predstavlja en inkrement programa. Proces se konča v zaključku projekta, kjer se dokončajo dokumentacije kot so dokumenti za vzdrževanje programske opreme, navodila za uporabo</w:t>
      </w:r>
      <w:r w:rsidR="00E44AA7" w:rsidRPr="00327C02">
        <w:rPr>
          <w:rFonts w:ascii="Times New Roman" w:hAnsi="Times New Roman" w:cs="Times New Roman"/>
          <w:sz w:val="24"/>
          <w:szCs w:val="24"/>
        </w:rPr>
        <w:t xml:space="preserve"> in dokument obdukcije razvoja</w:t>
      </w:r>
      <w:r w:rsidRPr="00327C02">
        <w:rPr>
          <w:rFonts w:ascii="Times New Roman" w:hAnsi="Times New Roman" w:cs="Times New Roman"/>
          <w:sz w:val="24"/>
          <w:szCs w:val="24"/>
        </w:rPr>
        <w:t xml:space="preserve">. Inovativna lastnost modela so sprint cikli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Sprint je sestavljen iz ocene, izbire, razvoja in pregleda.</w:t>
      </w:r>
    </w:p>
    <w:p w14:paraId="3E81B376" w14:textId="77777777" w:rsidR="007B2FDC" w:rsidRPr="00327C02" w:rsidRDefault="007B2FDC" w:rsidP="005A6A3B">
      <w:pPr>
        <w:spacing w:line="360" w:lineRule="auto"/>
        <w:contextualSpacing/>
        <w:jc w:val="both"/>
        <w:rPr>
          <w:rFonts w:ascii="Times New Roman" w:hAnsi="Times New Roman" w:cs="Times New Roman"/>
          <w:sz w:val="24"/>
          <w:szCs w:val="24"/>
        </w:rPr>
      </w:pPr>
    </w:p>
    <w:p w14:paraId="10CE915C"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3</w:t>
      </w:r>
      <w:r w:rsidR="00BC7A3D" w:rsidRPr="00327C02">
        <w:rPr>
          <w:rFonts w:ascii="Times New Roman" w:hAnsi="Times New Roman" w:cs="Times New Roman"/>
          <w:sz w:val="20"/>
          <w:szCs w:val="20"/>
        </w:rPr>
        <w:t>.</w:t>
      </w:r>
      <w:r w:rsidR="00EF592D" w:rsidRPr="00327C02">
        <w:rPr>
          <w:rFonts w:ascii="Times New Roman" w:hAnsi="Times New Roman" w:cs="Times New Roman"/>
          <w:sz w:val="20"/>
          <w:szCs w:val="20"/>
        </w:rPr>
        <w:t>17</w:t>
      </w:r>
      <w:r w:rsidRPr="00327C02">
        <w:rPr>
          <w:rFonts w:ascii="Times New Roman" w:hAnsi="Times New Roman" w:cs="Times New Roman"/>
          <w:sz w:val="20"/>
          <w:szCs w:val="20"/>
        </w:rPr>
        <w:t xml:space="preserve"> osnovne faze scrum procesa</w:t>
      </w:r>
    </w:p>
    <w:p w14:paraId="5FAB2194"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832EF60" wp14:editId="55163FD1">
            <wp:extent cx="3709015" cy="1430215"/>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51097" cy="1446442"/>
                    </a:xfrm>
                    <a:prstGeom prst="rect">
                      <a:avLst/>
                    </a:prstGeom>
                  </pic:spPr>
                </pic:pic>
              </a:graphicData>
            </a:graphic>
          </wp:inline>
        </w:drawing>
      </w:r>
    </w:p>
    <w:p w14:paraId="43341C95"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(Sommerville 2010, 73)</w:t>
      </w:r>
      <w:r w:rsidRPr="00327C02">
        <w:rPr>
          <w:rFonts w:ascii="Times New Roman" w:hAnsi="Times New Roman" w:cs="Times New Roman"/>
          <w:sz w:val="20"/>
          <w:szCs w:val="20"/>
        </w:rPr>
        <w:fldChar w:fldCharType="end"/>
      </w:r>
    </w:p>
    <w:p w14:paraId="41395699"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4FBBF696"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Principi modela se skladajo z agilnim manifestom in zajemajo okvirne aktivnosti; potreb, analiz, oblikovanja, evolucije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Znotraj aktivnosti v sprintu se izvajajo opravila. Opravila definirajo in modificirajo člani Scrum ekipe na podlagi problematike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8EFAB82"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lastRenderedPageBreak/>
        <w:t>Slika 3</w:t>
      </w:r>
      <w:r w:rsidR="00EF592D" w:rsidRPr="00327C02">
        <w:rPr>
          <w:rFonts w:ascii="Times New Roman" w:hAnsi="Times New Roman" w:cs="Times New Roman"/>
          <w:sz w:val="20"/>
          <w:szCs w:val="20"/>
        </w:rPr>
        <w:t>.18</w:t>
      </w:r>
      <w:r w:rsidRPr="00327C02">
        <w:rPr>
          <w:rFonts w:ascii="Times New Roman" w:hAnsi="Times New Roman" w:cs="Times New Roman"/>
          <w:sz w:val="20"/>
          <w:szCs w:val="20"/>
        </w:rPr>
        <w:t xml:space="preserve"> podroben prikaz Sprinta</w:t>
      </w:r>
    </w:p>
    <w:p w14:paraId="1D93A452"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19B1E33" wp14:editId="46E26C3C">
            <wp:extent cx="4067908" cy="2572391"/>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78521" cy="2579102"/>
                    </a:xfrm>
                    <a:prstGeom prst="rect">
                      <a:avLst/>
                    </a:prstGeom>
                  </pic:spPr>
                </pic:pic>
              </a:graphicData>
            </a:graphic>
          </wp:inline>
        </w:drawing>
      </w:r>
    </w:p>
    <w:p w14:paraId="4413AEA3"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78)</w:t>
      </w:r>
      <w:r w:rsidRPr="00327C02">
        <w:rPr>
          <w:rFonts w:ascii="Times New Roman" w:hAnsi="Times New Roman" w:cs="Times New Roman"/>
          <w:sz w:val="20"/>
          <w:szCs w:val="20"/>
        </w:rPr>
        <w:fldChar w:fldCharType="end"/>
      </w:r>
      <w:r w:rsidRPr="00327C02">
        <w:rPr>
          <w:rFonts w:ascii="Times New Roman" w:hAnsi="Times New Roman" w:cs="Times New Roman"/>
          <w:sz w:val="20"/>
          <w:szCs w:val="20"/>
        </w:rPr>
        <w:br/>
      </w:r>
    </w:p>
    <w:p w14:paraId="421F7CAE" w14:textId="77CDFEFE" w:rsidR="00C77DB1" w:rsidRDefault="00C77DB1" w:rsidP="005A6A3B">
      <w:pPr>
        <w:spacing w:line="360" w:lineRule="auto"/>
        <w:contextualSpacing/>
        <w:jc w:val="both"/>
        <w:rPr>
          <w:ins w:id="17" w:author="Berce, Jaroslav" w:date="2018-01-19T14:46:00Z"/>
          <w:rFonts w:ascii="Times New Roman" w:hAnsi="Times New Roman" w:cs="Times New Roman"/>
          <w:sz w:val="24"/>
          <w:szCs w:val="24"/>
        </w:rPr>
      </w:pPr>
      <w:r w:rsidRPr="00327C02">
        <w:rPr>
          <w:rFonts w:ascii="Times New Roman" w:hAnsi="Times New Roman" w:cs="Times New Roman"/>
          <w:sz w:val="24"/>
          <w:szCs w:val="24"/>
        </w:rPr>
        <w:t>Slika</w:t>
      </w:r>
      <w:r w:rsidR="00EF592D" w:rsidRPr="00327C02">
        <w:rPr>
          <w:rFonts w:ascii="Times New Roman" w:hAnsi="Times New Roman" w:cs="Times New Roman"/>
          <w:sz w:val="24"/>
          <w:szCs w:val="24"/>
        </w:rPr>
        <w:t xml:space="preserve"> 3.18</w:t>
      </w:r>
      <w:r w:rsidRPr="00327C02">
        <w:rPr>
          <w:rFonts w:ascii="Times New Roman" w:hAnsi="Times New Roman" w:cs="Times New Roman"/>
          <w:sz w:val="24"/>
          <w:szCs w:val="24"/>
        </w:rPr>
        <w:t xml:space="preserve"> prikazuje en potek Sprinta. Ti so fiksnih dolžin, navadno 2-4 tedne. Sovpadajo z izdajanjem različice po XP modelu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Sprinte sestavljajo delovne enote, ki so definirane z zahtevami napisanimi v dnevniku zaostankov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Dnevnik</w:t>
      </w:r>
      <w:r w:rsidRPr="00327C02">
        <w:rPr>
          <w:rStyle w:val="Sprotnaopomba-sklic"/>
          <w:rFonts w:ascii="Times New Roman" w:hAnsi="Times New Roman" w:cs="Times New Roman"/>
        </w:rPr>
        <w:footnoteReference w:id="17"/>
      </w:r>
      <w:r w:rsidRPr="00327C02">
        <w:rPr>
          <w:rFonts w:ascii="Times New Roman" w:hAnsi="Times New Roman" w:cs="Times New Roman"/>
          <w:sz w:val="24"/>
          <w:szCs w:val="24"/>
        </w:rPr>
        <w:t xml:space="preserve"> zaostankov je seznam zahtev ali funkcionalnosti, ki za naročnika pomenijo poslovni kapital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je seznam del, ki jih je na projektu potrebno narediti. Faza ocenjevanja v sprintu služi za pregled seznama opravil, posodobitev prioritet in identifikacijo tveganj. Naročnik je v tej fazi tesno povezan z razvojem in lahko predstavi nove zahteve ali naloge na začetku novega sprinta. Med fazo izbire, ekipa razvijalcev skupaj z naročnikom izbere funkcionalnosti, ki se bodo razvijala med naslednji ciklel. Nato se ekipa osredotoči na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Vsakodnevni, kratki (tipično do 15 min) sestanki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služijo za pregled napredka dela in možnost spremembe prioritet. Med to fazo je razvojna ekipa izolirana. Komunika</w:t>
      </w:r>
      <w:r w:rsidR="00E94C15" w:rsidRPr="00327C02">
        <w:rPr>
          <w:rFonts w:ascii="Times New Roman" w:hAnsi="Times New Roman" w:cs="Times New Roman"/>
          <w:sz w:val="24"/>
          <w:szCs w:val="24"/>
        </w:rPr>
        <w:t>cija do naročnika poteka preko S</w:t>
      </w:r>
      <w:r w:rsidRPr="00327C02">
        <w:rPr>
          <w:rFonts w:ascii="Times New Roman" w:hAnsi="Times New Roman" w:cs="Times New Roman"/>
          <w:sz w:val="24"/>
          <w:szCs w:val="24"/>
        </w:rPr>
        <w:t xml:space="preserve">crum vodje. Njegova naloga je </w:t>
      </w:r>
      <w:r w:rsidR="00E94C15" w:rsidRPr="00327C02">
        <w:rPr>
          <w:rFonts w:ascii="Times New Roman" w:hAnsi="Times New Roman" w:cs="Times New Roman"/>
          <w:sz w:val="24"/>
          <w:szCs w:val="24"/>
        </w:rPr>
        <w:t>zaščitita razvojne ekipe</w:t>
      </w:r>
      <w:r w:rsidRPr="00327C02">
        <w:rPr>
          <w:rFonts w:ascii="Times New Roman" w:hAnsi="Times New Roman" w:cs="Times New Roman"/>
          <w:sz w:val="24"/>
          <w:szCs w:val="24"/>
        </w:rPr>
        <w:t xml:space="preserve"> pred zunanjimi motnjami,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00E94C15" w:rsidRPr="00327C02">
        <w:rPr>
          <w:rFonts w:ascii="Times New Roman" w:hAnsi="Times New Roman" w:cs="Times New Roman"/>
          <w:sz w:val="24"/>
          <w:szCs w:val="24"/>
        </w:rPr>
        <w:t xml:space="preserve"> skrbi</w:t>
      </w:r>
      <w:r w:rsidRPr="00327C02">
        <w:rPr>
          <w:rFonts w:ascii="Times New Roman" w:hAnsi="Times New Roman" w:cs="Times New Roman"/>
          <w:sz w:val="24"/>
          <w:szCs w:val="24"/>
        </w:rPr>
        <w:t xml:space="preserve"> za posodobitev dnevnika, organizira sestanke, evidentira odločitve in vzdržuje komunikacijo z vodstvom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želi spodbuditi člane ekipe k sprejemanju odločitev. Na sestankih je prisotna celotna ekipa. Vsi člani delijo informacije o napredku od prejšnjega sestanka, problemih, ki so nastali in kaj imajo načrtovano za prihajajoči dan. Vsi člani tako vedo kaj se dogaja in lahko načrte prilagodijo glede na problematiko. Nadrejeni ne usmerjajo razvoja, kratkoročno načrtovanje je v domeni vsakega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4BC49F7" w14:textId="77777777" w:rsidR="00B62807" w:rsidRPr="00327C02" w:rsidRDefault="00B62807" w:rsidP="005A6A3B">
      <w:pPr>
        <w:spacing w:line="360" w:lineRule="auto"/>
        <w:contextualSpacing/>
        <w:jc w:val="both"/>
        <w:rPr>
          <w:rFonts w:ascii="Times New Roman" w:hAnsi="Times New Roman" w:cs="Times New Roman"/>
          <w:sz w:val="24"/>
          <w:szCs w:val="24"/>
        </w:rPr>
      </w:pPr>
    </w:p>
    <w:p w14:paraId="4CFEF467"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3.5.3 RAZVOJ DINAMIČNIH SISTEMOV</w:t>
      </w:r>
    </w:p>
    <w:p w14:paraId="6BF30169" w14:textId="366E4D9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Metoda za razvoj dinamičnih sistemov ali DSDM</w:t>
      </w:r>
      <w:r w:rsidRPr="00327C02">
        <w:rPr>
          <w:rStyle w:val="Sprotnaopomba-sklic"/>
          <w:rFonts w:ascii="Times New Roman" w:hAnsi="Times New Roman" w:cs="Times New Roman"/>
        </w:rPr>
        <w:footnoteReference w:id="18"/>
      </w:r>
      <w:r w:rsidRPr="00327C02">
        <w:rPr>
          <w:rFonts w:ascii="Times New Roman" w:hAnsi="Times New Roman" w:cs="Times New Roman"/>
          <w:sz w:val="24"/>
          <w:szCs w:val="24"/>
        </w:rPr>
        <w:t xml:space="preserve"> je metoda za razvoj sistemov z zahtevnimi časovnimi omejitvami s pomočjo inkrementalnega prototipiranja v kontroliranem okolju. Filozofija modela sloni </w:t>
      </w:r>
      <w:r w:rsidR="00B62807">
        <w:rPr>
          <w:rFonts w:ascii="Times New Roman" w:hAnsi="Times New Roman" w:cs="Times New Roman"/>
          <w:sz w:val="24"/>
          <w:szCs w:val="24"/>
        </w:rPr>
        <w:t>n</w:t>
      </w:r>
      <w:r w:rsidRPr="00327C02">
        <w:rPr>
          <w:rFonts w:ascii="Times New Roman" w:hAnsi="Times New Roman" w:cs="Times New Roman"/>
          <w:sz w:val="24"/>
          <w:szCs w:val="24"/>
        </w:rPr>
        <w:t xml:space="preserve">a modificiranem Paretovem principu, da je mogoče narediti 80% aplikacije v 20% časa, ki bi bil potreben za izdajo celotne aplikacije. Cikel se prične v študiji izvedljivosti katera omogoča definiranje zahtev in omejitev. Nato se nadaljuje v poslovno študijo kjer se identificirajo informacijske in funkcionalne zahteve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definira tri različne iterativne cikle; funkcionalni cikel, načrtovalno-razvojni cikel in cikel implementacije. Funkcionalni cikel proizvede zbirko inkrementalnih prototipov, ki demonstrirajo delovanje naročniku. Namen je pridobiti dodatne informacije za izboljšanje specifikacije. Načrtovalno-razvojni cikel zagotavlja, da prototipi ustrezajo poslovnim načrtom naročnika. V določenih primerih se ta cikel odvija vzporedno z funkcionalnim. Cikel implementacije postavi zadnji inkrement v delovno okolje. Nato se razvoj nadaljuje z aktivnostmi v funkcionalnem ciklu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48A0BDC"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 uporabo DSDM z XP pridobimo hibridni pristop, ki definira stabilni procesni model za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EF5D45C" w14:textId="77777777" w:rsidR="00C77DB1" w:rsidRPr="00327C02" w:rsidRDefault="002010D6"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r>
      <w:r w:rsidR="00C77DB1" w:rsidRPr="00327C02">
        <w:rPr>
          <w:rFonts w:ascii="Times New Roman" w:hAnsi="Times New Roman" w:cs="Times New Roman"/>
          <w:sz w:val="24"/>
          <w:szCs w:val="24"/>
        </w:rPr>
        <w:t>3.5.4 CRYSTAL</w:t>
      </w:r>
    </w:p>
    <w:p w14:paraId="57E0944E"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Kristalno družino metod je razvil Alistair Cockburn z namenon prilagoditve metodologij projektom. Cockburn razdeli projekte na faktorje velikosti, tveganj in prioritet. Velikost je sorazmerna glede na število razvijalcev na projektu. Tveganja predstavljajo izgube, ki bi se pojavile ob izpadu delovanja. Prioriteta pa izraža časovni pritisk na projekt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DA647B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Faktor prioritete je za potrebe določitve kompleksnosti in kvalitete projekta razdeljen na štiri stopnje kritičnosti;</w:t>
      </w:r>
    </w:p>
    <w:p w14:paraId="4F1AB124" w14:textId="2AABFFE0" w:rsidR="00C77DB1" w:rsidRPr="00327C02" w:rsidRDefault="00B62807" w:rsidP="005A6A3B">
      <w:pPr>
        <w:pStyle w:val="Odstavekseznam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ž</w:t>
      </w:r>
      <w:r w:rsidR="00C77DB1" w:rsidRPr="00327C02">
        <w:rPr>
          <w:rFonts w:ascii="Times New Roman" w:hAnsi="Times New Roman" w:cs="Times New Roman"/>
          <w:sz w:val="24"/>
          <w:szCs w:val="24"/>
        </w:rPr>
        <w:t>ivljenja; so težave, ki lahko fizično ali celo fatalno ogrozijo posameznike,</w:t>
      </w:r>
    </w:p>
    <w:p w14:paraId="4E0A949C" w14:textId="77777777"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osnovnega kapitala; so težave izgube kapitala, ki grozijo preživetju organizacije,  </w:t>
      </w:r>
    </w:p>
    <w:p w14:paraId="06F3F90C" w14:textId="77777777"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diskrecijskega kapitala; so težave izgube kapitala, ki ne ogrožajo organizacije,</w:t>
      </w:r>
    </w:p>
    <w:p w14:paraId="58A5E2B4" w14:textId="77777777"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udobja; so težave manjše izgube kapitala, ki zmanjšajo zadovoljstvo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EF6E6B5" w14:textId="7777777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Cockburn definira osnovne principe metodologij in njihov način prilagoditve projektom. Primeri metodologij so: Crystal Clear, Crystal Orange, Crystal Orange Web. Metodologije so definirane z barvami. Temnejša kot je barve težavnejša je metodologija (sl. </w:t>
      </w:r>
      <w:r w:rsidR="00EF592D" w:rsidRPr="00327C02">
        <w:rPr>
          <w:rFonts w:ascii="Times New Roman" w:hAnsi="Times New Roman" w:cs="Times New Roman"/>
          <w:sz w:val="24"/>
          <w:szCs w:val="24"/>
        </w:rPr>
        <w:t>3.19</w:t>
      </w:r>
      <w:r w:rsidRPr="00327C02">
        <w:rPr>
          <w:rFonts w:ascii="Times New Roman" w:hAnsi="Times New Roman" w:cs="Times New Roman"/>
          <w:sz w:val="24"/>
          <w:szCs w:val="24"/>
        </w:rPr>
        <w:t xml:space="preserve">). Kristalno čista metodologija je primerna za manjše nekritične projekte medtem, ko lahko kristalno oranžno metodologijo uporabimo pri projektih, ki štejejo do 40 ljudi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Kristalna družina metodologij ima generično osnovo. Ta osnova pomaga, da lahko ustvarimo novega člana družine če ga potrebujemo. Pristop predvideva, da se novega člana ustvari pred vsakim projektom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0FDAD5C" w14:textId="77777777" w:rsidR="00C77DB1" w:rsidRPr="00327C02" w:rsidRDefault="003F62F7"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lang w:eastAsia="sl-SI"/>
        </w:rPr>
        <w:t>Sl. 3.</w:t>
      </w:r>
      <w:r w:rsidR="00EF592D" w:rsidRPr="00327C02">
        <w:rPr>
          <w:rFonts w:ascii="Times New Roman" w:hAnsi="Times New Roman" w:cs="Times New Roman"/>
          <w:noProof/>
          <w:sz w:val="20"/>
          <w:lang w:eastAsia="sl-SI"/>
        </w:rPr>
        <w:t>19</w:t>
      </w:r>
      <w:r w:rsidR="00C77DB1" w:rsidRPr="00327C02">
        <w:rPr>
          <w:rFonts w:ascii="Times New Roman" w:hAnsi="Times New Roman" w:cs="Times New Roman"/>
          <w:noProof/>
          <w:sz w:val="20"/>
          <w:lang w:eastAsia="sl-SI"/>
        </w:rPr>
        <w:t xml:space="preserve"> dimenzije kristalnih metod</w:t>
      </w:r>
    </w:p>
    <w:p w14:paraId="6EF062C8" w14:textId="77777777"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775F0E3D" wp14:editId="14B22F33">
            <wp:extent cx="4396154" cy="3496450"/>
            <wp:effectExtent l="0" t="0" r="4445"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03866" cy="3502583"/>
                    </a:xfrm>
                    <a:prstGeom prst="rect">
                      <a:avLst/>
                    </a:prstGeom>
                  </pic:spPr>
                </pic:pic>
              </a:graphicData>
            </a:graphic>
          </wp:inline>
        </w:drawing>
      </w:r>
    </w:p>
    <w:p w14:paraId="170A93FC" w14:textId="77777777"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39)</w:t>
      </w:r>
      <w:r w:rsidRPr="00327C02">
        <w:rPr>
          <w:rFonts w:ascii="Times New Roman" w:hAnsi="Times New Roman" w:cs="Times New Roman"/>
          <w:sz w:val="20"/>
          <w:szCs w:val="24"/>
        </w:rPr>
        <w:fldChar w:fldCharType="end"/>
      </w:r>
    </w:p>
    <w:p w14:paraId="0BDBF1CF" w14:textId="7777777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Pri kreiranju nove metodologije moramo upoštevati sledeče principe:</w:t>
      </w:r>
    </w:p>
    <w:p w14:paraId="0FD83BB6" w14:textId="2383F304" w:rsidR="00C77DB1" w:rsidRPr="00327C02" w:rsidRDefault="00B62807" w:rsidP="005A6A3B">
      <w:pPr>
        <w:pStyle w:val="Odstavekseznam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C77DB1" w:rsidRPr="00327C02">
        <w:rPr>
          <w:rFonts w:ascii="Times New Roman" w:hAnsi="Times New Roman" w:cs="Times New Roman"/>
          <w:sz w:val="24"/>
          <w:szCs w:val="24"/>
        </w:rPr>
        <w:t>porabiti je potrebno večje metodologije za večje ekipe,</w:t>
      </w:r>
    </w:p>
    <w:p w14:paraId="757780B8" w14:textId="77777777"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uporabiti je potrebno težavnejše metodologije za bolj kritične projekte,</w:t>
      </w:r>
    </w:p>
    <w:p w14:paraId="0491F740" w14:textId="77777777"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lažjim metodologijam, ker težje stanejo več,</w:t>
      </w:r>
    </w:p>
    <w:p w14:paraId="6EC71502" w14:textId="77777777"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osebni komunikaciji pred formalno dokumentacijo,</w:t>
      </w:r>
    </w:p>
    <w:p w14:paraId="667DE7DC" w14:textId="77777777"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razumeti moramo, da zanesljivost ljudi v ekipi skozi čas niha,</w:t>
      </w:r>
    </w:p>
    <w:p w14:paraId="0734BFC3" w14:textId="77777777"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predvidevati je potrebno, da želijo biti posamezniki dobri državljani. Lahko prevzamejo iniciativo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DAD5158" w14:textId="77777777" w:rsidR="00C77DB1" w:rsidRPr="00327C02" w:rsidRDefault="00C96C97" w:rsidP="005A6A3B">
      <w:pPr>
        <w:spacing w:line="360" w:lineRule="auto"/>
        <w:jc w:val="center"/>
        <w:rPr>
          <w:rFonts w:ascii="Times New Roman" w:hAnsi="Times New Roman" w:cs="Times New Roman"/>
          <w:noProof/>
          <w:sz w:val="20"/>
          <w:lang w:eastAsia="sl-SI"/>
        </w:rPr>
      </w:pPr>
      <w:r w:rsidRPr="00327C02">
        <w:rPr>
          <w:rFonts w:ascii="Times New Roman" w:hAnsi="Times New Roman" w:cs="Times New Roman"/>
          <w:noProof/>
          <w:sz w:val="20"/>
          <w:lang w:eastAsia="sl-SI"/>
        </w:rPr>
        <w:lastRenderedPageBreak/>
        <w:t>Slika 3.2</w:t>
      </w:r>
      <w:r w:rsidR="00EF2C77" w:rsidRPr="00327C02">
        <w:rPr>
          <w:rFonts w:ascii="Times New Roman" w:hAnsi="Times New Roman" w:cs="Times New Roman"/>
          <w:noProof/>
          <w:sz w:val="20"/>
          <w:lang w:eastAsia="sl-SI"/>
        </w:rPr>
        <w:t>0</w:t>
      </w:r>
      <w:r w:rsidR="00C77DB1" w:rsidRPr="00327C02">
        <w:rPr>
          <w:rFonts w:ascii="Times New Roman" w:hAnsi="Times New Roman" w:cs="Times New Roman"/>
          <w:noProof/>
          <w:sz w:val="20"/>
          <w:lang w:eastAsia="sl-SI"/>
        </w:rPr>
        <w:t xml:space="preserve"> en inkrement kristalno oranžne metode</w:t>
      </w:r>
    </w:p>
    <w:p w14:paraId="4D16449B" w14:textId="77777777"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12C986E1" wp14:editId="584826ED">
            <wp:extent cx="5712118" cy="3633383"/>
            <wp:effectExtent l="0" t="0" r="3175"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21280" cy="3639211"/>
                    </a:xfrm>
                    <a:prstGeom prst="rect">
                      <a:avLst/>
                    </a:prstGeom>
                  </pic:spPr>
                </pic:pic>
              </a:graphicData>
            </a:graphic>
          </wp:inline>
        </w:drawing>
      </w:r>
    </w:p>
    <w:p w14:paraId="6A52CB84" w14:textId="77777777"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43)</w:t>
      </w:r>
      <w:r w:rsidRPr="00327C02">
        <w:rPr>
          <w:rFonts w:ascii="Times New Roman" w:hAnsi="Times New Roman" w:cs="Times New Roman"/>
          <w:sz w:val="20"/>
          <w:szCs w:val="24"/>
        </w:rPr>
        <w:fldChar w:fldCharType="end"/>
      </w:r>
    </w:p>
    <w:p w14:paraId="055685A9"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tega obstaja še sedem lastnosti, ki razširjajo te principe in podajajo dodatne</w:t>
      </w:r>
      <w:r w:rsidR="00B858DB" w:rsidRPr="00327C02">
        <w:rPr>
          <w:rFonts w:ascii="Times New Roman" w:hAnsi="Times New Roman" w:cs="Times New Roman"/>
          <w:sz w:val="24"/>
          <w:szCs w:val="24"/>
        </w:rPr>
        <w:t xml:space="preserve"> usmeritve k modeliranju. Te so</w:t>
      </w:r>
      <w:r w:rsidR="00343568" w:rsidRPr="00327C02">
        <w:rPr>
          <w:rFonts w:ascii="Times New Roman" w:hAnsi="Times New Roman" w:cs="Times New Roman"/>
          <w:sz w:val="24"/>
          <w:szCs w:val="24"/>
        </w:rPr>
        <w:t>:</w:t>
      </w:r>
      <w:r w:rsidRPr="00327C02">
        <w:rPr>
          <w:rFonts w:ascii="Times New Roman" w:hAnsi="Times New Roman" w:cs="Times New Roman"/>
          <w:sz w:val="24"/>
          <w:szCs w:val="24"/>
        </w:rPr>
        <w:t xml:space="preserve"> pogosto izdajanje različic, refleksivne izboljšave, tesna komunikacija, osebna varnost, fokusiranje, lahek dostop uporabnikov in dobro tehnično okolje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96265F" w:rsidRPr="00327C02">
        <w:rPr>
          <w:rFonts w:ascii="Times New Roman" w:hAnsi="Times New Roman" w:cs="Times New Roman"/>
          <w:sz w:val="24"/>
          <w:szCs w:val="24"/>
        </w:rPr>
        <w:t xml:space="preserve"> Slika 3.20 prikazuje potek procesa in predstavlja en inkrement kristalno oranžne metode.</w:t>
      </w:r>
      <w:r w:rsidRPr="00327C02">
        <w:rPr>
          <w:rFonts w:ascii="Times New Roman" w:hAnsi="Times New Roman" w:cs="Times New Roman"/>
          <w:sz w:val="24"/>
          <w:szCs w:val="24"/>
        </w:rPr>
        <w:t xml:space="preserve"> Priporočeno je večkrat mesečno izdajanje različic testiranih, stabilnih in uporabnih različic.</w:t>
      </w:r>
      <w:r w:rsidR="00A91B31"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Ne glede na to na kateri stopnji je projekt, je mogoče izvajati izboljšave. Refleksivne izboljšave pomagajo spreminjati in izboljšati proces med samim projektom. Osebna komunikacija pripomore k reševanju težav brez nepotrebnih izgub časa. Priporoča se osmozna komunikacija, ki predstavlja nezavedno sprejemanje informacij. To pomeni, da komunikacija poteka tako, da ostali člani, ki niso neposredno v komunikaciji vsaj slišijo pogovor. Osebna varnost posameznika pomeni, da so vsi posamezniki pripravljeni spregovoriti brez strahu posledic. To prinaša psihološko varnost posameznikov ekipe in pripomore k podajanju iskrenih povratnih informacij. Fokus opozarja na težavo motenj pri koncentraciji. Velikokrat se dogaja, da so izkušenejši člani ekipe bolj obremenjeni zaradi svojega znanja. Drugi želijo izkoristiti njihovo znanje pri čemer se slednji ne morejo osredotočiti na svoje delo. Za potrebe reševanja takšnih težav se priporoča vzpostavitve </w:t>
      </w:r>
      <w:r w:rsidRPr="00327C02">
        <w:rPr>
          <w:rFonts w:ascii="Times New Roman" w:hAnsi="Times New Roman" w:cs="Times New Roman"/>
          <w:sz w:val="24"/>
          <w:szCs w:val="24"/>
        </w:rPr>
        <w:lastRenderedPageBreak/>
        <w:t>konice</w:t>
      </w:r>
      <w:r w:rsidRPr="00327C02">
        <w:rPr>
          <w:rStyle w:val="Sprotnaopomba-sklic"/>
          <w:rFonts w:ascii="Times New Roman" w:hAnsi="Times New Roman" w:cs="Times New Roman"/>
        </w:rPr>
        <w:footnoteReference w:id="19"/>
      </w:r>
      <w:r w:rsidRPr="00327C02">
        <w:rPr>
          <w:rFonts w:ascii="Times New Roman" w:hAnsi="Times New Roman" w:cs="Times New Roman"/>
          <w:sz w:val="24"/>
          <w:szCs w:val="24"/>
        </w:rPr>
        <w:t xml:space="preserve"> tišine. Lažji dostop uporabnikom pripomore k hitrim povratnim informacijam. Za vzpostavitev dobrega tehničnega okolja je potrebno implementirati avtomatizirano testiranje, frekvenčne integracije in sistema upravljanje konfiguracij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63525DCA"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Ljudje smo boljši pri modificiranju kot ustvarjanju. V ta namen obstajajo ti principi in lastnosti kristalne metodologije. Niso namenjeni, da se jih prevzame in uporablja nedotaknjene. Obstajajo zato, da se jih prevzame, preučuje, odvzema podrobnosti dokler ne ustrezajo potrebam. Modifikacija metodologije je nazadnje le temeljni element kristalnih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9E4ED77"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14:paraId="0E76DB5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3.5.5 ODPRTOKODNI MODEL</w:t>
      </w:r>
    </w:p>
    <w:p w14:paraId="00C8EAFA"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brezplačno distribuira programsko opremo z izvorno kodo. Posamezniki nato prispevajo izboljšavam brez plačila uporabnikov. Ti posamezniki so navadno entuziasti ali uporabniki opreme. Model pričakuje, da bodo člani skupnosti zato imeli razlog za izboljšanje programa. Odprtokodno gibanje je prineslo širok spekter pomembnih sistemov kot so Linux operacijski sistemi in orodja GNU</w:t>
      </w:r>
      <w:r w:rsidRPr="00327C02">
        <w:rPr>
          <w:rStyle w:val="Sprotnaopomba-sklic"/>
          <w:rFonts w:ascii="Times New Roman" w:hAnsi="Times New Roman" w:cs="Times New Roman"/>
        </w:rPr>
        <w:footnoteReference w:id="20"/>
      </w:r>
      <w:r w:rsidRPr="00327C02">
        <w:rPr>
          <w:rFonts w:ascii="Times New Roman" w:hAnsi="Times New Roman" w:cs="Times New Roman"/>
          <w:sz w:val="24"/>
          <w:szCs w:val="24"/>
        </w:rPr>
        <w:t xml:space="preserve">. Zagotavljanje kakovosti izvaja skupnost sama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Odprtokodni model se agilnim metodam zelo približuje. Frekventno se izdajajo manjše različice, na podlagi specifikacij pridobljenih preko e-pošte, oglasnih desk in drugih neformalnih medijev. Integracije se dogajajo pogosto, preko spleta. Razvijalci imajo skupne vizije, saj opremo potrebujejo in jo razvijajo za lastne potrebe. Uspeh </w:t>
      </w:r>
      <w:r w:rsidR="0063732A" w:rsidRPr="00327C02">
        <w:rPr>
          <w:rFonts w:ascii="Times New Roman" w:hAnsi="Times New Roman" w:cs="Times New Roman"/>
          <w:sz w:val="24"/>
          <w:szCs w:val="24"/>
        </w:rPr>
        <w:t xml:space="preserve">te metodologije lahko pripišemo </w:t>
      </w:r>
      <w:r w:rsidRPr="00327C02">
        <w:rPr>
          <w:rFonts w:ascii="Times New Roman" w:hAnsi="Times New Roman" w:cs="Times New Roman"/>
          <w:sz w:val="24"/>
          <w:szCs w:val="24"/>
        </w:rPr>
        <w:t>posebno nadarjenim razvijalcem.</w:t>
      </w:r>
      <w:r w:rsidR="00B155B5" w:rsidRPr="00327C02">
        <w:rPr>
          <w:rFonts w:ascii="Times New Roman" w:hAnsi="Times New Roman" w:cs="Times New Roman"/>
          <w:sz w:val="24"/>
          <w:szCs w:val="24"/>
        </w:rPr>
        <w:t xml:space="preserve"> Veliko jih dela</w:t>
      </w:r>
      <w:r w:rsidRPr="00327C02">
        <w:rPr>
          <w:rFonts w:ascii="Times New Roman" w:hAnsi="Times New Roman" w:cs="Times New Roman"/>
          <w:sz w:val="24"/>
          <w:szCs w:val="24"/>
        </w:rPr>
        <w:t xml:space="preserve"> brezplačno in pridobivajo motivacijo z zadovoljstvom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6EB3AE8" w14:textId="77777777" w:rsidR="0063732A" w:rsidRPr="00327C02" w:rsidRDefault="0063732A" w:rsidP="005A6A3B">
      <w:pPr>
        <w:spacing w:line="360" w:lineRule="auto"/>
        <w:contextualSpacing/>
        <w:jc w:val="both"/>
        <w:rPr>
          <w:rFonts w:ascii="Times New Roman" w:hAnsi="Times New Roman" w:cs="Times New Roman"/>
          <w:sz w:val="24"/>
          <w:szCs w:val="24"/>
        </w:rPr>
      </w:pPr>
    </w:p>
    <w:p w14:paraId="793FB810"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3.5.6 LEAN</w:t>
      </w:r>
    </w:p>
    <w:p w14:paraId="1C8524B1"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Lean ali vitka metoda je bila ustvarjena za potrebe avtomobilske industrije. Povzema sedem principov; znižanje odpadkov, kvaliteto produkta, ustvarjanje znanja, proizvodnjo v pravem trenutku</w:t>
      </w:r>
      <w:r w:rsidRPr="00327C02">
        <w:rPr>
          <w:rStyle w:val="Sprotnaopomba-sklic"/>
          <w:rFonts w:ascii="Times New Roman" w:hAnsi="Times New Roman" w:cs="Times New Roman"/>
        </w:rPr>
        <w:footnoteReference w:id="21"/>
      </w:r>
      <w:r w:rsidRPr="00327C02">
        <w:rPr>
          <w:rFonts w:ascii="Times New Roman" w:hAnsi="Times New Roman" w:cs="Times New Roman"/>
          <w:sz w:val="24"/>
          <w:szCs w:val="24"/>
        </w:rPr>
        <w:t xml:space="preserve">, spoštovanje ljudi in konstantno optimizacijo. Curt Hibbs in kolegi predlagajo drugačni pristop za integracijo vitkega upravljanja v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Pristop je usmerjen v kodo in zajema naslednje prakse:</w:t>
      </w:r>
    </w:p>
    <w:p w14:paraId="3ADD5CEA" w14:textId="180EB49A" w:rsidR="00C77DB1" w:rsidRPr="00327C02" w:rsidRDefault="00DC5ABF" w:rsidP="005A6A3B">
      <w:pPr>
        <w:pStyle w:val="Odstavekseznama"/>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C77DB1" w:rsidRPr="00327C02">
        <w:rPr>
          <w:rFonts w:ascii="Times New Roman" w:hAnsi="Times New Roman" w:cs="Times New Roman"/>
          <w:sz w:val="24"/>
          <w:szCs w:val="24"/>
        </w:rPr>
        <w:t>pravljanje izvorne kode in avtomatizacija izdajanja,</w:t>
      </w:r>
    </w:p>
    <w:p w14:paraId="594242D7" w14:textId="77777777"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avtomatizirano testiranje,</w:t>
      </w:r>
    </w:p>
    <w:p w14:paraId="5E0B1708" w14:textId="77777777"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konstantna integracija,</w:t>
      </w:r>
    </w:p>
    <w:p w14:paraId="6A7F8172" w14:textId="77777777"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manj kode, </w:t>
      </w:r>
    </w:p>
    <w:p w14:paraId="3895CFB3" w14:textId="77777777"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kratke iteracije,</w:t>
      </w:r>
    </w:p>
    <w:p w14:paraId="664DE556" w14:textId="77777777"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participacija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563EFE1"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upravljanja izvorne kode in avtomatizacija izdajanja skupaj z avtomatskim testiranjem je način avtonomizacije razvoja. Proces se ustavi če izvorna koda ne ustreza pričakovanjem. Poleg tega se preprečuje nalaganje defektne kode v produkcijo. Konstantna integracija je prav tako en del avtonomnosti razvoja. Problemi, ki jih lahko posamezna integracija prinese v sistem so takoj evidentirani in rešeni. Kratke iteracija in prisotnost naročnika pripomoreta k pridobivanju hitrih povratnih informacij in razumevanja dodane vrednosti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5F66A32"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Opaziti je prepričanje, da je pisanje programske opreme podobno izgradnji avtomobila, kar ne upošteva, da  je programska oprema nevidna. Potrebne so izčrpne meritve, ki so skladne z organizacijskimi cilji ustanoviteljev Lean metode. Medtem, ko se ostale agilne metode nagibajo k agilnosti se ta metoda k efektivnosti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954E9BE"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1997CEF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3.5.7 FUNKCIONALNO USMERJEN RAZVOJ</w:t>
      </w:r>
    </w:p>
    <w:p w14:paraId="6FEB3191"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Funkcionalno</w:t>
      </w:r>
      <w:r w:rsidRPr="00327C02">
        <w:rPr>
          <w:rStyle w:val="Sprotnaopomba-sklic"/>
          <w:rFonts w:ascii="Times New Roman" w:hAnsi="Times New Roman" w:cs="Times New Roman"/>
        </w:rPr>
        <w:footnoteReference w:id="22"/>
      </w:r>
      <w:r w:rsidRPr="00327C02">
        <w:rPr>
          <w:rFonts w:ascii="Times New Roman" w:hAnsi="Times New Roman" w:cs="Times New Roman"/>
          <w:sz w:val="24"/>
          <w:szCs w:val="24"/>
        </w:rPr>
        <w:t xml:space="preserve"> usmerjen razvoj je zgrajen okoli jedra najboljših praks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Jedro sestavljajo; domensko modeliranje objektov, razvoj po funkcionalnostih, odgovornosti, razvojne ekipe, kontrolo, redne izdaje, upravljanje konfiguracij</w:t>
      </w:r>
      <w:r w:rsidRPr="00327C02">
        <w:rPr>
          <w:rStyle w:val="Sprotnaopomba-sklic"/>
          <w:rFonts w:ascii="Times New Roman" w:hAnsi="Times New Roman" w:cs="Times New Roman"/>
        </w:rPr>
        <w:footnoteReference w:id="23"/>
      </w:r>
      <w:r w:rsidRPr="00327C02">
        <w:rPr>
          <w:rFonts w:ascii="Times New Roman" w:hAnsi="Times New Roman" w:cs="Times New Roman"/>
          <w:sz w:val="24"/>
          <w:szCs w:val="24"/>
        </w:rPr>
        <w:t xml:space="preserve"> in poročanje.</w:t>
      </w:r>
    </w:p>
    <w:p w14:paraId="2CD97A18" w14:textId="77777777" w:rsidR="00CE5B6D"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Domensko modeliranje objektov je postopek izgradnje razrednih diagramov, ki predstavljajo posamezne tipe objektov in njihove medsebojne odvisnosti znotraj nekega problema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Slika 3.</w:t>
      </w:r>
      <w:r w:rsidR="00C66ABA" w:rsidRPr="00327C02">
        <w:rPr>
          <w:rFonts w:ascii="Times New Roman" w:hAnsi="Times New Roman" w:cs="Times New Roman"/>
          <w:sz w:val="24"/>
          <w:szCs w:val="24"/>
        </w:rPr>
        <w:t>21</w:t>
      </w:r>
      <w:r w:rsidRPr="00327C02">
        <w:rPr>
          <w:rFonts w:ascii="Times New Roman" w:hAnsi="Times New Roman" w:cs="Times New Roman"/>
          <w:sz w:val="24"/>
          <w:szCs w:val="24"/>
        </w:rPr>
        <w:t xml:space="preserve"> predstavlja diagram, kateri zagotavlja celosten okvir na katerega dodajamo funkcionalnosti. Pomaga pri razumevanju konceptualne integritete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E2DAC48"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 po funkcionalnostih se nadaljuje po identifikaciji razredov. Zbrane zahteve naročnika predstavljajo razredi s svojimi metodami (funkcijami), ki skupaj tvorijo funkcionalnosti. Funkcionalnosti nato ovrednotimo glede na uporabno vrednost naročnika. Ovrednotene služijo kot vodilo in sledenje napredku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CE5B6D"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Velikost in kompleksnost funkcionalnosti mora biti takšna, da je njena implementacija mogoča v času največ dveh tednov. Kompleksnejše funkcionalnosti se razgradi na manjše funkcije dokler vsak pod-problem ne predstavlja samostojne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9371D86" w14:textId="77777777" w:rsidR="00CE5B6D" w:rsidRPr="00327C02" w:rsidRDefault="00C66ABA"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3.21</w:t>
      </w:r>
      <w:r w:rsidR="00CE5B6D" w:rsidRPr="00327C02">
        <w:rPr>
          <w:rFonts w:ascii="Times New Roman" w:hAnsi="Times New Roman" w:cs="Times New Roman"/>
          <w:sz w:val="20"/>
          <w:szCs w:val="24"/>
        </w:rPr>
        <w:t xml:space="preserve"> domenski diagram funkcionalnosti</w:t>
      </w:r>
    </w:p>
    <w:p w14:paraId="42746F94" w14:textId="77777777"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630A2CFC" wp14:editId="186CA60D">
            <wp:extent cx="3349527" cy="2784231"/>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61410" cy="2794109"/>
                    </a:xfrm>
                    <a:prstGeom prst="rect">
                      <a:avLst/>
                    </a:prstGeom>
                  </pic:spPr>
                </pic:pic>
              </a:graphicData>
            </a:graphic>
          </wp:inline>
        </w:drawing>
      </w:r>
    </w:p>
    <w:p w14:paraId="07E948B3" w14:textId="77777777"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(Palmer in Felsing 2002, 37)</w:t>
      </w:r>
      <w:r w:rsidRPr="00327C02">
        <w:rPr>
          <w:rFonts w:ascii="Times New Roman" w:hAnsi="Times New Roman" w:cs="Times New Roman"/>
          <w:sz w:val="20"/>
          <w:szCs w:val="24"/>
        </w:rPr>
        <w:fldChar w:fldCharType="end"/>
      </w:r>
      <w:r w:rsidRPr="00327C02">
        <w:rPr>
          <w:rFonts w:ascii="Times New Roman" w:hAnsi="Times New Roman" w:cs="Times New Roman"/>
          <w:sz w:val="20"/>
          <w:szCs w:val="24"/>
        </w:rPr>
        <w:br/>
      </w:r>
    </w:p>
    <w:p w14:paraId="1B96BCE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Odgovornost določa področja odgovornosti razvoja za posamezni razred (del kode)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Vsakemu razvijalcu se pripiše odgovornost za določen del razredov, ki so predstavljeni v domenskem diagramu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omogoča, nadzor nad kvaliteto in delovanjem za vsak posamezni del kode, ki je v domeni enega razvijalca in onemogoča preobremenjenost posameznikov z delitvijo odgovornosti, posledično 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0D943B5"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Razvojne ekipe so sestavljene okoli funkcionalnosti. Te so navadno skupek razredov, zato ekipo sestavlja več posameznikov. Kot razredom se tudi funkcionalnostim pripišejo skrbniki, ki predstavljajo vodje razvojnih ekip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je funkcionalnost končana se ekipa razpusti. Skrbnik funkcionalnosti nato znova sestavi ekipo, ki je odvisna od lastnikov razredov, kateri predstavljajo funkcionalnost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2A07382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Kontrola služi za zagotavljanje kvalitete načrtovanja in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Kontrole se uporablja tudi z namenom procesnih izboljšav in tehnik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Izvajati se morajo objektivno, saj lahko vodijo v ponižanje razvijalcev. Slednji se morajo zavedati, da je kontrola odlično orodje za razhroščevanje in učenje ter, da ni orodje za identifikacijo učinkovitosti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202930D"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Redne izdaje sestavljajo končane funkcionalnosti integrirane v sistem. Sistem se lahko predstavi naročniku, odkrijejo se napake in težave, ki bi lahko pomenile tveganje v prihodnosti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Redne izdaje lahko odkrijejo napake zelo zgodaj v razvoju, generirajo ali posodobijo dokumentacijo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7D03F5C"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Upravljanje konfiguracije je lahko enostavno ali izredno kompleksno. V teoriji FDD potrebuje sistem za spremljanje izvorne kode, s časovnim žigom in zgodovino sprememb. Napaka je v razmišljanju, da nadzor nad različico potrebuje le izvorna koda. Analize, načrti, komercialne pogodbe in ne nazadnje najpomembnejše, zahteve za razvoj predstavljajo artefakte, ki se uporabljajo in spreminjajo med razvojem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B1BA8B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Poročanje pomaga pri razumevanju trenutnega napredka projekta, hitrosti implementacije funkcionalnosti in splošni želeni rezultat. S tem znanjem projektni vodja usmerja tok poteka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F24CE86"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3213B42F"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3.5.8 KANBAN</w:t>
      </w:r>
    </w:p>
    <w:p w14:paraId="38F4502F"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Kanban</w:t>
      </w:r>
      <w:r w:rsidRPr="00327C02">
        <w:rPr>
          <w:rStyle w:val="Sprotnaopomba-sklic"/>
          <w:rFonts w:ascii="Times New Roman" w:hAnsi="Times New Roman" w:cs="Times New Roman"/>
        </w:rPr>
        <w:footnoteReference w:id="24"/>
      </w:r>
      <w:r w:rsidRPr="00327C02">
        <w:rPr>
          <w:rFonts w:ascii="Times New Roman" w:hAnsi="Times New Roman" w:cs="Times New Roman"/>
          <w:sz w:val="24"/>
          <w:szCs w:val="24"/>
        </w:rPr>
        <w:t xml:space="preserve"> je metoda za definiranje, upravljanje in izboljšanje storitev, ki proizvajajo znanje. Je usmerjevalec hitrih in fokusiranih sprememb z namenom njihovega izkoriščanja za dosego ciljev. Metoda se izvaja z uporabo kanban sistema, ki omejuje delo v teku z uporabo vizualnih signalov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FB4DE23" w14:textId="7777777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Proces se lahko definira kot serija korakov. Kanban tabla (sl. </w:t>
      </w:r>
      <w:r w:rsidR="007B34A8" w:rsidRPr="00327C02">
        <w:rPr>
          <w:rFonts w:ascii="Times New Roman" w:hAnsi="Times New Roman" w:cs="Times New Roman"/>
          <w:sz w:val="24"/>
          <w:szCs w:val="24"/>
        </w:rPr>
        <w:t>3.22</w:t>
      </w:r>
      <w:r w:rsidRPr="00327C02">
        <w:rPr>
          <w:rFonts w:ascii="Times New Roman" w:hAnsi="Times New Roman" w:cs="Times New Roman"/>
          <w:sz w:val="24"/>
          <w:szCs w:val="24"/>
        </w:rPr>
        <w:t xml:space="preserve">) prikazuje potek sistema skozi različne stopnje procesa od leve proti desni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8BAADFF" w14:textId="77777777" w:rsidR="00C77DB1" w:rsidRPr="00327C02" w:rsidRDefault="007B34A8"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t>Slika 3.22</w:t>
      </w:r>
      <w:r w:rsidR="00C77DB1" w:rsidRPr="00327C02">
        <w:rPr>
          <w:rFonts w:ascii="Times New Roman" w:hAnsi="Times New Roman" w:cs="Times New Roman"/>
          <w:noProof/>
          <w:sz w:val="20"/>
          <w:szCs w:val="20"/>
          <w:lang w:eastAsia="sl-SI"/>
        </w:rPr>
        <w:t xml:space="preserve"> kanban tabla poteka dela</w:t>
      </w:r>
      <w:r w:rsidR="00C77DB1" w:rsidRPr="00327C02">
        <w:rPr>
          <w:rFonts w:ascii="Times New Roman" w:hAnsi="Times New Roman" w:cs="Times New Roman"/>
          <w:noProof/>
          <w:sz w:val="20"/>
          <w:szCs w:val="20"/>
          <w:lang w:eastAsia="sl-SI"/>
        </w:rPr>
        <w:drawing>
          <wp:inline distT="0" distB="0" distL="0" distR="0" wp14:anchorId="1B2B06C8" wp14:editId="5CAFFA20">
            <wp:extent cx="5719369" cy="2473569"/>
            <wp:effectExtent l="0" t="0" r="0" b="317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083" cy="2478635"/>
                    </a:xfrm>
                    <a:prstGeom prst="rect">
                      <a:avLst/>
                    </a:prstGeom>
                  </pic:spPr>
                </pic:pic>
              </a:graphicData>
            </a:graphic>
          </wp:inline>
        </w:drawing>
      </w:r>
    </w:p>
    <w:p w14:paraId="1CB1DBD7"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13)</w:t>
      </w:r>
      <w:r w:rsidRPr="00327C02">
        <w:rPr>
          <w:rFonts w:ascii="Times New Roman" w:hAnsi="Times New Roman" w:cs="Times New Roman"/>
          <w:sz w:val="20"/>
          <w:szCs w:val="20"/>
        </w:rPr>
        <w:fldChar w:fldCharType="end"/>
      </w:r>
    </w:p>
    <w:p w14:paraId="6E4B9687" w14:textId="77777777" w:rsidR="00737633" w:rsidRPr="00327C02" w:rsidRDefault="00737633" w:rsidP="005A6A3B">
      <w:pPr>
        <w:spacing w:line="360" w:lineRule="auto"/>
        <w:jc w:val="both"/>
        <w:rPr>
          <w:rFonts w:ascii="Times New Roman" w:hAnsi="Times New Roman" w:cs="Times New Roman"/>
          <w:sz w:val="24"/>
          <w:szCs w:val="24"/>
        </w:rPr>
      </w:pPr>
    </w:p>
    <w:p w14:paraId="64DAA78F" w14:textId="7777777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Zaveza je eksplicitni dogovor med naročnikom in razvojem, ki narekuje razvoju delo na tistih postavkah katere želi naročnik. Zahteve ali postavke se nahajajo v bazenu idej, ki so lahko izbrane ali pa tudi ne. Čas od izbrane postavke do izdaje definira naročnikov dobavni rok</w:t>
      </w:r>
      <w:r w:rsidRPr="00327C02">
        <w:rPr>
          <w:rStyle w:val="Sprotnaopomba-sklic"/>
          <w:rFonts w:ascii="Times New Roman" w:hAnsi="Times New Roman" w:cs="Times New Roman"/>
        </w:rPr>
        <w:footnoteReference w:id="25"/>
      </w:r>
      <w:r w:rsidRPr="00327C02">
        <w:rPr>
          <w:rFonts w:ascii="Times New Roman" w:hAnsi="Times New Roman" w:cs="Times New Roman"/>
          <w:sz w:val="24"/>
          <w:szCs w:val="24"/>
        </w:rPr>
        <w:t>. Dobavni rok razvoja pa je čas od izbranih postavk do njihove dostave naročniku. Ta čas definira vse postavke, ki so v danem trenutku obravnavane</w:t>
      </w:r>
      <w:r w:rsidR="00FE78A5" w:rsidRPr="00327C02">
        <w:rPr>
          <w:rFonts w:ascii="Times New Roman" w:hAnsi="Times New Roman" w:cs="Times New Roman"/>
          <w:sz w:val="24"/>
          <w:szCs w:val="24"/>
        </w:rPr>
        <w:t xml:space="preserve"> in ga označuje </w:t>
      </w:r>
      <w:r w:rsidRPr="00327C02">
        <w:rPr>
          <w:rFonts w:ascii="Times New Roman" w:hAnsi="Times New Roman" w:cs="Times New Roman"/>
          <w:sz w:val="24"/>
          <w:szCs w:val="24"/>
        </w:rPr>
        <w:t>kot delo v teku</w:t>
      </w:r>
      <w:r w:rsidRPr="00327C02">
        <w:rPr>
          <w:rStyle w:val="Sprotnaopomba-sklic"/>
          <w:rFonts w:ascii="Times New Roman" w:hAnsi="Times New Roman" w:cs="Times New Roman"/>
        </w:rPr>
        <w:footnoteReference w:id="26"/>
      </w:r>
      <w:r w:rsidRPr="00327C02">
        <w:rPr>
          <w:rFonts w:ascii="Times New Roman" w:hAnsi="Times New Roman" w:cs="Times New Roman"/>
          <w:sz w:val="24"/>
          <w:szCs w:val="24"/>
        </w:rPr>
        <w:t>.</w:t>
      </w:r>
      <w:r w:rsidRPr="00327C02">
        <w:rPr>
          <w:rFonts w:ascii="Times New Roman" w:hAnsi="Times New Roman" w:cs="Times New Roman"/>
          <w:sz w:val="24"/>
          <w:szCs w:val="24"/>
        </w:rPr>
        <w:br/>
        <w:t>Hitrost s katero se izdajajo postavke imenujemo obseg</w:t>
      </w:r>
      <w:r w:rsidRPr="00327C02">
        <w:rPr>
          <w:rStyle w:val="Sprotnaopomba-sklic"/>
          <w:rFonts w:ascii="Times New Roman" w:hAnsi="Times New Roman" w:cs="Times New Roman"/>
        </w:rPr>
        <w:footnoteReference w:id="27"/>
      </w:r>
      <w:r w:rsidRPr="00327C02">
        <w:rPr>
          <w:rFonts w:ascii="Times New Roman" w:hAnsi="Times New Roman" w:cs="Times New Roman"/>
          <w:sz w:val="24"/>
          <w:szCs w:val="24"/>
        </w:rPr>
        <w:t xml:space="preserve"> izdaje, ki je definiran z številom postavk v določenem dobavnem roku. V poteku dela, ki nima trenda se ga lahko izračuna kot kvocient povprečja postavk v obravnavi in povprečje dobavnih rokov razvoja (sl. 3</w:t>
      </w:r>
      <w:r w:rsidR="007B34A8" w:rsidRPr="00327C02">
        <w:rPr>
          <w:rFonts w:ascii="Times New Roman" w:hAnsi="Times New Roman" w:cs="Times New Roman"/>
          <w:sz w:val="24"/>
          <w:szCs w:val="24"/>
        </w:rPr>
        <w:t>.23</w:t>
      </w:r>
      <w:r w:rsidRPr="00327C02">
        <w:rPr>
          <w:rFonts w:ascii="Times New Roman" w:hAnsi="Times New Roman" w:cs="Times New Roman"/>
          <w:sz w:val="24"/>
          <w:szCs w:val="24"/>
        </w:rPr>
        <w:t>). Imenujemo ga tudi mali</w:t>
      </w:r>
      <w:r w:rsidRPr="00327C02">
        <w:rPr>
          <w:rStyle w:val="Sprotnaopomba-sklic"/>
          <w:rFonts w:ascii="Times New Roman" w:hAnsi="Times New Roman" w:cs="Times New Roman"/>
        </w:rPr>
        <w:footnoteReference w:id="28"/>
      </w:r>
      <w:r w:rsidRPr="00327C02">
        <w:rPr>
          <w:rFonts w:ascii="Times New Roman" w:hAnsi="Times New Roman" w:cs="Times New Roman"/>
          <w:sz w:val="24"/>
          <w:szCs w:val="24"/>
        </w:rPr>
        <w:t xml:space="preserve"> zakon.</w:t>
      </w:r>
    </w:p>
    <w:p w14:paraId="335B1628" w14:textId="77777777" w:rsidR="00C77DB1" w:rsidRPr="00327C02" w:rsidRDefault="007B34A8"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3.23</w:t>
      </w:r>
      <w:r w:rsidR="00C77DB1" w:rsidRPr="00327C02">
        <w:rPr>
          <w:rFonts w:ascii="Times New Roman" w:hAnsi="Times New Roman" w:cs="Times New Roman"/>
          <w:noProof/>
          <w:sz w:val="20"/>
          <w:szCs w:val="20"/>
          <w:lang w:eastAsia="sl-SI"/>
        </w:rPr>
        <w:t xml:space="preserve"> povprečni obseg izdaje</w:t>
      </w:r>
    </w:p>
    <w:p w14:paraId="486DC403"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661B84CD" wp14:editId="48C28AE2">
            <wp:extent cx="2309221" cy="668264"/>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40626" cy="677352"/>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15)</w:t>
      </w:r>
      <w:r w:rsidRPr="00327C02">
        <w:rPr>
          <w:rFonts w:ascii="Times New Roman" w:hAnsi="Times New Roman" w:cs="Times New Roman"/>
          <w:sz w:val="20"/>
          <w:szCs w:val="20"/>
        </w:rPr>
        <w:fldChar w:fldCharType="end"/>
      </w:r>
    </w:p>
    <w:p w14:paraId="36058BDF" w14:textId="77777777"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Če bi želeli pridobiti informacijo za druge poteke dela Kanban sistema lahko namesto dobavnega časa uporabimo čas v procesu (TiP – Time in Process)</w:t>
      </w:r>
      <w:r w:rsidR="00DB3AFA" w:rsidRPr="00327C02">
        <w:rPr>
          <w:rFonts w:ascii="Times New Roman" w:hAnsi="Times New Roman" w:cs="Times New Roman"/>
          <w:sz w:val="24"/>
          <w:szCs w:val="20"/>
        </w:rPr>
        <w:t xml:space="preserve"> (sl. 3</w:t>
      </w:r>
      <w:r w:rsidR="007B34A8" w:rsidRPr="00327C02">
        <w:rPr>
          <w:rFonts w:ascii="Times New Roman" w:hAnsi="Times New Roman" w:cs="Times New Roman"/>
          <w:sz w:val="24"/>
          <w:szCs w:val="20"/>
        </w:rPr>
        <w:t>.24</w:t>
      </w:r>
      <w:r w:rsidRPr="00327C02">
        <w:rPr>
          <w:rFonts w:ascii="Times New Roman" w:hAnsi="Times New Roman" w:cs="Times New Roman"/>
          <w:sz w:val="24"/>
          <w:szCs w:val="20"/>
        </w:rPr>
        <w:t>). Tedaj dobimo kvocient, ki predstavlja pretočnost</w:t>
      </w:r>
      <w:r w:rsidRPr="00327C02">
        <w:rPr>
          <w:rStyle w:val="Sprotnaopomba-sklic"/>
          <w:rFonts w:ascii="Times New Roman" w:hAnsi="Times New Roman" w:cs="Times New Roman"/>
        </w:rPr>
        <w:footnoteReference w:id="29"/>
      </w:r>
      <w:r w:rsidRPr="00327C02">
        <w:rPr>
          <w:rFonts w:ascii="Times New Roman" w:hAnsi="Times New Roman" w:cs="Times New Roman"/>
          <w:sz w:val="24"/>
          <w:szCs w:val="20"/>
        </w:rPr>
        <w:t xml:space="preserve">. Namesto TiP lahko uporabimo tudi druge specifične časovnice; čas v razvoju (TiD), čas v testu (TiT), čas v sistemu (TiS) ali čas v čakalni vrsti (TiQ)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DD3A941" w14:textId="77777777" w:rsidR="00C77DB1" w:rsidRPr="00327C02" w:rsidRDefault="007B34A8"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szCs w:val="20"/>
          <w:lang w:eastAsia="sl-SI"/>
        </w:rPr>
        <w:t>Slika 3.24</w:t>
      </w:r>
      <w:r w:rsidR="00C77DB1" w:rsidRPr="00327C02">
        <w:rPr>
          <w:rFonts w:ascii="Times New Roman" w:hAnsi="Times New Roman" w:cs="Times New Roman"/>
          <w:noProof/>
          <w:sz w:val="20"/>
          <w:szCs w:val="20"/>
          <w:lang w:eastAsia="sl-SI"/>
        </w:rPr>
        <w:t xml:space="preserve"> povprečni obseg izdaje</w:t>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lang w:eastAsia="sl-SI"/>
        </w:rPr>
        <w:drawing>
          <wp:inline distT="0" distB="0" distL="0" distR="0" wp14:anchorId="6A56D4D8" wp14:editId="20304D05">
            <wp:extent cx="2252818" cy="84118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07088" cy="861444"/>
                    </a:xfrm>
                    <a:prstGeom prst="rect">
                      <a:avLst/>
                    </a:prstGeom>
                  </pic:spPr>
                </pic:pic>
              </a:graphicData>
            </a:graphic>
          </wp:inline>
        </w:drawing>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15)</w:t>
      </w:r>
      <w:r w:rsidR="00C77DB1" w:rsidRPr="00327C02">
        <w:rPr>
          <w:rFonts w:ascii="Times New Roman" w:hAnsi="Times New Roman" w:cs="Times New Roman"/>
          <w:sz w:val="20"/>
          <w:szCs w:val="20"/>
        </w:rPr>
        <w:fldChar w:fldCharType="end"/>
      </w:r>
    </w:p>
    <w:p w14:paraId="0C10E1C8" w14:textId="7777777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Mali zakon lahko predstavimo tudi kot kumulativni graf pretočnosti (tab. </w:t>
      </w:r>
      <w:r w:rsidR="007B34A8" w:rsidRPr="00327C02">
        <w:rPr>
          <w:rFonts w:ascii="Times New Roman" w:hAnsi="Times New Roman" w:cs="Times New Roman"/>
          <w:sz w:val="24"/>
          <w:szCs w:val="24"/>
        </w:rPr>
        <w:t>3.3</w:t>
      </w:r>
      <w:r w:rsidRPr="00327C02">
        <w:rPr>
          <w:rFonts w:ascii="Times New Roman" w:hAnsi="Times New Roman" w:cs="Times New Roman"/>
          <w:sz w:val="24"/>
          <w:szCs w:val="24"/>
        </w:rPr>
        <w:t xml:space="preserve">), ki prikazuje kumulativno število prispelih in izdanih postavk sistema. Hipotenuza trikotnika na v tabeli predstavlja povprečni obseg izdaje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7EB26DD9" w14:textId="77777777" w:rsidR="00BA0699" w:rsidRPr="00327C02" w:rsidRDefault="00BA0699" w:rsidP="005A6A3B">
      <w:pPr>
        <w:spacing w:line="360" w:lineRule="auto"/>
        <w:jc w:val="center"/>
        <w:rPr>
          <w:rFonts w:ascii="Times New Roman" w:hAnsi="Times New Roman" w:cs="Times New Roman"/>
          <w:sz w:val="20"/>
          <w:szCs w:val="20"/>
        </w:rPr>
      </w:pPr>
    </w:p>
    <w:p w14:paraId="1E2D26E1"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lastRenderedPageBreak/>
        <w:t xml:space="preserve">Tabela </w:t>
      </w:r>
      <w:r w:rsidR="007B34A8" w:rsidRPr="00327C02">
        <w:rPr>
          <w:rFonts w:ascii="Times New Roman" w:hAnsi="Times New Roman" w:cs="Times New Roman"/>
          <w:sz w:val="20"/>
          <w:szCs w:val="20"/>
        </w:rPr>
        <w:t>3.3</w:t>
      </w:r>
      <w:r w:rsidRPr="00327C02">
        <w:rPr>
          <w:rFonts w:ascii="Times New Roman" w:hAnsi="Times New Roman" w:cs="Times New Roman"/>
          <w:sz w:val="20"/>
          <w:szCs w:val="20"/>
        </w:rPr>
        <w:t xml:space="preserve"> kumulativni graf pretočnosti</w:t>
      </w:r>
      <w:r w:rsidRPr="00327C02">
        <w:rPr>
          <w:rFonts w:ascii="Times New Roman" w:hAnsi="Times New Roman" w:cs="Times New Roman"/>
          <w:noProof/>
          <w:sz w:val="20"/>
          <w:szCs w:val="20"/>
          <w:lang w:eastAsia="sl-SI"/>
        </w:rPr>
        <w:drawing>
          <wp:inline distT="0" distB="0" distL="0" distR="0" wp14:anchorId="78077787" wp14:editId="51817785">
            <wp:extent cx="5598652" cy="2623087"/>
            <wp:effectExtent l="0" t="0" r="2540" b="635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9781" cy="2632987"/>
                    </a:xfrm>
                    <a:prstGeom prst="rect">
                      <a:avLst/>
                    </a:prstGeom>
                  </pic:spPr>
                </pic:pic>
              </a:graphicData>
            </a:graphic>
          </wp:inline>
        </w:drawing>
      </w:r>
    </w:p>
    <w:p w14:paraId="453941C1"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16)</w:t>
      </w:r>
      <w:r w:rsidRPr="00327C02">
        <w:rPr>
          <w:rFonts w:ascii="Times New Roman" w:hAnsi="Times New Roman" w:cs="Times New Roman"/>
          <w:sz w:val="20"/>
          <w:szCs w:val="20"/>
        </w:rPr>
        <w:fldChar w:fldCharType="end"/>
      </w:r>
    </w:p>
    <w:p w14:paraId="409C75E9" w14:textId="50FBC112" w:rsidR="00C77DB1" w:rsidRPr="00327C02" w:rsidRDefault="00A77419"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w:t>
      </w:r>
      <w:r w:rsidR="00C77DB1" w:rsidRPr="00327C02">
        <w:rPr>
          <w:rFonts w:ascii="Times New Roman" w:hAnsi="Times New Roman" w:cs="Times New Roman"/>
          <w:sz w:val="24"/>
          <w:szCs w:val="24"/>
        </w:rPr>
        <w:t xml:space="preserve">ačela Kanbana definirajo primarne aktivnosti za uspešno </w:t>
      </w:r>
      <w:r w:rsidR="00DC5ABF">
        <w:rPr>
          <w:rFonts w:ascii="Times New Roman" w:hAnsi="Times New Roman" w:cs="Times New Roman"/>
          <w:sz w:val="24"/>
          <w:szCs w:val="24"/>
        </w:rPr>
        <w:t>izvajanje</w:t>
      </w:r>
      <w:r w:rsidR="00DC5ABF" w:rsidRPr="00327C02">
        <w:rPr>
          <w:rFonts w:ascii="Times New Roman" w:hAnsi="Times New Roman" w:cs="Times New Roman"/>
          <w:sz w:val="24"/>
          <w:szCs w:val="24"/>
        </w:rPr>
        <w:t xml:space="preserve"> </w:t>
      </w:r>
      <w:r w:rsidR="002F70B2" w:rsidRPr="00327C02">
        <w:rPr>
          <w:rFonts w:ascii="Times New Roman" w:hAnsi="Times New Roman" w:cs="Times New Roman"/>
          <w:sz w:val="24"/>
          <w:szCs w:val="24"/>
        </w:rPr>
        <w:t>K</w:t>
      </w:r>
      <w:r w:rsidR="00C77DB1" w:rsidRPr="00327C02">
        <w:rPr>
          <w:rFonts w:ascii="Times New Roman" w:hAnsi="Times New Roman" w:cs="Times New Roman"/>
          <w:sz w:val="24"/>
          <w:szCs w:val="24"/>
        </w:rPr>
        <w:t xml:space="preserve">anban sistema. Sestavljajo jih vizualizacija, omejevanje dela v teku, upravljanje poteka, eksplicitno določanje pravil, zanke povratnih informacij in optimizacija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17)</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r w:rsidR="00C77DB1" w:rsidRPr="00327C02">
        <w:rPr>
          <w:rFonts w:ascii="Times New Roman" w:hAnsi="Times New Roman" w:cs="Times New Roman"/>
          <w:sz w:val="24"/>
          <w:szCs w:val="24"/>
        </w:rPr>
        <w:br/>
        <w:t>Vizualizacija se prične</w:t>
      </w:r>
      <w:r w:rsidR="00AB6BB5" w:rsidRPr="00327C02">
        <w:rPr>
          <w:rFonts w:ascii="Times New Roman" w:hAnsi="Times New Roman" w:cs="Times New Roman"/>
          <w:sz w:val="24"/>
          <w:szCs w:val="24"/>
        </w:rPr>
        <w:t xml:space="preserve"> s K</w:t>
      </w:r>
      <w:r w:rsidR="009C114D" w:rsidRPr="00327C02">
        <w:rPr>
          <w:rFonts w:ascii="Times New Roman" w:hAnsi="Times New Roman" w:cs="Times New Roman"/>
          <w:sz w:val="24"/>
          <w:szCs w:val="24"/>
        </w:rPr>
        <w:t>anban tablo (sl. 3.2</w:t>
      </w:r>
      <w:r w:rsidR="007B34A8" w:rsidRPr="00327C02">
        <w:rPr>
          <w:rFonts w:ascii="Times New Roman" w:hAnsi="Times New Roman" w:cs="Times New Roman"/>
          <w:sz w:val="24"/>
          <w:szCs w:val="24"/>
        </w:rPr>
        <w:t>2</w:t>
      </w:r>
      <w:r w:rsidR="00C77DB1" w:rsidRPr="00327C02">
        <w:rPr>
          <w:rFonts w:ascii="Times New Roman" w:hAnsi="Times New Roman" w:cs="Times New Roman"/>
          <w:sz w:val="24"/>
          <w:szCs w:val="24"/>
        </w:rPr>
        <w:t xml:space="preserve">), na kateri morajo biti vizualno označene in definirane točke zaveze in jasno opredeljene meje dela v teku. Vizualizacije je lahko digitalna vendar je znano, da ekipe, ki uporabljajo fizične table pogosto najdejo druge kreativne načine za prikaz informacij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18)</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14:paraId="4D643B98"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Omejevanje dela v teku pomaga, da se nove postavne ne začnejo dokler drugo delo ni končano ali preklicano. Preveč dela naenkrat podaljšuje pretočnost, onemogoča odzivnost naročniku in spreminjajočim razmeram ter priložnostim. Opazovanje, omejevanje in optimizacija količine dela vodi v izboljšano pretočnost, kvaliteto in skrajšan čas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94F08C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Upravljanje pretoka omogoča maksimiranje dobavnih vrednosti, zmanjšanje dobavnih rokov in omogoča predvidljivost. Ključno za razumevanje maksimiranja pretoka so stroški zamude. To so količine izgubljenega kapitala ob  daljši časovni zamudi implementacije. Navadno so stroški zamude odvisni od časa vendar niso vedno konstantni. Kanban zato uporablja štiri tipe za določitev nastalih stroškov v odv</w:t>
      </w:r>
      <w:r w:rsidR="003369C4" w:rsidRPr="00327C02">
        <w:rPr>
          <w:rFonts w:ascii="Times New Roman" w:hAnsi="Times New Roman" w:cs="Times New Roman"/>
          <w:sz w:val="24"/>
          <w:szCs w:val="24"/>
        </w:rPr>
        <w:t>isnosti od časovne zamude (sl. 3</w:t>
      </w:r>
      <w:r w:rsidR="0067029A" w:rsidRPr="00327C02">
        <w:rPr>
          <w:rFonts w:ascii="Times New Roman" w:hAnsi="Times New Roman" w:cs="Times New Roman"/>
          <w:sz w:val="24"/>
          <w:szCs w:val="24"/>
        </w:rPr>
        <w:t>.25</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8110DAB" w14:textId="77777777" w:rsidR="00C77DB1" w:rsidRPr="00327C02" w:rsidRDefault="0067029A"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lastRenderedPageBreak/>
        <w:t>Slika 3.25</w:t>
      </w:r>
      <w:r w:rsidR="00C77DB1" w:rsidRPr="00327C02">
        <w:rPr>
          <w:rFonts w:ascii="Times New Roman" w:hAnsi="Times New Roman" w:cs="Times New Roman"/>
          <w:noProof/>
          <w:sz w:val="20"/>
          <w:szCs w:val="20"/>
          <w:lang w:eastAsia="sl-SI"/>
        </w:rPr>
        <w:t xml:space="preserve"> stroški zamude za Kanban</w:t>
      </w:r>
      <w:r w:rsidR="00C77DB1" w:rsidRPr="00327C02">
        <w:rPr>
          <w:rFonts w:ascii="Times New Roman" w:hAnsi="Times New Roman" w:cs="Times New Roman"/>
          <w:noProof/>
          <w:sz w:val="20"/>
          <w:szCs w:val="20"/>
          <w:lang w:eastAsia="sl-SI"/>
        </w:rPr>
        <w:drawing>
          <wp:inline distT="0" distB="0" distL="0" distR="0" wp14:anchorId="6ED2FE5C" wp14:editId="2F74EF7B">
            <wp:extent cx="4108939" cy="1140053"/>
            <wp:effectExtent l="0" t="0" r="6350" b="317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6030" cy="1142021"/>
                    </a:xfrm>
                    <a:prstGeom prst="rect">
                      <a:avLst/>
                    </a:prstGeom>
                  </pic:spPr>
                </pic:pic>
              </a:graphicData>
            </a:graphic>
          </wp:inline>
        </w:drawing>
      </w:r>
    </w:p>
    <w:p w14:paraId="11461C43"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21)</w:t>
      </w:r>
      <w:r w:rsidRPr="00327C02">
        <w:rPr>
          <w:rFonts w:ascii="Times New Roman" w:hAnsi="Times New Roman" w:cs="Times New Roman"/>
          <w:sz w:val="20"/>
          <w:szCs w:val="20"/>
        </w:rPr>
        <w:fldChar w:fldCharType="end"/>
      </w:r>
    </w:p>
    <w:p w14:paraId="49B6E039" w14:textId="77777777"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Eksplicitno določanje pravil je artikulacija in definicija procesa izven poteka dela. Pravila omejijo aktivnosti v procesu in izzovejo nastajanje posebnih značilnosti omejitev, ki se jih lahko optimizira. Obnašanje kompleksnih sistemov je težko napovedati. Pravila, ki se zdijo intuitivna pogosto ustvarijo obratne rezultate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Zato je pomembna aplikacija pravil in mehanizmov za njihovo optimizacijo v kolikor se spoznajo za neproduktivne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7C4D928" w14:textId="77777777"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Zanke povratnih informacij so pomemben del vsakega procesa, še posebej, če gre za procese, ki vključujejo evolucijske spremembe. Kanban definira sedem sklopov povratnih informacij, ki jih imenuje kadence (sl. </w:t>
      </w:r>
      <w:r w:rsidR="00557E4B" w:rsidRPr="00327C02">
        <w:rPr>
          <w:rFonts w:ascii="Times New Roman" w:hAnsi="Times New Roman" w:cs="Times New Roman"/>
          <w:sz w:val="24"/>
          <w:szCs w:val="20"/>
        </w:rPr>
        <w:t>3</w:t>
      </w:r>
      <w:r w:rsidR="00776004" w:rsidRPr="00327C02">
        <w:rPr>
          <w:rFonts w:ascii="Times New Roman" w:hAnsi="Times New Roman" w:cs="Times New Roman"/>
          <w:sz w:val="24"/>
          <w:szCs w:val="20"/>
        </w:rPr>
        <w:t>.26</w:t>
      </w:r>
      <w:r w:rsidRPr="00327C02">
        <w:rPr>
          <w:rFonts w:ascii="Times New Roman" w:hAnsi="Times New Roman" w:cs="Times New Roman"/>
          <w:sz w:val="24"/>
          <w:szCs w:val="20"/>
        </w:rPr>
        <w:t xml:space="preserve">). Kadenca se nanaša na čas med pregledi. Ti so lahko dnevni ali mesečni. Izbira prave kadence je odvisna od konteksta in vpliva na kvaliteto rezultatov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Implementacija sedmih kadenc ne implicira dodaja</w:t>
      </w:r>
      <w:r w:rsidR="006A1AC3" w:rsidRPr="00327C02">
        <w:rPr>
          <w:rFonts w:ascii="Times New Roman" w:hAnsi="Times New Roman" w:cs="Times New Roman"/>
          <w:sz w:val="24"/>
          <w:szCs w:val="20"/>
        </w:rPr>
        <w:t xml:space="preserve">nje sedmih različnih sestankov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osnovi lahko en sestanek zajema več kadenc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5CB7CF8" w14:textId="77777777" w:rsidR="00C77DB1" w:rsidRPr="00327C02" w:rsidRDefault="00557E4B"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br/>
      </w:r>
      <w:r w:rsidR="00776004" w:rsidRPr="00327C02">
        <w:rPr>
          <w:rFonts w:ascii="Times New Roman" w:hAnsi="Times New Roman" w:cs="Times New Roman"/>
          <w:noProof/>
          <w:sz w:val="20"/>
          <w:szCs w:val="20"/>
          <w:lang w:eastAsia="sl-SI"/>
        </w:rPr>
        <w:t>Slika 3.26</w:t>
      </w:r>
      <w:r w:rsidR="00C77DB1" w:rsidRPr="00327C02">
        <w:rPr>
          <w:rFonts w:ascii="Times New Roman" w:hAnsi="Times New Roman" w:cs="Times New Roman"/>
          <w:noProof/>
          <w:sz w:val="20"/>
          <w:szCs w:val="20"/>
          <w:lang w:eastAsia="sl-SI"/>
        </w:rPr>
        <w:t xml:space="preserve"> kadence po Anderson in Charmichael</w:t>
      </w:r>
      <w:r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sz w:val="20"/>
          <w:szCs w:val="20"/>
          <w:lang w:eastAsia="sl-SI"/>
        </w:rPr>
        <w:drawing>
          <wp:inline distT="0" distB="0" distL="0" distR="0" wp14:anchorId="3414166E" wp14:editId="01AD3E26">
            <wp:extent cx="3729957" cy="2878016"/>
            <wp:effectExtent l="0" t="0" r="4445"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9957" cy="2878016"/>
                    </a:xfrm>
                    <a:prstGeom prst="rect">
                      <a:avLst/>
                    </a:prstGeom>
                  </pic:spPr>
                </pic:pic>
              </a:graphicData>
            </a:graphic>
          </wp:inline>
        </w:drawing>
      </w:r>
      <w:r w:rsidR="00EA6DB4" w:rsidRPr="00327C02">
        <w:rPr>
          <w:rFonts w:ascii="Times New Roman" w:hAnsi="Times New Roman" w:cs="Times New Roman"/>
          <w:sz w:val="20"/>
          <w:szCs w:val="20"/>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24)</w:t>
      </w:r>
      <w:r w:rsidR="00C77DB1" w:rsidRPr="00327C02">
        <w:rPr>
          <w:rFonts w:ascii="Times New Roman" w:hAnsi="Times New Roman" w:cs="Times New Roman"/>
          <w:sz w:val="20"/>
          <w:szCs w:val="20"/>
        </w:rPr>
        <w:fldChar w:fldCharType="end"/>
      </w:r>
    </w:p>
    <w:p w14:paraId="0A85FABB" w14:textId="77777777"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Optimizacija je temeljni cilj metode Kanban. Metoda uporablja paradigmo vitke metodologije za doseganje evolucijskih in inkrementalnih izboljšav. Metoda omogoča sprejemanje in oblikovanje uporabnih sprememb in hkrati zavračanje neuporabnih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50F09A18" w14:textId="77777777"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nasprotju z metodo Scrum, Kanban dovoljuje spreminjanje dostavnih rokov postavk, med katerokoli stopnjo procesa. Prav tako lahko Kanban spreminja prioritete postavkam. V kolikor se pojavi urgentna funkcionalnost ta nastopi kot naslednja za v razvoj. Sistem ohranja veliko fleksibilnosti Agilnih procesov in je lahko apliciran na razvojne ekipe vseh velikosti in specializiranosti posameznikov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39547378" w14:textId="77777777" w:rsidR="00C77DB1" w:rsidRPr="00327C02" w:rsidRDefault="00C77DB1" w:rsidP="005A6A3B">
      <w:pPr>
        <w:spacing w:line="360" w:lineRule="auto"/>
        <w:contextualSpacing/>
        <w:jc w:val="both"/>
        <w:rPr>
          <w:rFonts w:ascii="Times New Roman" w:hAnsi="Times New Roman" w:cs="Times New Roman"/>
          <w:sz w:val="24"/>
          <w:szCs w:val="20"/>
        </w:rPr>
      </w:pPr>
    </w:p>
    <w:p w14:paraId="77DE99E2" w14:textId="77777777"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3.5.9 TESTNO USMERJEN RAZVOJ</w:t>
      </w:r>
    </w:p>
    <w:p w14:paraId="31C26465" w14:textId="77777777"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Pristop za izboljšanje procesa razvoja in zmanjšanje ponavljajočega dela je testno</w:t>
      </w:r>
      <w:r w:rsidRPr="00327C02">
        <w:rPr>
          <w:rStyle w:val="Sprotnaopomba-sklic"/>
          <w:rFonts w:ascii="Times New Roman" w:hAnsi="Times New Roman" w:cs="Times New Roman"/>
        </w:rPr>
        <w:footnoteReference w:id="30"/>
      </w:r>
      <w:r w:rsidRPr="00327C02">
        <w:rPr>
          <w:rFonts w:ascii="Times New Roman" w:hAnsi="Times New Roman" w:cs="Times New Roman"/>
          <w:sz w:val="24"/>
          <w:szCs w:val="20"/>
        </w:rPr>
        <w:t xml:space="preserve"> usmerjen razvoj. Sloni na ponovitvah</w:t>
      </w:r>
      <w:r w:rsidR="005714F8" w:rsidRPr="00327C02">
        <w:rPr>
          <w:rFonts w:ascii="Times New Roman" w:hAnsi="Times New Roman" w:cs="Times New Roman"/>
          <w:sz w:val="24"/>
          <w:szCs w:val="20"/>
        </w:rPr>
        <w:t xml:space="preserve"> (sl 3.2</w:t>
      </w:r>
      <w:r w:rsidR="00776004" w:rsidRPr="00327C02">
        <w:rPr>
          <w:rFonts w:ascii="Times New Roman" w:hAnsi="Times New Roman" w:cs="Times New Roman"/>
          <w:sz w:val="24"/>
          <w:szCs w:val="20"/>
        </w:rPr>
        <w:t>7</w:t>
      </w:r>
      <w:r w:rsidR="00EF1410" w:rsidRPr="00327C02">
        <w:rPr>
          <w:rFonts w:ascii="Times New Roman" w:hAnsi="Times New Roman" w:cs="Times New Roman"/>
          <w:sz w:val="24"/>
          <w:szCs w:val="20"/>
        </w:rPr>
        <w:t>)</w:t>
      </w:r>
      <w:r w:rsidRPr="00327C02">
        <w:rPr>
          <w:rFonts w:ascii="Times New Roman" w:hAnsi="Times New Roman" w:cs="Times New Roman"/>
          <w:sz w:val="24"/>
          <w:szCs w:val="20"/>
        </w:rPr>
        <w:t xml:space="preserve"> kratkih razvojnih ciklov. Je evolucijski proces pri katerem prvo izdela test pred produkcijsko kodo, ki ustreza temu scenariju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razliko od </w:t>
      </w:r>
      <w:r w:rsidR="00053D0B">
        <w:rPr>
          <w:rFonts w:ascii="Times New Roman" w:hAnsi="Times New Roman" w:cs="Times New Roman"/>
          <w:sz w:val="24"/>
          <w:szCs w:val="20"/>
        </w:rPr>
        <w:t>standardnega testiranja je pri tem modelu</w:t>
      </w:r>
      <w:r w:rsidRPr="00327C02">
        <w:rPr>
          <w:rFonts w:ascii="Times New Roman" w:hAnsi="Times New Roman" w:cs="Times New Roman"/>
          <w:sz w:val="24"/>
          <w:szCs w:val="20"/>
        </w:rPr>
        <w:t xml:space="preserve"> test napisan pred kodiranjem. Razlog tega je, da testni scenariji vodijo načrtovanje, saj ti določajo potrebe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99242BF"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br/>
      </w:r>
      <w:r w:rsidR="00776004" w:rsidRPr="00327C02">
        <w:rPr>
          <w:rFonts w:ascii="Times New Roman" w:hAnsi="Times New Roman" w:cs="Times New Roman"/>
          <w:sz w:val="20"/>
          <w:szCs w:val="20"/>
        </w:rPr>
        <w:t>Slika 3.27</w:t>
      </w:r>
      <w:r w:rsidR="00053D0B">
        <w:rPr>
          <w:rFonts w:ascii="Times New Roman" w:hAnsi="Times New Roman" w:cs="Times New Roman"/>
          <w:sz w:val="20"/>
          <w:szCs w:val="20"/>
        </w:rPr>
        <w:t xml:space="preserve"> prikaz cikla testno usmerjenega razvoja</w:t>
      </w:r>
    </w:p>
    <w:p w14:paraId="4B175AE0"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18"/>
          <w:lang w:eastAsia="sl-SI"/>
        </w:rPr>
        <w:drawing>
          <wp:inline distT="0" distB="0" distL="0" distR="0" wp14:anchorId="6E35F684" wp14:editId="273F276F">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2842" cy="1992390"/>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rPr>
        <w:t>(Duka in Hribar 2010, 2)</w:t>
      </w:r>
      <w:r w:rsidRPr="00327C02">
        <w:rPr>
          <w:rFonts w:ascii="Times New Roman" w:hAnsi="Times New Roman" w:cs="Times New Roman"/>
          <w:sz w:val="20"/>
          <w:szCs w:val="20"/>
        </w:rPr>
        <w:fldChar w:fldCharType="end"/>
      </w:r>
    </w:p>
    <w:p w14:paraId="5A0613C6" w14:textId="77777777" w:rsidR="00486512" w:rsidRPr="00327C02" w:rsidRDefault="00053D0B" w:rsidP="005A6A3B">
      <w:pPr>
        <w:spacing w:line="360" w:lineRule="auto"/>
        <w:jc w:val="both"/>
        <w:rPr>
          <w:rFonts w:ascii="Times New Roman" w:hAnsi="Times New Roman" w:cs="Times New Roman"/>
          <w:sz w:val="24"/>
          <w:szCs w:val="20"/>
        </w:rPr>
      </w:pPr>
      <w:r>
        <w:rPr>
          <w:rFonts w:ascii="Times New Roman" w:hAnsi="Times New Roman" w:cs="Times New Roman"/>
          <w:sz w:val="24"/>
          <w:szCs w:val="20"/>
        </w:rPr>
        <w:t>P</w:t>
      </w:r>
      <w:r w:rsidR="00C77DB1" w:rsidRPr="00327C02">
        <w:rPr>
          <w:rFonts w:ascii="Times New Roman" w:hAnsi="Times New Roman" w:cs="Times New Roman"/>
          <w:sz w:val="24"/>
          <w:szCs w:val="20"/>
        </w:rPr>
        <w:t>rvi</w:t>
      </w:r>
      <w:r>
        <w:rPr>
          <w:rFonts w:ascii="Times New Roman" w:hAnsi="Times New Roman" w:cs="Times New Roman"/>
          <w:sz w:val="24"/>
          <w:szCs w:val="20"/>
        </w:rPr>
        <w:t xml:space="preserve"> je</w:t>
      </w:r>
      <w:r w:rsidR="00C77DB1" w:rsidRPr="00327C02">
        <w:rPr>
          <w:rFonts w:ascii="Times New Roman" w:hAnsi="Times New Roman" w:cs="Times New Roman"/>
          <w:sz w:val="24"/>
          <w:szCs w:val="20"/>
        </w:rPr>
        <w:t xml:space="preserve"> korak izdelava avtomatiziranih testnih scenarijev, ki predstavljajo zahteve. Testi vsebujejo trditve, ki imajo trdilni ali nikalni izid (true, false). Vsaka izgradnja funkcionalnosti se začne s testom. Za izdelavo testa mora razvijalec zahteve in specifikacije poznati do popolnosti. Pri tem mu lahko pomagajo </w:t>
      </w:r>
      <w:r w:rsidR="00CF72C8" w:rsidRPr="00327C02">
        <w:rPr>
          <w:rFonts w:ascii="Times New Roman" w:hAnsi="Times New Roman" w:cs="Times New Roman"/>
          <w:sz w:val="24"/>
          <w:szCs w:val="20"/>
        </w:rPr>
        <w:t>primeri uporabe ali zgodbe (pog. 3.5.1</w:t>
      </w:r>
      <w:r w:rsidR="00486512" w:rsidRPr="00327C02">
        <w:rPr>
          <w:rFonts w:ascii="Times New Roman" w:hAnsi="Times New Roman" w:cs="Times New Roman"/>
          <w:sz w:val="24"/>
          <w:szCs w:val="20"/>
        </w:rPr>
        <w:t>).</w:t>
      </w:r>
    </w:p>
    <w:p w14:paraId="363168F3" w14:textId="77777777"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Po pisanju testa sledi razvoj funkcionalnosti. Pomembno je, da je ta napisana le z namenom uspešnega prestajanja testa. Uspešni izid testiranja funkcionalnosti potrdi delovanje kode in njeno ustreznost specifikaciji. Po uspešnem testiranju sledi refaktoriranje. Proces predstavlja optimizacijo kode z brisanjem podvojenih instanc ali drugih namenov brez nevarnosti ogrožanja obstoječega delovanja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S ponovitvijo novega testa potisnemo funkcionalnost v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B744AF">
        <w:rPr>
          <w:rFonts w:ascii="Times New Roman" w:hAnsi="Times New Roman" w:cs="Times New Roman"/>
          <w:sz w:val="24"/>
          <w:szCs w:val="20"/>
        </w:rPr>
        <w:t xml:space="preserve"> Pristop </w:t>
      </w:r>
      <w:r w:rsidRPr="00327C02">
        <w:rPr>
          <w:rFonts w:ascii="Times New Roman" w:hAnsi="Times New Roman" w:cs="Times New Roman"/>
          <w:sz w:val="24"/>
          <w:szCs w:val="20"/>
        </w:rPr>
        <w:t xml:space="preserve">prinaša hitre rezultate, fleksibilnost, avtomatsko beleženje regresijskih testov in enostavno delujočo kodo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2093F9D6"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3.5.10 DISCIPLINIRANA AGILNA DOSTAVA</w:t>
      </w:r>
    </w:p>
    <w:p w14:paraId="67E44C20"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DAD</w:t>
      </w:r>
      <w:r w:rsidRPr="00327C02">
        <w:rPr>
          <w:rStyle w:val="Sprotnaopomba-sklic"/>
          <w:rFonts w:ascii="Times New Roman" w:hAnsi="Times New Roman" w:cs="Times New Roman"/>
        </w:rPr>
        <w:footnoteReference w:id="31"/>
      </w:r>
      <w:r w:rsidR="00780F5A" w:rsidRPr="00327C02">
        <w:rPr>
          <w:rFonts w:ascii="Times New Roman" w:hAnsi="Times New Roman" w:cs="Times New Roman"/>
          <w:sz w:val="24"/>
          <w:szCs w:val="24"/>
        </w:rPr>
        <w:t xml:space="preserve"> </w:t>
      </w:r>
      <w:r w:rsidRPr="00327C02">
        <w:rPr>
          <w:rFonts w:ascii="Times New Roman" w:hAnsi="Times New Roman" w:cs="Times New Roman"/>
          <w:sz w:val="24"/>
          <w:szCs w:val="24"/>
        </w:rPr>
        <w:t>je agilna metoda, katere osrednji del je izbira dostavnih (izdajnih) pristopov na podlagi problematike. Metoda omogoča taktična umestitev agilnih strategij razvoja skozi življenjski cikel glede na potrebe razvoja. Zagovarja efektivnost ekip z istočasno uporabo agilnih in Lean usmeritev razvoja (Ambler in Lines 2016, 4). To predstavlja veliko prednost, saj oba pristopa posedujeta veliko tehnik, strategij in praks. Brez DAD okvirja pa je težko vedeti katere spadajo skupaj (Ambler in Lines 2016, 5). DAD omogoča usmeritve kdaj in kako jih umestiti v proces. DA</w:t>
      </w:r>
      <w:r w:rsidR="00390B06" w:rsidRPr="00327C02">
        <w:rPr>
          <w:rFonts w:ascii="Times New Roman" w:hAnsi="Times New Roman" w:cs="Times New Roman"/>
          <w:sz w:val="24"/>
          <w:szCs w:val="24"/>
        </w:rPr>
        <w:t xml:space="preserve">D </w:t>
      </w:r>
      <w:r w:rsidRPr="00327C02">
        <w:rPr>
          <w:rFonts w:ascii="Times New Roman" w:hAnsi="Times New Roman" w:cs="Times New Roman"/>
          <w:sz w:val="24"/>
          <w:szCs w:val="24"/>
        </w:rPr>
        <w:t>podpira celoten cikel izdaje (Ambler in Lines 2016, 6). Slika 3</w:t>
      </w:r>
      <w:r w:rsidR="005714F8" w:rsidRPr="00327C02">
        <w:rPr>
          <w:rFonts w:ascii="Times New Roman" w:hAnsi="Times New Roman" w:cs="Times New Roman"/>
          <w:sz w:val="24"/>
          <w:szCs w:val="24"/>
        </w:rPr>
        <w:t>.2</w:t>
      </w:r>
      <w:r w:rsidR="00776004" w:rsidRPr="00327C02">
        <w:rPr>
          <w:rFonts w:ascii="Times New Roman" w:hAnsi="Times New Roman" w:cs="Times New Roman"/>
          <w:sz w:val="24"/>
          <w:szCs w:val="24"/>
        </w:rPr>
        <w:t>8</w:t>
      </w:r>
      <w:r w:rsidRPr="00327C02">
        <w:rPr>
          <w:rFonts w:ascii="Times New Roman" w:hAnsi="Times New Roman" w:cs="Times New Roman"/>
          <w:sz w:val="24"/>
          <w:szCs w:val="24"/>
        </w:rPr>
        <w:t xml:space="preserve"> prikazuje </w:t>
      </w:r>
      <w:r w:rsidR="002E628E" w:rsidRPr="00327C02">
        <w:rPr>
          <w:rFonts w:ascii="Times New Roman" w:hAnsi="Times New Roman" w:cs="Times New Roman"/>
          <w:sz w:val="24"/>
          <w:szCs w:val="24"/>
        </w:rPr>
        <w:t>prikaz</w:t>
      </w:r>
      <w:r w:rsidRPr="00327C02">
        <w:rPr>
          <w:rFonts w:ascii="Times New Roman" w:hAnsi="Times New Roman" w:cs="Times New Roman"/>
          <w:sz w:val="24"/>
          <w:szCs w:val="24"/>
        </w:rPr>
        <w:t xml:space="preserve"> procesnega cikla.</w:t>
      </w:r>
    </w:p>
    <w:p w14:paraId="3C49491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14:paraId="628676B6" w14:textId="77777777"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w:t>
      </w:r>
      <w:r w:rsidR="00776004" w:rsidRPr="00327C02">
        <w:rPr>
          <w:rFonts w:ascii="Times New Roman" w:hAnsi="Times New Roman" w:cs="Times New Roman"/>
          <w:noProof/>
          <w:sz w:val="20"/>
          <w:szCs w:val="20"/>
          <w:lang w:eastAsia="sl-SI"/>
        </w:rPr>
        <w:t>.28</w:t>
      </w:r>
      <w:r w:rsidRPr="00327C02">
        <w:rPr>
          <w:rFonts w:ascii="Times New Roman" w:hAnsi="Times New Roman" w:cs="Times New Roman"/>
          <w:noProof/>
          <w:sz w:val="20"/>
          <w:szCs w:val="20"/>
          <w:lang w:eastAsia="sl-SI"/>
        </w:rPr>
        <w:t xml:space="preserve"> življenjski cikel discipliniranega agilnega procesa</w:t>
      </w:r>
    </w:p>
    <w:p w14:paraId="5B84FF27"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3CD89315" wp14:editId="5B8F6A96">
            <wp:extent cx="5642429" cy="1770233"/>
            <wp:effectExtent l="0" t="0" r="0" b="190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45203" cy="1771103"/>
                    </a:xfrm>
                    <a:prstGeom prst="rect">
                      <a:avLst/>
                    </a:prstGeom>
                  </pic:spPr>
                </pic:pic>
              </a:graphicData>
            </a:graphic>
          </wp:inline>
        </w:drawing>
      </w:r>
    </w:p>
    <w:p w14:paraId="183D6F9C" w14:textId="77777777"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{"citationID":"gWp5m9kO","properties":{"formattedCitation":"(S.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14:paraId="07EF717E"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Notranje tri faze začetka, izgradnje, in prehoda, formirajo razvojni del. V tem delu se izvaja inkrementacija produkta. Navadno gredo sistemi večkrat skozi ta del procesa (Ambler in Lines 2016, 6).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pozna štiri različice razvojnega dela procesa. Prva je agilna/bazična različica, ki razširja cikel izgradnje po Scrum metodi. Druga je naprednejša/lean, kateri </w:t>
      </w:r>
      <w:r w:rsidRPr="00327C02">
        <w:rPr>
          <w:rFonts w:ascii="Times New Roman" w:hAnsi="Times New Roman" w:cs="Times New Roman"/>
          <w:sz w:val="24"/>
          <w:szCs w:val="24"/>
        </w:rPr>
        <w:lastRenderedPageBreak/>
        <w:t>osnova je Kanban. Tretja je neskončni cikel izdajanje in zadnji četrta je raziskovalna, kateri osnova predstavlja Lean Start-up</w:t>
      </w:r>
      <w:r w:rsidRPr="00327C02">
        <w:rPr>
          <w:rStyle w:val="Sprotnaopomba-sklic"/>
          <w:rFonts w:ascii="Times New Roman" w:hAnsi="Times New Roman" w:cs="Times New Roman"/>
        </w:rPr>
        <w:footnoteReference w:id="32"/>
      </w:r>
      <w:r w:rsidRPr="00327C02">
        <w:rPr>
          <w:rFonts w:ascii="Times New Roman" w:hAnsi="Times New Roman" w:cs="Times New Roman"/>
          <w:sz w:val="24"/>
          <w:szCs w:val="24"/>
        </w:rPr>
        <w:t xml:space="preserve"> pristop. Razvojna ekipa na podlagi problematike izbere ustrezni pristop razvojenga dela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{"citationID":"ffMER2vO","properties":{"formattedCitation":"(S.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7E19CA2"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 potrebe izboljšav procesa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posvoji uporabo ciljno usmerjenih tehnik.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razdeli fazne odločitve na naloge, ki so povzete in predstavljene z miselnimi vzorci (sl. </w:t>
      </w:r>
      <w:r w:rsidR="00776004" w:rsidRPr="00327C02">
        <w:rPr>
          <w:rFonts w:ascii="Times New Roman" w:hAnsi="Times New Roman" w:cs="Times New Roman"/>
          <w:sz w:val="24"/>
          <w:szCs w:val="24"/>
        </w:rPr>
        <w:t>3.29</w:t>
      </w:r>
      <w:r w:rsidRPr="00327C02">
        <w:rPr>
          <w:rFonts w:ascii="Times New Roman" w:hAnsi="Times New Roman" w:cs="Times New Roman"/>
          <w:sz w:val="24"/>
          <w:szCs w:val="24"/>
        </w:rPr>
        <w:t xml:space="preserve">). Vsaka ekipa lahko definira svoje naloge, ki jih odkrivajo z izkušnjami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{"citationID":"Gr21KRh3","properties":{"formattedCitation":"(S.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Naloge predstavljajo možnosti, ki jih imajo ekipe v določeni fazi procesa. Zaradi različnih praks, ki se odkrivajo in spreminjajo je nemogoče naloge definirati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{"citationID":"I2TjC5Uu","properties":{"formattedCitation":"(Ambler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542AC9E"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je okvir, ki zagotavlja delovanje geografsko razpršenih številčnih ekip. Omogoča razvoj tehnično enostavnih ali kompleksnejših projektov z življenjsko dobo podpore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{"citationID":"Omks8XFU","properties":{"formattedCitation":"(Ambler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9E52B5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proces upošteva načela; izbire tipa razvoja, optimizacije celotnega cikla, konstantnih izboljšav, sprejemanje procesnih sprememb, lastništvo procesov razvojnih ekip in učenje iz izkušenj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{"citationID":"2tUw9Jd5","properties":{"formattedCitation":"(Ambler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7BBE7CC" w14:textId="77777777"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br/>
        <w:t>Slika 3</w:t>
      </w:r>
      <w:r w:rsidR="00776004" w:rsidRPr="00327C02">
        <w:rPr>
          <w:rFonts w:ascii="Times New Roman" w:hAnsi="Times New Roman" w:cs="Times New Roman"/>
          <w:noProof/>
          <w:sz w:val="20"/>
          <w:szCs w:val="20"/>
          <w:lang w:eastAsia="sl-SI"/>
        </w:rPr>
        <w:t>.29</w:t>
      </w:r>
      <w:r w:rsidRPr="00327C02">
        <w:rPr>
          <w:rFonts w:ascii="Times New Roman" w:hAnsi="Times New Roman" w:cs="Times New Roman"/>
          <w:noProof/>
          <w:sz w:val="20"/>
          <w:szCs w:val="20"/>
          <w:lang w:eastAsia="sl-SI"/>
        </w:rPr>
        <w:t xml:space="preserve"> miselni vzorec ciljev razvoja</w:t>
      </w:r>
    </w:p>
    <w:p w14:paraId="4EB82C04"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7F8F428" wp14:editId="14BB5915">
            <wp:extent cx="5597769" cy="3259015"/>
            <wp:effectExtent l="0" t="0" r="317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96681" cy="3258382"/>
                    </a:xfrm>
                    <a:prstGeom prst="rect">
                      <a:avLst/>
                    </a:prstGeom>
                  </pic:spPr>
                </pic:pic>
              </a:graphicData>
            </a:graphic>
          </wp:inline>
        </w:drawing>
      </w:r>
    </w:p>
    <w:p w14:paraId="0A7D640E" w14:textId="77777777"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{"citationID":"8ZYRGanj","properties":{"formattedCitation":"(S.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14:paraId="07743552" w14:textId="77777777" w:rsidR="00716B07" w:rsidRPr="00327C02" w:rsidRDefault="00716B07" w:rsidP="005A6A3B">
      <w:pPr>
        <w:spacing w:line="360" w:lineRule="auto"/>
        <w:contextualSpacing/>
        <w:rPr>
          <w:rFonts w:ascii="Times New Roman" w:hAnsi="Times New Roman" w:cs="Times New Roman"/>
          <w:sz w:val="24"/>
          <w:szCs w:val="24"/>
        </w:rPr>
      </w:pPr>
    </w:p>
    <w:p w14:paraId="102E422A" w14:textId="77777777"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3.5.11 PRILAGODLJIV RAZVOJNI MODEL</w:t>
      </w:r>
    </w:p>
    <w:p w14:paraId="59AD01A6"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Prilagodljiv razvojni model (ASD</w:t>
      </w:r>
      <w:r w:rsidRPr="00327C02">
        <w:rPr>
          <w:rStyle w:val="Sprotnaopomba-sklic"/>
          <w:rFonts w:ascii="Times New Roman" w:hAnsi="Times New Roman" w:cs="Times New Roman"/>
        </w:rPr>
        <w:footnoteReference w:id="33"/>
      </w:r>
      <w:r w:rsidRPr="00327C02">
        <w:rPr>
          <w:rFonts w:ascii="Times New Roman" w:hAnsi="Times New Roman" w:cs="Times New Roman"/>
          <w:sz w:val="24"/>
          <w:szCs w:val="24"/>
        </w:rPr>
        <w:t>) se je razvil iz praks uporabe RAD pristopa. Pristop se fokusira na razvoj velikih in kompleksnih sistemov. Metoda spodbuja uporabo inkrementalnih in iterativnih tehnik s konstantnim prototipiranjem. ASD spremljajo tri faze razvoja; predvidevan</w:t>
      </w:r>
      <w:r w:rsidR="00216535" w:rsidRPr="00327C02">
        <w:rPr>
          <w:rFonts w:ascii="Times New Roman" w:hAnsi="Times New Roman" w:cs="Times New Roman"/>
          <w:sz w:val="24"/>
          <w:szCs w:val="24"/>
        </w:rPr>
        <w:t xml:space="preserve">je, sodelovanje in učenje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72)</w:t>
      </w:r>
      <w:r w:rsidRPr="00327C02">
        <w:rPr>
          <w:rFonts w:ascii="Times New Roman" w:hAnsi="Times New Roman" w:cs="Times New Roman"/>
          <w:sz w:val="24"/>
          <w:szCs w:val="24"/>
        </w:rPr>
        <w:fldChar w:fldCharType="end"/>
      </w:r>
      <w:r w:rsidR="00E55193" w:rsidRPr="00327C02">
        <w:rPr>
          <w:rFonts w:ascii="Times New Roman" w:hAnsi="Times New Roman" w:cs="Times New Roman"/>
          <w:sz w:val="24"/>
          <w:szCs w:val="24"/>
        </w:rPr>
        <w:t xml:space="preserve">. </w:t>
      </w:r>
      <w:r w:rsidR="00F56B73" w:rsidRPr="00327C02">
        <w:rPr>
          <w:rFonts w:ascii="Times New Roman" w:hAnsi="Times New Roman" w:cs="Times New Roman"/>
          <w:sz w:val="24"/>
          <w:szCs w:val="24"/>
        </w:rPr>
        <w:t>Slika 3.3</w:t>
      </w:r>
      <w:r w:rsidR="00776004" w:rsidRPr="00327C02">
        <w:rPr>
          <w:rFonts w:ascii="Times New Roman" w:hAnsi="Times New Roman" w:cs="Times New Roman"/>
          <w:sz w:val="24"/>
          <w:szCs w:val="24"/>
        </w:rPr>
        <w:t>0</w:t>
      </w:r>
      <w:r w:rsidRPr="00327C02">
        <w:rPr>
          <w:rFonts w:ascii="Times New Roman" w:hAnsi="Times New Roman" w:cs="Times New Roman"/>
          <w:sz w:val="24"/>
          <w:szCs w:val="24"/>
        </w:rPr>
        <w:t xml:space="preserve"> prikazuje ASD bolj podrobno. Inicializacijo projekta predstavlja definiranje projektne naloge. Z njo predstavimo grob okvir končnega produkta na podlagi katere se usmerja razvoj. Pomemben del pri definiranju projektne naloge je pridobitev informacij, ki so potrebne za uspešen razvoj. Deli se na tri dokumente; projektno vizijo, podatke projekta in opis projekta. Inicializacijska faza določi splošni razpored projekta kot tudi razpored dela in nalog znotraj cikla. Cikel navadno traja 4 do 8 tednov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ASD je bolj usmerjen na delovanje komponent kot izvrševanje nalog. To povzema faza sodelovanja, kjer je lahko več komponent v vzporednem razvoju. Načrtovanje faz je iterativen proces, katerih podlaga so ponavljajoče kontrole kvalitete, ki se izvajajo skupaj z naročnikom ali skupino strokovnjakov ob koncu vsakega cikla. Redkost kontrol ASD rešuje z izvajanjem projektnih</w:t>
      </w:r>
      <w:r w:rsidR="00747519" w:rsidRPr="00327C02">
        <w:rPr>
          <w:rFonts w:ascii="Times New Roman" w:hAnsi="Times New Roman" w:cs="Times New Roman"/>
          <w:sz w:val="24"/>
          <w:szCs w:val="24"/>
        </w:rPr>
        <w:t xml:space="preserve"> JAD</w:t>
      </w:r>
      <w:r w:rsidRPr="00327C02">
        <w:rPr>
          <w:rFonts w:ascii="Times New Roman" w:hAnsi="Times New Roman" w:cs="Times New Roman"/>
          <w:sz w:val="24"/>
          <w:szCs w:val="24"/>
        </w:rPr>
        <w:t xml:space="preserve"> delavnic</w:t>
      </w:r>
      <w:r w:rsidR="0074751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z namenom preciziranja želenega delovanja produkta in negovanja komunikacije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D252694" w14:textId="77777777"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3.3</w:t>
      </w:r>
      <w:r w:rsidR="00776004" w:rsidRPr="00327C02">
        <w:rPr>
          <w:rFonts w:ascii="Times New Roman" w:hAnsi="Times New Roman" w:cs="Times New Roman"/>
          <w:sz w:val="20"/>
          <w:szCs w:val="24"/>
        </w:rPr>
        <w:t>0</w:t>
      </w:r>
      <w:r w:rsidRPr="00327C02">
        <w:rPr>
          <w:rFonts w:ascii="Times New Roman" w:hAnsi="Times New Roman" w:cs="Times New Roman"/>
          <w:sz w:val="20"/>
          <w:szCs w:val="24"/>
        </w:rPr>
        <w:t xml:space="preserve"> podrobnejši prikaz procesnih korakov ASD</w:t>
      </w:r>
    </w:p>
    <w:p w14:paraId="7545DD78" w14:textId="77777777"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72553718" wp14:editId="4A2F83F6">
            <wp:extent cx="4382205" cy="1875692"/>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89553" cy="1878837"/>
                    </a:xfrm>
                    <a:prstGeom prst="rect">
                      <a:avLst/>
                    </a:prstGeom>
                  </pic:spPr>
                </pic:pic>
              </a:graphicData>
            </a:graphic>
          </wp:inline>
        </w:drawing>
      </w:r>
    </w:p>
    <w:p w14:paraId="144E3F67" w14:textId="77777777"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74)</w:t>
      </w:r>
      <w:r w:rsidRPr="00327C02">
        <w:rPr>
          <w:rFonts w:ascii="Times New Roman" w:hAnsi="Times New Roman" w:cs="Times New Roman"/>
          <w:sz w:val="20"/>
          <w:szCs w:val="24"/>
        </w:rPr>
        <w:fldChar w:fldCharType="end"/>
      </w:r>
    </w:p>
    <w:p w14:paraId="18E3212C"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Zadnja faza modela sestoji iz kontrole kvalitete in izdaje produkta. ASD ne predpisuje delovanje te faze vendar opozarja na pomembnosti zavedanja pridobljenih izkušenj. </w:t>
      </w:r>
      <w:r w:rsidR="00382665" w:rsidRPr="00327C02">
        <w:rPr>
          <w:rFonts w:ascii="Times New Roman" w:hAnsi="Times New Roman" w:cs="Times New Roman"/>
          <w:sz w:val="24"/>
          <w:szCs w:val="24"/>
        </w:rPr>
        <w:t>Dokumenti o</w:t>
      </w:r>
      <w:r w:rsidRPr="00327C02">
        <w:rPr>
          <w:rFonts w:ascii="Times New Roman" w:hAnsi="Times New Roman" w:cs="Times New Roman"/>
          <w:sz w:val="24"/>
          <w:szCs w:val="24"/>
        </w:rPr>
        <w:t>bdukcije projektov</w:t>
      </w:r>
      <w:r w:rsidR="00382665"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so izredno pomembni dokumenti, ki te izkušnje povzemajo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C7C44CA"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ASD ne postavlja omejitev njegove uporabe. V nasprotju z večino razvojnih metod ASD ne spodbuja razvoja na kolokaciji. Izgradnja kompleksnih sistemov včasih potrebuje obsežno znanje, ki združuje strokovnjake različnih področij. Razvoj pogosto sestavljajo ekipe, ki so  prostorsko, časovno ali organizacijsko deljene. ASD spodbuja uporabo komunikacijskih orodij in strategij s postopnim stopnjevanjem delovnih omejitev za zagotavljanje podpore distribuiranemu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2667CEE1"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t>3.5.12 SCRUMBAN</w:t>
      </w:r>
    </w:p>
    <w:p w14:paraId="77784AE0" w14:textId="306EA2E3"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Scrumban je hibrid Scrum in Kanban agilnih modelov namenjen obvladovanju dinamičnih sprememb naročniških zahtev in frekvenčnih težav z izvorno kodo. Od metode Scrum je povzel tehnike dnevnih sestankov, definiranja zgodb in samo organizacijski pogled na razpored dela. Zaradi boljše organizacije dela, preglednosti napredka in sprememb se za koordinacijski mehanizem uporablja Kanban tehniko WiP. Ta omogoča koordinacijo vlečenja dela v nasprotju </w:t>
      </w:r>
      <w:r w:rsidR="006E7CE2">
        <w:rPr>
          <w:rFonts w:ascii="Times New Roman" w:hAnsi="Times New Roman" w:cs="Times New Roman"/>
          <w:sz w:val="24"/>
          <w:szCs w:val="24"/>
        </w:rPr>
        <w:t>s</w:t>
      </w:r>
      <w:r w:rsidRPr="00327C02">
        <w:rPr>
          <w:rFonts w:ascii="Times New Roman" w:hAnsi="Times New Roman" w:cs="Times New Roman"/>
          <w:sz w:val="24"/>
          <w:szCs w:val="24"/>
        </w:rPr>
        <w:t xml:space="preserve"> Scrum, ki </w:t>
      </w:r>
      <w:r w:rsidR="006E7CE2">
        <w:rPr>
          <w:rFonts w:ascii="Times New Roman" w:hAnsi="Times New Roman" w:cs="Times New Roman"/>
          <w:sz w:val="24"/>
          <w:szCs w:val="24"/>
        </w:rPr>
        <w:t>izvaja</w:t>
      </w:r>
      <w:r w:rsidR="006E7CE2"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potiskanje dela. Zaradi potiskanja dela v praksi velikokrat prihaja do zastojev zaradi večopravilnosti razvoja. Tehnika vlečenja pomeni, da je toliko enot dela v teku kolikor jih lahko razvoj zaključi. Optimizacija dela v teku je odvisna od prave izbire nalog za dosego optimalne pretočnosti. WiP pomaga razvijalcem omejiti večopravilnost z namenom povečanja produktivnosti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commentRangeStart w:id="18"/>
      <w:r w:rsidRPr="00327C02">
        <w:rPr>
          <w:rFonts w:ascii="Times New Roman" w:hAnsi="Times New Roman" w:cs="Times New Roman"/>
          <w:sz w:val="24"/>
          <w:szCs w:val="24"/>
        </w:rPr>
        <w:t>.</w:t>
      </w:r>
      <w:commentRangeEnd w:id="18"/>
      <w:r w:rsidR="00763BE4">
        <w:rPr>
          <w:rStyle w:val="Pripombasklic"/>
        </w:rPr>
        <w:commentReference w:id="18"/>
      </w:r>
    </w:p>
    <w:p w14:paraId="5CDD7BF8"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37E9B807" w14:textId="77777777" w:rsidR="00A72A23" w:rsidRPr="00327C02" w:rsidRDefault="00042BA8"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14:paraId="1C45C3B4" w14:textId="77777777" w:rsidR="00A72A23" w:rsidRPr="00327C02" w:rsidRDefault="00A72A23"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3B719E18" w14:textId="56D9D821" w:rsidR="00114D4B"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114D4B" w:rsidRPr="00327C02">
        <w:rPr>
          <w:rFonts w:ascii="Times New Roman" w:hAnsi="Times New Roman" w:cs="Times New Roman"/>
          <w:sz w:val="24"/>
          <w:szCs w:val="24"/>
        </w:rPr>
        <w:t xml:space="preserve"> RAZVOJ VIDEO IGER</w:t>
      </w:r>
    </w:p>
    <w:p w14:paraId="10CAC00F" w14:textId="62B98C34" w:rsidR="0028208A" w:rsidRPr="00327C02" w:rsidDel="002F2380" w:rsidRDefault="0028208A" w:rsidP="005A6A3B">
      <w:pPr>
        <w:spacing w:line="360" w:lineRule="auto"/>
        <w:contextualSpacing/>
        <w:jc w:val="both"/>
        <w:rPr>
          <w:del w:id="19" w:author="Berce, Jaroslav" w:date="2018-01-22T09:53:00Z"/>
          <w:rFonts w:ascii="Times New Roman" w:hAnsi="Times New Roman" w:cs="Times New Roman"/>
          <w:sz w:val="24"/>
          <w:szCs w:val="24"/>
        </w:rPr>
      </w:pPr>
    </w:p>
    <w:p w14:paraId="4D36C1E9" w14:textId="0B911125" w:rsidR="00114D4B" w:rsidRDefault="00D34F72" w:rsidP="005A6A3B">
      <w:pPr>
        <w:spacing w:line="360" w:lineRule="auto"/>
        <w:contextualSpacing/>
        <w:jc w:val="both"/>
        <w:rPr>
          <w:rFonts w:ascii="Times New Roman" w:hAnsi="Times New Roman" w:cs="Times New Roman"/>
          <w:sz w:val="24"/>
          <w:szCs w:val="24"/>
        </w:rPr>
      </w:pPr>
      <w:commentRangeStart w:id="20"/>
      <w:r>
        <w:rPr>
          <w:rFonts w:ascii="Times New Roman" w:hAnsi="Times New Roman" w:cs="Times New Roman"/>
          <w:sz w:val="24"/>
          <w:szCs w:val="24"/>
        </w:rPr>
        <w:t>K</w:t>
      </w:r>
      <w:r w:rsidR="007A3D43">
        <w:rPr>
          <w:rFonts w:ascii="Times New Roman" w:hAnsi="Times New Roman" w:cs="Times New Roman"/>
          <w:sz w:val="24"/>
          <w:szCs w:val="24"/>
        </w:rPr>
        <w:t>a</w:t>
      </w:r>
      <w:r>
        <w:rPr>
          <w:rFonts w:ascii="Times New Roman" w:hAnsi="Times New Roman" w:cs="Times New Roman"/>
          <w:sz w:val="24"/>
          <w:szCs w:val="24"/>
        </w:rPr>
        <w:t xml:space="preserve">že </w:t>
      </w:r>
      <w:commentRangeEnd w:id="20"/>
      <w:r w:rsidR="00C42EB6">
        <w:rPr>
          <w:rStyle w:val="Pripombasklic"/>
        </w:rPr>
        <w:commentReference w:id="20"/>
      </w:r>
      <w:r>
        <w:rPr>
          <w:rFonts w:ascii="Times New Roman" w:hAnsi="Times New Roman" w:cs="Times New Roman"/>
          <w:sz w:val="24"/>
          <w:szCs w:val="24"/>
        </w:rPr>
        <w:t>se v</w:t>
      </w:r>
      <w:r w:rsidR="00114D4B" w:rsidRPr="00327C02">
        <w:rPr>
          <w:rFonts w:ascii="Times New Roman" w:hAnsi="Times New Roman" w:cs="Times New Roman"/>
          <w:sz w:val="24"/>
          <w:szCs w:val="24"/>
        </w:rPr>
        <w:t>eliko</w:t>
      </w:r>
      <w:r>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interesa na temo raziskovanja discipline metodologij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889)</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w:t>
      </w:r>
      <w:r w:rsidR="00C42EB6">
        <w:rPr>
          <w:rFonts w:ascii="Times New Roman" w:hAnsi="Times New Roman" w:cs="Times New Roman"/>
          <w:sz w:val="24"/>
          <w:szCs w:val="24"/>
        </w:rPr>
        <w:t>P</w:t>
      </w:r>
      <w:r w:rsidR="00114D4B" w:rsidRPr="00327C02">
        <w:rPr>
          <w:rFonts w:ascii="Times New Roman" w:hAnsi="Times New Roman" w:cs="Times New Roman"/>
          <w:sz w:val="24"/>
          <w:szCs w:val="24"/>
        </w:rPr>
        <w:t>oveča</w:t>
      </w:r>
      <w:r w:rsidR="00C42EB6">
        <w:rPr>
          <w:rFonts w:ascii="Times New Roman" w:hAnsi="Times New Roman" w:cs="Times New Roman"/>
          <w:sz w:val="24"/>
          <w:szCs w:val="24"/>
        </w:rPr>
        <w:t>lo se je</w:t>
      </w:r>
      <w:r w:rsidR="00114D4B" w:rsidRPr="00327C02">
        <w:rPr>
          <w:rFonts w:ascii="Times New Roman" w:hAnsi="Times New Roman" w:cs="Times New Roman"/>
          <w:sz w:val="24"/>
          <w:szCs w:val="24"/>
        </w:rPr>
        <w:t xml:space="preserve"> število raziskav na tem področju. Poleg tega aktivnost raziskovanja inženiringa video iger v primerjavi z raziskovanjem razvoja programske opreme raste hitreje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893)</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Od leta 2008 je bilo </w:t>
      </w:r>
      <w:r w:rsidR="00C42EB6">
        <w:rPr>
          <w:rFonts w:ascii="Times New Roman" w:hAnsi="Times New Roman" w:cs="Times New Roman"/>
          <w:sz w:val="24"/>
          <w:szCs w:val="24"/>
        </w:rPr>
        <w:t>objavljenih</w:t>
      </w:r>
      <w:r w:rsidR="00C42EB6"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več študij na temo upravljanja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ki zajema tehnike upravljanja s procesi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(Novak 2012, 351)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To potrdi tudi sistematičen pregled literature, ki so ga </w:t>
      </w:r>
      <w:r w:rsidR="004644F1">
        <w:rPr>
          <w:rFonts w:ascii="Times New Roman" w:hAnsi="Times New Roman" w:cs="Times New Roman"/>
          <w:sz w:val="24"/>
          <w:szCs w:val="24"/>
        </w:rPr>
        <w:t xml:space="preserve">izvedli Aleem in kolegi (2016). </w:t>
      </w:r>
      <w:r w:rsidR="00114D4B" w:rsidRPr="00327C02">
        <w:rPr>
          <w:rFonts w:ascii="Times New Roman" w:hAnsi="Times New Roman" w:cs="Times New Roman"/>
          <w:sz w:val="24"/>
          <w:szCs w:val="24"/>
        </w:rPr>
        <w:t>Razvidno je da je število raziskav doseglo vrhunec</w:t>
      </w:r>
      <w:r w:rsidR="008875BD" w:rsidRPr="00327C02">
        <w:rPr>
          <w:rFonts w:ascii="Times New Roman" w:hAnsi="Times New Roman" w:cs="Times New Roman"/>
          <w:sz w:val="24"/>
          <w:szCs w:val="24"/>
        </w:rPr>
        <w:t xml:space="preserve"> med leti 2008-2015</w:t>
      </w:r>
      <w:r w:rsidR="00114D4B" w:rsidRPr="00327C02">
        <w:rPr>
          <w:rFonts w:ascii="Times New Roman" w:hAnsi="Times New Roman" w:cs="Times New Roman"/>
          <w:sz w:val="24"/>
          <w:szCs w:val="24"/>
        </w:rPr>
        <w:t xml:space="preserve"> (PRILOGA A). Kljub porastu raziskav smo opazili, da se organizacije poslužujejo različnim pristopom in njihovim hibridom predstavljenih v prejšnjem poglavju.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w:t>
      </w:r>
      <w:r w:rsidR="004A445E">
        <w:rPr>
          <w:rFonts w:ascii="Times New Roman" w:hAnsi="Times New Roman" w:cs="Times New Roman"/>
          <w:sz w:val="24"/>
          <w:szCs w:val="24"/>
        </w:rPr>
        <w:t>e ključno za izboljšanje procesov</w:t>
      </w:r>
      <w:r w:rsidR="00114D4B"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{"citationID":"J8imPJsE","properties":{"formattedCitation":"(Aleem, Capretz, in Ahmed 2016b, 26)","plainCitation":"(Aleem, Capretz, in Ahmed 2016b,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sidR="00114D4B"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(Aleem, Capretz, in Ahmed 2016b, 26)</w:t>
      </w:r>
      <w:r w:rsidR="00114D4B" w:rsidRPr="00327C02">
        <w:rPr>
          <w:rFonts w:ascii="Times New Roman" w:hAnsi="Times New Roman" w:cs="Times New Roman"/>
          <w:sz w:val="24"/>
          <w:szCs w:val="24"/>
        </w:rPr>
        <w:fldChar w:fldCharType="end"/>
      </w:r>
      <w:r w:rsidR="00444625">
        <w:rPr>
          <w:rFonts w:ascii="Times New Roman" w:hAnsi="Times New Roman" w:cs="Times New Roman"/>
          <w:sz w:val="24"/>
          <w:szCs w:val="24"/>
        </w:rPr>
        <w:t>.</w:t>
      </w:r>
    </w:p>
    <w:p w14:paraId="48B9E5E7" w14:textId="77777777" w:rsidR="00444625" w:rsidRPr="00327C02" w:rsidRDefault="00444625" w:rsidP="005A6A3B">
      <w:pPr>
        <w:spacing w:line="360" w:lineRule="auto"/>
        <w:contextualSpacing/>
        <w:jc w:val="both"/>
        <w:rPr>
          <w:rFonts w:ascii="Times New Roman" w:hAnsi="Times New Roman" w:cs="Times New Roman"/>
          <w:sz w:val="24"/>
          <w:szCs w:val="24"/>
        </w:rPr>
      </w:pPr>
    </w:p>
    <w:p w14:paraId="1EB5BC17" w14:textId="574B7FC6" w:rsidR="00114D4B" w:rsidRPr="00327C02"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.1 ZNAČILNOSTI IGER</w:t>
      </w:r>
    </w:p>
    <w:p w14:paraId="3CFD8AC8"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 razvoj iger je jasno, da poseduje značilnosti, ki niso prisotne v ostalih disciplinah inženiringa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5C1FEF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se osredotočajo na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(Esposito 2005,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Igranje predstavlja element, ki emocionalno pritegne igralce. Je nekakšno stanje, ki je podobno zabavi</w:t>
      </w:r>
      <w:r w:rsidR="00477D2A">
        <w:rPr>
          <w:rFonts w:ascii="Times New Roman" w:hAnsi="Times New Roman" w:cs="Times New Roman"/>
          <w:sz w:val="24"/>
          <w:szCs w:val="24"/>
        </w:rPr>
        <w:t xml:space="preserve"> </w:t>
      </w:r>
      <w:r w:rsidR="00477D2A">
        <w:rPr>
          <w:rFonts w:ascii="Times New Roman" w:hAnsi="Times New Roman" w:cs="Times New Roman"/>
          <w:sz w:val="24"/>
          <w:szCs w:val="24"/>
        </w:rPr>
        <w:fldChar w:fldCharType="begin"/>
      </w:r>
      <w:r w:rsidR="00477D2A">
        <w:rPr>
          <w:rFonts w:ascii="Times New Roman" w:hAnsi="Times New Roman" w:cs="Times New Roman"/>
          <w:sz w:val="24"/>
          <w:szCs w:val="24"/>
        </w:rPr>
        <w:instrText xml:space="preserve"> ADDIN ZOTERO_ITEM CSL_CITATION {"citationID":"mgVQza68","properties":{"formattedCitation":"(Fullerton 2014, 103)","plainCitation":"(Fullerton 2014, 103)"},"citationItems":[{"id":437,"uris":["http://zotero.org/users/local/1VrTeLcH/items/W345D427"],"uri":["http://zotero.org/users/local/1VrTeLcH/items/W345D427"],"itemData":{"id":437,"type":"book","title":"Game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Workshop","language":"English","author":[{"family":"Fullerton","given":"Tracy"}],"issued":{"date-parts":[["2014",3,7]]}},"locator":"103"}],"schema":"https://github.com/citation-style-language/schema/raw/master/csl-citation.json"} </w:instrText>
      </w:r>
      <w:r w:rsidR="00477D2A">
        <w:rPr>
          <w:rFonts w:ascii="Times New Roman" w:hAnsi="Times New Roman" w:cs="Times New Roman"/>
          <w:sz w:val="24"/>
          <w:szCs w:val="24"/>
        </w:rPr>
        <w:fldChar w:fldCharType="separate"/>
      </w:r>
      <w:r w:rsidR="00477D2A" w:rsidRPr="00477D2A">
        <w:rPr>
          <w:rFonts w:ascii="Times New Roman" w:hAnsi="Times New Roman" w:cs="Times New Roman"/>
          <w:sz w:val="24"/>
        </w:rPr>
        <w:t>(Fullerton 2014, 103)</w:t>
      </w:r>
      <w:r w:rsidR="00477D2A">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Posledično se igre smatrajo za najbolj </w:t>
      </w:r>
      <w:commentRangeStart w:id="21"/>
      <w:r w:rsidRPr="00327C02">
        <w:rPr>
          <w:rFonts w:ascii="Times New Roman" w:hAnsi="Times New Roman" w:cs="Times New Roman"/>
          <w:sz w:val="24"/>
          <w:szCs w:val="24"/>
        </w:rPr>
        <w:t>ekstremne hedonične informacijske sisteme</w:t>
      </w:r>
      <w:commentRangeEnd w:id="21"/>
      <w:r w:rsidR="00C42EB6">
        <w:rPr>
          <w:rStyle w:val="Pripombasklic"/>
        </w:rPr>
        <w:commentReference w:id="21"/>
      </w:r>
      <w:r w:rsidRPr="00327C02">
        <w:rPr>
          <w:rFonts w:ascii="Times New Roman" w:hAnsi="Times New Roman" w:cs="Times New Roman"/>
          <w:sz w:val="24"/>
          <w:szCs w:val="24"/>
        </w:rPr>
        <w:t xml:space="preserve">, pa vendar se pri utilitarnih namenih uporabe uporabna motivacija premakne iz zabave v uporabnost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(Hamari in Keronen 2017, 136)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5E5FEBB4"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lahko vodijo tako intrinzične kot ekstrinzične motivacije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198)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(Imlig-Iten in Petko 2014,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katerih uravnoteženost igre predstavlja efektivnost, ki je pridobljena s konsistenco zahtevnosti in zabave pri igranju</w:t>
      </w:r>
      <w:r w:rsidRPr="00327C02">
        <w:rPr>
          <w:rStyle w:val="Sprotnaopomba-sklic"/>
          <w:rFonts w:ascii="Times New Roman" w:hAnsi="Times New Roman" w:cs="Times New Roman"/>
          <w:sz w:val="24"/>
          <w:szCs w:val="24"/>
        </w:rPr>
        <w:footnoteReference w:id="34"/>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202)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predstavlja zabavno izkušnjo, ki je najpomembnejše merilo uspeha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V razvoju iger se uporablja termin uporabniška izkušnja</w:t>
      </w:r>
      <w:r w:rsidRPr="00327C02">
        <w:rPr>
          <w:rStyle w:val="Sprotnaopomba-sklic"/>
          <w:rFonts w:ascii="Times New Roman" w:hAnsi="Times New Roman" w:cs="Times New Roman"/>
          <w:sz w:val="24"/>
          <w:szCs w:val="24"/>
        </w:rPr>
        <w:footnoteReference w:id="35"/>
      </w:r>
      <w:r w:rsidRPr="00327C02">
        <w:rPr>
          <w:rFonts w:ascii="Times New Roman" w:hAnsi="Times New Roman" w:cs="Times New Roman"/>
          <w:sz w:val="24"/>
          <w:szCs w:val="24"/>
        </w:rPr>
        <w:t xml:space="preserve">, ki jo z iterativnim procesom upoštevanja </w:t>
      </w:r>
      <w:r w:rsidRPr="00327C02">
        <w:rPr>
          <w:rFonts w:ascii="Times New Roman" w:hAnsi="Times New Roman" w:cs="Times New Roman"/>
          <w:sz w:val="24"/>
          <w:szCs w:val="24"/>
        </w:rPr>
        <w:lastRenderedPageBreak/>
        <w:t>uporabniških povratnih informacij oblikovalci izboljšujejo tekom procesa razvoja</w:t>
      </w:r>
      <w:r w:rsidR="00B61032">
        <w:rPr>
          <w:rFonts w:ascii="Times New Roman" w:hAnsi="Times New Roman" w:cs="Times New Roman"/>
          <w:sz w:val="24"/>
          <w:szCs w:val="24"/>
        </w:rPr>
        <w:t xml:space="preserve"> </w:t>
      </w:r>
      <w:r w:rsidR="00B61032">
        <w:rPr>
          <w:rFonts w:ascii="Times New Roman" w:hAnsi="Times New Roman" w:cs="Times New Roman"/>
          <w:sz w:val="24"/>
          <w:szCs w:val="24"/>
        </w:rPr>
        <w:fldChar w:fldCharType="begin"/>
      </w:r>
      <w:r w:rsidR="00B61032">
        <w:rPr>
          <w:rFonts w:ascii="Times New Roman" w:hAnsi="Times New Roman" w:cs="Times New Roman"/>
          <w:sz w:val="24"/>
          <w:szCs w:val="24"/>
        </w:rPr>
        <w:instrText xml:space="preserve"> ADDIN ZOTERO_ITEM CSL_CITATION {"citationID":"69gHPEno","properties":{"formattedCitation":"(Fullerton 2014, 2)","plainCitation":"(Fullerton 2014, 2)"},"citationItems":[{"id":437,"uris":["http://zotero.org/users/local/1VrTeLcH/items/W345D427"],"uri":["http://zotero.org/users/local/1VrTeLcH/items/W345D427"],"itemData":{"id":437,"type":"book","title":"Game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Workshop","language":"English","author":[{"family":"Fullerton","given":"Tracy"}],"issued":{"date-parts":[["2014",3,7]]}},"locator":"2"}],"schema":"https://github.com/citation-style-language/schema/raw/master/csl-citation.json"} </w:instrText>
      </w:r>
      <w:r w:rsidR="00B61032">
        <w:rPr>
          <w:rFonts w:ascii="Times New Roman" w:hAnsi="Times New Roman" w:cs="Times New Roman"/>
          <w:sz w:val="24"/>
          <w:szCs w:val="24"/>
        </w:rPr>
        <w:fldChar w:fldCharType="separate"/>
      </w:r>
      <w:r w:rsidR="00B61032" w:rsidRPr="00B61032">
        <w:rPr>
          <w:rFonts w:ascii="Times New Roman" w:hAnsi="Times New Roman" w:cs="Times New Roman"/>
          <w:sz w:val="24"/>
        </w:rPr>
        <w:t>(Fullerton 2014, 2)</w:t>
      </w:r>
      <w:r w:rsidR="00B6103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Potrebno je razumevanje, da igra ni izkušnja vendar je izkušnja nekaj kar igra omogoča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povratnimi informacijami je povezana tudi pozornost na defekte. Zavoljo tega osrednja aktivnost razvoja video iger navadno postane konstantno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aktivnost predstavlja testni protokol in velja za iterativni proces med načrtovanjem, razvojem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(Sylvester 2013, 295)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0E23049"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Zanimivost igre je tudi v njenem življenjskem ciklu razvoja. Njen življenjski cikel se nikoli ne konča. </w:t>
      </w:r>
      <w:commentRangeStart w:id="22"/>
      <w:r w:rsidRPr="00327C02">
        <w:rPr>
          <w:rFonts w:ascii="Times New Roman" w:hAnsi="Times New Roman" w:cs="Times New Roman"/>
          <w:sz w:val="24"/>
          <w:szCs w:val="24"/>
        </w:rPr>
        <w:t xml:space="preserve">Navadno manj izkušena ekipa ostane in skrbi za </w:t>
      </w:r>
      <w:commentRangeEnd w:id="22"/>
      <w:r w:rsidR="00C42EB6">
        <w:rPr>
          <w:rStyle w:val="Pripombasklic"/>
        </w:rPr>
        <w:commentReference w:id="22"/>
      </w:r>
      <w:r w:rsidRPr="00327C02">
        <w:rPr>
          <w:rFonts w:ascii="Times New Roman" w:hAnsi="Times New Roman" w:cs="Times New Roman"/>
          <w:sz w:val="24"/>
          <w:szCs w:val="24"/>
        </w:rPr>
        <w:t xml:space="preserve">posodabljanje virtualnega sveta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Izdajajo se 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sidR="00A92618">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zameno za brezplačno igranje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sidR="00F11003">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sidR="00F11003">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36"/>
      </w:r>
      <w:r w:rsidRPr="00327C02">
        <w:rPr>
          <w:rFonts w:ascii="Times New Roman" w:hAnsi="Times New Roman" w:cs="Times New Roman"/>
          <w:sz w:val="24"/>
          <w:szCs w:val="24"/>
        </w:rPr>
        <w:t xml:space="preserve"> igre s čimer se vključijo v primitiven razvojni proces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0631678" w14:textId="77777777" w:rsidR="00114D4B" w:rsidRPr="00327C02" w:rsidRDefault="00114D4B" w:rsidP="005A6A3B">
      <w:pPr>
        <w:spacing w:line="360" w:lineRule="auto"/>
        <w:contextualSpacing/>
        <w:jc w:val="both"/>
        <w:rPr>
          <w:rFonts w:ascii="Times New Roman" w:hAnsi="Times New Roman" w:cs="Times New Roman"/>
          <w:sz w:val="24"/>
          <w:szCs w:val="24"/>
        </w:rPr>
      </w:pPr>
    </w:p>
    <w:p w14:paraId="1461CB0B" w14:textId="323BBF47" w:rsidR="00114D4B" w:rsidRPr="00327C02" w:rsidRDefault="00C327E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.2 PROCESI V PRAKSI</w:t>
      </w:r>
    </w:p>
    <w:p w14:paraId="06B7297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w:t>
      </w:r>
      <w:commentRangeStart w:id="23"/>
      <w:r w:rsidRPr="00327C02">
        <w:rPr>
          <w:rFonts w:ascii="Times New Roman" w:hAnsi="Times New Roman" w:cs="Times New Roman"/>
          <w:sz w:val="24"/>
          <w:szCs w:val="24"/>
        </w:rPr>
        <w:t xml:space="preserve">Avstrijski </w:t>
      </w:r>
      <w:commentRangeEnd w:id="23"/>
      <w:r w:rsidR="00CC5751">
        <w:rPr>
          <w:rStyle w:val="Pripombasklic"/>
        </w:rPr>
        <w:commentReference w:id="23"/>
      </w:r>
      <w:r w:rsidRPr="00327C02">
        <w:rPr>
          <w:rFonts w:ascii="Times New Roman" w:hAnsi="Times New Roman" w:cs="Times New Roman"/>
          <w:sz w:val="24"/>
          <w:szCs w:val="24"/>
        </w:rPr>
        <w:t xml:space="preserve">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BBF2E46"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XP, Scrum, Kanban, rapidni, inkrementalni in komponentni razvojni modeli.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05EFE0F"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procesov v finski industriji igre. Raziskava je zajemala najmanjša podjetja kot tudi enega največjih (npr. 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47455BFE"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 podlagi dokumentov obdukcij razvoja sta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raziskavo, ki je ugotavljala uporabo agilnih praks v razvoju. Ugotovila sta, da se v razvoju uporabljajo agilne prakse. Uporaba se lahko s prakticiranjem agilnih praks izvaja povsem nezavedno in celo neformalno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4AE6F13F"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37"/>
      </w:r>
      <w:r w:rsidRPr="00327C02">
        <w:rPr>
          <w:rFonts w:ascii="Times New Roman" w:hAnsi="Times New Roman" w:cs="Times New Roman"/>
          <w:sz w:val="24"/>
          <w:szCs w:val="24"/>
        </w:rPr>
        <w:t xml:space="preserve">, ki meni, da naj </w:t>
      </w:r>
      <w:r w:rsidR="00BF3E7F">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18C1CCCA" w14:textId="77777777" w:rsidR="00114D4B" w:rsidRPr="00327C02" w:rsidRDefault="00114D4B" w:rsidP="005A6A3B">
      <w:pPr>
        <w:spacing w:line="360" w:lineRule="auto"/>
        <w:contextualSpacing/>
        <w:rPr>
          <w:rFonts w:ascii="Times New Roman" w:hAnsi="Times New Roman" w:cs="Times New Roman"/>
          <w:sz w:val="24"/>
          <w:szCs w:val="24"/>
        </w:rPr>
      </w:pPr>
    </w:p>
    <w:p w14:paraId="5DDA1F1F" w14:textId="56A82DF0" w:rsidR="00114D4B" w:rsidRPr="00327C02" w:rsidRDefault="00BC227B" w:rsidP="005A6A3B">
      <w:pPr>
        <w:spacing w:line="360" w:lineRule="auto"/>
        <w:contextualSpacing/>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.3</w:t>
      </w:r>
      <w:r>
        <w:rPr>
          <w:rFonts w:ascii="Times New Roman" w:hAnsi="Times New Roman" w:cs="Times New Roman"/>
          <w:sz w:val="24"/>
          <w:szCs w:val="24"/>
        </w:rPr>
        <w:t xml:space="preserve"> </w:t>
      </w:r>
      <w:r w:rsidR="004E4800">
        <w:rPr>
          <w:rFonts w:ascii="Times New Roman" w:hAnsi="Times New Roman" w:cs="Times New Roman"/>
          <w:sz w:val="24"/>
          <w:szCs w:val="24"/>
        </w:rPr>
        <w:t>PRISTOPI ZA RAZVOJ IGER</w:t>
      </w:r>
      <w:r>
        <w:rPr>
          <w:rFonts w:ascii="Times New Roman" w:hAnsi="Times New Roman" w:cs="Times New Roman"/>
          <w:sz w:val="24"/>
          <w:szCs w:val="24"/>
        </w:rPr>
        <w:t xml:space="preserve"> </w:t>
      </w:r>
    </w:p>
    <w:p w14:paraId="13E8DBE1"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674804A1" w14:textId="77777777" w:rsidR="009A605E"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38"/>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39"/>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50E66FAD"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w:t>
      </w:r>
      <w:r w:rsidRPr="00327C02">
        <w:rPr>
          <w:rFonts w:ascii="Times New Roman" w:hAnsi="Times New Roman" w:cs="Times New Roman"/>
          <w:sz w:val="24"/>
          <w:szCs w:val="24"/>
        </w:rPr>
        <w:lastRenderedPageBreak/>
        <w:t xml:space="preserve">igre ali faza izdaje v kolikor je rezultat beta testiranja zadovoljiv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3571BD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40"/>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41"/>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delavnih produktov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 in analize tveganj. Vzorec se nadaljuje dokler 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FD4A2D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 Produkcija poteka iterativno, priporoča Kanban metodo za kreacijo umetnin in podajanje časovnih </w:t>
      </w:r>
      <w:r w:rsidRPr="00327C02">
        <w:rPr>
          <w:rFonts w:ascii="Times New Roman" w:hAnsi="Times New Roman" w:cs="Times New Roman"/>
          <w:sz w:val="24"/>
          <w:szCs w:val="24"/>
        </w:rPr>
        <w:lastRenderedPageBreak/>
        <w:t xml:space="preserve">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obdukcije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B78A6E5" w14:textId="77777777" w:rsidR="00114D4B" w:rsidRPr="00327C02" w:rsidRDefault="00114D4B" w:rsidP="005A6A3B">
      <w:pPr>
        <w:spacing w:line="360" w:lineRule="auto"/>
        <w:contextualSpacing/>
        <w:jc w:val="both"/>
        <w:rPr>
          <w:rFonts w:ascii="Times New Roman" w:hAnsi="Times New Roman" w:cs="Times New Roman"/>
          <w:sz w:val="24"/>
          <w:szCs w:val="24"/>
        </w:rPr>
      </w:pPr>
    </w:p>
    <w:p w14:paraId="2EA751EB" w14:textId="0CF741A2" w:rsidR="00114D4B" w:rsidRPr="00327C02"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.4 POMANJKLJIVOSTI PROCESNIH MODELOV ZA IGRE</w:t>
      </w:r>
    </w:p>
    <w:p w14:paraId="63FE7D16" w14:textId="552922A3" w:rsidR="00114D4B" w:rsidRPr="00327C02" w:rsidRDefault="005A5485"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00114D4B" w:rsidRPr="00327C02">
        <w:rPr>
          <w:rFonts w:ascii="Times New Roman" w:hAnsi="Times New Roman" w:cs="Times New Roman"/>
          <w:sz w:val="24"/>
          <w:szCs w:val="24"/>
        </w:rPr>
        <w:t>azličice modelov se pojavijo tudi v sivi literaturi. GUP</w:t>
      </w:r>
      <w:r w:rsidR="00114D4B" w:rsidRPr="00327C02">
        <w:rPr>
          <w:rStyle w:val="Sprotnaopomba-sklic"/>
          <w:rFonts w:ascii="Times New Roman" w:hAnsi="Times New Roman" w:cs="Times New Roman"/>
          <w:sz w:val="24"/>
          <w:szCs w:val="24"/>
        </w:rPr>
        <w:footnoteReference w:id="42"/>
      </w:r>
      <w:r w:rsidR="00114D4B"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Flood (2003) pri definiranju GUP predstavi in komentira GWP</w:t>
      </w:r>
      <w:r w:rsidR="00114D4B" w:rsidRPr="00327C02">
        <w:rPr>
          <w:rStyle w:val="Sprotnaopomba-sklic"/>
          <w:rFonts w:ascii="Times New Roman" w:hAnsi="Times New Roman" w:cs="Times New Roman"/>
          <w:sz w:val="24"/>
          <w:szCs w:val="24"/>
        </w:rPr>
        <w:footnoteReference w:id="43"/>
      </w:r>
      <w:r w:rsidR="00114D4B" w:rsidRPr="00327C02">
        <w:rPr>
          <w:rFonts w:ascii="Times New Roman" w:hAnsi="Times New Roman" w:cs="Times New Roman"/>
          <w:sz w:val="24"/>
          <w:szCs w:val="24"/>
        </w:rPr>
        <w:t>. Kljub štev</w:t>
      </w:r>
      <w:r w:rsidR="00D2464E">
        <w:rPr>
          <w:rFonts w:ascii="Times New Roman" w:hAnsi="Times New Roman" w:cs="Times New Roman"/>
          <w:sz w:val="24"/>
          <w:szCs w:val="24"/>
        </w:rPr>
        <w:t xml:space="preserve">ilnim pomanjkljivostim </w:t>
      </w:r>
      <w:r w:rsidR="00114D4B" w:rsidRPr="00327C02">
        <w:rPr>
          <w:rFonts w:ascii="Times New Roman" w:hAnsi="Times New Roman" w:cs="Times New Roman"/>
          <w:sz w:val="24"/>
          <w:szCs w:val="24"/>
        </w:rPr>
        <w:t xml:space="preserve">ta proces prvič predstavi artefakte, ki so specifični za igre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(specifikacija igre, umetniška biblija, tehnična specifikacija)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GWP omenjata tudi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kot pristop, ki so ga uporabili razvijalci igre Ankh. GWP ima težavo, da predstavlja linearen proces. </w:t>
      </w:r>
      <w:r w:rsidR="000F270E">
        <w:rPr>
          <w:rFonts w:ascii="Times New Roman" w:hAnsi="Times New Roman" w:cs="Times New Roman"/>
          <w:sz w:val="24"/>
          <w:szCs w:val="24"/>
        </w:rPr>
        <w:t>Pri tem procesu o</w:t>
      </w:r>
      <w:r w:rsidR="00114D4B"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Razvoj iger ni linearen proces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tendenca po ogibanju uporabe kaskadnih pristopov, ker je nemogoče definirati in načrtovati program vnaprej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(Rucker 2002, 38)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GWP in prav tako GUP ne podajata priporočila uporabe ali referenčne modele za aplikacijo teh procesov,</w:t>
      </w:r>
      <w:r w:rsidR="001C1CB5">
        <w:rPr>
          <w:rFonts w:ascii="Times New Roman" w:hAnsi="Times New Roman" w:cs="Times New Roman"/>
          <w:sz w:val="24"/>
          <w:szCs w:val="24"/>
        </w:rPr>
        <w:t xml:space="preserve"> na kar n</w:t>
      </w:r>
      <w:r w:rsidR="00114D4B" w:rsidRPr="00327C02">
        <w:rPr>
          <w:rFonts w:ascii="Times New Roman" w:hAnsi="Times New Roman" w:cs="Times New Roman"/>
          <w:sz w:val="24"/>
          <w:szCs w:val="24"/>
        </w:rPr>
        <w:t xml:space="preserve">ajverjetneje vpliva tajna narava industrije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w:t>
      </w:r>
    </w:p>
    <w:p w14:paraId="3511913B"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44"/>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DFD4EE9"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naštetih se v akademski literaturi pojavita tudi dve pobudi procesov AGP</w:t>
      </w:r>
      <w:r w:rsidRPr="00327C02">
        <w:rPr>
          <w:rStyle w:val="Sprotnaopomba-sklic"/>
          <w:rFonts w:ascii="Times New Roman" w:hAnsi="Times New Roman" w:cs="Times New Roman"/>
          <w:sz w:val="24"/>
          <w:szCs w:val="24"/>
        </w:rPr>
        <w:footnoteReference w:id="45"/>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 xml:space="preserve">(Wilson </w:t>
      </w:r>
      <w:r w:rsidRPr="00327C02">
        <w:rPr>
          <w:rFonts w:ascii="Times New Roman" w:hAnsi="Times New Roman" w:cs="Times New Roman"/>
          <w:sz w:val="24"/>
        </w:rPr>
        <w:lastRenderedPageBreak/>
        <w:t>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Poleg tega igre 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14:paraId="79C92F9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Kljub temu, da predlogi procesov v prejšnjem poglavju predstavljajo bolj strukturirane jih spremljajo številne pomanjkljivosti. V tem razdelku smo že večkrat komentirali linearnost procesov, ki se izražajo s predpisovanjem poteka razvoja. 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faze beta testiranja vrne v pred produkcijo, medtem, ko med produkcijo poteka iterativna izboljšava prototipa. Čeprav pristop podpira post 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 GDLC-ju primanjkuje definiranja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sidRPr="00327C02">
        <w:rPr>
          <w:rFonts w:ascii="Times New Roman" w:hAnsi="Times New Roman" w:cs="Times New Roman"/>
          <w:sz w:val="24"/>
          <w:szCs w:val="24"/>
        </w:rPr>
        <w:t>LOGA E</w:t>
      </w:r>
      <w:r w:rsidRPr="00327C02">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46"/>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47"/>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katere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w:t>
      </w:r>
      <w:r w:rsidRPr="00327C02">
        <w:rPr>
          <w:rFonts w:ascii="Times New Roman" w:hAnsi="Times New Roman" w:cs="Times New Roman"/>
          <w:sz w:val="24"/>
          <w:szCs w:val="24"/>
        </w:rPr>
        <w:lastRenderedPageBreak/>
        <w:t xml:space="preserve">linearno na podlagi podrobno definirane dokumentacije (GDD), ki služi kot funkcionalna specifikacija. V nasprotju s funkcionalnimi specifikacijami je GDD zaradi svoje narave bolj organski in dinamičen.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48"/>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6347453" w14:textId="77777777" w:rsidR="00360F96" w:rsidRPr="00327C02" w:rsidRDefault="00360F96"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155F6959" w14:textId="51C11C3C" w:rsidR="00360F96" w:rsidRPr="00327C02" w:rsidRDefault="00C71903" w:rsidP="005A6A3B">
      <w:pPr>
        <w:spacing w:line="360" w:lineRule="auto"/>
        <w:jc w:val="both"/>
        <w:rPr>
          <w:rFonts w:ascii="Times New Roman" w:hAnsi="Times New Roman" w:cs="Times New Roman"/>
          <w:sz w:val="24"/>
        </w:rPr>
      </w:pPr>
      <w:ins w:id="24" w:author="dung" w:date="2018-01-26T11:49:00Z">
        <w:r>
          <w:rPr>
            <w:rFonts w:ascii="Times New Roman" w:hAnsi="Times New Roman" w:cs="Times New Roman"/>
            <w:sz w:val="24"/>
          </w:rPr>
          <w:lastRenderedPageBreak/>
          <w:t>4</w:t>
        </w:r>
      </w:ins>
      <w:del w:id="25" w:author="dung" w:date="2018-01-26T11:49:00Z">
        <w:r w:rsidR="00360F96" w:rsidRPr="00327C02" w:rsidDel="00C71903">
          <w:rPr>
            <w:rFonts w:ascii="Times New Roman" w:hAnsi="Times New Roman" w:cs="Times New Roman"/>
            <w:sz w:val="24"/>
          </w:rPr>
          <w:delText>5</w:delText>
        </w:r>
      </w:del>
      <w:r w:rsidR="00360F96" w:rsidRPr="00327C02">
        <w:rPr>
          <w:rFonts w:ascii="Times New Roman" w:hAnsi="Times New Roman" w:cs="Times New Roman"/>
          <w:sz w:val="24"/>
        </w:rPr>
        <w:t xml:space="preserve"> INŽENIRING METOD</w:t>
      </w:r>
    </w:p>
    <w:p w14:paraId="085942F8" w14:textId="6E1D3B71"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Inženiring metod (IM) je disciplina, ki se ukvarja z razvojem metod, tehnik in orodij za razvoj informacijskih sistemov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Slika </w:t>
      </w:r>
      <w:del w:id="26" w:author="dung" w:date="2018-01-26T11:49:00Z">
        <w:r w:rsidRPr="00327C02" w:rsidDel="00C71903">
          <w:rPr>
            <w:rFonts w:ascii="Times New Roman" w:hAnsi="Times New Roman" w:cs="Times New Roman"/>
            <w:sz w:val="24"/>
          </w:rPr>
          <w:delText>5</w:delText>
        </w:r>
      </w:del>
      <w:ins w:id="27" w:author="dung" w:date="2018-01-26T11:49:00Z">
        <w:r w:rsidR="00C71903">
          <w:rPr>
            <w:rFonts w:ascii="Times New Roman" w:hAnsi="Times New Roman" w:cs="Times New Roman"/>
            <w:sz w:val="24"/>
          </w:rPr>
          <w:t>4</w:t>
        </w:r>
      </w:ins>
      <w:r w:rsidRPr="00327C02">
        <w:rPr>
          <w:rFonts w:ascii="Times New Roman" w:hAnsi="Times New Roman" w:cs="Times New Roman"/>
          <w:sz w:val="24"/>
        </w:rPr>
        <w:t xml:space="preserve">.1 prikazuje model splošnega življenjskega cikla IM. Po identifikaciji domene </w:t>
      </w:r>
      <w:r w:rsidR="00110CB8" w:rsidRPr="00327C02">
        <w:rPr>
          <w:rFonts w:ascii="Times New Roman" w:hAnsi="Times New Roman" w:cs="Times New Roman"/>
          <w:sz w:val="24"/>
        </w:rPr>
        <w:t xml:space="preserve">diskurza </w:t>
      </w:r>
      <w:r w:rsidRPr="00327C02">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36ACA15" w14:textId="77777777" w:rsidR="00110CB8"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sz w:val="24"/>
        </w:rPr>
        <w:t xml:space="preserve"> </w:t>
      </w:r>
    </w:p>
    <w:p w14:paraId="12D764FE" w14:textId="786501E9"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Slik </w:t>
      </w:r>
      <w:ins w:id="28" w:author="dung" w:date="2018-01-26T11:49:00Z">
        <w:r w:rsidR="00C71903">
          <w:rPr>
            <w:rFonts w:ascii="Times New Roman" w:hAnsi="Times New Roman" w:cs="Times New Roman"/>
            <w:sz w:val="20"/>
          </w:rPr>
          <w:t>4</w:t>
        </w:r>
      </w:ins>
      <w:del w:id="29" w:author="dung" w:date="2018-01-26T11:49:00Z">
        <w:r w:rsidRPr="00327C02" w:rsidDel="00C71903">
          <w:rPr>
            <w:rFonts w:ascii="Times New Roman" w:hAnsi="Times New Roman" w:cs="Times New Roman"/>
            <w:sz w:val="20"/>
          </w:rPr>
          <w:delText>5</w:delText>
        </w:r>
      </w:del>
      <w:r w:rsidRPr="00327C02">
        <w:rPr>
          <w:rFonts w:ascii="Times New Roman" w:hAnsi="Times New Roman" w:cs="Times New Roman"/>
          <w:sz w:val="20"/>
        </w:rPr>
        <w:t>.1 življenjski cikel IM</w:t>
      </w:r>
    </w:p>
    <w:p w14:paraId="6C4A242F" w14:textId="77777777" w:rsidR="00360F96" w:rsidRPr="00327C02" w:rsidRDefault="00360F96" w:rsidP="005A6A3B">
      <w:pPr>
        <w:spacing w:line="360" w:lineRule="auto"/>
        <w:contextualSpacing/>
        <w:jc w:val="center"/>
        <w:rPr>
          <w:rFonts w:ascii="Times New Roman" w:hAnsi="Times New Roman" w:cs="Times New Roman"/>
          <w:sz w:val="20"/>
        </w:rPr>
      </w:pPr>
    </w:p>
    <w:p w14:paraId="735B1CF3" w14:textId="77777777"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1BE6521B" wp14:editId="6DE89233">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45758" cy="790883"/>
                    </a:xfrm>
                    <a:prstGeom prst="rect">
                      <a:avLst/>
                    </a:prstGeom>
                  </pic:spPr>
                </pic:pic>
              </a:graphicData>
            </a:graphic>
          </wp:inline>
        </w:drawing>
      </w:r>
    </w:p>
    <w:p w14:paraId="09729C7A" w14:textId="77777777"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422)</w:t>
      </w:r>
      <w:r w:rsidRPr="00327C02">
        <w:rPr>
          <w:rFonts w:ascii="Times New Roman" w:hAnsi="Times New Roman" w:cs="Times New Roman"/>
          <w:sz w:val="20"/>
        </w:rPr>
        <w:fldChar w:fldCharType="end"/>
      </w:r>
    </w:p>
    <w:p w14:paraId="0CE9B416" w14:textId="77777777" w:rsidR="00360F96" w:rsidRPr="00327C02" w:rsidRDefault="00360F96" w:rsidP="005A6A3B">
      <w:pPr>
        <w:spacing w:line="360" w:lineRule="auto"/>
        <w:contextualSpacing/>
        <w:jc w:val="both"/>
        <w:rPr>
          <w:rFonts w:ascii="Times New Roman" w:hAnsi="Times New Roman" w:cs="Times New Roman"/>
          <w:sz w:val="24"/>
        </w:rPr>
      </w:pPr>
    </w:p>
    <w:p w14:paraId="7CAE7992" w14:textId="77777777" w:rsidR="00360F96" w:rsidRPr="00327C02" w:rsidRDefault="00360F96" w:rsidP="005A6A3B">
      <w:pPr>
        <w:spacing w:line="360" w:lineRule="auto"/>
        <w:contextualSpacing/>
        <w:jc w:val="both"/>
        <w:rPr>
          <w:rFonts w:ascii="Times New Roman" w:hAnsi="Times New Roman" w:cs="Times New Roman"/>
          <w:sz w:val="20"/>
        </w:rPr>
      </w:pPr>
      <w:r w:rsidRPr="00327C02">
        <w:rPr>
          <w:rFonts w:ascii="Times New Roman" w:hAnsi="Times New Roman" w:cs="Times New Roman"/>
          <w:sz w:val="24"/>
        </w:rPr>
        <w:t>Cilj inženiringa ni le definiranje procesa in vseh njegovih aktivnosti, temveč se osredotoča tudi na produkte, naloge, organizacijske vloge, orodja, tehnike in medsebojne relacije teh konceptov, zato takšne procese označuje za metode inženiringa programske opreme (</w:t>
      </w:r>
      <w:commentRangeStart w:id="30"/>
      <w:r w:rsidRPr="00327C02">
        <w:rPr>
          <w:rFonts w:ascii="Times New Roman" w:hAnsi="Times New Roman" w:cs="Times New Roman"/>
          <w:sz w:val="24"/>
        </w:rPr>
        <w:t>MIPO</w:t>
      </w:r>
      <w:commentRangeEnd w:id="30"/>
      <w:r w:rsidR="00734AFC">
        <w:rPr>
          <w:rStyle w:val="Pripombasklic"/>
        </w:rPr>
        <w:commentReference w:id="30"/>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411-12)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so sistematični postopki ali tehnike izvajanja opravil z namenom doseganja določenih ciljev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koordinirajo in dokumentirajo razvojne procese, aktivnosti in artefakte. Strokovnjaki jih pogosto imenujejo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002D0D45" w:rsidRPr="00327C02">
        <w:rPr>
          <w:rFonts w:ascii="Times New Roman" w:hAnsi="Times New Roman" w:cs="Times New Roman"/>
          <w:sz w:val="24"/>
        </w:rPr>
        <w:t xml:space="preserve">. </w:t>
      </w:r>
      <w:r w:rsidRPr="00327C02">
        <w:rPr>
          <w:rFonts w:ascii="Times New Roman" w:hAnsi="Times New Roman" w:cs="Times New Roman"/>
          <w:sz w:val="24"/>
        </w:rPr>
        <w:t>Procesni model ustreza načinu dela, ki ga predpisuje metodologija</w:t>
      </w:r>
      <w:r w:rsidR="002D0D45" w:rsidRPr="00327C02">
        <w:rPr>
          <w:rFonts w:ascii="Times New Roman" w:hAnsi="Times New Roman" w:cs="Times New Roman"/>
          <w:sz w:val="24"/>
        </w:rPr>
        <w:t xml:space="preserve"> v uporabi</w:t>
      </w:r>
      <w:r w:rsidRPr="00327C02">
        <w:rPr>
          <w:rFonts w:ascii="Times New Roman" w:hAnsi="Times New Roman" w:cs="Times New Roman"/>
          <w:sz w:val="24"/>
        </w:rPr>
        <w:t>. Model lahko razumemo tudi kot koncept načrta</w:t>
      </w:r>
      <w:r w:rsidR="002D0D45" w:rsidRPr="00327C02">
        <w:rPr>
          <w:rFonts w:ascii="Times New Roman" w:hAnsi="Times New Roman" w:cs="Times New Roman"/>
          <w:sz w:val="24"/>
        </w:rPr>
        <w:t xml:space="preserve"> </w:t>
      </w:r>
      <w:r w:rsidR="002D0D45" w:rsidRPr="00327C02">
        <w:rPr>
          <w:rFonts w:ascii="Times New Roman" w:hAnsi="Times New Roman" w:cs="Times New Roman"/>
          <w:sz w:val="24"/>
        </w:rPr>
        <w:fldChar w:fldCharType="begin"/>
      </w:r>
      <w:r w:rsidR="002D0D45" w:rsidRPr="00327C0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327C02">
        <w:rPr>
          <w:rFonts w:ascii="Times New Roman" w:hAnsi="Times New Roman" w:cs="Times New Roman"/>
          <w:sz w:val="24"/>
        </w:rPr>
        <w:fldChar w:fldCharType="separate"/>
      </w:r>
      <w:r w:rsidR="002D0D45" w:rsidRPr="00327C02">
        <w:rPr>
          <w:rFonts w:ascii="Times New Roman" w:hAnsi="Times New Roman" w:cs="Times New Roman"/>
          <w:sz w:val="24"/>
        </w:rPr>
        <w:t>(Rolland in Ufr 1994, 3)</w:t>
      </w:r>
      <w:r w:rsidR="002D0D45" w:rsidRPr="00327C02">
        <w:rPr>
          <w:rFonts w:ascii="Times New Roman" w:hAnsi="Times New Roman" w:cs="Times New Roman"/>
          <w:sz w:val="24"/>
        </w:rPr>
        <w:fldChar w:fldCharType="end"/>
      </w:r>
      <w:r w:rsidR="009C0DFE" w:rsidRPr="00327C02">
        <w:rPr>
          <w:rFonts w:ascii="Times New Roman" w:hAnsi="Times New Roman" w:cs="Times New Roman"/>
          <w:sz w:val="24"/>
        </w:rPr>
        <w:t xml:space="preserve">. </w:t>
      </w:r>
      <w:r w:rsidRPr="00327C02">
        <w:rPr>
          <w:rFonts w:ascii="Times New Roman" w:hAnsi="Times New Roman" w:cs="Times New Roman"/>
          <w:sz w:val="24"/>
        </w:rPr>
        <w:t xml:space="preserve">MIPO so v večini primerov sestavljene iz več delov kateri delijo proces razvoja na obvladujoče entitete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Harmsen, Brinkkemper in Oei označijo fragmente za osnovne gradnike metod. Na podlagi tega se razvijeta produktna in procesna dimenzija fragmentov metod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 xml:space="preserve">Produktna dimenzija definira artefakte, ki se morajo izdelati in njihovo medsebojno povezanost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Artefakti (produktni fragmenti) so ciljno orientirani in jih predstavljajo produkti, dokumenti, modeli, diagrami in drugo. </w:t>
      </w:r>
      <w:r w:rsidRPr="00327C02">
        <w:rPr>
          <w:rFonts w:ascii="Times New Roman" w:hAnsi="Times New Roman" w:cs="Times New Roman"/>
          <w:sz w:val="24"/>
          <w:szCs w:val="20"/>
        </w:rPr>
        <w:t xml:space="preserve">Procesna dimenzija pa mora definirati postopke, ki so potrebni za izdelavo artefaktov in </w:t>
      </w:r>
      <w:r w:rsidRPr="00327C02">
        <w:rPr>
          <w:rFonts w:ascii="Times New Roman" w:hAnsi="Times New Roman" w:cs="Times New Roman"/>
          <w:sz w:val="24"/>
          <w:szCs w:val="20"/>
        </w:rPr>
        <w:lastRenderedPageBreak/>
        <w:t xml:space="preserve">njihove izvajalce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Pr="00327C02">
        <w:rPr>
          <w:rFonts w:ascii="Times New Roman" w:hAnsi="Times New Roman" w:cs="Times New Roman"/>
          <w:sz w:val="24"/>
        </w:rPr>
        <w:t xml:space="preserve">Ti postopki (procesni fragmenti) so procesno orientirani in jih predstavljajo faze, naloge in aktivnosti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w:t>
      </w:r>
      <w:r w:rsidR="000D66ED" w:rsidRPr="00327C02">
        <w:rPr>
          <w:rFonts w:ascii="Times New Roman" w:hAnsi="Times New Roman" w:cs="Times New Roman"/>
          <w:sz w:val="24"/>
        </w:rPr>
        <w:t xml:space="preserve"> </w:t>
      </w:r>
      <w:r w:rsidRPr="00327C02">
        <w:rPr>
          <w:rFonts w:ascii="Times New Roman" w:hAnsi="Times New Roman" w:cs="Times New Roman"/>
          <w:sz w:val="24"/>
        </w:rPr>
        <w:t xml:space="preserve">Ralyté in Rolland nadgradita pristop fragmentacije metod z uporabo kosov. Obstoječe procese in produktne fragmente združita v kose metod, ki zagotavljajo tesno povezavo procesnega in produktnega vidika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4"/>
        </w:rPr>
        <w:t>Karlson in Wistrand pa</w:t>
      </w:r>
      <w:r w:rsidRPr="00327C02">
        <w:rPr>
          <w:rFonts w:ascii="Times New Roman" w:eastAsia="AdvTimes" w:hAnsi="Times New Roman" w:cs="Times New Roman"/>
          <w:sz w:val="24"/>
          <w:szCs w:val="24"/>
        </w:rPr>
        <w:t xml:space="preserve"> delita metode na komponente. </w:t>
      </w:r>
      <w:r w:rsidRPr="00327C02">
        <w:rPr>
          <w:rFonts w:ascii="Times New Roman" w:hAnsi="Times New Roman" w:cs="Times New Roman"/>
          <w:sz w:val="24"/>
          <w:szCs w:val="24"/>
        </w:rPr>
        <w:t>Komp</w:t>
      </w:r>
      <w:r w:rsidRPr="00327C02">
        <w:rPr>
          <w:rFonts w:ascii="Times New Roman" w:hAnsi="Times New Roman" w:cs="Times New Roman"/>
          <w:sz w:val="24"/>
        </w:rPr>
        <w:t xml:space="preserve">onento smatrata za najmanjšo smiselno entiteto metod katera sestoji iz procesa, notacije in koncepta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C7ABE1D" w14:textId="727E50FD" w:rsidR="00360F96" w:rsidRPr="00327C02" w:rsidRDefault="00B76F2F" w:rsidP="005A6A3B">
      <w:pPr>
        <w:spacing w:line="360" w:lineRule="auto"/>
        <w:contextualSpacing/>
        <w:rPr>
          <w:rFonts w:ascii="Times New Roman" w:hAnsi="Times New Roman" w:cs="Times New Roman"/>
          <w:sz w:val="24"/>
        </w:rPr>
      </w:pPr>
      <w:r w:rsidRPr="00327C02">
        <w:rPr>
          <w:rFonts w:ascii="Times New Roman" w:hAnsi="Times New Roman" w:cs="Times New Roman"/>
          <w:sz w:val="24"/>
        </w:rPr>
        <w:br/>
      </w:r>
      <w:ins w:id="31" w:author="dung" w:date="2018-01-26T11:49:00Z">
        <w:r w:rsidR="00C71903">
          <w:rPr>
            <w:rFonts w:ascii="Times New Roman" w:hAnsi="Times New Roman" w:cs="Times New Roman"/>
            <w:sz w:val="24"/>
          </w:rPr>
          <w:t>4</w:t>
        </w:r>
      </w:ins>
      <w:del w:id="32" w:author="dung" w:date="2018-01-26T11:49:00Z">
        <w:r w:rsidR="00360F96" w:rsidRPr="00327C02" w:rsidDel="00C71903">
          <w:rPr>
            <w:rFonts w:ascii="Times New Roman" w:hAnsi="Times New Roman" w:cs="Times New Roman"/>
            <w:sz w:val="24"/>
          </w:rPr>
          <w:delText>5</w:delText>
        </w:r>
      </w:del>
      <w:r w:rsidR="00360F96" w:rsidRPr="00327C02">
        <w:rPr>
          <w:rFonts w:ascii="Times New Roman" w:hAnsi="Times New Roman" w:cs="Times New Roman"/>
          <w:sz w:val="24"/>
        </w:rPr>
        <w:t>.1 PROCESI</w:t>
      </w:r>
    </w:p>
    <w:p w14:paraId="1BDC43EA"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Procesi razvoja programske opreme  so definirani z IEEE</w:t>
      </w:r>
      <w:r w:rsidRPr="00327C02">
        <w:rPr>
          <w:rStyle w:val="Sprotnaopomba-sklic"/>
          <w:rFonts w:ascii="Times New Roman" w:hAnsi="Times New Roman" w:cs="Times New Roman"/>
        </w:rPr>
        <w:footnoteReference w:id="49"/>
      </w:r>
      <w:r w:rsidRPr="00327C02">
        <w:rPr>
          <w:rFonts w:ascii="Times New Roman" w:hAnsi="Times New Roman" w:cs="Times New Roman"/>
          <w:sz w:val="24"/>
        </w:rPr>
        <w:t xml:space="preserve"> standardom 610.12, ki navaja: ''Postopek, s katerim se potrebe uporabnikov prevedejo v programsko opremo''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(„IEEE 610.12-1990 - IEEE Standard Glossary of Software Engineering Terminology“ 2017)</w:t>
      </w:r>
      <w:r w:rsidRPr="00327C02">
        <w:rPr>
          <w:rFonts w:ascii="Times New Roman" w:hAnsi="Times New Roman" w:cs="Times New Roman"/>
          <w:sz w:val="24"/>
        </w:rPr>
        <w:fldChar w:fldCharType="end"/>
      </w:r>
      <w:r w:rsidRPr="00327C02">
        <w:rPr>
          <w:rFonts w:ascii="Times New Roman" w:hAnsi="Times New Roman" w:cs="Times New Roman"/>
          <w:sz w:val="24"/>
        </w:rPr>
        <w:t xml:space="preserve">. Definirajo pravila in priporočila za razvoj informacijskih sistemov in podajajo informacijo v kakšnem zaporedju izvajati ukrepe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r w:rsidR="00866C9B" w:rsidRPr="00327C02">
        <w:rPr>
          <w:rFonts w:ascii="Times New Roman" w:hAnsi="Times New Roman" w:cs="Times New Roman"/>
          <w:sz w:val="24"/>
        </w:rPr>
        <w:t xml:space="preserve"> </w:t>
      </w:r>
      <w:r w:rsidRPr="00327C02">
        <w:rPr>
          <w:rFonts w:ascii="Times New Roman" w:hAnsi="Times New Roman" w:cs="Times New Roman"/>
          <w:sz w:val="24"/>
        </w:rPr>
        <w:t>Podrobneje jih lahko opišemo kot zbirko deloma decidiranih korakov s podskupino medsebojno povezanih artefaktov, fizičnih in virtualnih virov, organ</w:t>
      </w:r>
      <w:r w:rsidR="0006104F" w:rsidRPr="00327C02">
        <w:rPr>
          <w:rFonts w:ascii="Times New Roman" w:hAnsi="Times New Roman" w:cs="Times New Roman"/>
          <w:sz w:val="24"/>
        </w:rPr>
        <w:t xml:space="preserve">izacijskih struktur in omejitev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004D5FD0" w:rsidRPr="00327C02">
        <w:rPr>
          <w:rFonts w:ascii="Times New Roman" w:hAnsi="Times New Roman" w:cs="Times New Roman"/>
          <w:sz w:val="24"/>
        </w:rPr>
        <w:t xml:space="preserve">. </w:t>
      </w:r>
      <w:r w:rsidRPr="00327C02">
        <w:rPr>
          <w:rFonts w:ascii="Times New Roman" w:hAnsi="Times New Roman" w:cs="Times New Roman"/>
          <w:sz w:val="24"/>
        </w:rPr>
        <w:t>Aktivnosti se lahko prekri</w:t>
      </w:r>
      <w:r w:rsidR="007438CA" w:rsidRPr="00327C02">
        <w:rPr>
          <w:rFonts w:ascii="Times New Roman" w:hAnsi="Times New Roman" w:cs="Times New Roman"/>
          <w:sz w:val="24"/>
        </w:rPr>
        <w:t xml:space="preserve">vajo ali si iterativno sledijo. Te </w:t>
      </w:r>
      <w:r w:rsidRPr="00327C02">
        <w:rPr>
          <w:rFonts w:ascii="Times New Roman" w:hAnsi="Times New Roman" w:cs="Times New Roman"/>
          <w:sz w:val="24"/>
        </w:rPr>
        <w:t>predstavljajo hierarhične kompozite k</w:t>
      </w:r>
      <w:r w:rsidR="004D5FD0" w:rsidRPr="00327C02">
        <w:rPr>
          <w:rFonts w:ascii="Times New Roman" w:hAnsi="Times New Roman" w:cs="Times New Roman"/>
          <w:sz w:val="24"/>
        </w:rPr>
        <w:t>atere skupaj tvorijo potek dela MIPO</w:t>
      </w:r>
      <w:r w:rsidR="00347972"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r w:rsidR="005966DE" w:rsidRPr="00327C02">
        <w:rPr>
          <w:rFonts w:ascii="Times New Roman" w:hAnsi="Times New Roman" w:cs="Times New Roman"/>
          <w:sz w:val="24"/>
        </w:rPr>
        <w:t xml:space="preserve"> </w:t>
      </w:r>
      <w:r w:rsidRPr="00327C02">
        <w:rPr>
          <w:rFonts w:ascii="Times New Roman" w:hAnsi="Times New Roman" w:cs="Times New Roman"/>
          <w:sz w:val="24"/>
        </w:rPr>
        <w:t>S procesi sta povezana tudi dva termina, ki tvorita časovno perspektivo procesa razvoja programske opreme: cikel razvoja programske opreme in življenjski c</w:t>
      </w:r>
      <w:r w:rsidR="007A3D73" w:rsidRPr="00327C02">
        <w:rPr>
          <w:rFonts w:ascii="Times New Roman" w:hAnsi="Times New Roman" w:cs="Times New Roman"/>
          <w:sz w:val="24"/>
        </w:rPr>
        <w:t xml:space="preserve">ikel razvoja programske opreme. </w:t>
      </w:r>
      <w:r w:rsidRPr="00327C0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14:paraId="6C2638A1"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Identifikacija problema ali potreb in odobritev za nadaljevanje,</w:t>
      </w:r>
    </w:p>
    <w:p w14:paraId="1157636A"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načrtovanje in spremljanje projekta,</w:t>
      </w:r>
    </w:p>
    <w:p w14:paraId="608D94C6"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odkrivanje in razumevanje podrobnosti problema ali potreb,</w:t>
      </w:r>
    </w:p>
    <w:p w14:paraId="329163C5"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oblikovanje sistemskih komponent, ki rešijo problem ali zadovoljijo potrebam,</w:t>
      </w:r>
    </w:p>
    <w:p w14:paraId="0EAD4F5E"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izgradnja, testiranje in integracija sistemskih komponent,</w:t>
      </w:r>
    </w:p>
    <w:p w14:paraId="29CA719D"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testiranje sistema in prenos v delovno okolje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(Satzinger, Jackson, in Burd 2011, 6)</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6754ACF" w14:textId="5F725456" w:rsidR="00360F96" w:rsidRPr="00327C02" w:rsidRDefault="00360F96" w:rsidP="005A6A3B">
      <w:pPr>
        <w:spacing w:line="360" w:lineRule="auto"/>
        <w:contextualSpacing/>
        <w:jc w:val="both"/>
        <w:rPr>
          <w:rFonts w:ascii="Times New Roman" w:hAnsi="Times New Roman" w:cs="Times New Roman"/>
          <w:sz w:val="24"/>
        </w:rPr>
      </w:pPr>
      <w:del w:id="33" w:author="dung" w:date="2018-01-26T11:50:00Z">
        <w:r w:rsidRPr="00327C02" w:rsidDel="00C71903">
          <w:rPr>
            <w:rFonts w:ascii="Times New Roman" w:hAnsi="Times New Roman" w:cs="Times New Roman"/>
            <w:sz w:val="24"/>
          </w:rPr>
          <w:lastRenderedPageBreak/>
          <w:delText>5</w:delText>
        </w:r>
      </w:del>
      <w:ins w:id="34" w:author="dung" w:date="2018-01-26T11:50:00Z">
        <w:r w:rsidR="00C71903">
          <w:rPr>
            <w:rFonts w:ascii="Times New Roman" w:hAnsi="Times New Roman" w:cs="Times New Roman"/>
            <w:sz w:val="24"/>
          </w:rPr>
          <w:t>4</w:t>
        </w:r>
      </w:ins>
      <w:r w:rsidRPr="00327C02">
        <w:rPr>
          <w:rFonts w:ascii="Times New Roman" w:hAnsi="Times New Roman" w:cs="Times New Roman"/>
          <w:sz w:val="24"/>
        </w:rPr>
        <w:t>.2 NOTACIJE</w:t>
      </w:r>
    </w:p>
    <w:p w14:paraId="6CC3B892"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Notacije predstavljajo semantična, sintaktična in simbolna pravila za dokumentiranje.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definiranje procesa je potrebna globoka metodologija skupaj z močnim in ekspresivnim jezikom procesnega modeliranja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393)</w:t>
      </w:r>
      <w:r w:rsidRPr="00327C02">
        <w:rPr>
          <w:rFonts w:ascii="Times New Roman" w:hAnsi="Times New Roman" w:cs="Times New Roman"/>
          <w:sz w:val="24"/>
        </w:rPr>
        <w:fldChar w:fldCharType="end"/>
      </w:r>
      <w:r w:rsidRPr="00327C02">
        <w:rPr>
          <w:rFonts w:ascii="Times New Roman" w:hAnsi="Times New Roman" w:cs="Times New Roman"/>
          <w:sz w:val="24"/>
        </w:rPr>
        <w:t xml:space="preserve">. Jeziki modeliranja so bili izdelani na podlagi programerskih jezikov, Petrijevih mrež in jezikov, ki temeljijo na pravilih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295)</w:t>
      </w:r>
      <w:r w:rsidRPr="00327C02">
        <w:rPr>
          <w:rFonts w:ascii="Times New Roman" w:hAnsi="Times New Roman" w:cs="Times New Roman"/>
          <w:sz w:val="24"/>
        </w:rPr>
        <w:fldChar w:fldCharType="end"/>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Procese lahko predstavimo 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2B8C9CEC" w14:textId="77777777" w:rsidR="00360F96" w:rsidRPr="00327C02" w:rsidRDefault="00360F96" w:rsidP="005A6A3B">
      <w:pPr>
        <w:spacing w:line="360" w:lineRule="auto"/>
        <w:contextualSpacing/>
        <w:jc w:val="both"/>
        <w:rPr>
          <w:rFonts w:ascii="Times New Roman" w:hAnsi="Times New Roman" w:cs="Times New Roman"/>
          <w:sz w:val="24"/>
        </w:rPr>
      </w:pPr>
    </w:p>
    <w:p w14:paraId="4C6CC228" w14:textId="4B1FCA37" w:rsidR="00360F96" w:rsidRPr="00327C02" w:rsidRDefault="00360F96" w:rsidP="005A6A3B">
      <w:pPr>
        <w:spacing w:line="360" w:lineRule="auto"/>
        <w:contextualSpacing/>
        <w:jc w:val="both"/>
        <w:rPr>
          <w:rFonts w:ascii="Times New Roman" w:hAnsi="Times New Roman" w:cs="Times New Roman"/>
          <w:sz w:val="24"/>
        </w:rPr>
      </w:pPr>
      <w:del w:id="35" w:author="dung" w:date="2018-01-26T11:50:00Z">
        <w:r w:rsidRPr="00327C02" w:rsidDel="00C71903">
          <w:rPr>
            <w:rFonts w:ascii="Times New Roman" w:hAnsi="Times New Roman" w:cs="Times New Roman"/>
            <w:sz w:val="24"/>
          </w:rPr>
          <w:delText>5</w:delText>
        </w:r>
      </w:del>
      <w:ins w:id="36" w:author="dung" w:date="2018-01-26T11:50:00Z">
        <w:r w:rsidR="00C71903">
          <w:rPr>
            <w:rFonts w:ascii="Times New Roman" w:hAnsi="Times New Roman" w:cs="Times New Roman"/>
            <w:sz w:val="24"/>
          </w:rPr>
          <w:t>4</w:t>
        </w:r>
      </w:ins>
      <w:r w:rsidRPr="00327C02">
        <w:rPr>
          <w:rFonts w:ascii="Times New Roman" w:hAnsi="Times New Roman" w:cs="Times New Roman"/>
          <w:sz w:val="24"/>
        </w:rPr>
        <w:t>.3 KONCEPTI</w:t>
      </w:r>
    </w:p>
    <w:p w14:paraId="036149C2"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Vsem MIPO so skupni aspekti, </w:t>
      </w:r>
      <w:commentRangeStart w:id="37"/>
      <w:r w:rsidRPr="00327C02">
        <w:rPr>
          <w:rFonts w:ascii="Times New Roman" w:hAnsi="Times New Roman" w:cs="Times New Roman"/>
          <w:sz w:val="24"/>
        </w:rPr>
        <w:t xml:space="preserve">kateri </w:t>
      </w:r>
      <w:commentRangeEnd w:id="37"/>
      <w:r w:rsidR="00996138">
        <w:rPr>
          <w:rStyle w:val="Pripombasklic"/>
        </w:rPr>
        <w:commentReference w:id="37"/>
      </w:r>
      <w:r w:rsidRPr="00327C02">
        <w:rPr>
          <w:rFonts w:ascii="Times New Roman" w:hAnsi="Times New Roman" w:cs="Times New Roman"/>
          <w:sz w:val="24"/>
        </w:rPr>
        <w:t>nakazujejo njihovo zgradbo:</w:t>
      </w:r>
    </w:p>
    <w:p w14:paraId="4657470E"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Delovni potek razvojnega procesa,</w:t>
      </w:r>
    </w:p>
    <w:p w14:paraId="1D4DCB0A"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aktivnosti, ki se morajo izvesti,</w:t>
      </w:r>
    </w:p>
    <w:p w14:paraId="4C730823"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definicije delovnih produktov ali njihovih fragmentov,</w:t>
      </w:r>
    </w:p>
    <w:p w14:paraId="740C07D2"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kriterij zaključka delovnih produktov,</w:t>
      </w:r>
    </w:p>
    <w:p w14:paraId="0C94ECB7"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sposobnosti in odgovornosti akterjev in</w:t>
      </w:r>
    </w:p>
    <w:p w14:paraId="4849F1D6"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standarde, usmeritve, tehnike in orodja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417)</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7CF71E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Avtorji znotraj teh aspektov uporabljajo različne konstrukte, ki jih inženirji metod imenujejo koncepti </w:t>
      </w:r>
      <w:r w:rsidR="007438CA" w:rsidRPr="00327C02">
        <w:rPr>
          <w:rFonts w:ascii="Times New Roman" w:hAnsi="Times New Roman" w:cs="Times New Roman"/>
          <w:sz w:val="24"/>
        </w:rPr>
        <w:t>(</w:t>
      </w:r>
      <w:r w:rsidR="00F76963" w:rsidRPr="00327C02">
        <w:rPr>
          <w:rFonts w:ascii="Times New Roman" w:hAnsi="Times New Roman" w:cs="Times New Roman"/>
          <w:sz w:val="24"/>
        </w:rPr>
        <w:t>PRILOGA G</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416)</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4C51E94F"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Koncepti so kategorije, ki so vključene v procese in notacije. S koncepti opisujemo področja problema ali samo opravilo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praksi se srečamo z različnimi definicijami konceptov, pogosteje se uporabljajo: vloge (ljudje), procesi in aktivnosti (naloge), delavni produkti (artefakti), orodja (programska orodja in drugi pripomočki). Strokovnjaki se strinjajo, da mora programski inženiring zajemati vsaj tri koncepte: produkte, procese in akterje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D706A97" w14:textId="3B1858D4" w:rsidR="002D17A2" w:rsidRPr="00327C02" w:rsidRDefault="002D17A2" w:rsidP="005A6A3B">
      <w:pPr>
        <w:spacing w:line="360" w:lineRule="auto"/>
        <w:contextualSpacing/>
        <w:jc w:val="both"/>
        <w:rPr>
          <w:rFonts w:ascii="Times New Roman" w:hAnsi="Times New Roman" w:cs="Times New Roman"/>
          <w:sz w:val="24"/>
        </w:rPr>
      </w:pPr>
      <w:del w:id="38" w:author="dung" w:date="2018-01-26T11:50:00Z">
        <w:r w:rsidRPr="00327C02" w:rsidDel="00C71903">
          <w:rPr>
            <w:rFonts w:ascii="Times New Roman" w:hAnsi="Times New Roman" w:cs="Times New Roman"/>
            <w:sz w:val="24"/>
          </w:rPr>
          <w:lastRenderedPageBreak/>
          <w:delText>6</w:delText>
        </w:r>
      </w:del>
      <w:ins w:id="39" w:author="dung" w:date="2018-01-26T11:50:00Z">
        <w:r w:rsidR="00C71903">
          <w:rPr>
            <w:rFonts w:ascii="Times New Roman" w:hAnsi="Times New Roman" w:cs="Times New Roman"/>
            <w:sz w:val="24"/>
          </w:rPr>
          <w:t>5</w:t>
        </w:r>
      </w:ins>
      <w:r w:rsidRPr="00327C02">
        <w:rPr>
          <w:rFonts w:ascii="Times New Roman" w:hAnsi="Times New Roman" w:cs="Times New Roman"/>
          <w:sz w:val="24"/>
        </w:rPr>
        <w:t xml:space="preserve"> METODE INŽENIRINGA</w:t>
      </w:r>
    </w:p>
    <w:p w14:paraId="5CB61C76" w14:textId="1DE40427" w:rsidR="00360F96" w:rsidRPr="00327C02" w:rsidRDefault="008605E7" w:rsidP="005A6A3B">
      <w:pPr>
        <w:spacing w:line="360" w:lineRule="auto"/>
        <w:contextualSpacing/>
        <w:jc w:val="both"/>
        <w:rPr>
          <w:rFonts w:ascii="Times New Roman" w:hAnsi="Times New Roman" w:cs="Times New Roman"/>
          <w:sz w:val="24"/>
        </w:rPr>
      </w:pPr>
      <w:r>
        <w:rPr>
          <w:rFonts w:ascii="Times New Roman" w:hAnsi="Times New Roman" w:cs="Times New Roman"/>
          <w:sz w:val="24"/>
        </w:rPr>
        <w:br/>
      </w:r>
      <w:r w:rsidR="00360F96" w:rsidRPr="00327C02">
        <w:rPr>
          <w:rFonts w:ascii="Times New Roman" w:hAnsi="Times New Roman" w:cs="Times New Roman"/>
          <w:sz w:val="24"/>
        </w:rPr>
        <w:t xml:space="preserve">Inženiring metod nam podaja različne pristope k inženiringu procesov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Kljub veliki izbiri pristopov je razbrati</w:t>
      </w:r>
      <w:r w:rsidR="00222E60" w:rsidRPr="00327C02">
        <w:rPr>
          <w:rFonts w:ascii="Times New Roman" w:hAnsi="Times New Roman" w:cs="Times New Roman"/>
          <w:sz w:val="24"/>
        </w:rPr>
        <w:t xml:space="preserve"> (p</w:t>
      </w:r>
      <w:r w:rsidR="00360F96" w:rsidRPr="00327C02">
        <w:rPr>
          <w:rFonts w:ascii="Times New Roman" w:hAnsi="Times New Roman" w:cs="Times New Roman"/>
          <w:sz w:val="24"/>
        </w:rPr>
        <w:t xml:space="preserve">og. </w:t>
      </w:r>
      <w:del w:id="40" w:author="dung" w:date="2018-01-26T11:50:00Z">
        <w:r w:rsidR="00360F96" w:rsidRPr="00327C02" w:rsidDel="00C71903">
          <w:rPr>
            <w:rFonts w:ascii="Times New Roman" w:hAnsi="Times New Roman" w:cs="Times New Roman"/>
            <w:sz w:val="24"/>
          </w:rPr>
          <w:delText>4</w:delText>
        </w:r>
      </w:del>
      <w:ins w:id="41" w:author="dung" w:date="2018-01-26T11:50:00Z">
        <w:r w:rsidR="00C71903">
          <w:rPr>
            <w:rFonts w:ascii="Times New Roman" w:hAnsi="Times New Roman" w:cs="Times New Roman"/>
            <w:sz w:val="24"/>
          </w:rPr>
          <w:t>3</w:t>
        </w:r>
      </w:ins>
      <w:r w:rsidR="00360F96" w:rsidRPr="00327C02">
        <w:rPr>
          <w:rFonts w:ascii="Times New Roman" w:hAnsi="Times New Roman" w:cs="Times New Roman"/>
          <w:sz w:val="24"/>
        </w:rPr>
        <w:t xml:space="preserve">), da je v domeni razvoja video iger primerna uporaba agilne filozofije. Verjetnost za to obstaja, ker se produkcijski proces iger konstantno razvija. Tradicionalni procesi (derivati manufaktur) enostavno ne morejo dohajati hitrosti sprememb razvoja iger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Primerno metodo uporabe nam nakazuje praksa uporabe procesnih modelov</w:t>
      </w:r>
      <w:r w:rsidR="00222E60" w:rsidRPr="00327C02">
        <w:rPr>
          <w:rFonts w:ascii="Times New Roman" w:hAnsi="Times New Roman" w:cs="Times New Roman"/>
          <w:sz w:val="24"/>
          <w:szCs w:val="24"/>
        </w:rPr>
        <w:t xml:space="preserve"> (p</w:t>
      </w:r>
      <w:r w:rsidR="00F10FB4" w:rsidRPr="00327C02">
        <w:rPr>
          <w:rFonts w:ascii="Times New Roman" w:hAnsi="Times New Roman" w:cs="Times New Roman"/>
          <w:sz w:val="24"/>
          <w:szCs w:val="24"/>
        </w:rPr>
        <w:t>og. 4.2</w:t>
      </w:r>
      <w:r w:rsidR="003A2A77" w:rsidRPr="00327C02">
        <w:rPr>
          <w:rFonts w:ascii="Times New Roman" w:hAnsi="Times New Roman" w:cs="Times New Roman"/>
          <w:sz w:val="24"/>
          <w:szCs w:val="24"/>
        </w:rPr>
        <w:t>)</w:t>
      </w:r>
      <w:r w:rsidR="00360F96" w:rsidRPr="00327C02">
        <w:rPr>
          <w:rFonts w:ascii="Times New Roman" w:hAnsi="Times New Roman" w:cs="Times New Roman"/>
          <w:sz w:val="24"/>
          <w:szCs w:val="24"/>
        </w:rPr>
        <w:t xml:space="preserve">, ki evidentno sporoča uporabo agilnih pristopov in njim podobnih hibridov, ki slonijo na iteracijah. 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 xml:space="preserve"> in kot smo spoznali</w:t>
      </w:r>
      <w:r w:rsidR="00222E60" w:rsidRPr="00327C02">
        <w:rPr>
          <w:rFonts w:ascii="Times New Roman" w:hAnsi="Times New Roman" w:cs="Times New Roman"/>
          <w:sz w:val="24"/>
          <w:szCs w:val="24"/>
        </w:rPr>
        <w:t xml:space="preserve"> (p</w:t>
      </w:r>
      <w:r w:rsidR="00005783" w:rsidRPr="00327C02">
        <w:rPr>
          <w:rFonts w:ascii="Times New Roman" w:hAnsi="Times New Roman" w:cs="Times New Roman"/>
          <w:sz w:val="24"/>
          <w:szCs w:val="24"/>
        </w:rPr>
        <w:t xml:space="preserve">og. </w:t>
      </w:r>
      <w:r w:rsidR="00222E60" w:rsidRPr="00327C02">
        <w:rPr>
          <w:rFonts w:ascii="Times New Roman" w:hAnsi="Times New Roman" w:cs="Times New Roman"/>
          <w:sz w:val="24"/>
          <w:szCs w:val="24"/>
        </w:rPr>
        <w:t>4.</w:t>
      </w:r>
      <w:r w:rsidR="00005783" w:rsidRPr="00327C02">
        <w:rPr>
          <w:rFonts w:ascii="Times New Roman" w:hAnsi="Times New Roman" w:cs="Times New Roman"/>
          <w:sz w:val="24"/>
          <w:szCs w:val="24"/>
        </w:rPr>
        <w:t>1</w:t>
      </w:r>
      <w:r w:rsidR="00360F96" w:rsidRPr="00327C02">
        <w:rPr>
          <w:rFonts w:ascii="Times New Roman" w:hAnsi="Times New Roman" w:cs="Times New Roman"/>
          <w:sz w:val="24"/>
          <w:szCs w:val="24"/>
        </w:rPr>
        <w:t>) tudi inkrementih. Iterativen in inkrementalen razvoj</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{"citationID":"QMEXAeLr","properties":{"formattedCitation":"(S. Ambler 2002, 44)","plainCitation":"(S. 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 za izgradnjo procesnega modela upravičena. Vendar uporaba</w:t>
      </w:r>
      <w:r w:rsidR="00360F96" w:rsidRPr="00327C02">
        <w:rPr>
          <w:rFonts w:ascii="Times New Roman" w:hAnsi="Times New Roman" w:cs="Times New Roman"/>
          <w:sz w:val="24"/>
        </w:rPr>
        <w:t xml:space="preserve"> agilne metodologije ne bi zadostovala za izgradnjo sistematičnega procesa, saj potrebujemo proces v uporabi formalizirati. To pomeni, da mora biti proces dokumentiran in frekvenčno revidiran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Agilna metodologija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Agilno modeliranje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{"citationID":"UpbfmTSg","properties":{"formattedCitation":"(S. Ambler 2002, 8)","plainCitation":"(S. 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w:t>
      </w:r>
      <w:del w:id="42" w:author="Berce, Jaroslav" w:date="2018-01-22T10:57:00Z">
        <w:r w:rsidR="00360F96" w:rsidRPr="00327C02" w:rsidDel="00996138">
          <w:rPr>
            <w:rFonts w:ascii="Times New Roman" w:hAnsi="Times New Roman" w:cs="Times New Roman"/>
            <w:sz w:val="24"/>
          </w:rPr>
          <w:delText xml:space="preserve">naproti </w:delText>
        </w:r>
      </w:del>
      <w:ins w:id="43" w:author="Berce, Jaroslav" w:date="2018-01-22T10:57:00Z">
        <w:r w:rsidR="00996138">
          <w:rPr>
            <w:rFonts w:ascii="Times New Roman" w:hAnsi="Times New Roman" w:cs="Times New Roman"/>
            <w:sz w:val="24"/>
          </w:rPr>
          <w:t>v smeri</w:t>
        </w:r>
        <w:r w:rsidR="00996138" w:rsidRPr="00327C02">
          <w:rPr>
            <w:rFonts w:ascii="Times New Roman" w:hAnsi="Times New Roman" w:cs="Times New Roman"/>
            <w:sz w:val="24"/>
          </w:rPr>
          <w:t xml:space="preserve"> </w:t>
        </w:r>
      </w:ins>
      <w:r w:rsidR="00360F96" w:rsidRPr="00327C02">
        <w:rPr>
          <w:rFonts w:ascii="Times New Roman" w:hAnsi="Times New Roman" w:cs="Times New Roman"/>
          <w:sz w:val="24"/>
        </w:rPr>
        <w:t>sistematične</w:t>
      </w:r>
      <w:ins w:id="44" w:author="Berce, Jaroslav" w:date="2018-01-22T10:57:00Z">
        <w:r w:rsidR="00996138">
          <w:rPr>
            <w:rFonts w:ascii="Times New Roman" w:hAnsi="Times New Roman" w:cs="Times New Roman"/>
            <w:sz w:val="24"/>
          </w:rPr>
          <w:t>ga</w:t>
        </w:r>
      </w:ins>
      <w:del w:id="45" w:author="Berce, Jaroslav" w:date="2018-01-22T10:57:00Z">
        <w:r w:rsidR="00360F96" w:rsidRPr="00327C02" w:rsidDel="00996138">
          <w:rPr>
            <w:rFonts w:ascii="Times New Roman" w:hAnsi="Times New Roman" w:cs="Times New Roman"/>
            <w:sz w:val="24"/>
          </w:rPr>
          <w:delText>mu</w:delText>
        </w:r>
      </w:del>
      <w:r w:rsidR="00360F96" w:rsidRPr="00327C02">
        <w:rPr>
          <w:rFonts w:ascii="Times New Roman" w:hAnsi="Times New Roman" w:cs="Times New Roman"/>
          <w:sz w:val="24"/>
        </w:rPr>
        <w:t xml:space="preserve"> in strukturirane</w:t>
      </w:r>
      <w:ins w:id="46" w:author="Berce, Jaroslav" w:date="2018-01-22T10:57:00Z">
        <w:r w:rsidR="00996138">
          <w:rPr>
            <w:rFonts w:ascii="Times New Roman" w:hAnsi="Times New Roman" w:cs="Times New Roman"/>
            <w:sz w:val="24"/>
          </w:rPr>
          <w:t>ga</w:t>
        </w:r>
      </w:ins>
      <w:del w:id="47" w:author="Berce, Jaroslav" w:date="2018-01-22T10:57:00Z">
        <w:r w:rsidR="00360F96" w:rsidRPr="00327C02" w:rsidDel="00996138">
          <w:rPr>
            <w:rFonts w:ascii="Times New Roman" w:hAnsi="Times New Roman" w:cs="Times New Roman"/>
            <w:sz w:val="24"/>
          </w:rPr>
          <w:delText>mu</w:delText>
        </w:r>
      </w:del>
      <w:r w:rsidR="00360F96" w:rsidRPr="00327C02">
        <w:rPr>
          <w:rFonts w:ascii="Times New Roman" w:hAnsi="Times New Roman" w:cs="Times New Roman"/>
          <w:sz w:val="24"/>
        </w:rPr>
        <w:t xml:space="preserve"> razvoj</w:t>
      </w:r>
      <w:ins w:id="48" w:author="Berce, Jaroslav" w:date="2018-01-22T10:57:00Z">
        <w:r w:rsidR="00996138">
          <w:rPr>
            <w:rFonts w:ascii="Times New Roman" w:hAnsi="Times New Roman" w:cs="Times New Roman"/>
            <w:sz w:val="24"/>
          </w:rPr>
          <w:t>a</w:t>
        </w:r>
      </w:ins>
      <w:del w:id="49" w:author="Berce, Jaroslav" w:date="2018-01-22T10:57:00Z">
        <w:r w:rsidR="00360F96" w:rsidRPr="00327C02" w:rsidDel="00996138">
          <w:rPr>
            <w:rFonts w:ascii="Times New Roman" w:hAnsi="Times New Roman" w:cs="Times New Roman"/>
            <w:sz w:val="24"/>
          </w:rPr>
          <w:delText>u</w:delText>
        </w:r>
      </w:del>
      <w:r w:rsidR="00360F96" w:rsidRPr="00327C02">
        <w:rPr>
          <w:rFonts w:ascii="Times New Roman" w:hAnsi="Times New Roman" w:cs="Times New Roman"/>
          <w:sz w:val="24"/>
        </w:rPr>
        <w:t xml:space="preserve">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516ED393" w14:textId="77777777" w:rsidR="00360F96" w:rsidRPr="00327C02" w:rsidRDefault="00360F96" w:rsidP="005A6A3B">
      <w:pPr>
        <w:spacing w:line="360" w:lineRule="auto"/>
        <w:contextualSpacing/>
        <w:jc w:val="both"/>
        <w:rPr>
          <w:rFonts w:ascii="Times New Roman" w:hAnsi="Times New Roman" w:cs="Times New Roman"/>
          <w:sz w:val="24"/>
        </w:rPr>
      </w:pPr>
    </w:p>
    <w:p w14:paraId="23B7A025" w14:textId="4F7FFF58" w:rsidR="00360F96" w:rsidRPr="00327C02" w:rsidRDefault="00C71903" w:rsidP="005A6A3B">
      <w:pPr>
        <w:spacing w:line="360" w:lineRule="auto"/>
        <w:contextualSpacing/>
        <w:jc w:val="both"/>
        <w:rPr>
          <w:rFonts w:ascii="Times New Roman" w:hAnsi="Times New Roman" w:cs="Times New Roman"/>
          <w:sz w:val="24"/>
          <w:szCs w:val="20"/>
        </w:rPr>
      </w:pPr>
      <w:ins w:id="50" w:author="dung" w:date="2018-01-26T11:50:00Z">
        <w:r>
          <w:rPr>
            <w:rFonts w:ascii="Times New Roman" w:hAnsi="Times New Roman" w:cs="Times New Roman"/>
            <w:sz w:val="24"/>
            <w:szCs w:val="20"/>
          </w:rPr>
          <w:t>5</w:t>
        </w:r>
      </w:ins>
      <w:del w:id="51" w:author="dung" w:date="2018-01-26T11:50:00Z">
        <w:r w:rsidR="00360F96" w:rsidRPr="00327C02" w:rsidDel="00C71903">
          <w:rPr>
            <w:rFonts w:ascii="Times New Roman" w:hAnsi="Times New Roman" w:cs="Times New Roman"/>
            <w:sz w:val="24"/>
            <w:szCs w:val="20"/>
          </w:rPr>
          <w:delText>6</w:delText>
        </w:r>
      </w:del>
      <w:r w:rsidR="00360F96" w:rsidRPr="00327C02">
        <w:rPr>
          <w:rFonts w:ascii="Times New Roman" w:hAnsi="Times New Roman" w:cs="Times New Roman"/>
          <w:sz w:val="24"/>
          <w:szCs w:val="20"/>
        </w:rPr>
        <w:t>.1 AGILNO MODELIRANJE</w:t>
      </w:r>
    </w:p>
    <w:p w14:paraId="56877AF0"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{"citationID":"XFIlzdbT","properties":{"formattedCitation":"{\\rtf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26843EAD"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14:paraId="3A65457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14:paraId="5A27DA06"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14:paraId="45E3FD8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14:paraId="56832792"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{"citationID":"XurtCohF","properties":{"formattedCitation":"(S.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091F6F7"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{"citationID":"fXWH81Yf","properties":{"formattedCitation":"(S.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{"citationID":"mxV6ITww","properties":{"formattedCitation":"(S. Ambler 2002, 48)","plainCitation":"(S. 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{"citationID":"6WI8ei8C","properties":{"formattedCitation":"(S. Ambler 2002, 51)","plainCitation":"(S. 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ABC1CEC"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14:paraId="1DAE769C"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14:paraId="4908FAD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14:paraId="788BDE79"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14:paraId="28E2B60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{"citationID":"Z1TOjSon","properties":{"formattedCitation":"{\\rtf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C6DFDF1"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{"citationID":"bHSaLG43","properties":{"formattedCitation":"(S. Ambler 2002, 52)","plainCitation":"(S. 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{"citationID":"ZtYoyAsT","properties":{"formattedCitation":"(S. Ambler 2002, 53)","plainCitation":"(S. 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{"citationID":"vsNWlRLA","properties":{"formattedCitation":"(S. Ambler 2002, 54)","plainCitation":"(S. 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{"citationID":"IOp1xYzC","properties":{"formattedCitation":"(S. Ambler 2002, 55)","plainCitation":"(S. 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42B3C065" w14:textId="7926D01B" w:rsidR="00FE2092" w:rsidRPr="00327C02" w:rsidDel="00FB00C7" w:rsidRDefault="00FE2092" w:rsidP="005A6A3B">
      <w:pPr>
        <w:spacing w:line="360" w:lineRule="auto"/>
        <w:contextualSpacing/>
        <w:jc w:val="both"/>
        <w:rPr>
          <w:del w:id="52" w:author="Berce, Jaroslav" w:date="2018-01-22T10:58:00Z"/>
          <w:rFonts w:ascii="Times New Roman" w:hAnsi="Times New Roman" w:cs="Times New Roman"/>
          <w:sz w:val="24"/>
        </w:rPr>
      </w:pPr>
    </w:p>
    <w:p w14:paraId="04E8C53A" w14:textId="610AA082" w:rsidR="00FE2092" w:rsidRPr="00327C02" w:rsidDel="00FB00C7" w:rsidRDefault="00FE2092" w:rsidP="005A6A3B">
      <w:pPr>
        <w:spacing w:line="360" w:lineRule="auto"/>
        <w:contextualSpacing/>
        <w:jc w:val="both"/>
        <w:rPr>
          <w:del w:id="53" w:author="Berce, Jaroslav" w:date="2018-01-22T10:58:00Z"/>
          <w:rFonts w:ascii="Times New Roman" w:hAnsi="Times New Roman" w:cs="Times New Roman"/>
          <w:sz w:val="24"/>
        </w:rPr>
      </w:pPr>
    </w:p>
    <w:p w14:paraId="70E2F013"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Enostavnost definirajo prakse:</w:t>
      </w:r>
    </w:p>
    <w:p w14:paraId="4D20F6F9"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14:paraId="04AF81DB"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14:paraId="5C156867"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{"citationID":"hBapyBtZ","properties":{"formattedCitation":"(S.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3C5319F3" w14:textId="77777777"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{"citationID":"formMolu","properties":{"formattedCitation":"(S. Ambler 2002, 57)","plainCitation":"(S. 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{"citationID":"kFyUG1aK","properties":{"formattedCitation":"(S.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14:paraId="5B1753A5"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14:paraId="28F0CF03"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14:paraId="39427969"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{"citationID":"E2atNstF","properties":{"formattedCitation":"(S.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6388A62"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{"citationID":"25XzLzle","properties":{"formattedCitation":"(S.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{"citationID":"fRf7ueqo","properties":{"formattedCitation":"(S. Ambler 2002, 59)","plainCitation":"(S. 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221B842" w14:textId="77777777"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196E6D" w:rsidRPr="00327C02">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{"citationID":"GdTrJzOB","properties":{"formattedCitation":"(S.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{"citationID":"NmCvxQ4R","properties":{"formattedCitation":"(S.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{"citationID":"BqjRbXeK","properties":{"formattedCitation":"(S.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(S. 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{"citationID":"RyoHntDD","properties":{"formattedCitation":"(S.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Spodbujajo 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{"citationID":"1Phfo71I","properties":{"formattedCitation":"(S.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{"citationID":"bViUA3xs","properties":{"formattedCitation":"(S.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14:paraId="62A6699B" w14:textId="7D126EDC" w:rsidR="00C77F39" w:rsidRPr="00327C02" w:rsidRDefault="00360F96" w:rsidP="005A6A3B">
      <w:pPr>
        <w:spacing w:line="360" w:lineRule="auto"/>
        <w:contextualSpacing/>
        <w:jc w:val="both"/>
        <w:rPr>
          <w:rFonts w:ascii="Times New Roman" w:hAnsi="Times New Roman" w:cs="Times New Roman"/>
          <w:sz w:val="24"/>
        </w:rPr>
      </w:pPr>
      <w:del w:id="54" w:author="dung" w:date="2018-01-26T11:51:00Z">
        <w:r w:rsidRPr="00327C02" w:rsidDel="00C71903">
          <w:rPr>
            <w:rFonts w:ascii="Times New Roman" w:hAnsi="Times New Roman" w:cs="Times New Roman"/>
            <w:sz w:val="24"/>
          </w:rPr>
          <w:lastRenderedPageBreak/>
          <w:delText>6</w:delText>
        </w:r>
      </w:del>
      <w:ins w:id="55" w:author="dung" w:date="2018-01-26T11:51:00Z">
        <w:r w:rsidR="00C71903">
          <w:rPr>
            <w:rFonts w:ascii="Times New Roman" w:hAnsi="Times New Roman" w:cs="Times New Roman"/>
            <w:sz w:val="24"/>
          </w:rPr>
          <w:t>5</w:t>
        </w:r>
      </w:ins>
      <w:r w:rsidRPr="00327C02">
        <w:rPr>
          <w:rFonts w:ascii="Times New Roman" w:hAnsi="Times New Roman" w:cs="Times New Roman"/>
          <w:sz w:val="24"/>
        </w:rPr>
        <w:t>.2 META MODELIRANJE</w:t>
      </w:r>
    </w:p>
    <w:p w14:paraId="252E50E7"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 literaturi je definiranih več pristopov meta-modeliranja različnih avtorjev. Med njimi sta dva standardizirana, ki uporabljata meta-modele za definiranje MIPO: ISO 24744:2007</w:t>
      </w:r>
      <w:r w:rsidRPr="00327C02">
        <w:rPr>
          <w:rStyle w:val="Sprotnaopomba-sklic"/>
          <w:rFonts w:ascii="Times New Roman" w:hAnsi="Times New Roman" w:cs="Times New Roman"/>
        </w:rPr>
        <w:footnoteReference w:id="50"/>
      </w:r>
      <w:r w:rsidRPr="00327C02">
        <w:rPr>
          <w:rFonts w:ascii="Times New Roman" w:hAnsi="Times New Roman" w:cs="Times New Roman"/>
          <w:sz w:val="24"/>
        </w:rPr>
        <w:t xml:space="preserve"> in SPEM</w:t>
      </w:r>
      <w:r w:rsidRPr="00327C02">
        <w:rPr>
          <w:rStyle w:val="Sprotnaopomba-sklic"/>
          <w:rFonts w:ascii="Times New Roman" w:hAnsi="Times New Roman" w:cs="Times New Roman"/>
        </w:rPr>
        <w:footnoteReference w:id="51"/>
      </w:r>
      <w:r w:rsidRPr="00327C02">
        <w:rPr>
          <w:rFonts w:ascii="Times New Roman" w:hAnsi="Times New Roman" w:cs="Times New Roman"/>
          <w:sz w:val="24"/>
        </w:rPr>
        <w:t>. Meta-model se osredotoča na prikaz vsebine metode in ima številne prednosti:</w:t>
      </w:r>
    </w:p>
    <w:p w14:paraId="7CE2867B"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formalne temelje za specifikacijo MIPO,</w:t>
      </w:r>
    </w:p>
    <w:p w14:paraId="194E115A"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zgrajeni procesi so primerljivi na podlagi uporabe okvirja meta modela, </w:t>
      </w:r>
    </w:p>
    <w:p w14:paraId="62FC5620"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formalizacija zagotavlja natančne temelje razvojnim orodjem,</w:t>
      </w:r>
    </w:p>
    <w:p w14:paraId="0580FED1"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analiziranje konsistence in skladnosti,</w:t>
      </w:r>
    </w:p>
    <w:p w14:paraId="40BC4EB3"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zagotavlja formalno podlago za modifikacije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412–13)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323FA67" w14:textId="2C4EE9E0"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Konzorcij OMG</w:t>
      </w:r>
      <w:r w:rsidRPr="00327C02">
        <w:rPr>
          <w:rStyle w:val="Sprotnaopomba-sklic"/>
          <w:rFonts w:ascii="Times New Roman" w:hAnsi="Times New Roman" w:cs="Times New Roman"/>
        </w:rPr>
        <w:footnoteReference w:id="52"/>
      </w:r>
      <w:r w:rsidRPr="00327C02">
        <w:rPr>
          <w:rFonts w:ascii="Times New Roman" w:hAnsi="Times New Roman" w:cs="Times New Roman"/>
          <w:sz w:val="24"/>
        </w:rPr>
        <w:t xml:space="preserve"> je v standardu MOF</w:t>
      </w:r>
      <w:r w:rsidRPr="00327C02">
        <w:rPr>
          <w:rStyle w:val="Sprotnaopomba-sklic"/>
          <w:rFonts w:ascii="Times New Roman" w:hAnsi="Times New Roman" w:cs="Times New Roman"/>
        </w:rPr>
        <w:footnoteReference w:id="53"/>
      </w:r>
      <w:r w:rsidRPr="00327C02">
        <w:rPr>
          <w:rFonts w:ascii="Times New Roman" w:hAnsi="Times New Roman" w:cs="Times New Roman"/>
          <w:sz w:val="24"/>
        </w:rPr>
        <w:t xml:space="preserve"> definiral štiri-plastno referenčno arhitekturo meta-modela na podlagi pogosto uporabljenih konceptov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419)</w:t>
      </w:r>
      <w:r w:rsidRPr="00327C02">
        <w:rPr>
          <w:rFonts w:ascii="Times New Roman" w:hAnsi="Times New Roman" w:cs="Times New Roman"/>
          <w:sz w:val="24"/>
        </w:rPr>
        <w:fldChar w:fldCharType="end"/>
      </w:r>
      <w:r w:rsidRPr="00327C02">
        <w:rPr>
          <w:rFonts w:ascii="Times New Roman" w:hAnsi="Times New Roman" w:cs="Times New Roman"/>
          <w:sz w:val="24"/>
        </w:rPr>
        <w:t>. Kot je razvidno iz</w:t>
      </w:r>
      <w:r w:rsidR="00627990" w:rsidRPr="00327C02">
        <w:rPr>
          <w:rFonts w:ascii="Times New Roman" w:hAnsi="Times New Roman" w:cs="Times New Roman"/>
          <w:sz w:val="24"/>
        </w:rPr>
        <w:t xml:space="preserve"> slike </w:t>
      </w:r>
      <w:del w:id="56" w:author="dung" w:date="2018-01-26T11:51:00Z">
        <w:r w:rsidR="00627990" w:rsidRPr="00327C02" w:rsidDel="00C71903">
          <w:rPr>
            <w:rFonts w:ascii="Times New Roman" w:hAnsi="Times New Roman" w:cs="Times New Roman"/>
            <w:sz w:val="24"/>
          </w:rPr>
          <w:delText>6</w:delText>
        </w:r>
      </w:del>
      <w:ins w:id="57" w:author="dung" w:date="2018-01-26T11:51:00Z">
        <w:r w:rsidR="00C71903">
          <w:rPr>
            <w:rFonts w:ascii="Times New Roman" w:hAnsi="Times New Roman" w:cs="Times New Roman"/>
            <w:sz w:val="24"/>
          </w:rPr>
          <w:t>5</w:t>
        </w:r>
      </w:ins>
      <w:r w:rsidR="00627990" w:rsidRPr="00327C02">
        <w:rPr>
          <w:rFonts w:ascii="Times New Roman" w:hAnsi="Times New Roman" w:cs="Times New Roman"/>
          <w:sz w:val="24"/>
        </w:rPr>
        <w:t>.1</w:t>
      </w:r>
      <w:r w:rsidRPr="00327C02">
        <w:rPr>
          <w:rFonts w:ascii="Times New Roman" w:hAnsi="Times New Roman" w:cs="Times New Roman"/>
          <w:sz w:val="24"/>
        </w:rPr>
        <w:t xml:space="preserve"> se plasti delijo na: M0, M1, M2 in M3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649FEEF" w14:textId="6A6F0AE4" w:rsidR="00360F96" w:rsidRPr="00327C02" w:rsidRDefault="00627990" w:rsidP="005A6A3B">
      <w:pPr>
        <w:spacing w:line="360" w:lineRule="auto"/>
        <w:jc w:val="center"/>
        <w:rPr>
          <w:rFonts w:ascii="Times New Roman" w:hAnsi="Times New Roman" w:cs="Times New Roman"/>
          <w:sz w:val="24"/>
        </w:rPr>
      </w:pPr>
      <w:r w:rsidRPr="00327C02">
        <w:rPr>
          <w:rFonts w:ascii="Times New Roman" w:hAnsi="Times New Roman" w:cs="Times New Roman"/>
          <w:noProof/>
          <w:sz w:val="20"/>
          <w:szCs w:val="20"/>
          <w:lang w:eastAsia="sl-SI"/>
        </w:rPr>
        <w:t xml:space="preserve">Slika </w:t>
      </w:r>
      <w:ins w:id="58" w:author="dung" w:date="2018-01-26T11:51:00Z">
        <w:r w:rsidR="00C71903">
          <w:rPr>
            <w:rFonts w:ascii="Times New Roman" w:hAnsi="Times New Roman" w:cs="Times New Roman"/>
            <w:noProof/>
            <w:sz w:val="20"/>
            <w:szCs w:val="20"/>
            <w:lang w:eastAsia="sl-SI"/>
          </w:rPr>
          <w:t>5</w:t>
        </w:r>
      </w:ins>
      <w:del w:id="59" w:author="dung" w:date="2018-01-26T11:51:00Z">
        <w:r w:rsidRPr="00327C02" w:rsidDel="00C71903">
          <w:rPr>
            <w:rFonts w:ascii="Times New Roman" w:hAnsi="Times New Roman" w:cs="Times New Roman"/>
            <w:noProof/>
            <w:sz w:val="20"/>
            <w:szCs w:val="20"/>
            <w:lang w:eastAsia="sl-SI"/>
          </w:rPr>
          <w:delText>6</w:delText>
        </w:r>
      </w:del>
      <w:r w:rsidRPr="00327C02">
        <w:rPr>
          <w:rFonts w:ascii="Times New Roman" w:hAnsi="Times New Roman" w:cs="Times New Roman"/>
          <w:noProof/>
          <w:sz w:val="20"/>
          <w:szCs w:val="20"/>
          <w:lang w:eastAsia="sl-SI"/>
        </w:rPr>
        <w:t>.1</w:t>
      </w:r>
      <w:r w:rsidR="00360F96" w:rsidRPr="00327C02">
        <w:rPr>
          <w:rFonts w:ascii="Times New Roman" w:hAnsi="Times New Roman" w:cs="Times New Roman"/>
          <w:noProof/>
          <w:sz w:val="20"/>
          <w:szCs w:val="20"/>
          <w:lang w:eastAsia="sl-SI"/>
        </w:rPr>
        <w:t xml:space="preserve"> temeljna 4-plastna hierarhija meta-modela po standardu MOF</w:t>
      </w:r>
      <w:r w:rsidR="00360F96" w:rsidRPr="00327C02">
        <w:rPr>
          <w:rFonts w:ascii="Times New Roman" w:hAnsi="Times New Roman" w:cs="Times New Roman"/>
          <w:noProof/>
          <w:sz w:val="20"/>
          <w:szCs w:val="20"/>
          <w:lang w:eastAsia="sl-SI"/>
        </w:rPr>
        <w:br/>
      </w:r>
      <w:r w:rsidR="00360F96" w:rsidRPr="00327C02">
        <w:rPr>
          <w:rFonts w:ascii="Times New Roman" w:hAnsi="Times New Roman" w:cs="Times New Roman"/>
          <w:noProof/>
          <w:sz w:val="20"/>
          <w:szCs w:val="20"/>
          <w:lang w:eastAsia="sl-SI"/>
        </w:rPr>
        <w:drawing>
          <wp:inline distT="0" distB="0" distL="0" distR="0" wp14:anchorId="0E3D97CE" wp14:editId="6BF57540">
            <wp:extent cx="1464609" cy="2221523"/>
            <wp:effectExtent l="0" t="0" r="254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76299" cy="2239254"/>
                    </a:xfrm>
                    <a:prstGeom prst="rect">
                      <a:avLst/>
                    </a:prstGeom>
                  </pic:spPr>
                </pic:pic>
              </a:graphicData>
            </a:graphic>
          </wp:inline>
        </w:drawing>
      </w:r>
      <w:r w:rsidR="00360F96" w:rsidRPr="00327C02">
        <w:rPr>
          <w:rFonts w:ascii="Times New Roman" w:hAnsi="Times New Roman" w:cs="Times New Roman"/>
          <w:sz w:val="20"/>
          <w:szCs w:val="20"/>
        </w:rPr>
        <w:br/>
        <w:t xml:space="preserve">vir: </w:t>
      </w:r>
      <w:r w:rsidR="00360F96" w:rsidRPr="00327C02">
        <w:rPr>
          <w:rFonts w:ascii="Times New Roman" w:hAnsi="Times New Roman" w:cs="Times New Roman"/>
          <w:sz w:val="20"/>
          <w:szCs w:val="20"/>
        </w:rPr>
        <w:fldChar w:fldCharType="begin"/>
      </w:r>
      <w:r w:rsidR="00360F96" w:rsidRPr="00327C0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00360F96" w:rsidRPr="00327C02">
        <w:rPr>
          <w:rFonts w:ascii="Times New Roman" w:hAnsi="Times New Roman" w:cs="Times New Roman"/>
          <w:sz w:val="20"/>
          <w:szCs w:val="20"/>
        </w:rPr>
        <w:fldChar w:fldCharType="separate"/>
      </w:r>
      <w:r w:rsidR="00360F96" w:rsidRPr="00327C02">
        <w:rPr>
          <w:rFonts w:ascii="Times New Roman" w:hAnsi="Times New Roman" w:cs="Times New Roman"/>
          <w:sz w:val="20"/>
          <w:szCs w:val="20"/>
        </w:rPr>
        <w:t>(Engels in Sauer 2010, 420)</w:t>
      </w:r>
      <w:r w:rsidR="00360F96" w:rsidRPr="00327C02">
        <w:rPr>
          <w:rFonts w:ascii="Times New Roman" w:hAnsi="Times New Roman" w:cs="Times New Roman"/>
          <w:sz w:val="20"/>
          <w:szCs w:val="20"/>
        </w:rPr>
        <w:fldChar w:fldCharType="end"/>
      </w:r>
    </w:p>
    <w:p w14:paraId="3FC5F58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M0</w:t>
      </w:r>
      <w:r w:rsidRPr="00327C02">
        <w:rPr>
          <w:rFonts w:ascii="Times New Roman" w:hAnsi="Times New Roman" w:cs="Times New Roman"/>
          <w:sz w:val="24"/>
        </w:rPr>
        <w:t xml:space="preserve"> predstavlja plast izvajanja </w:t>
      </w:r>
      <w:r w:rsidR="005D0C44" w:rsidRPr="00327C02">
        <w:rPr>
          <w:rFonts w:ascii="Times New Roman" w:hAnsi="Times New Roman" w:cs="Times New Roman"/>
          <w:sz w:val="24"/>
        </w:rPr>
        <w:t xml:space="preserve">in </w:t>
      </w:r>
      <w:r w:rsidR="007E5972" w:rsidRPr="00327C02">
        <w:rPr>
          <w:rFonts w:ascii="Times New Roman" w:hAnsi="Times New Roman" w:cs="Times New Roman"/>
          <w:sz w:val="24"/>
        </w:rPr>
        <w:t>področja</w:t>
      </w:r>
      <w:r w:rsidRPr="00327C02">
        <w:rPr>
          <w:rFonts w:ascii="Times New Roman" w:hAnsi="Times New Roman" w:cs="Times New Roman"/>
          <w:sz w:val="24"/>
        </w:rPr>
        <w:t xml:space="preserve"> uporabe (razvoj programske opreme). V domeni IM plast M0 predstavlja temeljne objekte, ki se proizvajajo tekom življenjskega cikla razvoja programske opreme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28695306"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M1</w:t>
      </w:r>
      <w:r w:rsidRPr="00327C02">
        <w:rPr>
          <w:rFonts w:ascii="Times New Roman" w:hAnsi="Times New Roman" w:cs="Times New Roman"/>
          <w:sz w:val="24"/>
        </w:rPr>
        <w:t xml:space="preserve"> je plast modeliranja, ki predstavlja model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tej plasti so definirani konstrukti in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rPr>
        <w:fldChar w:fldCharType="end"/>
      </w:r>
      <w:r w:rsidRPr="00327C02">
        <w:rPr>
          <w:rFonts w:ascii="Times New Roman" w:hAnsi="Times New Roman" w:cs="Times New Roman"/>
          <w:sz w:val="24"/>
        </w:rPr>
        <w:t xml:space="preserve">. M1 se izražajo v realnosti kot lastne instance v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BA2E73E"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lastRenderedPageBreak/>
        <w:t>M2</w:t>
      </w:r>
      <w:r w:rsidRPr="00327C02">
        <w:rPr>
          <w:rFonts w:ascii="Times New Roman" w:hAnsi="Times New Roman" w:cs="Times New Roman"/>
          <w:sz w:val="24"/>
        </w:rPr>
        <w:t xml:space="preserve"> je plast kjer se izvaja meta-modeliranje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Konstrukti so glede na domeno uporabe definirani tukaj. Definirajo jih procesni jeziki na nivoju domenskega</w:t>
      </w:r>
      <w:r w:rsidRPr="00327C02">
        <w:rPr>
          <w:rStyle w:val="Sprotnaopomba-sklic"/>
          <w:rFonts w:ascii="Times New Roman" w:hAnsi="Times New Roman" w:cs="Times New Roman"/>
        </w:rPr>
        <w:footnoteReference w:id="54"/>
      </w:r>
      <w:r w:rsidRPr="00327C02">
        <w:rPr>
          <w:rFonts w:ascii="Times New Roman" w:hAnsi="Times New Roman" w:cs="Times New Roman"/>
          <w:sz w:val="24"/>
          <w:szCs w:val="20"/>
        </w:rPr>
        <w:t xml:space="preserve"> in abstraktnega</w:t>
      </w:r>
      <w:r w:rsidRPr="00327C02">
        <w:rPr>
          <w:rStyle w:val="Sprotnaopomba-sklic"/>
          <w:rFonts w:ascii="Times New Roman" w:hAnsi="Times New Roman" w:cs="Times New Roman"/>
        </w:rPr>
        <w:footnoteReference w:id="55"/>
      </w:r>
      <w:r w:rsidRPr="00327C0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w:t>
      </w:r>
    </w:p>
    <w:p w14:paraId="638E1C1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M3</w:t>
      </w:r>
      <w:r w:rsidRPr="00327C02">
        <w:rPr>
          <w:rFonts w:ascii="Times New Roman" w:hAnsi="Times New Roman" w:cs="Times New Roman"/>
          <w:sz w:val="24"/>
        </w:rPr>
        <w:t xml:space="preserve"> predstavlja najvišjo plast. Tukaj so definirani meta-meta-modeli (modeli meta-modelov). Namenjeni so za opisovanje meta-modelov v plasti M2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DD8DE8C" w14:textId="77777777" w:rsidR="00360F96" w:rsidRPr="00327C02" w:rsidRDefault="00360F96" w:rsidP="005A6A3B">
      <w:pPr>
        <w:spacing w:line="360" w:lineRule="auto"/>
        <w:contextualSpacing/>
        <w:jc w:val="both"/>
        <w:rPr>
          <w:rFonts w:ascii="Times New Roman" w:hAnsi="Times New Roman" w:cs="Times New Roman"/>
          <w:sz w:val="24"/>
        </w:rPr>
      </w:pPr>
    </w:p>
    <w:p w14:paraId="63DE772D"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Inženiring se dogaja v treh domenah: IMM</w:t>
      </w:r>
      <w:r w:rsidRPr="00327C02">
        <w:rPr>
          <w:rStyle w:val="Sprotnaopomba-sklic"/>
          <w:rFonts w:ascii="Times New Roman" w:hAnsi="Times New Roman" w:cs="Times New Roman"/>
        </w:rPr>
        <w:footnoteReference w:id="56"/>
      </w:r>
      <w:r w:rsidRPr="00327C02">
        <w:rPr>
          <w:rFonts w:ascii="Times New Roman" w:hAnsi="Times New Roman" w:cs="Times New Roman"/>
          <w:sz w:val="24"/>
        </w:rPr>
        <w:t>, IM in razvoj programske opreme. Vsaka od domen odgovarja različni stopnji abstrakcije, katere so izražene s hierarhi</w:t>
      </w:r>
      <w:r w:rsidR="00627990" w:rsidRPr="00327C02">
        <w:rPr>
          <w:rFonts w:ascii="Times New Roman" w:hAnsi="Times New Roman" w:cs="Times New Roman"/>
          <w:sz w:val="24"/>
        </w:rPr>
        <w:t>jo plasti prikazani na sliki 6.2</w:t>
      </w:r>
      <w:r w:rsidRPr="00327C02">
        <w:rPr>
          <w:rFonts w:ascii="Times New Roman" w:hAnsi="Times New Roman" w:cs="Times New Roman"/>
          <w:sz w:val="24"/>
        </w:rPr>
        <w:t>. Domene zahtevajo opravljanje različnih nalog za proizvajanje želenih produktov na posameznih nivojih meta-modela. Te naloge se izvajajo z dode</w:t>
      </w:r>
      <w:r w:rsidR="001D7B4C" w:rsidRPr="00327C02">
        <w:rPr>
          <w:rFonts w:ascii="Times New Roman" w:hAnsi="Times New Roman" w:cs="Times New Roman"/>
          <w:sz w:val="24"/>
        </w:rPr>
        <w:t>litvijo vlog kot kaže slika 6.2</w:t>
      </w:r>
      <w:r w:rsidRPr="00327C02">
        <w:rPr>
          <w:rFonts w:ascii="Times New Roman" w:hAnsi="Times New Roman" w:cs="Times New Roman"/>
          <w:sz w:val="24"/>
        </w:rPr>
        <w:t xml:space="preserve">.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88EDCC6"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    </w:t>
      </w:r>
    </w:p>
    <w:p w14:paraId="4BB8998E" w14:textId="7C8284D1" w:rsidR="00360F96" w:rsidRPr="00327C02" w:rsidRDefault="00627990" w:rsidP="005A6A3B">
      <w:pPr>
        <w:spacing w:line="360" w:lineRule="auto"/>
        <w:contextualSpacing/>
        <w:jc w:val="both"/>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 xml:space="preserve">Slika </w:t>
      </w:r>
      <w:del w:id="60" w:author="dung" w:date="2018-01-26T11:51:00Z">
        <w:r w:rsidRPr="00327C02" w:rsidDel="00C71903">
          <w:rPr>
            <w:rFonts w:ascii="Times New Roman" w:hAnsi="Times New Roman" w:cs="Times New Roman"/>
            <w:noProof/>
            <w:sz w:val="20"/>
            <w:szCs w:val="20"/>
            <w:lang w:eastAsia="sl-SI"/>
          </w:rPr>
          <w:delText>6</w:delText>
        </w:r>
      </w:del>
      <w:ins w:id="61" w:author="dung" w:date="2018-01-26T11:51:00Z">
        <w:r w:rsidR="00C71903">
          <w:rPr>
            <w:rFonts w:ascii="Times New Roman" w:hAnsi="Times New Roman" w:cs="Times New Roman"/>
            <w:noProof/>
            <w:sz w:val="20"/>
            <w:szCs w:val="20"/>
            <w:lang w:eastAsia="sl-SI"/>
          </w:rPr>
          <w:t>5</w:t>
        </w:r>
      </w:ins>
      <w:r w:rsidRPr="00327C02">
        <w:rPr>
          <w:rFonts w:ascii="Times New Roman" w:hAnsi="Times New Roman" w:cs="Times New Roman"/>
          <w:noProof/>
          <w:sz w:val="20"/>
          <w:szCs w:val="20"/>
          <w:lang w:eastAsia="sl-SI"/>
        </w:rPr>
        <w:t>.2</w:t>
      </w:r>
      <w:r w:rsidR="00360F96" w:rsidRPr="00327C02">
        <w:rPr>
          <w:rFonts w:ascii="Times New Roman" w:hAnsi="Times New Roman" w:cs="Times New Roman"/>
          <w:noProof/>
          <w:sz w:val="20"/>
          <w:szCs w:val="20"/>
          <w:lang w:eastAsia="sl-SI"/>
        </w:rPr>
        <w:t xml:space="preserve"> dodeljene vloge za izdelavo delovnih produktov na različnih nivojih hierarhije meta-modela</w:t>
      </w:r>
    </w:p>
    <w:p w14:paraId="03E7BF92" w14:textId="77777777"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42A01A07" wp14:editId="1313491A">
            <wp:extent cx="5709920" cy="2520475"/>
            <wp:effectExtent l="0" t="0" r="508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12757" cy="2521727"/>
                    </a:xfrm>
                    <a:prstGeom prst="rect">
                      <a:avLst/>
                    </a:prstGeom>
                  </pic:spPr>
                </pic:pic>
              </a:graphicData>
            </a:graphic>
          </wp:inline>
        </w:drawing>
      </w: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(Engels in Sauer 2010, 423)</w:t>
      </w:r>
      <w:r w:rsidRPr="00327C02">
        <w:rPr>
          <w:rFonts w:ascii="Times New Roman" w:hAnsi="Times New Roman" w:cs="Times New Roman"/>
          <w:sz w:val="20"/>
          <w:szCs w:val="20"/>
        </w:rPr>
        <w:fldChar w:fldCharType="end"/>
      </w:r>
    </w:p>
    <w:p w14:paraId="6CACF57D" w14:textId="77777777" w:rsidR="005B426B" w:rsidRPr="00327C02" w:rsidRDefault="005B426B" w:rsidP="005A6A3B">
      <w:pPr>
        <w:spacing w:line="360" w:lineRule="auto"/>
        <w:contextualSpacing/>
        <w:jc w:val="both"/>
        <w:rPr>
          <w:rFonts w:ascii="Times New Roman" w:hAnsi="Times New Roman" w:cs="Times New Roman"/>
          <w:sz w:val="24"/>
        </w:rPr>
      </w:pPr>
    </w:p>
    <w:p w14:paraId="4252B81E" w14:textId="284AF17A" w:rsidR="00360F96" w:rsidRPr="00327C02" w:rsidRDefault="00360F96" w:rsidP="005A6A3B">
      <w:pPr>
        <w:spacing w:line="360" w:lineRule="auto"/>
        <w:contextualSpacing/>
        <w:jc w:val="both"/>
        <w:rPr>
          <w:rFonts w:ascii="Times New Roman" w:hAnsi="Times New Roman" w:cs="Times New Roman"/>
          <w:sz w:val="24"/>
        </w:rPr>
      </w:pPr>
      <w:del w:id="62" w:author="dung" w:date="2018-01-26T11:51:00Z">
        <w:r w:rsidRPr="00327C02" w:rsidDel="00C71903">
          <w:rPr>
            <w:rFonts w:ascii="Times New Roman" w:hAnsi="Times New Roman" w:cs="Times New Roman"/>
            <w:sz w:val="24"/>
          </w:rPr>
          <w:lastRenderedPageBreak/>
          <w:delText>6</w:delText>
        </w:r>
      </w:del>
      <w:ins w:id="63" w:author="dung" w:date="2018-01-26T11:51:00Z">
        <w:r w:rsidR="00C71903">
          <w:rPr>
            <w:rFonts w:ascii="Times New Roman" w:hAnsi="Times New Roman" w:cs="Times New Roman"/>
            <w:sz w:val="24"/>
          </w:rPr>
          <w:t>5</w:t>
        </w:r>
      </w:ins>
      <w:r w:rsidRPr="00327C02">
        <w:rPr>
          <w:rFonts w:ascii="Times New Roman" w:hAnsi="Times New Roman" w:cs="Times New Roman"/>
          <w:sz w:val="24"/>
        </w:rPr>
        <w:t>.2.1 METODA METAME</w:t>
      </w:r>
    </w:p>
    <w:p w14:paraId="7A6E2C8A"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Velika pomanjkljivost dosedanjih meta-metod je odsotnost definicij opravil in procesov, ki specificirajo izgradnjo MIPO z uporabo meta-modeliranja. Čeprav večina pristopov podpira nekakšno integracijo produktnih in procesnih fragmentov</w:t>
      </w:r>
      <w:r w:rsidR="00D31728" w:rsidRPr="00327C02">
        <w:rPr>
          <w:rFonts w:ascii="Times New Roman" w:hAnsi="Times New Roman" w:cs="Times New Roman"/>
          <w:sz w:val="24"/>
        </w:rPr>
        <w:t>,</w:t>
      </w:r>
      <w:r w:rsidRPr="00327C02">
        <w:rPr>
          <w:rFonts w:ascii="Times New Roman" w:hAnsi="Times New Roman" w:cs="Times New Roman"/>
          <w:sz w:val="24"/>
        </w:rPr>
        <w:t xml:space="preserve"> se le ta dogaja na visokem nivoju abstra</w:t>
      </w:r>
      <w:r w:rsidR="00FB4F0E" w:rsidRPr="00327C02">
        <w:rPr>
          <w:rFonts w:ascii="Times New Roman" w:hAnsi="Times New Roman" w:cs="Times New Roman"/>
          <w:sz w:val="24"/>
        </w:rPr>
        <w:t>kcije. Zaradi tega niso sposobne</w:t>
      </w:r>
      <w:r w:rsidRPr="00327C02">
        <w:rPr>
          <w:rFonts w:ascii="Times New Roman" w:hAnsi="Times New Roman" w:cs="Times New Roman"/>
          <w:sz w:val="24"/>
        </w:rPr>
        <w:t xml:space="preserve"> tvoriti kompleksne vzorce medsebojno povezanih strukturnih in vedenjskih modelov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FAF9B92" w14:textId="77777777" w:rsidR="00360F96" w:rsidRPr="00327C02" w:rsidRDefault="00360F96" w:rsidP="005A6A3B">
      <w:pPr>
        <w:spacing w:line="360" w:lineRule="auto"/>
        <w:jc w:val="both"/>
        <w:rPr>
          <w:rFonts w:ascii="Times New Roman" w:hAnsi="Times New Roman" w:cs="Times New Roman"/>
          <w:sz w:val="20"/>
        </w:rPr>
      </w:pPr>
      <w:r w:rsidRPr="00327C02">
        <w:rPr>
          <w:rFonts w:ascii="Times New Roman" w:hAnsi="Times New Roman" w:cs="Times New Roman"/>
          <w:sz w:val="24"/>
        </w:rPr>
        <w:t>Na podlagi temeljev IM, navedenih pomanjkljivosti in standardov meta-modeliranja  so strokovnjaki razvili metodo MetaME</w:t>
      </w:r>
      <w:r w:rsidRPr="00327C02">
        <w:rPr>
          <w:rStyle w:val="Sprotnaopomba-sklic"/>
          <w:rFonts w:ascii="Times New Roman" w:hAnsi="Times New Roman" w:cs="Times New Roman"/>
        </w:rPr>
        <w:footnoteReference w:id="57"/>
      </w:r>
      <w:r w:rsidRPr="00327C02">
        <w:rPr>
          <w:rFonts w:ascii="Times New Roman" w:hAnsi="Times New Roman" w:cs="Times New Roman"/>
          <w:sz w:val="24"/>
        </w:rPr>
        <w:t xml:space="preserve">, ki je meta-metoda za razvoj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Metoda sledi ideji izgradnje novih MIPO pred modifikacijo starih velikih procesov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(Steenweg, Kuhrmann, in Méndez Fernández 2014, 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potrebe izgradnje definira jezik za opis metode (produktna perspektiva) in proces, ki se uporablja za razvoj programske opreme (procesna perspektiva)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MetaME metoda je nastala z združitvijo produktnega in procesnega modela, ki združujeta njima sorodne perspektive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413–14)</w:t>
      </w:r>
      <w:r w:rsidRPr="00327C02">
        <w:rPr>
          <w:rFonts w:ascii="Times New Roman" w:hAnsi="Times New Roman" w:cs="Times New Roman"/>
          <w:sz w:val="24"/>
        </w:rPr>
        <w:fldChar w:fldCharType="end"/>
      </w:r>
      <w:r w:rsidRPr="00327C02">
        <w:rPr>
          <w:rFonts w:ascii="Times New Roman" w:hAnsi="Times New Roman" w:cs="Times New Roman"/>
          <w:sz w:val="24"/>
        </w:rPr>
        <w:t>. Nato se ta dva modela združita v enoten proces. Ta združitev tvori MIPO, katera služi razvijalcem v praksi.</w:t>
      </w:r>
    </w:p>
    <w:p w14:paraId="3EF0308B" w14:textId="59F06C8A"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Slika</w:t>
      </w:r>
      <w:r w:rsidR="00627990" w:rsidRPr="00327C02">
        <w:rPr>
          <w:rFonts w:ascii="Times New Roman" w:hAnsi="Times New Roman" w:cs="Times New Roman"/>
          <w:sz w:val="20"/>
        </w:rPr>
        <w:t xml:space="preserve"> </w:t>
      </w:r>
      <w:del w:id="64" w:author="dung" w:date="2018-01-26T11:51:00Z">
        <w:r w:rsidR="00627990" w:rsidRPr="00327C02" w:rsidDel="00C71903">
          <w:rPr>
            <w:rFonts w:ascii="Times New Roman" w:hAnsi="Times New Roman" w:cs="Times New Roman"/>
            <w:sz w:val="20"/>
          </w:rPr>
          <w:delText>6</w:delText>
        </w:r>
      </w:del>
      <w:ins w:id="65" w:author="dung" w:date="2018-01-26T11:51:00Z">
        <w:r w:rsidR="00C71903">
          <w:rPr>
            <w:rFonts w:ascii="Times New Roman" w:hAnsi="Times New Roman" w:cs="Times New Roman"/>
            <w:sz w:val="20"/>
          </w:rPr>
          <w:t>5</w:t>
        </w:r>
      </w:ins>
      <w:r w:rsidR="00627990" w:rsidRPr="00327C02">
        <w:rPr>
          <w:rFonts w:ascii="Times New Roman" w:hAnsi="Times New Roman" w:cs="Times New Roman"/>
          <w:sz w:val="20"/>
        </w:rPr>
        <w:t>.3</w:t>
      </w:r>
      <w:r w:rsidRPr="00327C02">
        <w:rPr>
          <w:rFonts w:ascii="Times New Roman" w:hAnsi="Times New Roman" w:cs="Times New Roman"/>
          <w:sz w:val="20"/>
        </w:rPr>
        <w:t xml:space="preserve"> temeljni proces meta-metode za izgradnjo metode inženiringa programske opreme</w:t>
      </w:r>
    </w:p>
    <w:p w14:paraId="1F830BC1" w14:textId="77777777"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65E813A7" wp14:editId="1346EA20">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58108" cy="2593115"/>
                    </a:xfrm>
                    <a:prstGeom prst="rect">
                      <a:avLst/>
                    </a:prstGeom>
                  </pic:spPr>
                </pic:pic>
              </a:graphicData>
            </a:graphic>
          </wp:inline>
        </w:drawing>
      </w:r>
    </w:p>
    <w:p w14:paraId="0166BAFE" w14:textId="77777777"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14:paraId="5D204783" w14:textId="248E7ABD" w:rsidR="00360F96" w:rsidRPr="00327C02" w:rsidRDefault="00627990"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 xml:space="preserve">Slika </w:t>
      </w:r>
      <w:del w:id="66" w:author="dung" w:date="2018-01-26T11:51:00Z">
        <w:r w:rsidRPr="00327C02" w:rsidDel="00C71903">
          <w:rPr>
            <w:rFonts w:ascii="Times New Roman" w:hAnsi="Times New Roman" w:cs="Times New Roman"/>
            <w:sz w:val="24"/>
          </w:rPr>
          <w:delText>6</w:delText>
        </w:r>
      </w:del>
      <w:ins w:id="67" w:author="dung" w:date="2018-01-26T11:51:00Z">
        <w:r w:rsidR="00C71903">
          <w:rPr>
            <w:rFonts w:ascii="Times New Roman" w:hAnsi="Times New Roman" w:cs="Times New Roman"/>
            <w:sz w:val="24"/>
          </w:rPr>
          <w:t>5</w:t>
        </w:r>
      </w:ins>
      <w:r w:rsidRPr="00327C02">
        <w:rPr>
          <w:rFonts w:ascii="Times New Roman" w:hAnsi="Times New Roman" w:cs="Times New Roman"/>
          <w:sz w:val="24"/>
        </w:rPr>
        <w:t>.3</w:t>
      </w:r>
      <w:r w:rsidR="00360F96" w:rsidRPr="00327C02">
        <w:rPr>
          <w:rFonts w:ascii="Times New Roman" w:hAnsi="Times New Roman" w:cs="Times New Roman"/>
          <w:sz w:val="24"/>
        </w:rPr>
        <w:t xml:space="preserve"> prikazuje temeljni proces meta-metode za izdelavo MIPO</w:t>
      </w:r>
      <w:r w:rsidR="0041371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3A6450FF" w14:textId="7E1716FB" w:rsidR="00360F96" w:rsidRPr="00327C02" w:rsidRDefault="00360F96" w:rsidP="005A6A3B">
      <w:pPr>
        <w:spacing w:line="360" w:lineRule="auto"/>
        <w:contextualSpacing/>
        <w:jc w:val="both"/>
        <w:rPr>
          <w:rFonts w:ascii="Times New Roman" w:hAnsi="Times New Roman" w:cs="Times New Roman"/>
          <w:sz w:val="24"/>
        </w:rPr>
      </w:pPr>
      <w:del w:id="68" w:author="dung" w:date="2018-01-26T11:51:00Z">
        <w:r w:rsidRPr="00327C02" w:rsidDel="00C71903">
          <w:rPr>
            <w:rFonts w:ascii="Times New Roman" w:hAnsi="Times New Roman" w:cs="Times New Roman"/>
            <w:sz w:val="24"/>
          </w:rPr>
          <w:delText>6</w:delText>
        </w:r>
      </w:del>
      <w:ins w:id="69" w:author="dung" w:date="2018-01-26T11:51:00Z">
        <w:r w:rsidR="00C71903">
          <w:rPr>
            <w:rFonts w:ascii="Times New Roman" w:hAnsi="Times New Roman" w:cs="Times New Roman"/>
            <w:sz w:val="24"/>
          </w:rPr>
          <w:t>5</w:t>
        </w:r>
      </w:ins>
      <w:r w:rsidRPr="00327C02">
        <w:rPr>
          <w:rFonts w:ascii="Times New Roman" w:hAnsi="Times New Roman" w:cs="Times New Roman"/>
          <w:sz w:val="24"/>
        </w:rPr>
        <w:t xml:space="preserve">.3 SESTAVA METODE </w:t>
      </w:r>
    </w:p>
    <w:p w14:paraId="358414DD" w14:textId="35AD971A"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T</w:t>
      </w:r>
      <w:ins w:id="70" w:author="Berce, Jaroslav" w:date="2018-01-22T11:02:00Z">
        <w:r w:rsidR="00FB00C7">
          <w:rPr>
            <w:rFonts w:ascii="Times New Roman" w:hAnsi="Times New Roman" w:cs="Times New Roman"/>
            <w:sz w:val="24"/>
          </w:rPr>
          <w:t>o</w:t>
        </w:r>
      </w:ins>
      <w:del w:id="71" w:author="Berce, Jaroslav" w:date="2018-01-22T11:02:00Z">
        <w:r w:rsidRPr="00327C02" w:rsidDel="00FB00C7">
          <w:rPr>
            <w:rFonts w:ascii="Times New Roman" w:hAnsi="Times New Roman" w:cs="Times New Roman"/>
            <w:sz w:val="24"/>
          </w:rPr>
          <w:delText>a</w:delText>
        </w:r>
      </w:del>
      <w:r w:rsidRPr="00327C02">
        <w:rPr>
          <w:rFonts w:ascii="Times New Roman" w:hAnsi="Times New Roman" w:cs="Times New Roman"/>
          <w:sz w:val="24"/>
        </w:rPr>
        <w:t xml:space="preserve"> poglavje zaključujemo z izbiro in inženiringom metode, ki jo bomo uporabili pri izgradnji procesa oz. širše MIPO. Sedaj se podajamo v vlogo inženirja metode, ki ga preds</w:t>
      </w:r>
      <w:r w:rsidR="00627990" w:rsidRPr="00327C02">
        <w:rPr>
          <w:rFonts w:ascii="Times New Roman" w:hAnsi="Times New Roman" w:cs="Times New Roman"/>
          <w:sz w:val="24"/>
        </w:rPr>
        <w:t xml:space="preserve">tavlja prva tretjina v sliki </w:t>
      </w:r>
      <w:del w:id="72" w:author="dung" w:date="2018-01-26T11:51:00Z">
        <w:r w:rsidR="00627990" w:rsidRPr="00327C02" w:rsidDel="00C71903">
          <w:rPr>
            <w:rFonts w:ascii="Times New Roman" w:hAnsi="Times New Roman" w:cs="Times New Roman"/>
            <w:sz w:val="24"/>
          </w:rPr>
          <w:delText>6</w:delText>
        </w:r>
      </w:del>
      <w:ins w:id="73" w:author="dung" w:date="2018-01-26T11:51:00Z">
        <w:r w:rsidR="00C71903">
          <w:rPr>
            <w:rFonts w:ascii="Times New Roman" w:hAnsi="Times New Roman" w:cs="Times New Roman"/>
            <w:sz w:val="24"/>
          </w:rPr>
          <w:t>5</w:t>
        </w:r>
      </w:ins>
      <w:r w:rsidR="00627990" w:rsidRPr="00327C02">
        <w:rPr>
          <w:rFonts w:ascii="Times New Roman" w:hAnsi="Times New Roman" w:cs="Times New Roman"/>
          <w:sz w:val="24"/>
        </w:rPr>
        <w:t>.2</w:t>
      </w:r>
      <w:r w:rsidR="00734574" w:rsidRPr="00327C02">
        <w:rPr>
          <w:rFonts w:ascii="Times New Roman" w:hAnsi="Times New Roman" w:cs="Times New Roman"/>
          <w:sz w:val="24"/>
        </w:rPr>
        <w:t xml:space="preserve">. Metodo bomo sestavili iz AM in </w:t>
      </w:r>
      <w:r w:rsidRPr="00327C02">
        <w:rPr>
          <w:rFonts w:ascii="Times New Roman" w:hAnsi="Times New Roman" w:cs="Times New Roman"/>
          <w:sz w:val="24"/>
        </w:rPr>
        <w:t xml:space="preserve">MetaME metod, ki so bile </w:t>
      </w:r>
      <w:r w:rsidR="00627990" w:rsidRPr="00327C02">
        <w:rPr>
          <w:rFonts w:ascii="Times New Roman" w:hAnsi="Times New Roman" w:cs="Times New Roman"/>
          <w:sz w:val="24"/>
        </w:rPr>
        <w:t>predstavljene. Ko</w:t>
      </w:r>
      <w:ins w:id="74" w:author="Berce, Jaroslav" w:date="2018-01-22T11:02:00Z">
        <w:r w:rsidR="00FB00C7">
          <w:rPr>
            <w:rFonts w:ascii="Times New Roman" w:hAnsi="Times New Roman" w:cs="Times New Roman"/>
            <w:sz w:val="24"/>
          </w:rPr>
          <w:t>t</w:t>
        </w:r>
      </w:ins>
      <w:r w:rsidR="00627990" w:rsidRPr="00327C02">
        <w:rPr>
          <w:rFonts w:ascii="Times New Roman" w:hAnsi="Times New Roman" w:cs="Times New Roman"/>
          <w:sz w:val="24"/>
        </w:rPr>
        <w:t xml:space="preserve"> kaže slika </w:t>
      </w:r>
      <w:ins w:id="75" w:author="dung" w:date="2018-01-26T11:51:00Z">
        <w:r w:rsidR="00C71903">
          <w:rPr>
            <w:rFonts w:ascii="Times New Roman" w:hAnsi="Times New Roman" w:cs="Times New Roman"/>
            <w:sz w:val="24"/>
          </w:rPr>
          <w:t>5</w:t>
        </w:r>
      </w:ins>
      <w:del w:id="76" w:author="dung" w:date="2018-01-26T11:51:00Z">
        <w:r w:rsidR="00627990" w:rsidRPr="00327C02" w:rsidDel="00C71903">
          <w:rPr>
            <w:rFonts w:ascii="Times New Roman" w:hAnsi="Times New Roman" w:cs="Times New Roman"/>
            <w:sz w:val="24"/>
          </w:rPr>
          <w:delText>6</w:delText>
        </w:r>
      </w:del>
      <w:r w:rsidR="00627990" w:rsidRPr="00327C02">
        <w:rPr>
          <w:rFonts w:ascii="Times New Roman" w:hAnsi="Times New Roman" w:cs="Times New Roman"/>
          <w:sz w:val="24"/>
        </w:rPr>
        <w:t>.4</w:t>
      </w:r>
      <w:r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5C2E70" w:rsidRPr="00327C02">
        <w:rPr>
          <w:rFonts w:ascii="Times New Roman" w:hAnsi="Times New Roman" w:cs="Times New Roman"/>
          <w:sz w:val="24"/>
        </w:rPr>
        <w:t xml:space="preserve"> 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14:paraId="27212E0A" w14:textId="5F8A818E"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w:t>
      </w:r>
      <w:ins w:id="77" w:author="dung" w:date="2018-01-26T11:51:00Z">
        <w:r w:rsidR="00C71903">
          <w:rPr>
            <w:rFonts w:ascii="Times New Roman" w:hAnsi="Times New Roman" w:cs="Times New Roman"/>
            <w:sz w:val="20"/>
          </w:rPr>
          <w:t>5</w:t>
        </w:r>
      </w:ins>
      <w:del w:id="78" w:author="dung" w:date="2018-01-26T11:51:00Z">
        <w:r w:rsidR="00627990" w:rsidRPr="00327C02" w:rsidDel="00C71903">
          <w:rPr>
            <w:rFonts w:ascii="Times New Roman" w:hAnsi="Times New Roman" w:cs="Times New Roman"/>
            <w:sz w:val="20"/>
          </w:rPr>
          <w:delText>6</w:delText>
        </w:r>
      </w:del>
      <w:r w:rsidR="00627990" w:rsidRPr="00327C02">
        <w:rPr>
          <w:rFonts w:ascii="Times New Roman" w:hAnsi="Times New Roman" w:cs="Times New Roman"/>
          <w:sz w:val="20"/>
        </w:rPr>
        <w:t>.4</w:t>
      </w:r>
      <w:r w:rsidR="00360F96" w:rsidRPr="00327C02">
        <w:rPr>
          <w:rFonts w:ascii="Times New Roman" w:hAnsi="Times New Roman" w:cs="Times New Roman"/>
          <w:sz w:val="20"/>
        </w:rPr>
        <w:t xml:space="preserve"> izboljšan temeljni proces meta-metode z uporabo Agilnega modeliranja</w:t>
      </w:r>
    </w:p>
    <w:p w14:paraId="3EF0019C" w14:textId="77777777"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22909C27" wp14:editId="20C3456F">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93290" cy="1712597"/>
                    </a:xfrm>
                    <a:prstGeom prst="rect">
                      <a:avLst/>
                    </a:prstGeom>
                  </pic:spPr>
                </pic:pic>
              </a:graphicData>
            </a:graphic>
          </wp:inline>
        </w:drawing>
      </w:r>
    </w:p>
    <w:p w14:paraId="187A9E8F" w14:textId="77777777"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{"citationID":"gvvZQycv","properties":{"formattedCitation":"(S.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Ambler 2002, 10)</w:t>
      </w:r>
      <w:r w:rsidRPr="00327C02">
        <w:rPr>
          <w:rFonts w:ascii="Times New Roman" w:hAnsi="Times New Roman" w:cs="Times New Roman"/>
          <w:sz w:val="20"/>
          <w:szCs w:val="20"/>
        </w:rPr>
        <w:fldChar w:fldCharType="end"/>
      </w:r>
    </w:p>
    <w:p w14:paraId="3321821B" w14:textId="5F991EDE" w:rsidR="00360F96" w:rsidRPr="00327C02" w:rsidRDefault="00C71903" w:rsidP="005A6A3B">
      <w:pPr>
        <w:spacing w:line="360" w:lineRule="auto"/>
        <w:contextualSpacing/>
        <w:jc w:val="both"/>
        <w:rPr>
          <w:rFonts w:ascii="Times New Roman" w:hAnsi="Times New Roman" w:cs="Times New Roman"/>
          <w:sz w:val="24"/>
          <w:szCs w:val="20"/>
        </w:rPr>
      </w:pPr>
      <w:ins w:id="79" w:author="dung" w:date="2018-01-26T11:51:00Z">
        <w:r>
          <w:rPr>
            <w:rFonts w:ascii="Times New Roman" w:hAnsi="Times New Roman" w:cs="Times New Roman"/>
            <w:sz w:val="24"/>
            <w:szCs w:val="20"/>
          </w:rPr>
          <w:lastRenderedPageBreak/>
          <w:t>6</w:t>
        </w:r>
      </w:ins>
      <w:del w:id="80" w:author="dung" w:date="2018-01-26T11:51:00Z">
        <w:r w:rsidR="00360F96" w:rsidRPr="00327C02" w:rsidDel="00C71903">
          <w:rPr>
            <w:rFonts w:ascii="Times New Roman" w:hAnsi="Times New Roman" w:cs="Times New Roman"/>
            <w:sz w:val="24"/>
            <w:szCs w:val="20"/>
          </w:rPr>
          <w:delText>7</w:delText>
        </w:r>
      </w:del>
      <w:r w:rsidR="00360F96" w:rsidRPr="00327C02">
        <w:rPr>
          <w:rFonts w:ascii="Times New Roman" w:hAnsi="Times New Roman" w:cs="Times New Roman"/>
          <w:sz w:val="24"/>
          <w:szCs w:val="20"/>
        </w:rPr>
        <w:t xml:space="preserve"> IZGRADNJA PROCESA</w:t>
      </w:r>
    </w:p>
    <w:p w14:paraId="27891B74" w14:textId="77777777" w:rsidR="00360F96" w:rsidRDefault="00360F96" w:rsidP="005A6A3B">
      <w:pPr>
        <w:spacing w:line="360" w:lineRule="auto"/>
        <w:contextualSpacing/>
        <w:jc w:val="both"/>
        <w:rPr>
          <w:rFonts w:ascii="Times New Roman" w:hAnsi="Times New Roman" w:cs="Times New Roman"/>
          <w:sz w:val="24"/>
          <w:szCs w:val="20"/>
        </w:rPr>
      </w:pPr>
    </w:p>
    <w:p w14:paraId="51EEFC38" w14:textId="77777777" w:rsidR="00084CDE" w:rsidRDefault="00EF01B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Poglavje definira aktivnosti, faze</w:t>
      </w:r>
      <w:r w:rsidR="00122EB0">
        <w:rPr>
          <w:rFonts w:ascii="Times New Roman" w:hAnsi="Times New Roman" w:cs="Times New Roman"/>
          <w:sz w:val="24"/>
          <w:szCs w:val="20"/>
        </w:rPr>
        <w:t xml:space="preserve"> in </w:t>
      </w:r>
      <w:r>
        <w:rPr>
          <w:rFonts w:ascii="Times New Roman" w:hAnsi="Times New Roman" w:cs="Times New Roman"/>
          <w:sz w:val="24"/>
          <w:szCs w:val="20"/>
        </w:rPr>
        <w:t>notacije</w:t>
      </w:r>
      <w:r w:rsidR="00122EB0">
        <w:rPr>
          <w:rFonts w:ascii="Times New Roman" w:hAnsi="Times New Roman" w:cs="Times New Roman"/>
          <w:sz w:val="24"/>
          <w:szCs w:val="20"/>
        </w:rPr>
        <w:t xml:space="preserve"> </w:t>
      </w:r>
      <w:commentRangeStart w:id="81"/>
      <w:r w:rsidR="00122EB0">
        <w:rPr>
          <w:rFonts w:ascii="Times New Roman" w:hAnsi="Times New Roman" w:cs="Times New Roman"/>
          <w:sz w:val="24"/>
          <w:szCs w:val="20"/>
        </w:rPr>
        <w:t xml:space="preserve">katere </w:t>
      </w:r>
      <w:commentRangeEnd w:id="81"/>
      <w:r w:rsidR="00FB00C7">
        <w:rPr>
          <w:rStyle w:val="Pripombasklic"/>
        </w:rPr>
        <w:commentReference w:id="81"/>
      </w:r>
      <w:r w:rsidR="00122EB0">
        <w:rPr>
          <w:rFonts w:ascii="Times New Roman" w:hAnsi="Times New Roman" w:cs="Times New Roman"/>
          <w:sz w:val="24"/>
          <w:szCs w:val="20"/>
        </w:rPr>
        <w:t>so osnov</w:t>
      </w:r>
      <w:r w:rsidR="001319EC">
        <w:rPr>
          <w:rFonts w:ascii="Times New Roman" w:hAnsi="Times New Roman" w:cs="Times New Roman"/>
          <w:sz w:val="24"/>
          <w:szCs w:val="20"/>
        </w:rPr>
        <w:t xml:space="preserve">e za sestavo procesnih modelov. Zato se lahko </w:t>
      </w:r>
      <w:r w:rsidR="00285CF1">
        <w:rPr>
          <w:rFonts w:ascii="Times New Roman" w:hAnsi="Times New Roman" w:cs="Times New Roman"/>
          <w:sz w:val="24"/>
          <w:szCs w:val="20"/>
        </w:rPr>
        <w:t>spoznanja</w:t>
      </w:r>
      <w:r w:rsidR="001319EC">
        <w:rPr>
          <w:rFonts w:ascii="Times New Roman" w:hAnsi="Times New Roman" w:cs="Times New Roman"/>
          <w:sz w:val="24"/>
          <w:szCs w:val="20"/>
        </w:rPr>
        <w:t xml:space="preserve"> aplicirajo t</w:t>
      </w:r>
      <w:r w:rsidR="00E30B3F">
        <w:rPr>
          <w:rFonts w:ascii="Times New Roman" w:hAnsi="Times New Roman" w:cs="Times New Roman"/>
          <w:sz w:val="24"/>
          <w:szCs w:val="20"/>
        </w:rPr>
        <w:t>udi v druge metode inženiringa.</w:t>
      </w:r>
      <w:r w:rsidR="00246A40">
        <w:rPr>
          <w:rFonts w:ascii="Times New Roman" w:hAnsi="Times New Roman" w:cs="Times New Roman"/>
          <w:sz w:val="24"/>
          <w:szCs w:val="20"/>
        </w:rPr>
        <w:t xml:space="preserve"> V poglavju smo 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246A40">
        <w:rPr>
          <w:rFonts w:ascii="Times New Roman" w:hAnsi="Times New Roman" w:cs="Times New Roman"/>
          <w:sz w:val="24"/>
          <w:szCs w:val="20"/>
        </w:rPr>
        <w:t xml:space="preserve">aplikacije končnega procesnega modela. </w:t>
      </w:r>
      <w:commentRangeStart w:id="82"/>
      <w:r w:rsidR="00E30B3F">
        <w:rPr>
          <w:rFonts w:ascii="Times New Roman" w:hAnsi="Times New Roman" w:cs="Times New Roman"/>
          <w:sz w:val="24"/>
          <w:szCs w:val="20"/>
        </w:rPr>
        <w:t>V našem primeru smo sestavlili procesni model s pomočjo meta-metode MetaME in praks Agilnega modeliranja</w:t>
      </w:r>
      <w:commentRangeEnd w:id="82"/>
      <w:r w:rsidR="00FB00C7">
        <w:rPr>
          <w:rStyle w:val="Pripombasklic"/>
        </w:rPr>
        <w:commentReference w:id="82"/>
      </w:r>
      <w:r w:rsidR="00E30B3F">
        <w:rPr>
          <w:rFonts w:ascii="Times New Roman" w:hAnsi="Times New Roman" w:cs="Times New Roman"/>
          <w:sz w:val="24"/>
          <w:szCs w:val="20"/>
        </w:rPr>
        <w:t>.</w:t>
      </w:r>
      <w:del w:id="83" w:author="Berce, Jaroslav" w:date="2018-01-22T11:03:00Z">
        <w:r w:rsidR="00E30B3F" w:rsidDel="00FB00C7">
          <w:rPr>
            <w:rFonts w:ascii="Times New Roman" w:hAnsi="Times New Roman" w:cs="Times New Roman"/>
            <w:sz w:val="24"/>
            <w:szCs w:val="20"/>
          </w:rPr>
          <w:delText xml:space="preserve">  </w:delText>
        </w:r>
      </w:del>
    </w:p>
    <w:p w14:paraId="584ECA55" w14:textId="77777777" w:rsidR="00084CDE" w:rsidRPr="00327C02" w:rsidRDefault="00084CDE" w:rsidP="005A6A3B">
      <w:pPr>
        <w:spacing w:line="360" w:lineRule="auto"/>
        <w:contextualSpacing/>
        <w:jc w:val="both"/>
        <w:rPr>
          <w:rFonts w:ascii="Times New Roman" w:hAnsi="Times New Roman" w:cs="Times New Roman"/>
          <w:sz w:val="24"/>
          <w:szCs w:val="20"/>
        </w:rPr>
      </w:pPr>
    </w:p>
    <w:p w14:paraId="61B4FE7C" w14:textId="10421546" w:rsidR="00360F96" w:rsidRPr="00327C02" w:rsidRDefault="00C71903" w:rsidP="005A6A3B">
      <w:pPr>
        <w:spacing w:line="360" w:lineRule="auto"/>
        <w:contextualSpacing/>
        <w:jc w:val="both"/>
        <w:rPr>
          <w:rFonts w:ascii="Times New Roman" w:hAnsi="Times New Roman" w:cs="Times New Roman"/>
          <w:sz w:val="24"/>
          <w:szCs w:val="20"/>
        </w:rPr>
      </w:pPr>
      <w:ins w:id="84" w:author="dung" w:date="2018-01-26T11:51:00Z">
        <w:r>
          <w:rPr>
            <w:rFonts w:ascii="Times New Roman" w:hAnsi="Times New Roman" w:cs="Times New Roman"/>
            <w:sz w:val="24"/>
            <w:szCs w:val="20"/>
          </w:rPr>
          <w:t>6</w:t>
        </w:r>
      </w:ins>
      <w:del w:id="85" w:author="dung" w:date="2018-01-26T11:51:00Z">
        <w:r w:rsidR="00360F96" w:rsidRPr="00327C02" w:rsidDel="00C71903">
          <w:rPr>
            <w:rFonts w:ascii="Times New Roman" w:hAnsi="Times New Roman" w:cs="Times New Roman"/>
            <w:sz w:val="24"/>
            <w:szCs w:val="20"/>
          </w:rPr>
          <w:delText>7</w:delText>
        </w:r>
      </w:del>
      <w:r w:rsidR="00360F96" w:rsidRPr="00327C02">
        <w:rPr>
          <w:rFonts w:ascii="Times New Roman" w:hAnsi="Times New Roman" w:cs="Times New Roman"/>
          <w:sz w:val="24"/>
          <w:szCs w:val="20"/>
        </w:rPr>
        <w:t>.1 DEFINIRANJE DOMENE IN DISCIPLIN</w:t>
      </w:r>
    </w:p>
    <w:p w14:paraId="7793D28E" w14:textId="57114BF2"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121042" w:rsidRPr="00327C02">
        <w:rPr>
          <w:rFonts w:ascii="Times New Roman" w:hAnsi="Times New Roman" w:cs="Times New Roman"/>
          <w:sz w:val="24"/>
          <w:szCs w:val="20"/>
        </w:rPr>
        <w:t>,</w:t>
      </w:r>
      <w:r w:rsidR="00D10888" w:rsidRPr="00327C02">
        <w:rPr>
          <w:rFonts w:ascii="Times New Roman" w:hAnsi="Times New Roman" w:cs="Times New Roman"/>
          <w:sz w:val="24"/>
          <w:szCs w:val="20"/>
        </w:rPr>
        <w:t xml:space="preserve"> kater</w:t>
      </w:r>
      <w:ins w:id="86" w:author="Berce, Jaroslav" w:date="2018-01-22T11:04:00Z">
        <w:r w:rsidR="00FB00C7">
          <w:rPr>
            <w:rFonts w:ascii="Times New Roman" w:hAnsi="Times New Roman" w:cs="Times New Roman"/>
            <w:sz w:val="24"/>
            <w:szCs w:val="20"/>
          </w:rPr>
          <w:t>e</w:t>
        </w:r>
      </w:ins>
      <w:r w:rsidR="00D10888" w:rsidRPr="00327C02">
        <w:rPr>
          <w:rFonts w:ascii="Times New Roman" w:hAnsi="Times New Roman" w:cs="Times New Roman"/>
          <w:sz w:val="24"/>
          <w:szCs w:val="20"/>
        </w:rPr>
        <w:t>ga</w:t>
      </w:r>
      <w:r w:rsidRPr="00327C02">
        <w:rPr>
          <w:rFonts w:ascii="Times New Roman" w:hAnsi="Times New Roman" w:cs="Times New Roman"/>
          <w:sz w:val="24"/>
          <w:szCs w:val="20"/>
        </w:rPr>
        <w:t xml:space="preserve"> discipline so povezane z vlogami in odgovornostmi. Discipline so lahko predstavljene tudi z različnimi nivoji abstrakcije, ki lahko predstavljajo korake ali faze procesa (zahteve, analiza, razvoj, itd.)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(Engels in Sauer 2010, 429–30)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14:paraId="7D0186EC"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3EA1F6F5" w14:textId="5236E41D" w:rsidR="00360F96" w:rsidRPr="00327C02" w:rsidRDefault="00C71903" w:rsidP="005A6A3B">
      <w:pPr>
        <w:spacing w:line="360" w:lineRule="auto"/>
        <w:contextualSpacing/>
        <w:jc w:val="both"/>
        <w:rPr>
          <w:rFonts w:ascii="Times New Roman" w:hAnsi="Times New Roman" w:cs="Times New Roman"/>
          <w:sz w:val="24"/>
          <w:szCs w:val="20"/>
        </w:rPr>
      </w:pPr>
      <w:ins w:id="87" w:author="dung" w:date="2018-01-26T11:51:00Z">
        <w:r>
          <w:rPr>
            <w:rFonts w:ascii="Times New Roman" w:hAnsi="Times New Roman" w:cs="Times New Roman"/>
            <w:sz w:val="24"/>
            <w:szCs w:val="20"/>
          </w:rPr>
          <w:t>6</w:t>
        </w:r>
      </w:ins>
      <w:del w:id="88" w:author="dung" w:date="2018-01-26T11:51:00Z">
        <w:r w:rsidR="00360F96" w:rsidRPr="00327C02" w:rsidDel="00C71903">
          <w:rPr>
            <w:rFonts w:ascii="Times New Roman" w:hAnsi="Times New Roman" w:cs="Times New Roman"/>
            <w:sz w:val="24"/>
            <w:szCs w:val="20"/>
          </w:rPr>
          <w:delText>7</w:delText>
        </w:r>
      </w:del>
      <w:r w:rsidR="00360F96" w:rsidRPr="00327C02">
        <w:rPr>
          <w:rFonts w:ascii="Times New Roman" w:hAnsi="Times New Roman" w:cs="Times New Roman"/>
          <w:sz w:val="24"/>
          <w:szCs w:val="20"/>
        </w:rPr>
        <w:t>.2 IZGRADNJA DOMENSKEGA MODELA</w:t>
      </w:r>
    </w:p>
    <w:p w14:paraId="668BEC25"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14:paraId="20EF2ACC"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14:paraId="1249A86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Pred produkcija je faza v kateri se sprejme odločitev kakšna bo igra in kako bo izdelana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Predstavlja fazo načrtovanja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Vrhunec pred produkcije predstavlja dokaz koncepta, ki ga predstavlja prototip. Namen je dokazati zmožnost premagovanja tehničnih zahtevnosti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88)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Po potrditvi prototipa se lahko začne produkcija, ki predstavlja fazo razvoja igre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ECE5E85" w14:textId="77777777" w:rsidR="00503784" w:rsidRPr="00327C02" w:rsidRDefault="00503784" w:rsidP="005A6A3B">
      <w:pPr>
        <w:spacing w:line="360" w:lineRule="auto"/>
        <w:contextualSpacing/>
        <w:jc w:val="both"/>
        <w:rPr>
          <w:rFonts w:ascii="Times New Roman" w:hAnsi="Times New Roman" w:cs="Times New Roman"/>
          <w:sz w:val="24"/>
          <w:szCs w:val="20"/>
        </w:rPr>
      </w:pPr>
    </w:p>
    <w:p w14:paraId="3E0CEBC2"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Produkcija je kompleksna in časovno potratna. Za uspešno izvajanje faze je priporočena fragmentacija opravil v manjše naloge, katerim se strogo sledi.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10BD4A5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14:paraId="48D9D5C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14:paraId="67EB1BE4"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14:paraId="4199E98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14:paraId="48A17308"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14:paraId="74C6C535"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14:paraId="0888712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14:paraId="7569920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14:paraId="6E14CEFE"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14:paraId="2F55D133"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A474CCD"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Beta faza je namenjena popravilu defektov in implementaciji vseh sredstev (zvok, umetnine) v igro. S tem se popolnoma konča produkcijski proces. Namen faze je stabilizacija projekta in eliminacija večine ali vseh defektov pred izdajo. Po končani beta fazi morajo biti končani naslednji elementi:</w:t>
      </w:r>
    </w:p>
    <w:p w14:paraId="6C59FB95"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14:paraId="53157C4A"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14:paraId="7A4DF1C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14:paraId="1B4169C3"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14:paraId="37832B1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14:paraId="3E18F59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14:paraId="5E933CD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14:paraId="51929FEF"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10E6FC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1E260D0"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4A8BE4B"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fazi izdaje sledi post produkcijska faza. Faza predstavlja nadaljevalno produkcijo, ki jo Fullerton (</w:t>
      </w:r>
      <w:r w:rsidR="004F72BF" w:rsidRPr="00327C02">
        <w:rPr>
          <w:rFonts w:ascii="Times New Roman" w:hAnsi="Times New Roman" w:cs="Times New Roman"/>
          <w:sz w:val="24"/>
          <w:szCs w:val="20"/>
        </w:rPr>
        <w:t>2014</w:t>
      </w:r>
      <w:r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14:paraId="58990119"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00CC06F9" w14:textId="1EDA038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ins w:id="89" w:author="dung" w:date="2018-01-26T11:52:00Z">
        <w:r w:rsidR="00C71903">
          <w:rPr>
            <w:rFonts w:ascii="Times New Roman" w:hAnsi="Times New Roman" w:cs="Times New Roman"/>
            <w:sz w:val="20"/>
            <w:szCs w:val="20"/>
          </w:rPr>
          <w:t>6</w:t>
        </w:r>
      </w:ins>
      <w:del w:id="90" w:author="dung" w:date="2018-01-26T11:52:00Z">
        <w:r w:rsidRPr="00327C02" w:rsidDel="00C71903">
          <w:rPr>
            <w:rFonts w:ascii="Times New Roman" w:hAnsi="Times New Roman" w:cs="Times New Roman"/>
            <w:sz w:val="20"/>
            <w:szCs w:val="20"/>
          </w:rPr>
          <w:delText>7</w:delText>
        </w:r>
      </w:del>
      <w:r w:rsidRPr="00327C02">
        <w:rPr>
          <w:rFonts w:ascii="Times New Roman" w:hAnsi="Times New Roman" w:cs="Times New Roman"/>
          <w:sz w:val="20"/>
          <w:szCs w:val="20"/>
        </w:rPr>
        <w:t>.1 domenski model na podlagi razvojnih faz</w:t>
      </w:r>
    </w:p>
    <w:p w14:paraId="2E342306"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E4B6ED0" wp14:editId="2EE72A4F">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00090" cy="1204837"/>
                    </a:xfrm>
                    <a:prstGeom prst="rect">
                      <a:avLst/>
                    </a:prstGeom>
                  </pic:spPr>
                </pic:pic>
              </a:graphicData>
            </a:graphic>
          </wp:inline>
        </w:drawing>
      </w:r>
    </w:p>
    <w:p w14:paraId="2130693C" w14:textId="77777777" w:rsidR="00E7043E" w:rsidRPr="00327C02" w:rsidRDefault="00E7043E" w:rsidP="005A6A3B">
      <w:pPr>
        <w:spacing w:line="360" w:lineRule="auto"/>
        <w:contextualSpacing/>
        <w:jc w:val="both"/>
        <w:rPr>
          <w:rFonts w:ascii="Times New Roman" w:hAnsi="Times New Roman" w:cs="Times New Roman"/>
          <w:sz w:val="24"/>
          <w:szCs w:val="20"/>
        </w:rPr>
      </w:pPr>
    </w:p>
    <w:p w14:paraId="5941EFC9" w14:textId="48E4B667" w:rsidR="00360F96" w:rsidRPr="00327C02" w:rsidRDefault="00360F96" w:rsidP="005A6A3B">
      <w:pPr>
        <w:spacing w:line="360" w:lineRule="auto"/>
        <w:contextualSpacing/>
        <w:jc w:val="both"/>
        <w:rPr>
          <w:rFonts w:ascii="Times New Roman" w:hAnsi="Times New Roman" w:cs="Times New Roman"/>
          <w:sz w:val="24"/>
          <w:szCs w:val="20"/>
        </w:rPr>
      </w:pPr>
      <w:del w:id="91" w:author="dung" w:date="2018-01-26T11:52:00Z">
        <w:r w:rsidRPr="00327C02" w:rsidDel="00C71903">
          <w:rPr>
            <w:rFonts w:ascii="Times New Roman" w:hAnsi="Times New Roman" w:cs="Times New Roman"/>
            <w:sz w:val="24"/>
            <w:szCs w:val="20"/>
          </w:rPr>
          <w:delText>7</w:delText>
        </w:r>
      </w:del>
      <w:ins w:id="92" w:author="dung" w:date="2018-01-26T11:52:00Z">
        <w:r w:rsidR="00C71903">
          <w:rPr>
            <w:rFonts w:ascii="Times New Roman" w:hAnsi="Times New Roman" w:cs="Times New Roman"/>
            <w:sz w:val="24"/>
            <w:szCs w:val="20"/>
          </w:rPr>
          <w:t>6</w:t>
        </w:r>
      </w:ins>
      <w:r w:rsidRPr="00327C02">
        <w:rPr>
          <w:rFonts w:ascii="Times New Roman" w:hAnsi="Times New Roman" w:cs="Times New Roman"/>
          <w:sz w:val="24"/>
          <w:szCs w:val="20"/>
        </w:rPr>
        <w:t>.3 IZBIRA NOTACIJ</w:t>
      </w:r>
    </w:p>
    <w:p w14:paraId="5198D111"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14:paraId="6E994FA4" w14:textId="77777777" w:rsidR="00903B88" w:rsidRPr="00327C02" w:rsidRDefault="00903B88" w:rsidP="005A6A3B">
      <w:pPr>
        <w:spacing w:line="360" w:lineRule="auto"/>
        <w:contextualSpacing/>
        <w:jc w:val="both"/>
        <w:rPr>
          <w:rFonts w:ascii="Times New Roman" w:hAnsi="Times New Roman" w:cs="Times New Roman"/>
          <w:sz w:val="24"/>
        </w:rPr>
      </w:pPr>
    </w:p>
    <w:p w14:paraId="0A9137F3" w14:textId="093673C6"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Tabela </w:t>
      </w:r>
      <w:ins w:id="93" w:author="dung" w:date="2018-01-26T11:52:00Z">
        <w:r w:rsidR="00C71903">
          <w:rPr>
            <w:rFonts w:ascii="Times New Roman" w:hAnsi="Times New Roman" w:cs="Times New Roman"/>
            <w:sz w:val="20"/>
          </w:rPr>
          <w:t>6</w:t>
        </w:r>
      </w:ins>
      <w:del w:id="94" w:author="dung" w:date="2018-01-26T11:52:00Z">
        <w:r w:rsidRPr="00327C02" w:rsidDel="00C71903">
          <w:rPr>
            <w:rFonts w:ascii="Times New Roman" w:hAnsi="Times New Roman" w:cs="Times New Roman"/>
            <w:sz w:val="20"/>
          </w:rPr>
          <w:delText>7</w:delText>
        </w:r>
      </w:del>
      <w:r w:rsidRPr="00327C02">
        <w:rPr>
          <w:rFonts w:ascii="Times New Roman" w:hAnsi="Times New Roman" w:cs="Times New Roman"/>
          <w:sz w:val="20"/>
        </w:rPr>
        <w:t>.1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14:paraId="144F5B83" w14:textId="77777777" w:rsidTr="00E03AF8">
        <w:trPr>
          <w:trHeight w:val="486"/>
          <w:jc w:val="center"/>
        </w:trPr>
        <w:tc>
          <w:tcPr>
            <w:tcW w:w="2988" w:type="dxa"/>
            <w:shd w:val="clear" w:color="auto" w:fill="0D0D0D" w:themeFill="text1" w:themeFillTint="F2"/>
          </w:tcPr>
          <w:p w14:paraId="001C1204"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14:paraId="66808001" w14:textId="77777777" w:rsidTr="00E03AF8">
        <w:trPr>
          <w:trHeight w:val="486"/>
          <w:jc w:val="center"/>
        </w:trPr>
        <w:tc>
          <w:tcPr>
            <w:tcW w:w="2988" w:type="dxa"/>
          </w:tcPr>
          <w:p w14:paraId="43765B3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14:paraId="2E96811C"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14:paraId="5EE3DC1F"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14:paraId="13CDECE1" w14:textId="77777777" w:rsidTr="00E03AF8">
        <w:trPr>
          <w:trHeight w:val="486"/>
          <w:jc w:val="center"/>
        </w:trPr>
        <w:tc>
          <w:tcPr>
            <w:tcW w:w="2988" w:type="dxa"/>
          </w:tcPr>
          <w:p w14:paraId="6ABB920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14:paraId="38DE3DC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14:paraId="40F50BAE"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14:paraId="2E74815F" w14:textId="77777777" w:rsidTr="00E03AF8">
        <w:trPr>
          <w:trHeight w:val="486"/>
          <w:jc w:val="center"/>
        </w:trPr>
        <w:tc>
          <w:tcPr>
            <w:tcW w:w="2988" w:type="dxa"/>
          </w:tcPr>
          <w:p w14:paraId="5E051EF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14:paraId="058208E2"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14:paraId="689B7215"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14:paraId="513A1060" w14:textId="77777777" w:rsidTr="00E03AF8">
        <w:trPr>
          <w:trHeight w:val="486"/>
          <w:jc w:val="center"/>
        </w:trPr>
        <w:tc>
          <w:tcPr>
            <w:tcW w:w="2988" w:type="dxa"/>
          </w:tcPr>
          <w:p w14:paraId="4693E903"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14:paraId="335EE737"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14:paraId="5AD8FBA0"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14:paraId="6CB8B266" w14:textId="77777777" w:rsidTr="00E03AF8">
        <w:trPr>
          <w:trHeight w:val="486"/>
          <w:jc w:val="center"/>
        </w:trPr>
        <w:tc>
          <w:tcPr>
            <w:tcW w:w="2988" w:type="dxa"/>
          </w:tcPr>
          <w:p w14:paraId="3B931841"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14:paraId="1516463D" w14:textId="77777777"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14:paraId="129156B9"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14:paraId="2ABB5E17" w14:textId="09042B0E" w:rsidR="00360F96" w:rsidRPr="00327C02" w:rsidRDefault="00C71903" w:rsidP="005A6A3B">
      <w:pPr>
        <w:spacing w:line="360" w:lineRule="auto"/>
        <w:contextualSpacing/>
        <w:rPr>
          <w:rFonts w:ascii="Times New Roman" w:hAnsi="Times New Roman" w:cs="Times New Roman"/>
          <w:sz w:val="24"/>
          <w:szCs w:val="24"/>
        </w:rPr>
      </w:pPr>
      <w:ins w:id="95" w:author="dung" w:date="2018-01-26T11:52:00Z">
        <w:r>
          <w:rPr>
            <w:rFonts w:ascii="Times New Roman" w:hAnsi="Times New Roman" w:cs="Times New Roman"/>
            <w:sz w:val="24"/>
            <w:szCs w:val="24"/>
          </w:rPr>
          <w:lastRenderedPageBreak/>
          <w:t>6</w:t>
        </w:r>
      </w:ins>
      <w:del w:id="96" w:author="dung" w:date="2018-01-26T11:52:00Z">
        <w:r w:rsidR="00AA69EA" w:rsidRPr="00327C02" w:rsidDel="00C71903">
          <w:rPr>
            <w:rFonts w:ascii="Times New Roman" w:hAnsi="Times New Roman" w:cs="Times New Roman"/>
            <w:sz w:val="24"/>
            <w:szCs w:val="24"/>
          </w:rPr>
          <w:delText>7</w:delText>
        </w:r>
      </w:del>
      <w:r w:rsidR="00360F96" w:rsidRPr="00327C02">
        <w:rPr>
          <w:rFonts w:ascii="Times New Roman" w:hAnsi="Times New Roman" w:cs="Times New Roman"/>
          <w:sz w:val="24"/>
          <w:szCs w:val="24"/>
        </w:rPr>
        <w:t>.4 DEFINIRANJE ARTEFAKTOV</w:t>
      </w:r>
    </w:p>
    <w:p w14:paraId="71156DC5" w14:textId="77777777" w:rsidR="00360F96" w:rsidRPr="00327C02" w:rsidRDefault="00282A28"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Kreiranje arte</w:t>
      </w:r>
      <w:r w:rsidR="00432B59">
        <w:rPr>
          <w:rFonts w:ascii="Times New Roman" w:hAnsi="Times New Roman" w:cs="Times New Roman"/>
          <w:sz w:val="24"/>
          <w:szCs w:val="20"/>
        </w:rPr>
        <w:t>faktov se prične že v prvi fazi</w:t>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00360F96"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14:paraId="5E212177" w14:textId="77777777"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14:paraId="380DB8A9" w14:textId="77777777"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58"/>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360F96" w:rsidRPr="00327C02">
        <w:rPr>
          <w:rFonts w:ascii="Times New Roman" w:hAnsi="Times New Roman" w:cs="Times New Roman"/>
          <w:sz w:val="24"/>
          <w:szCs w:val="20"/>
        </w:rPr>
        <w:t xml:space="preserve"> ali pred 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 xml:space="preserve">v projektnega načrta.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konstantno 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w:t>
      </w:r>
      <w:r w:rsidR="00360F96" w:rsidRPr="00327C02">
        <w:rPr>
          <w:rFonts w:ascii="Times New Roman" w:hAnsi="Times New Roman" w:cs="Times New Roman"/>
          <w:sz w:val="24"/>
          <w:szCs w:val="20"/>
        </w:rPr>
        <w:lastRenderedPageBreak/>
        <w:t xml:space="preserve">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59"/>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14:paraId="0171EA7D" w14:textId="77777777"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14:paraId="0A3D6EA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60"/>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tem koraku se izdelata podatkovna baza defektov in načrt testiranja. Po testiranju sledi faza post 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Po izdaji igre se izdela dokument obdukcije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77777777"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788668E2" w14:textId="77777777" w:rsidR="006C344F" w:rsidRDefault="006C344F" w:rsidP="005A6A3B">
      <w:pPr>
        <w:spacing w:line="360" w:lineRule="auto"/>
        <w:contextualSpacing/>
        <w:jc w:val="center"/>
        <w:rPr>
          <w:rFonts w:ascii="Times New Roman" w:hAnsi="Times New Roman" w:cs="Times New Roman"/>
          <w:sz w:val="20"/>
          <w:szCs w:val="20"/>
        </w:rPr>
      </w:pPr>
    </w:p>
    <w:p w14:paraId="57729E36" w14:textId="7FF46D6E"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ins w:id="97" w:author="dung" w:date="2018-01-26T11:52:00Z">
        <w:r w:rsidR="00C71903">
          <w:rPr>
            <w:rFonts w:ascii="Times New Roman" w:hAnsi="Times New Roman" w:cs="Times New Roman"/>
            <w:sz w:val="20"/>
            <w:szCs w:val="20"/>
          </w:rPr>
          <w:t>6</w:t>
        </w:r>
      </w:ins>
      <w:del w:id="98" w:author="dung" w:date="2018-01-26T11:52:00Z">
        <w:r w:rsidRPr="00327C02" w:rsidDel="00C71903">
          <w:rPr>
            <w:rFonts w:ascii="Times New Roman" w:hAnsi="Times New Roman" w:cs="Times New Roman"/>
            <w:sz w:val="20"/>
            <w:szCs w:val="20"/>
          </w:rPr>
          <w:delText>7</w:delText>
        </w:r>
      </w:del>
      <w:r w:rsidRPr="00327C02">
        <w:rPr>
          <w:rFonts w:ascii="Times New Roman" w:hAnsi="Times New Roman" w:cs="Times New Roman"/>
          <w:sz w:val="20"/>
          <w:szCs w:val="20"/>
        </w:rPr>
        <w:t>.</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14:paraId="632C5E0C" w14:textId="77777777" w:rsidR="00360F96" w:rsidRPr="00327C02" w:rsidRDefault="00263A40" w:rsidP="005A6A3B">
      <w:pPr>
        <w:spacing w:line="360" w:lineRule="auto"/>
        <w:contextualSpacing/>
        <w:jc w:val="center"/>
        <w:rPr>
          <w:rFonts w:ascii="Times New Roman" w:hAnsi="Times New Roman" w:cs="Times New Roman"/>
          <w:sz w:val="20"/>
          <w:szCs w:val="20"/>
        </w:rPr>
      </w:pPr>
      <w:r w:rsidRPr="00263A40">
        <w:rPr>
          <w:rFonts w:ascii="Times New Roman" w:hAnsi="Times New Roman" w:cs="Times New Roman"/>
          <w:noProof/>
          <w:sz w:val="20"/>
          <w:szCs w:val="20"/>
          <w:lang w:eastAsia="sl-SI"/>
        </w:rPr>
        <w:drawing>
          <wp:inline distT="0" distB="0" distL="0" distR="0" wp14:anchorId="5419ABCD" wp14:editId="77E0A8B1">
            <wp:extent cx="3415656" cy="3563815"/>
            <wp:effectExtent l="0" t="0" r="0" b="0"/>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17090" cy="3565312"/>
                    </a:xfrm>
                    <a:prstGeom prst="rect">
                      <a:avLst/>
                    </a:prstGeom>
                  </pic:spPr>
                </pic:pic>
              </a:graphicData>
            </a:graphic>
          </wp:inline>
        </w:drawing>
      </w:r>
    </w:p>
    <w:p w14:paraId="3820E9CC" w14:textId="77777777" w:rsidR="00360F96" w:rsidRPr="00327C02" w:rsidRDefault="00360F96" w:rsidP="005A6A3B">
      <w:pPr>
        <w:spacing w:line="360" w:lineRule="auto"/>
        <w:contextualSpacing/>
        <w:rPr>
          <w:rFonts w:ascii="Times New Roman" w:hAnsi="Times New Roman" w:cs="Times New Roman"/>
          <w:sz w:val="24"/>
          <w:szCs w:val="20"/>
        </w:rPr>
      </w:pPr>
    </w:p>
    <w:p w14:paraId="61B5FF1D" w14:textId="5F1721C0" w:rsidR="00360F96" w:rsidRPr="00327C02" w:rsidRDefault="00C71903" w:rsidP="005A6A3B">
      <w:pPr>
        <w:spacing w:line="360" w:lineRule="auto"/>
        <w:contextualSpacing/>
        <w:jc w:val="both"/>
        <w:rPr>
          <w:rFonts w:ascii="Times New Roman" w:hAnsi="Times New Roman" w:cs="Times New Roman"/>
          <w:sz w:val="24"/>
          <w:szCs w:val="20"/>
        </w:rPr>
      </w:pPr>
      <w:ins w:id="99" w:author="dung" w:date="2018-01-26T11:52:00Z">
        <w:r>
          <w:rPr>
            <w:rFonts w:ascii="Times New Roman" w:hAnsi="Times New Roman" w:cs="Times New Roman"/>
            <w:sz w:val="24"/>
            <w:szCs w:val="20"/>
          </w:rPr>
          <w:t>6</w:t>
        </w:r>
      </w:ins>
      <w:del w:id="100" w:author="dung" w:date="2018-01-26T11:52:00Z">
        <w:r w:rsidR="00360F96" w:rsidRPr="00327C02" w:rsidDel="00C71903">
          <w:rPr>
            <w:rFonts w:ascii="Times New Roman" w:hAnsi="Times New Roman" w:cs="Times New Roman"/>
            <w:sz w:val="24"/>
            <w:szCs w:val="20"/>
          </w:rPr>
          <w:delText>7</w:delText>
        </w:r>
      </w:del>
      <w:r w:rsidR="00360F96" w:rsidRPr="00327C02">
        <w:rPr>
          <w:rFonts w:ascii="Times New Roman" w:hAnsi="Times New Roman" w:cs="Times New Roman"/>
          <w:sz w:val="24"/>
          <w:szCs w:val="20"/>
        </w:rPr>
        <w:t>.5 DEFINIRANJE PROCESNEGA MODELA</w:t>
      </w:r>
    </w:p>
    <w:p w14:paraId="1E08EABB" w14:textId="1576A848"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w:t>
      </w:r>
      <w:ins w:id="101" w:author="dung" w:date="2018-01-26T11:52:00Z">
        <w:r w:rsidR="00C71903">
          <w:rPr>
            <w:rFonts w:ascii="Times New Roman" w:hAnsi="Times New Roman" w:cs="Times New Roman"/>
            <w:sz w:val="24"/>
            <w:szCs w:val="20"/>
          </w:rPr>
          <w:t>6</w:t>
        </w:r>
      </w:ins>
      <w:del w:id="102" w:author="dung" w:date="2018-01-26T11:52:00Z">
        <w:r w:rsidR="009F2F00" w:rsidDel="00C71903">
          <w:rPr>
            <w:rFonts w:ascii="Times New Roman" w:hAnsi="Times New Roman" w:cs="Times New Roman"/>
            <w:sz w:val="24"/>
            <w:szCs w:val="20"/>
          </w:rPr>
          <w:delText>7</w:delText>
        </w:r>
      </w:del>
      <w:r w:rsidR="009F2F00">
        <w:rPr>
          <w:rFonts w:ascii="Times New Roman" w:hAnsi="Times New Roman" w:cs="Times New Roman"/>
          <w:sz w:val="24"/>
          <w:szCs w:val="20"/>
        </w:rPr>
        <w:t>.3)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5721D0B0" w14:textId="0DB5EF7B"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Proces se nadaljuje v </w:t>
      </w:r>
      <w:ins w:id="103" w:author="Berce, Jaroslav" w:date="2018-01-22T11:07:00Z">
        <w:r w:rsidR="00C95ABA">
          <w:rPr>
            <w:rFonts w:ascii="Times New Roman" w:hAnsi="Times New Roman" w:cs="Times New Roman"/>
            <w:sz w:val="24"/>
            <w:szCs w:val="20"/>
          </w:rPr>
          <w:t>ž</w:t>
        </w:r>
      </w:ins>
      <w:del w:id="104" w:author="Berce, Jaroslav" w:date="2018-01-22T11:07:00Z">
        <w:r w:rsidRPr="00327C02" w:rsidDel="00C95ABA">
          <w:rPr>
            <w:rFonts w:ascii="Times New Roman" w:hAnsi="Times New Roman" w:cs="Times New Roman"/>
            <w:sz w:val="24"/>
            <w:szCs w:val="20"/>
          </w:rPr>
          <w:delText>z</w:delText>
        </w:r>
      </w:del>
      <w:r w:rsidRPr="00327C02">
        <w:rPr>
          <w:rFonts w:ascii="Times New Roman" w:hAnsi="Times New Roman" w:cs="Times New Roman"/>
          <w:sz w:val="24"/>
          <w:szCs w:val="20"/>
        </w:rPr>
        <w:t>eleno stanje, ki predstavlja pred</w:t>
      </w:r>
      <w:ins w:id="105" w:author="Berce, Jaroslav" w:date="2018-01-22T11:08:00Z">
        <w:r w:rsidR="00C95ABA">
          <w:rPr>
            <w:rFonts w:ascii="Times New Roman" w:hAnsi="Times New Roman" w:cs="Times New Roman"/>
            <w:sz w:val="24"/>
            <w:szCs w:val="20"/>
          </w:rPr>
          <w:t>-</w:t>
        </w:r>
      </w:ins>
      <w:del w:id="106" w:author="Berce, Jaroslav" w:date="2018-01-22T11:08:00Z">
        <w:r w:rsidRPr="00327C02" w:rsidDel="00C95ABA">
          <w:rPr>
            <w:rFonts w:ascii="Times New Roman" w:hAnsi="Times New Roman" w:cs="Times New Roman"/>
            <w:sz w:val="24"/>
            <w:szCs w:val="20"/>
          </w:rPr>
          <w:delText xml:space="preserve"> </w:delText>
        </w:r>
      </w:del>
      <w:r w:rsidRPr="00327C02">
        <w:rPr>
          <w:rFonts w:ascii="Times New Roman" w:hAnsi="Times New Roman" w:cs="Times New Roman"/>
          <w:sz w:val="24"/>
          <w:szCs w:val="20"/>
        </w:rPr>
        <w:t>produkcijo. Je proces, ki si ga je industrija iger sposodila od filmske industrije. 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474FD816" w14:textId="77777777"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14:paraId="5D21B043" w14:textId="77777777"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 xml:space="preserve">V fazi evalvacije ekipa igro testira in se odloči ali se vrne v fazo načrtovanja in nadgradi prototip. Ta proces se izvaja dokler igra ne predstavlja več prototipa ampak končno igro. Vsaka iteracija mora imeti svoj cikel razvoja skupaj z načrtovanjem potreb, artefaktov in urnika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9F3A11" w:rsidRPr="00327C02">
        <w:rPr>
          <w:rFonts w:ascii="Times New Roman" w:hAnsi="Times New Roman" w:cs="Times New Roman"/>
          <w:sz w:val="24"/>
          <w:szCs w:val="20"/>
        </w:rPr>
        <w:t>, zato ima model na sliki 7.3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14:paraId="7073E63C" w14:textId="77777777" w:rsidR="002803F8" w:rsidRDefault="007D38B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Inovacija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delovanja zapolnjujejo začasna sredstva</w:t>
      </w:r>
      <w:r w:rsidR="0036353C">
        <w:rPr>
          <w:rStyle w:val="Sprotnaopomba-sklic"/>
          <w:rFonts w:ascii="Times New Roman" w:hAnsi="Times New Roman" w:cs="Times New Roman"/>
          <w:sz w:val="24"/>
          <w:szCs w:val="20"/>
        </w:rPr>
        <w:footnoteReference w:id="61"/>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zvočne efekte ali določene teksture se navadno ne priporoča uporaba začasnih sredstev. Velikokrat se zgodi, da se odkrije manjkajoča tekstura globoko v zaključni beta fazi.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xml:space="preserve">. Izdelano sredstvo se preveri s </w:t>
      </w:r>
      <w:r w:rsidR="00CB79AB">
        <w:rPr>
          <w:rFonts w:ascii="Times New Roman" w:hAnsi="Times New Roman" w:cs="Times New Roman"/>
          <w:sz w:val="24"/>
          <w:szCs w:val="20"/>
        </w:rPr>
        <w:lastRenderedPageBreak/>
        <w:t>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w:t>
      </w:r>
    </w:p>
    <w:p w14:paraId="29547B38" w14:textId="77777777" w:rsidR="007F7E9C" w:rsidRDefault="00D50A6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Pr>
          <w:rFonts w:ascii="Times New Roman" w:hAnsi="Times New Roman" w:cs="Times New Roman"/>
          <w:sz w:val="24"/>
          <w:szCs w:val="20"/>
        </w:rPr>
        <w:t>rne v aktivnost izvedbe.</w:t>
      </w:r>
    </w:p>
    <w:p w14:paraId="2907CAB8" w14:textId="77777777"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 Slabo nadzorovane spremembe lahko prerastejo v večje težave, ki lahko negativno vplivajo na funkcionalnost, sredstava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672825" w:rsidRPr="00672825">
        <w:rPr>
          <w:rFonts w:ascii="Times New Roman" w:hAnsi="Times New Roman" w:cs="Times New Roman"/>
          <w:sz w:val="24"/>
          <w:szCs w:val="24"/>
        </w:rPr>
        <w:t>(O’Hagan in O’Connor 2015, 5)</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5D20A2">
        <w:rPr>
          <w:rFonts w:ascii="Times New Roman" w:hAnsi="Times New Roman" w:cs="Times New Roman"/>
          <w:sz w:val="24"/>
          <w:szCs w:val="20"/>
        </w:rPr>
        <w:t xml:space="preserve"> ali izdelave sredstva. 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14:paraId="2AF8B13D"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Fazo testiranja predstavljajo </w:t>
      </w:r>
      <w:commentRangeStart w:id="107"/>
      <w:r w:rsidRPr="00327C02">
        <w:rPr>
          <w:rFonts w:ascii="Times New Roman" w:hAnsi="Times New Roman" w:cs="Times New Roman"/>
          <w:sz w:val="24"/>
          <w:szCs w:val="20"/>
        </w:rPr>
        <w:t xml:space="preserve">modra </w:t>
      </w:r>
      <w:commentRangeEnd w:id="107"/>
      <w:r w:rsidR="00C95ABA">
        <w:rPr>
          <w:rStyle w:val="Pripombasklic"/>
        </w:rPr>
        <w:commentReference w:id="107"/>
      </w:r>
      <w:r w:rsidRPr="00327C02">
        <w:rPr>
          <w:rFonts w:ascii="Times New Roman" w:hAnsi="Times New Roman" w:cs="Times New Roman"/>
          <w:sz w:val="24"/>
          <w:szCs w:val="20"/>
        </w:rPr>
        <w:t>stanja. V fazo testiranja preidemo, ko igra predstavl</w:t>
      </w:r>
      <w:r w:rsidR="003E04F5">
        <w:rPr>
          <w:rFonts w:ascii="Times New Roman" w:hAnsi="Times New Roman" w:cs="Times New Roman"/>
          <w:sz w:val="24"/>
          <w:szCs w:val="20"/>
        </w:rPr>
        <w:t xml:space="preserve">ja končni izdelek ali če nas </w:t>
      </w:r>
      <w:r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Pr="00327C02">
        <w:rPr>
          <w:rStyle w:val="Sprotnaopomba-sklic"/>
          <w:rFonts w:ascii="Times New Roman" w:hAnsi="Times New Roman" w:cs="Times New Roman"/>
        </w:rPr>
        <w:footnoteReference w:id="62"/>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Pr="00327C02">
        <w:rPr>
          <w:rFonts w:ascii="Times New Roman" w:hAnsi="Times New Roman" w:cs="Times New Roman"/>
          <w:sz w:val="24"/>
          <w:szCs w:val="20"/>
        </w:rPr>
        <w:t xml:space="preserve">v celoti predvideti in testirati. Prav tako kot popravki predstavljajo posodobitve majhne projekte, ki zahtevajo načrtovanje mejnikov, testiranja in druge elemente dobrih praks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(Fullerton 2014, 421)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1B43413" w14:textId="04228A5B" w:rsidR="00360F96" w:rsidRPr="00327C02" w:rsidRDefault="00C71903" w:rsidP="005A6A3B">
      <w:pPr>
        <w:spacing w:line="360" w:lineRule="auto"/>
        <w:jc w:val="center"/>
        <w:rPr>
          <w:rFonts w:ascii="Times New Roman" w:hAnsi="Times New Roman" w:cs="Times New Roman"/>
          <w:sz w:val="20"/>
          <w:szCs w:val="20"/>
        </w:rPr>
      </w:pPr>
      <w:ins w:id="108" w:author="dung" w:date="2018-01-26T11:52:00Z">
        <w:r>
          <w:rPr>
            <w:rFonts w:ascii="Times New Roman" w:hAnsi="Times New Roman" w:cs="Times New Roman"/>
            <w:sz w:val="20"/>
            <w:szCs w:val="20"/>
          </w:rPr>
          <w:lastRenderedPageBreak/>
          <w:t>6</w:t>
        </w:r>
      </w:ins>
      <w:del w:id="109" w:author="dung" w:date="2018-01-26T11:52:00Z">
        <w:r w:rsidR="00240CDE" w:rsidRPr="00327C02" w:rsidDel="00C71903">
          <w:rPr>
            <w:rFonts w:ascii="Times New Roman" w:hAnsi="Times New Roman" w:cs="Times New Roman"/>
            <w:sz w:val="20"/>
            <w:szCs w:val="20"/>
          </w:rPr>
          <w:delText>7</w:delText>
        </w:r>
      </w:del>
      <w:r w:rsidR="00240CDE" w:rsidRPr="00327C02">
        <w:rPr>
          <w:rFonts w:ascii="Times New Roman" w:hAnsi="Times New Roman" w:cs="Times New Roman"/>
          <w:sz w:val="20"/>
          <w:szCs w:val="20"/>
        </w:rPr>
        <w:t>.3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1F4AC6" w:rsidRPr="001F4AC6">
        <w:rPr>
          <w:rFonts w:ascii="Times New Roman" w:hAnsi="Times New Roman" w:cs="Times New Roman"/>
          <w:noProof/>
          <w:sz w:val="20"/>
          <w:szCs w:val="20"/>
          <w:lang w:eastAsia="sl-SI"/>
        </w:rPr>
        <w:drawing>
          <wp:inline distT="0" distB="0" distL="0" distR="0" wp14:anchorId="00B48A9C" wp14:editId="29364356">
            <wp:extent cx="5666869" cy="5952441"/>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65716" cy="5951230"/>
                    </a:xfrm>
                    <a:prstGeom prst="rect">
                      <a:avLst/>
                    </a:prstGeom>
                  </pic:spPr>
                </pic:pic>
              </a:graphicData>
            </a:graphic>
          </wp:inline>
        </w:drawing>
      </w:r>
    </w:p>
    <w:p w14:paraId="193E7840" w14:textId="3C228160" w:rsidR="00360F96" w:rsidRPr="00327C02" w:rsidRDefault="00C71903" w:rsidP="005A6A3B">
      <w:pPr>
        <w:spacing w:line="360" w:lineRule="auto"/>
        <w:contextualSpacing/>
        <w:jc w:val="both"/>
        <w:rPr>
          <w:rFonts w:ascii="Times New Roman" w:hAnsi="Times New Roman" w:cs="Times New Roman"/>
          <w:sz w:val="24"/>
          <w:szCs w:val="20"/>
        </w:rPr>
      </w:pPr>
      <w:ins w:id="110" w:author="dung" w:date="2018-01-26T11:52:00Z">
        <w:r>
          <w:rPr>
            <w:rFonts w:ascii="Times New Roman" w:hAnsi="Times New Roman" w:cs="Times New Roman"/>
            <w:sz w:val="24"/>
            <w:szCs w:val="20"/>
          </w:rPr>
          <w:t>6</w:t>
        </w:r>
      </w:ins>
      <w:del w:id="111" w:author="dung" w:date="2018-01-26T11:52:00Z">
        <w:r w:rsidR="00360F96" w:rsidRPr="00327C02" w:rsidDel="00C71903">
          <w:rPr>
            <w:rFonts w:ascii="Times New Roman" w:hAnsi="Times New Roman" w:cs="Times New Roman"/>
            <w:sz w:val="24"/>
            <w:szCs w:val="20"/>
          </w:rPr>
          <w:delText>7</w:delText>
        </w:r>
      </w:del>
      <w:r w:rsidR="00360F96" w:rsidRPr="00327C02">
        <w:rPr>
          <w:rFonts w:ascii="Times New Roman" w:hAnsi="Times New Roman" w:cs="Times New Roman"/>
          <w:sz w:val="24"/>
          <w:szCs w:val="20"/>
        </w:rPr>
        <w:t>.5 IZBIRA ORODIJ</w:t>
      </w:r>
    </w:p>
    <w:p w14:paraId="0C97DD56" w14:textId="77777777"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{"citationID":"o6aARaD5","properties":{"formattedCitation":"(S. Ambler 2002, 9)","plainCitation":"(S. 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3912D48E" w14:textId="77777777" w:rsidR="007A6190" w:rsidRDefault="007A6190" w:rsidP="005A6A3B">
      <w:pPr>
        <w:spacing w:line="360" w:lineRule="auto"/>
        <w:contextualSpacing/>
        <w:jc w:val="both"/>
        <w:rPr>
          <w:rFonts w:ascii="Times New Roman" w:hAnsi="Times New Roman" w:cs="Times New Roman"/>
          <w:sz w:val="24"/>
          <w:szCs w:val="20"/>
        </w:rPr>
      </w:pPr>
    </w:p>
    <w:p w14:paraId="22711ACA" w14:textId="6F8E2489"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w:t>
      </w:r>
      <w:ins w:id="112" w:author="dung" w:date="2018-01-26T11:53:00Z">
        <w:r w:rsidR="00C71903">
          <w:rPr>
            <w:rFonts w:ascii="Times New Roman" w:hAnsi="Times New Roman" w:cs="Times New Roman"/>
            <w:sz w:val="24"/>
            <w:szCs w:val="20"/>
          </w:rPr>
          <w:t>6</w:t>
        </w:r>
      </w:ins>
      <w:del w:id="113" w:author="dung" w:date="2018-01-26T11:53:00Z">
        <w:r w:rsidR="00B454D3" w:rsidRPr="00327C02" w:rsidDel="00C71903">
          <w:rPr>
            <w:rFonts w:ascii="Times New Roman" w:hAnsi="Times New Roman" w:cs="Times New Roman"/>
            <w:sz w:val="24"/>
            <w:szCs w:val="20"/>
          </w:rPr>
          <w:delText>7</w:delText>
        </w:r>
      </w:del>
      <w:r w:rsidR="00B454D3" w:rsidRPr="00327C02">
        <w:rPr>
          <w:rFonts w:ascii="Times New Roman" w:hAnsi="Times New Roman" w:cs="Times New Roman"/>
          <w:sz w:val="24"/>
          <w:szCs w:val="20"/>
        </w:rPr>
        <w:t>.3)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1A1BE7" w:rsidRPr="00327C02">
        <w:rPr>
          <w:rFonts w:ascii="Times New Roman" w:hAnsi="Times New Roman" w:cs="Times New Roman"/>
          <w:sz w:val="24"/>
          <w:szCs w:val="20"/>
        </w:rPr>
        <w:t xml:space="preserve"> in </w:t>
      </w:r>
      <w:r w:rsidR="004E5404" w:rsidRPr="00327C02">
        <w:rPr>
          <w:rFonts w:ascii="Times New Roman" w:hAnsi="Times New Roman" w:cs="Times New Roman"/>
          <w:sz w:val="24"/>
          <w:szCs w:val="20"/>
        </w:rPr>
        <w:t xml:space="preserve">kot to prikazuje slika </w:t>
      </w:r>
      <w:ins w:id="114" w:author="dung" w:date="2018-01-26T11:53:00Z">
        <w:r w:rsidR="00C71903">
          <w:rPr>
            <w:rFonts w:ascii="Times New Roman" w:hAnsi="Times New Roman" w:cs="Times New Roman"/>
            <w:sz w:val="24"/>
            <w:szCs w:val="20"/>
          </w:rPr>
          <w:t>6</w:t>
        </w:r>
      </w:ins>
      <w:del w:id="115" w:author="dung" w:date="2018-01-26T11:53:00Z">
        <w:r w:rsidR="004E5404" w:rsidRPr="00327C02" w:rsidDel="00C71903">
          <w:rPr>
            <w:rFonts w:ascii="Times New Roman" w:hAnsi="Times New Roman" w:cs="Times New Roman"/>
            <w:sz w:val="24"/>
            <w:szCs w:val="20"/>
          </w:rPr>
          <w:delText>7</w:delText>
        </w:r>
      </w:del>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{"citationID":"k6aXk0OY","properties":{"formattedCitation":"(S.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681D6AA2" w14:textId="77777777" w:rsidR="007A6190" w:rsidRDefault="007A6190" w:rsidP="005A6A3B">
      <w:pPr>
        <w:spacing w:line="360" w:lineRule="auto"/>
        <w:contextualSpacing/>
        <w:jc w:val="both"/>
        <w:rPr>
          <w:rFonts w:ascii="Times New Roman" w:hAnsi="Times New Roman" w:cs="Times New Roman"/>
          <w:sz w:val="24"/>
          <w:szCs w:val="20"/>
        </w:rPr>
      </w:pPr>
    </w:p>
    <w:p w14:paraId="4B90ABFB" w14:textId="3B1C9634"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ins w:id="116" w:author="dung" w:date="2018-01-26T11:53:00Z">
        <w:r w:rsidR="00C71903">
          <w:rPr>
            <w:rFonts w:ascii="Times New Roman" w:hAnsi="Times New Roman" w:cs="Times New Roman"/>
            <w:sz w:val="20"/>
            <w:szCs w:val="20"/>
          </w:rPr>
          <w:t>6</w:t>
        </w:r>
      </w:ins>
      <w:del w:id="117" w:author="dung" w:date="2018-01-26T11:53:00Z">
        <w:r w:rsidRPr="00327C02" w:rsidDel="00C71903">
          <w:rPr>
            <w:rFonts w:ascii="Times New Roman" w:hAnsi="Times New Roman" w:cs="Times New Roman"/>
            <w:sz w:val="20"/>
            <w:szCs w:val="20"/>
          </w:rPr>
          <w:delText>7</w:delText>
        </w:r>
      </w:del>
      <w:r w:rsidRPr="00327C02">
        <w:rPr>
          <w:rFonts w:ascii="Times New Roman" w:hAnsi="Times New Roman" w:cs="Times New Roman"/>
          <w:sz w:val="20"/>
          <w:szCs w:val="20"/>
        </w:rPr>
        <w:t>.4 abstrakcija predlaganega procesnega modela</w:t>
      </w:r>
    </w:p>
    <w:p w14:paraId="0822A1F1" w14:textId="77777777"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1C20AB8" wp14:editId="2C21F6F8">
            <wp:extent cx="3517395" cy="1102360"/>
            <wp:effectExtent l="0" t="0" r="6985" b="254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48249" cy="1112030"/>
                    </a:xfrm>
                    <a:prstGeom prst="rect">
                      <a:avLst/>
                    </a:prstGeom>
                  </pic:spPr>
                </pic:pic>
              </a:graphicData>
            </a:graphic>
          </wp:inline>
        </w:drawing>
      </w:r>
    </w:p>
    <w:p w14:paraId="33AB414A" w14:textId="77777777" w:rsidR="007A6190" w:rsidRPr="00327C02" w:rsidRDefault="007A6190" w:rsidP="005A6A3B">
      <w:pPr>
        <w:spacing w:line="360" w:lineRule="auto"/>
        <w:contextualSpacing/>
        <w:jc w:val="both"/>
        <w:rPr>
          <w:rFonts w:ascii="Times New Roman" w:hAnsi="Times New Roman" w:cs="Times New Roman"/>
          <w:sz w:val="24"/>
          <w:szCs w:val="20"/>
        </w:rPr>
      </w:pPr>
    </w:p>
    <w:p w14:paraId="4BF48A33" w14:textId="77777777"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14:paraId="7F66A9F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priporočljiva uporaba Scrum prakse definiranja zgodb. Kot smo spoznali pa je Scrum le orodje za upravljanje in ne vsebuje tehničnih aspektov vodenja projekta. Zato so najverjetneje podjetja Scrum metodologijo posvojila v različnih oblikah. Dr. Lennart E. Nacke za Novak (2012) navaja:</w:t>
      </w:r>
    </w:p>
    <w:p w14:paraId="2092F745"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255B9074" w14:textId="77777777" w:rsidR="007153C3"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8217DB">
        <w:rPr>
          <w:rFonts w:ascii="Times New Roman" w:hAnsi="Times New Roman" w:cs="Times New Roman"/>
          <w:sz w:val="24"/>
          <w:szCs w:val="20"/>
        </w:rPr>
        <w:t>O</w:t>
      </w:r>
      <w:r w:rsidRPr="00327C02">
        <w:rPr>
          <w:rFonts w:ascii="Times New Roman" w:hAnsi="Times New Roman" w:cs="Times New Roman"/>
          <w:sz w:val="24"/>
          <w:szCs w:val="20"/>
        </w:rPr>
        <w:t>mogoča, da so deležniki razvojnega procesa socialno povezani</w:t>
      </w:r>
      <w:r w:rsidR="00F8367A">
        <w:rPr>
          <w:rFonts w:ascii="Times New Roman" w:hAnsi="Times New Roman" w:cs="Times New Roman"/>
          <w:sz w:val="24"/>
          <w:szCs w:val="20"/>
        </w:rPr>
        <w:t>,</w:t>
      </w:r>
      <w:r w:rsidRPr="00327C02">
        <w:rPr>
          <w:rFonts w:ascii="Times New Roman" w:hAnsi="Times New Roman" w:cs="Times New Roman"/>
          <w:sz w:val="24"/>
          <w:szCs w:val="20"/>
        </w:rPr>
        <w:t xml:space="preserve"> kar </w:t>
      </w:r>
      <w:r w:rsidR="00815F12">
        <w:rPr>
          <w:rFonts w:ascii="Times New Roman" w:hAnsi="Times New Roman" w:cs="Times New Roman"/>
          <w:sz w:val="24"/>
          <w:szCs w:val="20"/>
        </w:rPr>
        <w:t>jih motivira</w:t>
      </w:r>
      <w:r w:rsidR="003E7C3A">
        <w:rPr>
          <w:rFonts w:ascii="Times New Roman" w:hAnsi="Times New Roman" w:cs="Times New Roman"/>
          <w:sz w:val="24"/>
          <w:szCs w:val="20"/>
        </w:rPr>
        <w:t xml:space="preserve"> </w:t>
      </w:r>
      <w:r w:rsidRPr="00327C02">
        <w:rPr>
          <w:rFonts w:ascii="Times New Roman" w:hAnsi="Times New Roman" w:cs="Times New Roman"/>
          <w:sz w:val="24"/>
          <w:szCs w:val="20"/>
        </w:rPr>
        <w:t xml:space="preserve">v efektivno uporabo njihovih spretnosti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237)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 xml:space="preserve">Kanban dimenzijo metodologije vsak trenutek vemo koliko dela je v obtoku. Poleg tega lahko na podlagi obremenitve izračunamo stroške in napredek projekta. </w:t>
      </w:r>
      <w:r w:rsidR="00300D10">
        <w:rPr>
          <w:rFonts w:ascii="Times New Roman" w:hAnsi="Times New Roman" w:cs="Times New Roman"/>
          <w:sz w:val="24"/>
          <w:szCs w:val="20"/>
        </w:rPr>
        <w:lastRenderedPageBreak/>
        <w:t>Vodenje projekta se izvaja s Scrum prak</w:t>
      </w:r>
      <w:r w:rsidR="00A07BBD">
        <w:rPr>
          <w:rFonts w:ascii="Times New Roman" w:hAnsi="Times New Roman" w:cs="Times New Roman"/>
          <w:sz w:val="24"/>
          <w:szCs w:val="20"/>
        </w:rPr>
        <w:t>sami, kakor tudi fragmentacija dela, ki se izvaja z uporabo definiranja zgodb.</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w:t>
      </w:r>
    </w:p>
    <w:p w14:paraId="44C18875" w14:textId="77777777" w:rsidR="007A6190" w:rsidRDefault="00E661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Obremenitev razvoja je tako minimalna in </w:t>
      </w:r>
      <w:commentRangeStart w:id="118"/>
      <w:r w:rsidRPr="00327C02">
        <w:rPr>
          <w:rFonts w:ascii="Times New Roman" w:hAnsi="Times New Roman" w:cs="Times New Roman"/>
          <w:sz w:val="24"/>
          <w:szCs w:val="20"/>
        </w:rPr>
        <w:t>dnevnik zaostankov fiksen</w:t>
      </w:r>
      <w:commentRangeEnd w:id="118"/>
      <w:r w:rsidR="00C95ABA">
        <w:rPr>
          <w:rStyle w:val="Pripombasklic"/>
        </w:rPr>
        <w:commentReference w:id="118"/>
      </w:r>
      <w:r w:rsidRPr="00327C02">
        <w:rPr>
          <w:rFonts w:ascii="Times New Roman" w:hAnsi="Times New Roman" w:cs="Times New Roman"/>
          <w:sz w:val="24"/>
          <w:szCs w:val="20"/>
        </w:rPr>
        <w:t xml:space="preserve">. Ocena hitrosti dela tako ni odvisna od števila zgodb, ki jih razvoj proizvede ampak od dnevnika zaostankov. Prav tako model posodobi dnevne sestanke, katere nadgradi v pol strukturirane intervjuje. Posledično ti sestanki omogočajo ustvarjanje sistematičnih in primerljivih informacij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242)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realnosti veliko razvojnih ekip zgreši pri napovedi trajanja projekta. Zavoljo tega se proti koncu produkcijskega cikla velikokrat pojavi čas krize</w:t>
      </w:r>
      <w:r w:rsidRPr="00327C02">
        <w:rPr>
          <w:rStyle w:val="Sprotnaopomba-sklic"/>
          <w:rFonts w:ascii="Times New Roman" w:hAnsi="Times New Roman" w:cs="Times New Roman"/>
        </w:rPr>
        <w:footnoteReference w:id="63"/>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uporabo tega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Pr="00327C02">
        <w:rPr>
          <w:rFonts w:ascii="Times New Roman" w:hAnsi="Times New Roman" w:cs="Times New Roman"/>
          <w:sz w:val="24"/>
          <w:szCs w:val="20"/>
        </w:rPr>
        <w:t>onstantno prisotnega naročnika (vlagatelja) in fiksnega 40 urnega tedenskega delavnika, ki še podpre reševanje kriznega časa in onemo</w:t>
      </w:r>
      <w:r>
        <w:rPr>
          <w:rFonts w:ascii="Times New Roman" w:hAnsi="Times New Roman" w:cs="Times New Roman"/>
          <w:sz w:val="24"/>
          <w:szCs w:val="20"/>
        </w:rPr>
        <w:t>goča preobremenitev zaposlenih.</w:t>
      </w:r>
    </w:p>
    <w:p w14:paraId="4F9CD3EF" w14:textId="77777777" w:rsidR="007A6190"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 obravnavati k</w:t>
      </w:r>
      <w:r w:rsidR="00DA78AC">
        <w:rPr>
          <w:rFonts w:ascii="Times New Roman" w:hAnsi="Times New Roman" w:cs="Times New Roman"/>
          <w:sz w:val="24"/>
          <w:szCs w:val="20"/>
        </w:rPr>
        <w:t xml:space="preserve">ot </w:t>
      </w:r>
      <w:commentRangeStart w:id="119"/>
      <w:r w:rsidR="00DA78AC">
        <w:rPr>
          <w:rFonts w:ascii="Times New Roman" w:hAnsi="Times New Roman" w:cs="Times New Roman"/>
          <w:sz w:val="24"/>
          <w:szCs w:val="20"/>
        </w:rPr>
        <w:t>potrebna orodja</w:t>
      </w:r>
      <w:commentRangeEnd w:id="119"/>
      <w:r w:rsidR="00C95ABA">
        <w:rPr>
          <w:rStyle w:val="Pripombasklic"/>
        </w:rPr>
        <w:commentReference w:id="119"/>
      </w:r>
      <w:r w:rsidR="00DA78AC">
        <w:rPr>
          <w:rFonts w:ascii="Times New Roman" w:hAnsi="Times New Roman" w:cs="Times New Roman"/>
          <w:sz w:val="24"/>
          <w:szCs w:val="20"/>
        </w:rPr>
        <w:t>.</w:t>
      </w:r>
      <w:r w:rsidR="00ED150F">
        <w:rPr>
          <w:rFonts w:ascii="Times New Roman" w:hAnsi="Times New Roman" w:cs="Times New Roman"/>
          <w:sz w:val="24"/>
          <w:szCs w:val="20"/>
        </w:rPr>
        <w:t xml:space="preserve"> 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 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w:t>
      </w:r>
      <w:commentRangeStart w:id="120"/>
      <w:r>
        <w:rPr>
          <w:rFonts w:ascii="Times New Roman" w:hAnsi="Times New Roman" w:cs="Times New Roman"/>
          <w:sz w:val="24"/>
          <w:szCs w:val="20"/>
        </w:rPr>
        <w:t xml:space="preserve">umetnikom </w:t>
      </w:r>
      <w:commentRangeEnd w:id="120"/>
      <w:r w:rsidR="00C95ABA">
        <w:rPr>
          <w:rStyle w:val="Pripombasklic"/>
        </w:rPr>
        <w:commentReference w:id="120"/>
      </w:r>
      <w:r>
        <w:rPr>
          <w:rFonts w:ascii="Times New Roman" w:hAnsi="Times New Roman" w:cs="Times New Roman"/>
          <w:sz w:val="24"/>
          <w:szCs w:val="20"/>
        </w:rPr>
        <w:t>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Tako osnovno ekipo lahko sestavljajo producent, oblikovalec, programer, kreator umetniških sredstev, </w:t>
      </w:r>
      <w:r w:rsidR="00A173AF">
        <w:rPr>
          <w:rFonts w:ascii="Times New Roman" w:hAnsi="Times New Roman" w:cs="Times New Roman"/>
          <w:sz w:val="24"/>
          <w:szCs w:val="20"/>
        </w:rPr>
        <w:t xml:space="preserve">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0D688F">
        <w:rPr>
          <w:rFonts w:ascii="Times New Roman" w:hAnsi="Times New Roman" w:cs="Times New Roman"/>
          <w:sz w:val="24"/>
          <w:szCs w:val="20"/>
        </w:rPr>
        <w:t>.</w:t>
      </w:r>
      <w:r w:rsidR="000152A1">
        <w:rPr>
          <w:rFonts w:ascii="Times New Roman" w:hAnsi="Times New Roman" w:cs="Times New Roman"/>
          <w:sz w:val="24"/>
          <w:szCs w:val="20"/>
        </w:rPr>
        <w:t xml:space="preserve"> Pri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14:paraId="4E7B5316" w14:textId="77777777"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z uporabo digitalnih programskih paketov. Ravnateljstvo že dolgo uporablja takšna orodja za administracijo individualnih ali skupine projektov. Orodja </w:t>
      </w:r>
      <w:r w:rsidR="00360F96" w:rsidRPr="00327C02">
        <w:rPr>
          <w:rFonts w:ascii="Times New Roman" w:hAnsi="Times New Roman" w:cs="Times New Roman"/>
          <w:sz w:val="24"/>
          <w:szCs w:val="20"/>
        </w:rPr>
        <w:lastRenderedPageBreak/>
        <w:t>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64"/>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65"/>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14:paraId="6C2F55F8" w14:textId="77777777"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14:paraId="6F020945" w14:textId="77777777"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66"/>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3C2A97C6" w14:textId="77777777"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490D5C93" w14:textId="77777777"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14:paraId="20A53E7C" w14:textId="52BB1B16" w:rsidR="00BB6D28" w:rsidRPr="00CA19C9" w:rsidRDefault="00C71903" w:rsidP="005A6A3B">
      <w:pPr>
        <w:spacing w:line="360" w:lineRule="auto"/>
        <w:jc w:val="both"/>
        <w:rPr>
          <w:rFonts w:ascii="Times New Roman" w:hAnsi="Times New Roman" w:cs="Times New Roman"/>
          <w:sz w:val="24"/>
          <w:szCs w:val="24"/>
        </w:rPr>
      </w:pPr>
      <w:ins w:id="121" w:author="dung" w:date="2018-01-26T11:53:00Z">
        <w:r>
          <w:rPr>
            <w:rFonts w:ascii="Times New Roman" w:hAnsi="Times New Roman" w:cs="Times New Roman"/>
            <w:sz w:val="24"/>
            <w:szCs w:val="24"/>
          </w:rPr>
          <w:lastRenderedPageBreak/>
          <w:t>7</w:t>
        </w:r>
      </w:ins>
      <w:del w:id="122" w:author="dung" w:date="2018-01-26T11:53:00Z">
        <w:r w:rsidR="00BB6D28" w:rsidDel="00C71903">
          <w:rPr>
            <w:rFonts w:ascii="Times New Roman" w:hAnsi="Times New Roman" w:cs="Times New Roman"/>
            <w:sz w:val="24"/>
            <w:szCs w:val="24"/>
          </w:rPr>
          <w:delText>8</w:delText>
        </w:r>
      </w:del>
      <w:r w:rsidR="00BB6D28" w:rsidRPr="00CA19C9">
        <w:rPr>
          <w:rFonts w:ascii="Times New Roman" w:hAnsi="Times New Roman" w:cs="Times New Roman"/>
          <w:sz w:val="24"/>
          <w:szCs w:val="24"/>
        </w:rPr>
        <w:t>. OPTIMIZACIJA PROCESA</w:t>
      </w:r>
    </w:p>
    <w:p w14:paraId="7E5ACEAB"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7CB77C17"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262075DE"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Uporaba zrelostnih pristopov </w:t>
      </w:r>
      <w:r>
        <w:rPr>
          <w:rFonts w:ascii="Times New Roman" w:hAnsi="Times New Roman" w:cs="Times New Roman"/>
          <w:sz w:val="24"/>
          <w:szCs w:val="20"/>
        </w:rPr>
        <w:t>je postala osrednja aktivnost za izboljšanje procesov v organizacijah. V ta namen so se definirali določeni standardi ocenjevanja kot so: CMM</w:t>
      </w:r>
      <w:r>
        <w:rPr>
          <w:rStyle w:val="Sprotnaopomba-sklic"/>
          <w:rFonts w:ascii="Times New Roman" w:hAnsi="Times New Roman" w:cs="Times New Roman"/>
          <w:sz w:val="24"/>
          <w:szCs w:val="20"/>
        </w:rPr>
        <w:footnoteReference w:id="67"/>
      </w:r>
      <w:r>
        <w:rPr>
          <w:rFonts w:ascii="Times New Roman" w:hAnsi="Times New Roman" w:cs="Times New Roman"/>
          <w:sz w:val="24"/>
          <w:szCs w:val="20"/>
        </w:rPr>
        <w:t>, CMMI</w:t>
      </w:r>
      <w:r>
        <w:rPr>
          <w:rStyle w:val="Sprotnaopomba-sklic"/>
          <w:rFonts w:ascii="Times New Roman" w:hAnsi="Times New Roman" w:cs="Times New Roman"/>
          <w:sz w:val="24"/>
          <w:szCs w:val="20"/>
        </w:rPr>
        <w:footnoteReference w:id="68"/>
      </w:r>
      <w:r>
        <w:rPr>
          <w:rFonts w:ascii="Times New Roman" w:hAnsi="Times New Roman" w:cs="Times New Roman"/>
          <w:sz w:val="24"/>
          <w:szCs w:val="20"/>
        </w:rPr>
        <w:t>, BOOTSTRAP, SPICE</w:t>
      </w:r>
      <w:r>
        <w:rPr>
          <w:rStyle w:val="Sprotnaopomba-sklic"/>
          <w:rFonts w:ascii="Times New Roman" w:hAnsi="Times New Roman" w:cs="Times New Roman"/>
          <w:sz w:val="24"/>
          <w:szCs w:val="20"/>
        </w:rPr>
        <w:footnoteReference w:id="69"/>
      </w:r>
      <w:r>
        <w:rPr>
          <w:rFonts w:ascii="Times New Roman" w:hAnsi="Times New Roman" w:cs="Times New Roman"/>
          <w:sz w:val="24"/>
          <w:szCs w:val="20"/>
        </w:rPr>
        <w:t xml:space="preserve"> in družina ISO-9000 standardov. Predlagani pristopi pokrivajo le procesno perspektivo razvoja. 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p>
    <w:p w14:paraId="465694B3" w14:textId="77777777"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14:paraId="029362B6" w14:textId="77777777" w:rsidR="00BB6D28" w:rsidRDefault="00BB6D28" w:rsidP="005A6A3B">
      <w:pPr>
        <w:spacing w:line="360" w:lineRule="auto"/>
        <w:contextualSpacing/>
        <w:jc w:val="both"/>
        <w:rPr>
          <w:rFonts w:ascii="Times New Roman" w:hAnsi="Times New Roman" w:cs="Times New Roman"/>
          <w:sz w:val="24"/>
          <w:szCs w:val="24"/>
        </w:rPr>
      </w:pPr>
    </w:p>
    <w:p w14:paraId="6B3E7EC3" w14:textId="6F0AFECB" w:rsidR="00BB6D28" w:rsidRPr="00E442B5" w:rsidRDefault="00C71903" w:rsidP="00E442B5">
      <w:pPr>
        <w:spacing w:line="360" w:lineRule="auto"/>
        <w:contextualSpacing/>
        <w:rPr>
          <w:rFonts w:ascii="Times New Roman" w:hAnsi="Times New Roman" w:cs="Times New Roman"/>
          <w:sz w:val="24"/>
          <w:szCs w:val="24"/>
        </w:rPr>
      </w:pPr>
      <w:ins w:id="123" w:author="dung" w:date="2018-01-26T11:54:00Z">
        <w:r>
          <w:rPr>
            <w:rFonts w:ascii="Times New Roman" w:hAnsi="Times New Roman" w:cs="Times New Roman"/>
            <w:sz w:val="24"/>
            <w:szCs w:val="24"/>
          </w:rPr>
          <w:t>7</w:t>
        </w:r>
      </w:ins>
      <w:del w:id="124" w:author="dung" w:date="2018-01-26T11:54:00Z">
        <w:r w:rsidR="00DA650F" w:rsidDel="00C71903">
          <w:rPr>
            <w:rFonts w:ascii="Times New Roman" w:hAnsi="Times New Roman" w:cs="Times New Roman"/>
            <w:sz w:val="24"/>
            <w:szCs w:val="24"/>
          </w:rPr>
          <w:delText>8</w:delText>
        </w:r>
      </w:del>
      <w:r w:rsidR="00DA650F">
        <w:rPr>
          <w:rFonts w:ascii="Times New Roman" w:hAnsi="Times New Roman" w:cs="Times New Roman"/>
          <w:sz w:val="24"/>
          <w:szCs w:val="24"/>
        </w:rPr>
        <w:t>.1</w:t>
      </w:r>
      <w:r w:rsidR="00BB6D28">
        <w:rPr>
          <w:rFonts w:ascii="Times New Roman" w:hAnsi="Times New Roman" w:cs="Times New Roman"/>
          <w:sz w:val="24"/>
          <w:szCs w:val="24"/>
        </w:rPr>
        <w:t xml:space="preserve"> AGILNI PRISTOP</w:t>
      </w:r>
    </w:p>
    <w:p w14:paraId="5791E3D8" w14:textId="77777777" w:rsidR="00BB6D28" w:rsidRDefault="00BB6D28" w:rsidP="00E442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Naš proces bomo</w:t>
      </w:r>
      <w:r w:rsidR="00ED51A9">
        <w:rPr>
          <w:rFonts w:ascii="Times New Roman" w:hAnsi="Times New Roman" w:cs="Times New Roman"/>
          <w:sz w:val="24"/>
          <w:szCs w:val="24"/>
        </w:rPr>
        <w:t xml:space="preserve"> za </w:t>
      </w:r>
      <w:r w:rsidR="00E442B5">
        <w:rPr>
          <w:rFonts w:ascii="Times New Roman" w:hAnsi="Times New Roman" w:cs="Times New Roman"/>
          <w:sz w:val="24"/>
          <w:szCs w:val="24"/>
        </w:rPr>
        <w:t>primer</w:t>
      </w:r>
      <w:r>
        <w:rPr>
          <w:rFonts w:ascii="Times New Roman" w:hAnsi="Times New Roman" w:cs="Times New Roman"/>
          <w:sz w:val="24"/>
          <w:szCs w:val="24"/>
        </w:rPr>
        <w:t xml:space="preserve"> optimizirali z obračanjem na temeljne prakse AM. </w:t>
      </w:r>
      <w:r w:rsidR="00252E6C">
        <w:rPr>
          <w:rFonts w:ascii="Times New Roman" w:hAnsi="Times New Roman" w:cs="Times New Roman"/>
          <w:sz w:val="24"/>
          <w:szCs w:val="24"/>
        </w:rPr>
        <w:t>A</w:t>
      </w:r>
      <w:r>
        <w:rPr>
          <w:rFonts w:ascii="Times New Roman" w:hAnsi="Times New Roman" w:cs="Times New Roman"/>
          <w:sz w:val="24"/>
          <w:szCs w:val="24"/>
        </w:rPr>
        <w:t>plicira</w:t>
      </w:r>
      <w:r w:rsidR="00252E6C">
        <w:rPr>
          <w:rFonts w:ascii="Times New Roman" w:hAnsi="Times New Roman" w:cs="Times New Roman"/>
          <w:sz w:val="24"/>
          <w:szCs w:val="24"/>
        </w:rPr>
        <w:t>li bo</w:t>
      </w:r>
      <w:r>
        <w:rPr>
          <w:rFonts w:ascii="Times New Roman" w:hAnsi="Times New Roman" w:cs="Times New Roman"/>
          <w:sz w:val="24"/>
          <w:szCs w:val="24"/>
        </w:rPr>
        <w:t xml:space="preserve">mo </w:t>
      </w:r>
      <w:r w:rsidR="00054605">
        <w:rPr>
          <w:rFonts w:ascii="Times New Roman" w:hAnsi="Times New Roman" w:cs="Times New Roman"/>
          <w:sz w:val="24"/>
          <w:szCs w:val="24"/>
        </w:rPr>
        <w:t xml:space="preserve">praksi: enostavnega </w:t>
      </w:r>
      <w:r>
        <w:rPr>
          <w:rFonts w:ascii="Times New Roman" w:hAnsi="Times New Roman" w:cs="Times New Roman"/>
          <w:sz w:val="24"/>
          <w:szCs w:val="24"/>
        </w:rPr>
        <w:t xml:space="preserve"> opisa modela</w:t>
      </w:r>
      <w:r w:rsidR="00054605">
        <w:rPr>
          <w:rFonts w:ascii="Times New Roman" w:hAnsi="Times New Roman" w:cs="Times New Roman"/>
          <w:sz w:val="24"/>
          <w:szCs w:val="24"/>
        </w:rPr>
        <w:t xml:space="preserve"> in kreiranja enostavne vsebine</w:t>
      </w:r>
      <w:r w:rsidR="00A04513">
        <w:rPr>
          <w:rFonts w:ascii="Times New Roman" w:hAnsi="Times New Roman" w:cs="Times New Roman"/>
          <w:sz w:val="24"/>
          <w:szCs w:val="24"/>
        </w:rPr>
        <w:t xml:space="preserve"> (pog 6.1)</w:t>
      </w:r>
      <w:r>
        <w:rPr>
          <w:rFonts w:ascii="Times New Roman" w:hAnsi="Times New Roman" w:cs="Times New Roman"/>
          <w:sz w:val="24"/>
          <w:szCs w:val="24"/>
        </w:rPr>
        <w:t>. Pri modelu smo zmanjšali število korakov (balonov) in izenačili velikosti prikazov stanj. Poenostavili smo tranzicije pri čemer smo se izognili križanju in odstranili nepotrebne opise tranzicij in stanj. Slika 8.1 prikazuje optimiziran model.</w:t>
      </w:r>
    </w:p>
    <w:p w14:paraId="12DEC0B2" w14:textId="77777777" w:rsidR="00BB6D28" w:rsidRDefault="00BB6D28" w:rsidP="005A6A3B">
      <w:pPr>
        <w:spacing w:line="360" w:lineRule="auto"/>
        <w:contextualSpacing/>
        <w:jc w:val="center"/>
        <w:rPr>
          <w:rFonts w:ascii="Times New Roman" w:hAnsi="Times New Roman" w:cs="Times New Roman"/>
          <w:sz w:val="24"/>
          <w:szCs w:val="24"/>
        </w:rPr>
      </w:pPr>
    </w:p>
    <w:p w14:paraId="06931D5F" w14:textId="77777777" w:rsidR="002944B6" w:rsidRDefault="002944B6" w:rsidP="005A6A3B">
      <w:pPr>
        <w:spacing w:line="360" w:lineRule="auto"/>
        <w:contextualSpacing/>
        <w:jc w:val="center"/>
        <w:rPr>
          <w:rFonts w:ascii="Times New Roman" w:hAnsi="Times New Roman" w:cs="Times New Roman"/>
          <w:sz w:val="20"/>
          <w:szCs w:val="20"/>
        </w:rPr>
      </w:pPr>
    </w:p>
    <w:p w14:paraId="54DA7B89" w14:textId="77777777" w:rsidR="002944B6" w:rsidRDefault="002944B6" w:rsidP="005A6A3B">
      <w:pPr>
        <w:spacing w:line="360" w:lineRule="auto"/>
        <w:contextualSpacing/>
        <w:jc w:val="center"/>
        <w:rPr>
          <w:rFonts w:ascii="Times New Roman" w:hAnsi="Times New Roman" w:cs="Times New Roman"/>
          <w:sz w:val="20"/>
          <w:szCs w:val="20"/>
        </w:rPr>
      </w:pPr>
    </w:p>
    <w:p w14:paraId="5CC20F2F" w14:textId="77777777" w:rsidR="002944B6" w:rsidRDefault="002944B6" w:rsidP="005A6A3B">
      <w:pPr>
        <w:spacing w:line="360" w:lineRule="auto"/>
        <w:contextualSpacing/>
        <w:jc w:val="center"/>
        <w:rPr>
          <w:rFonts w:ascii="Times New Roman" w:hAnsi="Times New Roman" w:cs="Times New Roman"/>
          <w:sz w:val="20"/>
          <w:szCs w:val="20"/>
        </w:rPr>
      </w:pPr>
    </w:p>
    <w:p w14:paraId="1BCD64CE" w14:textId="13DDAFDA" w:rsidR="00BB6D28" w:rsidRPr="0054352E" w:rsidRDefault="00BB6D28" w:rsidP="005A6A3B">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lastRenderedPageBreak/>
        <w:t xml:space="preserve">Slika </w:t>
      </w:r>
      <w:ins w:id="125" w:author="dung" w:date="2018-01-26T11:54:00Z">
        <w:r w:rsidR="00C71903">
          <w:rPr>
            <w:rFonts w:ascii="Times New Roman" w:hAnsi="Times New Roman" w:cs="Times New Roman"/>
            <w:sz w:val="20"/>
            <w:szCs w:val="20"/>
          </w:rPr>
          <w:t>7</w:t>
        </w:r>
      </w:ins>
      <w:del w:id="126" w:author="dung" w:date="2018-01-26T11:54:00Z">
        <w:r w:rsidRPr="0054352E" w:rsidDel="00C71903">
          <w:rPr>
            <w:rFonts w:ascii="Times New Roman" w:hAnsi="Times New Roman" w:cs="Times New Roman"/>
            <w:sz w:val="20"/>
            <w:szCs w:val="20"/>
          </w:rPr>
          <w:delText>8</w:delText>
        </w:r>
      </w:del>
      <w:r w:rsidRPr="0054352E">
        <w:rPr>
          <w:rFonts w:ascii="Times New Roman" w:hAnsi="Times New Roman" w:cs="Times New Roman"/>
          <w:sz w:val="20"/>
          <w:szCs w:val="20"/>
        </w:rPr>
        <w:t>.1 optimiziran procesni model na podlagi praks AM</w:t>
      </w:r>
    </w:p>
    <w:p w14:paraId="31A0E770" w14:textId="77777777" w:rsidR="00BB6D28" w:rsidRPr="0054352E" w:rsidRDefault="00BB6D28" w:rsidP="005A6A3B">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2E0C5A2E" wp14:editId="2AEC5CE2">
            <wp:extent cx="5743821" cy="2294841"/>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9313" cy="2301031"/>
                    </a:xfrm>
                    <a:prstGeom prst="rect">
                      <a:avLst/>
                    </a:prstGeom>
                  </pic:spPr>
                </pic:pic>
              </a:graphicData>
            </a:graphic>
          </wp:inline>
        </w:drawing>
      </w:r>
    </w:p>
    <w:p w14:paraId="04DB7ACC" w14:textId="77777777" w:rsidR="00BB6D28" w:rsidRDefault="00BB6D28" w:rsidP="005A6A3B">
      <w:pPr>
        <w:spacing w:line="360" w:lineRule="auto"/>
        <w:contextualSpacing/>
        <w:jc w:val="center"/>
        <w:rPr>
          <w:rFonts w:ascii="Times New Roman" w:hAnsi="Times New Roman" w:cs="Times New Roman"/>
          <w:sz w:val="20"/>
          <w:szCs w:val="20"/>
        </w:rPr>
      </w:pPr>
    </w:p>
    <w:p w14:paraId="7302A60B" w14:textId="3AB00CA5" w:rsidR="00DA650F" w:rsidRDefault="00C71903" w:rsidP="005A6A3B">
      <w:pPr>
        <w:spacing w:line="360" w:lineRule="auto"/>
        <w:contextualSpacing/>
        <w:jc w:val="both"/>
        <w:rPr>
          <w:rFonts w:ascii="Times New Roman" w:hAnsi="Times New Roman" w:cs="Times New Roman"/>
          <w:sz w:val="24"/>
          <w:szCs w:val="20"/>
        </w:rPr>
      </w:pPr>
      <w:ins w:id="127" w:author="dung" w:date="2018-01-26T11:54:00Z">
        <w:r>
          <w:rPr>
            <w:rFonts w:ascii="Times New Roman" w:hAnsi="Times New Roman" w:cs="Times New Roman"/>
            <w:sz w:val="24"/>
            <w:szCs w:val="20"/>
          </w:rPr>
          <w:t>7</w:t>
        </w:r>
      </w:ins>
      <w:del w:id="128" w:author="dung" w:date="2018-01-26T11:54:00Z">
        <w:r w:rsidR="00DA650F" w:rsidDel="00C71903">
          <w:rPr>
            <w:rFonts w:ascii="Times New Roman" w:hAnsi="Times New Roman" w:cs="Times New Roman"/>
            <w:sz w:val="24"/>
            <w:szCs w:val="20"/>
          </w:rPr>
          <w:delText>8</w:delText>
        </w:r>
      </w:del>
      <w:r w:rsidR="00DA650F">
        <w:rPr>
          <w:rFonts w:ascii="Times New Roman" w:hAnsi="Times New Roman" w:cs="Times New Roman"/>
          <w:sz w:val="24"/>
          <w:szCs w:val="20"/>
        </w:rPr>
        <w:t>.1</w:t>
      </w:r>
      <w:r w:rsidR="00DA650F" w:rsidRPr="00685780">
        <w:rPr>
          <w:rFonts w:ascii="Times New Roman" w:hAnsi="Times New Roman" w:cs="Times New Roman"/>
          <w:sz w:val="24"/>
          <w:szCs w:val="20"/>
        </w:rPr>
        <w:t xml:space="preserve"> </w:t>
      </w:r>
      <w:r w:rsidR="00DA650F">
        <w:rPr>
          <w:rFonts w:ascii="Times New Roman" w:hAnsi="Times New Roman" w:cs="Times New Roman"/>
          <w:sz w:val="24"/>
          <w:szCs w:val="20"/>
        </w:rPr>
        <w:t>ZRELOSTNI PRISTOP DGMM</w:t>
      </w:r>
    </w:p>
    <w:p w14:paraId="47A8EE34" w14:textId="77777777" w:rsidR="00BC67D5"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Avtorji DGMM so v prvem koraku identificirali glavne perspektive discipline, ki se delijo na: razvijalce, potrošnike in poslovni svet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58)</w:t>
      </w:r>
      <w:r>
        <w:rPr>
          <w:rFonts w:ascii="Times New Roman" w:hAnsi="Times New Roman" w:cs="Times New Roman"/>
          <w:sz w:val="24"/>
          <w:szCs w:val="20"/>
        </w:rPr>
        <w:fldChar w:fldCharType="end"/>
      </w:r>
      <w:r>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w:t>
      </w:r>
      <w:r w:rsidR="007C10D9">
        <w:rPr>
          <w:rFonts w:ascii="Times New Roman" w:hAnsi="Times New Roman" w:cs="Times New Roman"/>
          <w:sz w:val="24"/>
          <w:szCs w:val="20"/>
        </w:rPr>
        <w:t>8 različnih faktorjev (PRILOGA K</w:t>
      </w:r>
      <w:r>
        <w:rPr>
          <w:rFonts w:ascii="Times New Roman" w:hAnsi="Times New Roman" w:cs="Times New Roman"/>
          <w:sz w:val="24"/>
          <w:szCs w:val="20"/>
        </w:rPr>
        <w:t>) katere imenujejo procesne aktivnosti razvoja video iger (GDPA)</w:t>
      </w:r>
      <w:r>
        <w:rPr>
          <w:rStyle w:val="Sprotnaopomba-sklic"/>
          <w:rFonts w:ascii="Times New Roman" w:hAnsi="Times New Roman" w:cs="Times New Roman"/>
          <w:sz w:val="24"/>
          <w:szCs w:val="20"/>
        </w:rPr>
        <w:footnoteReference w:id="70"/>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xml:space="preserve">. Vsako stopnjo zrelosti se preverja z namenskim vprašalnikom, katerega izjave se nanašajo na izvajanje GDPA. </w:t>
      </w:r>
    </w:p>
    <w:p w14:paraId="36C7249F" w14:textId="77777777"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Ocenjevanje zrelosti poteka tako, da izjavam</w:t>
      </w:r>
      <w:r w:rsidR="00C6602C">
        <w:rPr>
          <w:rFonts w:ascii="Times New Roman" w:hAnsi="Times New Roman" w:cs="Times New Roman"/>
          <w:sz w:val="24"/>
          <w:szCs w:val="20"/>
        </w:rPr>
        <w:t xml:space="preserve"> </w:t>
      </w:r>
      <w:r w:rsidR="00357EC6">
        <w:rPr>
          <w:rFonts w:ascii="Times New Roman" w:hAnsi="Times New Roman" w:cs="Times New Roman"/>
          <w:sz w:val="24"/>
          <w:szCs w:val="20"/>
        </w:rPr>
        <w:t>(</w:t>
      </w:r>
      <w:r w:rsidR="00BC67D5">
        <w:rPr>
          <w:rFonts w:ascii="Times New Roman" w:hAnsi="Times New Roman" w:cs="Times New Roman"/>
          <w:sz w:val="24"/>
          <w:szCs w:val="20"/>
        </w:rPr>
        <w:t>PR</w:t>
      </w:r>
      <w:r w:rsidR="00357EC6">
        <w:rPr>
          <w:rFonts w:ascii="Times New Roman" w:hAnsi="Times New Roman" w:cs="Times New Roman"/>
          <w:sz w:val="24"/>
          <w:szCs w:val="20"/>
        </w:rPr>
        <w:t>I</w:t>
      </w:r>
      <w:r w:rsidR="007C10D9">
        <w:rPr>
          <w:rFonts w:ascii="Times New Roman" w:hAnsi="Times New Roman" w:cs="Times New Roman"/>
          <w:sz w:val="24"/>
          <w:szCs w:val="20"/>
        </w:rPr>
        <w:t>LOGA M</w:t>
      </w:r>
      <w:r w:rsidR="00BC67D5">
        <w:rPr>
          <w:rFonts w:ascii="Times New Roman" w:hAnsi="Times New Roman" w:cs="Times New Roman"/>
          <w:sz w:val="24"/>
          <w:szCs w:val="20"/>
        </w:rPr>
        <w:t>)</w:t>
      </w:r>
      <w:r>
        <w:rPr>
          <w:rFonts w:ascii="Times New Roman" w:hAnsi="Times New Roman" w:cs="Times New Roman"/>
          <w:sz w:val="24"/>
          <w:szCs w:val="20"/>
        </w:rPr>
        <w:t xml:space="preserve"> podajamo odgovore ali aktivnost izvajamo ali ne. Na koncu seštejemo aktivnosti in s tem dobimo število</w:t>
      </w:r>
      <w:r>
        <w:rPr>
          <w:rStyle w:val="Sprotnaopomba-sklic"/>
          <w:rFonts w:ascii="Times New Roman" w:hAnsi="Times New Roman" w:cs="Times New Roman"/>
          <w:sz w:val="24"/>
          <w:szCs w:val="20"/>
        </w:rPr>
        <w:footnoteReference w:id="71"/>
      </w:r>
      <w:r w:rsidR="00FC6655">
        <w:rPr>
          <w:rFonts w:ascii="Times New Roman" w:hAnsi="Times New Roman" w:cs="Times New Roman"/>
          <w:sz w:val="24"/>
          <w:szCs w:val="20"/>
        </w:rPr>
        <w:t xml:space="preserve"> GDPA</w:t>
      </w:r>
      <w:r>
        <w:rPr>
          <w:rFonts w:ascii="Times New Roman" w:hAnsi="Times New Roman" w:cs="Times New Roman"/>
          <w:sz w:val="24"/>
          <w:szCs w:val="20"/>
        </w:rPr>
        <w:t>, ki se izvajajo. V kolikor je število izvajanih aktivnosti večje od določenega praga</w:t>
      </w:r>
      <w:r>
        <w:rPr>
          <w:rStyle w:val="Sprotnaopomba-sklic"/>
          <w:rFonts w:ascii="Times New Roman" w:hAnsi="Times New Roman" w:cs="Times New Roman"/>
          <w:sz w:val="24"/>
          <w:szCs w:val="20"/>
        </w:rPr>
        <w:footnoteReference w:id="72"/>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w:t>
      </w:r>
      <w:r w:rsidR="007C10D9">
        <w:rPr>
          <w:rFonts w:ascii="Times New Roman" w:hAnsi="Times New Roman" w:cs="Times New Roman"/>
          <w:sz w:val="24"/>
          <w:szCs w:val="20"/>
        </w:rPr>
        <w:t>čeno stopnjo zrelosti (PRILOGA L</w:t>
      </w:r>
      <w:r w:rsidR="00727DCE">
        <w:rPr>
          <w:rFonts w:ascii="Times New Roman" w:hAnsi="Times New Roman" w:cs="Times New Roman"/>
          <w:sz w:val="24"/>
          <w:szCs w:val="20"/>
        </w:rPr>
        <w:t>)</w:t>
      </w:r>
      <w:r w:rsidR="00E45E9F">
        <w:rPr>
          <w:rFonts w:ascii="Times New Roman" w:hAnsi="Times New Roman" w:cs="Times New Roman"/>
          <w:sz w:val="24"/>
          <w:szCs w:val="20"/>
        </w:rPr>
        <w:t xml:space="preserve"> </w:t>
      </w:r>
      <w:r w:rsidR="00E45E9F">
        <w:rPr>
          <w:rFonts w:ascii="Times New Roman" w:hAnsi="Times New Roman" w:cs="Times New Roman"/>
          <w:sz w:val="24"/>
          <w:szCs w:val="20"/>
        </w:rPr>
        <w:fldChar w:fldCharType="begin"/>
      </w:r>
      <w:r w:rsidR="00E45E9F">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E45E9F">
        <w:rPr>
          <w:rFonts w:ascii="Times New Roman" w:hAnsi="Times New Roman" w:cs="Times New Roman"/>
          <w:sz w:val="24"/>
          <w:szCs w:val="20"/>
        </w:rPr>
        <w:fldChar w:fldCharType="separate"/>
      </w:r>
      <w:r w:rsidR="00E45E9F" w:rsidRPr="00E45E9F">
        <w:rPr>
          <w:rFonts w:ascii="Times New Roman" w:hAnsi="Times New Roman" w:cs="Times New Roman"/>
          <w:sz w:val="24"/>
        </w:rPr>
        <w:t>(Aleem, Capretz, in Ahmed 2016a, 68)</w:t>
      </w:r>
      <w:r w:rsidR="00E45E9F">
        <w:rPr>
          <w:rFonts w:ascii="Times New Roman" w:hAnsi="Times New Roman" w:cs="Times New Roman"/>
          <w:sz w:val="24"/>
          <w:szCs w:val="20"/>
        </w:rPr>
        <w:fldChar w:fldCharType="end"/>
      </w:r>
      <w:r w:rsidR="00727DCE">
        <w:rPr>
          <w:rFonts w:ascii="Times New Roman" w:hAnsi="Times New Roman" w:cs="Times New Roman"/>
          <w:sz w:val="24"/>
          <w:szCs w:val="20"/>
        </w:rPr>
        <w:t>.</w:t>
      </w:r>
      <w:r w:rsidR="00E45E9F">
        <w:rPr>
          <w:rFonts w:ascii="Times New Roman" w:hAnsi="Times New Roman" w:cs="Times New Roman"/>
          <w:sz w:val="24"/>
          <w:szCs w:val="20"/>
        </w:rPr>
        <w:t xml:space="preserve"> S</w:t>
      </w:r>
      <w:r w:rsidR="0014473F">
        <w:rPr>
          <w:rFonts w:ascii="Times New Roman" w:hAnsi="Times New Roman" w:cs="Times New Roman"/>
          <w:sz w:val="24"/>
          <w:szCs w:val="20"/>
        </w:rPr>
        <w:t xml:space="preserve"> pomočjo vprašalnika (PRILOGA M</w:t>
      </w:r>
      <w:r>
        <w:rPr>
          <w:rFonts w:ascii="Times New Roman" w:hAnsi="Times New Roman" w:cs="Times New Roman"/>
          <w:sz w:val="24"/>
          <w:szCs w:val="20"/>
        </w:rPr>
        <w:t xml:space="preserve">) za ocenjevanje optimalne zrelosti </w:t>
      </w:r>
      <w:r w:rsidR="000B0743">
        <w:rPr>
          <w:rFonts w:ascii="Times New Roman" w:hAnsi="Times New Roman" w:cs="Times New Roman"/>
          <w:sz w:val="24"/>
          <w:szCs w:val="20"/>
        </w:rPr>
        <w:t>smo preverili</w:t>
      </w:r>
      <w:r>
        <w:rPr>
          <w:rFonts w:ascii="Times New Roman" w:hAnsi="Times New Roman" w:cs="Times New Roman"/>
          <w:sz w:val="24"/>
          <w:szCs w:val="20"/>
        </w:rPr>
        <w:t xml:space="preserve"> ali je naš proces primeren za optimiz</w:t>
      </w:r>
      <w:r w:rsidR="00BC654E">
        <w:rPr>
          <w:rFonts w:ascii="Times New Roman" w:hAnsi="Times New Roman" w:cs="Times New Roman"/>
          <w:sz w:val="24"/>
          <w:szCs w:val="20"/>
        </w:rPr>
        <w:t>acijo z DGMM</w:t>
      </w:r>
      <w:r w:rsidR="00541541">
        <w:rPr>
          <w:rFonts w:ascii="Times New Roman" w:hAnsi="Times New Roman" w:cs="Times New Roman"/>
          <w:sz w:val="24"/>
          <w:szCs w:val="20"/>
        </w:rPr>
        <w:t>.</w:t>
      </w:r>
      <w:r w:rsidR="00D6406D">
        <w:rPr>
          <w:rFonts w:ascii="Times New Roman" w:hAnsi="Times New Roman" w:cs="Times New Roman"/>
          <w:sz w:val="24"/>
          <w:szCs w:val="20"/>
        </w:rPr>
        <w:t xml:space="preserve"> Rezultati so v PRILOGA N</w:t>
      </w:r>
      <w:r w:rsidR="0047247B">
        <w:rPr>
          <w:rFonts w:ascii="Times New Roman" w:hAnsi="Times New Roman" w:cs="Times New Roman"/>
          <w:sz w:val="24"/>
          <w:szCs w:val="20"/>
        </w:rPr>
        <w:t xml:space="preserve">. </w:t>
      </w:r>
    </w:p>
    <w:p w14:paraId="10D4B88A"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4BB83244"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746D3404"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1C716B13" w14:textId="77777777" w:rsidR="004D5ABE" w:rsidRDefault="00C30005" w:rsidP="004D5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želimo doseči. </w:t>
      </w:r>
    </w:p>
    <w:p w14:paraId="462587DA" w14:textId="2B043F31" w:rsidR="00D662CA" w:rsidRDefault="00ED2511"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w:t>
      </w:r>
      <w:del w:id="129" w:author="Berce, Jaroslav" w:date="2018-01-22T11:13:00Z">
        <w:r w:rsidR="001E5ABE" w:rsidDel="00CA43AF">
          <w:rPr>
            <w:rFonts w:ascii="Times New Roman" w:hAnsi="Times New Roman" w:cs="Times New Roman"/>
            <w:sz w:val="24"/>
            <w:szCs w:val="24"/>
          </w:rPr>
          <w:delText xml:space="preserve">fokusirati </w:delText>
        </w:r>
      </w:del>
      <w:ins w:id="130" w:author="Berce, Jaroslav" w:date="2018-01-22T11:13:00Z">
        <w:r w:rsidR="00CA43AF">
          <w:rPr>
            <w:rFonts w:ascii="Times New Roman" w:hAnsi="Times New Roman" w:cs="Times New Roman"/>
            <w:sz w:val="24"/>
            <w:szCs w:val="24"/>
          </w:rPr>
          <w:t xml:space="preserve">usmeriti </w:t>
        </w:r>
      </w:ins>
      <w:r w:rsidR="001E5ABE">
        <w:rPr>
          <w:rFonts w:ascii="Times New Roman" w:hAnsi="Times New Roman" w:cs="Times New Roman"/>
          <w:sz w:val="24"/>
          <w:szCs w:val="24"/>
        </w:rPr>
        <w:t xml:space="preserve">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p>
    <w:p w14:paraId="28D988C5" w14:textId="77777777" w:rsidR="00701E3D"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14:paraId="3C60A77D" w14:textId="77777777"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 xml:space="preserve">,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w:t>
      </w:r>
      <w:r w:rsidR="00771EEA">
        <w:rPr>
          <w:rFonts w:ascii="Times New Roman" w:hAnsi="Times New Roman" w:cs="Times New Roman"/>
          <w:sz w:val="24"/>
          <w:szCs w:val="24"/>
        </w:rPr>
        <w:t xml:space="preserve"> stopnji performančne lestvice</w:t>
      </w:r>
      <w:r w:rsidR="00505A6A">
        <w:rPr>
          <w:rFonts w:ascii="Times New Roman" w:hAnsi="Times New Roman" w:cs="Times New Roman"/>
          <w:sz w:val="24"/>
          <w:szCs w:val="24"/>
        </w:rPr>
        <w:t>, kar pomeni, da je procesni model optimiziran.</w:t>
      </w:r>
    </w:p>
    <w:p w14:paraId="6306298B" w14:textId="77777777" w:rsidR="003E0D47" w:rsidRDefault="003E0D47" w:rsidP="005A6A3B">
      <w:pPr>
        <w:spacing w:line="360" w:lineRule="auto"/>
        <w:rPr>
          <w:rFonts w:ascii="Times New Roman" w:hAnsi="Times New Roman" w:cs="Times New Roman"/>
          <w:sz w:val="24"/>
          <w:szCs w:val="24"/>
        </w:rPr>
      </w:pPr>
    </w:p>
    <w:p w14:paraId="7E74B01B" w14:textId="77777777" w:rsidR="003E0D47" w:rsidRDefault="003E0D47" w:rsidP="005A6A3B">
      <w:pPr>
        <w:spacing w:line="360" w:lineRule="auto"/>
        <w:rPr>
          <w:rFonts w:ascii="Times New Roman" w:hAnsi="Times New Roman" w:cs="Times New Roman"/>
          <w:sz w:val="24"/>
          <w:szCs w:val="24"/>
        </w:rPr>
      </w:pPr>
    </w:p>
    <w:p w14:paraId="5D94EA40" w14:textId="77777777" w:rsidR="003E0D47" w:rsidRDefault="003E0D47" w:rsidP="005A6A3B">
      <w:pPr>
        <w:spacing w:line="360" w:lineRule="auto"/>
        <w:rPr>
          <w:rFonts w:ascii="Times New Roman" w:hAnsi="Times New Roman" w:cs="Times New Roman"/>
          <w:sz w:val="24"/>
          <w:szCs w:val="24"/>
        </w:rPr>
      </w:pPr>
    </w:p>
    <w:p w14:paraId="34EB8F90" w14:textId="77777777" w:rsidR="003E0D47" w:rsidRDefault="003E0D47" w:rsidP="005A6A3B">
      <w:pPr>
        <w:spacing w:line="360" w:lineRule="auto"/>
        <w:rPr>
          <w:rFonts w:ascii="Times New Roman" w:hAnsi="Times New Roman" w:cs="Times New Roman"/>
          <w:sz w:val="24"/>
          <w:szCs w:val="24"/>
        </w:rPr>
      </w:pPr>
    </w:p>
    <w:p w14:paraId="4BEF59E2" w14:textId="77777777" w:rsidR="004545CA" w:rsidRDefault="004545CA" w:rsidP="005A6A3B">
      <w:pPr>
        <w:spacing w:line="360" w:lineRule="auto"/>
        <w:rPr>
          <w:rFonts w:ascii="Times New Roman" w:hAnsi="Times New Roman" w:cs="Times New Roman"/>
          <w:sz w:val="24"/>
          <w:szCs w:val="24"/>
        </w:rPr>
      </w:pPr>
    </w:p>
    <w:p w14:paraId="38581363" w14:textId="77777777"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14:paraId="25EC801A" w14:textId="0EE1F69A" w:rsidR="00897630" w:rsidRDefault="00C71903" w:rsidP="00F66F1E">
      <w:pPr>
        <w:spacing w:line="360" w:lineRule="auto"/>
        <w:contextualSpacing/>
        <w:jc w:val="both"/>
        <w:rPr>
          <w:rFonts w:ascii="Times New Roman" w:hAnsi="Times New Roman" w:cs="Times New Roman"/>
          <w:sz w:val="24"/>
          <w:szCs w:val="24"/>
        </w:rPr>
      </w:pPr>
      <w:ins w:id="131" w:author="dung" w:date="2018-01-26T11:54:00Z">
        <w:r>
          <w:rPr>
            <w:rFonts w:ascii="Times New Roman" w:hAnsi="Times New Roman" w:cs="Times New Roman"/>
            <w:sz w:val="24"/>
            <w:szCs w:val="24"/>
          </w:rPr>
          <w:lastRenderedPageBreak/>
          <w:t>8</w:t>
        </w:r>
      </w:ins>
      <w:del w:id="132" w:author="dung" w:date="2018-01-26T11:54:00Z">
        <w:r w:rsidR="00BC654E" w:rsidDel="00C71903">
          <w:rPr>
            <w:rFonts w:ascii="Times New Roman" w:hAnsi="Times New Roman" w:cs="Times New Roman"/>
            <w:sz w:val="24"/>
            <w:szCs w:val="24"/>
          </w:rPr>
          <w:delText>9</w:delText>
        </w:r>
      </w:del>
      <w:r w:rsidR="00BC654E">
        <w:rPr>
          <w:rFonts w:ascii="Times New Roman" w:hAnsi="Times New Roman" w:cs="Times New Roman"/>
          <w:sz w:val="24"/>
          <w:szCs w:val="24"/>
        </w:rPr>
        <w:t xml:space="preserve">. </w:t>
      </w:r>
      <w:r w:rsidR="003E0D47">
        <w:rPr>
          <w:rFonts w:ascii="Times New Roman" w:hAnsi="Times New Roman" w:cs="Times New Roman"/>
          <w:sz w:val="24"/>
          <w:szCs w:val="24"/>
        </w:rPr>
        <w:t>DISKUSIJA</w:t>
      </w:r>
    </w:p>
    <w:p w14:paraId="7CFB35B1" w14:textId="77777777" w:rsidR="00897630" w:rsidRDefault="00897630" w:rsidP="00F66F1E">
      <w:pPr>
        <w:spacing w:line="360" w:lineRule="auto"/>
        <w:contextualSpacing/>
        <w:jc w:val="both"/>
        <w:rPr>
          <w:rFonts w:ascii="Times New Roman" w:hAnsi="Times New Roman" w:cs="Times New Roman"/>
          <w:sz w:val="24"/>
          <w:szCs w:val="24"/>
        </w:rPr>
      </w:pPr>
    </w:p>
    <w:p w14:paraId="4C47B5BF" w14:textId="77777777"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EA1032">
        <w:rPr>
          <w:rFonts w:ascii="Times New Roman" w:hAnsi="Times New Roman" w:cs="Times New Roman"/>
          <w:sz w:val="24"/>
          <w:szCs w:val="24"/>
        </w:rPr>
        <w:t>neobvladljivim</w:t>
      </w:r>
      <w:r w:rsidR="00F552EC">
        <w:rPr>
          <w:rFonts w:ascii="Times New Roman" w:hAnsi="Times New Roman" w:cs="Times New Roman"/>
          <w:sz w:val="24"/>
          <w:szCs w:val="24"/>
        </w:rPr>
        <w:t xml:space="preserve"> projektom</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14:paraId="76143055" w14:textId="77777777"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14:paraId="7F8F25CF" w14:textId="59FB905D" w:rsidR="00EF190B" w:rsidRDefault="00852BB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Med raziskovanjem RV2 smo zašli v slepo ulico.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w:t>
      </w:r>
      <w:ins w:id="133" w:author="Berce, Jaroslav" w:date="2018-01-22T11:14:00Z">
        <w:r w:rsidR="00CA43AF">
          <w:rPr>
            <w:rFonts w:ascii="Times New Roman" w:hAnsi="Times New Roman" w:cs="Times New Roman"/>
            <w:sz w:val="24"/>
            <w:szCs w:val="24"/>
          </w:rPr>
          <w:t>-</w:t>
        </w:r>
      </w:ins>
      <w:del w:id="134" w:author="Berce, Jaroslav" w:date="2018-01-22T11:14:00Z">
        <w:r w:rsidR="00EE00CA" w:rsidDel="00CA43AF">
          <w:rPr>
            <w:rFonts w:ascii="Times New Roman" w:hAnsi="Times New Roman" w:cs="Times New Roman"/>
            <w:sz w:val="24"/>
            <w:szCs w:val="24"/>
          </w:rPr>
          <w:delText xml:space="preserve"> </w:delText>
        </w:r>
      </w:del>
      <w:r w:rsidR="00EE00CA">
        <w:rPr>
          <w:rFonts w:ascii="Times New Roman" w:hAnsi="Times New Roman" w:cs="Times New Roman"/>
          <w:sz w:val="24"/>
          <w:szCs w:val="24"/>
        </w:rPr>
        <w:t>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w:t>
      </w:r>
      <w:ins w:id="135" w:author="Berce, Jaroslav" w:date="2018-01-22T11:14:00Z">
        <w:r w:rsidR="00CA43AF">
          <w:rPr>
            <w:rFonts w:ascii="Times New Roman" w:hAnsi="Times New Roman" w:cs="Times New Roman"/>
            <w:sz w:val="24"/>
            <w:szCs w:val="24"/>
          </w:rPr>
          <w:t>-</w:t>
        </w:r>
      </w:ins>
      <w:del w:id="136" w:author="Berce, Jaroslav" w:date="2018-01-22T11:14:00Z">
        <w:r w:rsidR="00F4599B" w:rsidDel="00CA43AF">
          <w:rPr>
            <w:rFonts w:ascii="Times New Roman" w:hAnsi="Times New Roman" w:cs="Times New Roman"/>
            <w:sz w:val="24"/>
            <w:szCs w:val="24"/>
          </w:rPr>
          <w:delText xml:space="preserve"> </w:delText>
        </w:r>
      </w:del>
      <w:r w:rsidR="00F4599B">
        <w:rPr>
          <w:rFonts w:ascii="Times New Roman" w:hAnsi="Times New Roman" w:cs="Times New Roman"/>
          <w:sz w:val="24"/>
          <w:szCs w:val="24"/>
        </w:rPr>
        <w:t>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14:paraId="31AA7CFF" w14:textId="77777777" w:rsidR="00AB3428" w:rsidRDefault="00AB3428" w:rsidP="00F66F1E">
      <w:pPr>
        <w:spacing w:line="360" w:lineRule="auto"/>
        <w:contextualSpacing/>
        <w:jc w:val="both"/>
        <w:rPr>
          <w:rFonts w:ascii="Times New Roman" w:hAnsi="Times New Roman" w:cs="Times New Roman"/>
          <w:sz w:val="24"/>
          <w:szCs w:val="24"/>
        </w:rPr>
      </w:pPr>
    </w:p>
    <w:p w14:paraId="748A13C8" w14:textId="77777777" w:rsidR="00AB3428" w:rsidRDefault="00AB3428" w:rsidP="00F66F1E">
      <w:pPr>
        <w:spacing w:line="360" w:lineRule="auto"/>
        <w:contextualSpacing/>
        <w:jc w:val="both"/>
        <w:rPr>
          <w:rFonts w:ascii="Times New Roman" w:hAnsi="Times New Roman" w:cs="Times New Roman"/>
          <w:sz w:val="24"/>
          <w:szCs w:val="24"/>
        </w:rPr>
      </w:pPr>
    </w:p>
    <w:p w14:paraId="7025D4FE" w14:textId="77777777" w:rsidR="00AB3428" w:rsidRDefault="00AB3428" w:rsidP="00F66F1E">
      <w:pPr>
        <w:spacing w:line="360" w:lineRule="auto"/>
        <w:contextualSpacing/>
        <w:jc w:val="both"/>
        <w:rPr>
          <w:rFonts w:ascii="Times New Roman" w:hAnsi="Times New Roman" w:cs="Times New Roman"/>
          <w:sz w:val="24"/>
          <w:szCs w:val="24"/>
        </w:rPr>
      </w:pPr>
    </w:p>
    <w:p w14:paraId="7668FF7E" w14:textId="77777777"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 je v igrah tendenca po zagotavljanju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 xml:space="preserve">Sredstva predstavljajo gradnike, ki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14:paraId="351E8248" w14:textId="77777777" w:rsidR="00027725" w:rsidRDefault="00386B8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delo </w:t>
      </w:r>
      <w:r w:rsidR="00274A6B">
        <w:rPr>
          <w:rFonts w:ascii="Times New Roman" w:hAnsi="Times New Roman" w:cs="Times New Roman"/>
          <w:sz w:val="24"/>
          <w:szCs w:val="24"/>
        </w:rPr>
        <w:t xml:space="preserve">predstavlja </w:t>
      </w:r>
      <w:commentRangeStart w:id="137"/>
      <w:r w:rsidR="00274A6B">
        <w:rPr>
          <w:rFonts w:ascii="Times New Roman" w:hAnsi="Times New Roman" w:cs="Times New Roman"/>
          <w:sz w:val="24"/>
          <w:szCs w:val="24"/>
        </w:rPr>
        <w:t xml:space="preserve">krestomatijo </w:t>
      </w:r>
      <w:commentRangeEnd w:id="137"/>
      <w:r w:rsidR="00CA43AF">
        <w:rPr>
          <w:rStyle w:val="Pripombasklic"/>
        </w:rPr>
        <w:commentReference w:id="137"/>
      </w:r>
      <w:r w:rsidR="00274A6B">
        <w:rPr>
          <w:rFonts w:ascii="Times New Roman" w:hAnsi="Times New Roman" w:cs="Times New Roman"/>
          <w:sz w:val="24"/>
          <w:szCs w:val="24"/>
        </w:rPr>
        <w:t xml:space="preserve">izkušenih posameznikov industrije je prosperiteta discipline onemogočena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p>
    <w:p w14:paraId="6E78C138" w14:textId="77777777" w:rsidR="00374AA9" w:rsidRDefault="00374AA9" w:rsidP="00F66F1E">
      <w:pPr>
        <w:spacing w:line="360" w:lineRule="auto"/>
        <w:contextualSpacing/>
        <w:jc w:val="both"/>
        <w:rPr>
          <w:rFonts w:ascii="Times New Roman" w:hAnsi="Times New Roman" w:cs="Times New Roman"/>
          <w:sz w:val="24"/>
          <w:szCs w:val="24"/>
        </w:rPr>
      </w:pPr>
    </w:p>
    <w:p w14:paraId="299982F9"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0142473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6B33B75"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04FCEAF9"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CF0DD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35425C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E3A80E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557146C3"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B47D14"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82F6B18"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3E2C30E4"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405C6502" w14:textId="77777777" w:rsidR="000C4514" w:rsidRDefault="00B61032"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10 VIRI</w:t>
      </w:r>
    </w:p>
    <w:p w14:paraId="339BD0D3" w14:textId="77777777" w:rsidR="00F0528F" w:rsidRPr="00F0528F" w:rsidRDefault="00F0528F" w:rsidP="00F0528F">
      <w:pPr>
        <w:pStyle w:val="Bibliografija"/>
        <w:rPr>
          <w:rFonts w:ascii="Times New Roman" w:hAnsi="Times New Roman" w:cs="Times New Roman"/>
          <w:sz w:val="24"/>
        </w:rPr>
      </w:pPr>
      <w:r>
        <w:fldChar w:fldCharType="begin"/>
      </w:r>
      <w:r>
        <w:instrText xml:space="preserve"> ADDIN ZOTERO_BIBL {"custom":[]} CSL_BIBLIOGRAPHY </w:instrText>
      </w:r>
      <w:r>
        <w:fldChar w:fldCharType="separate"/>
      </w:r>
      <w:r w:rsidRPr="00F0528F">
        <w:rPr>
          <w:rFonts w:ascii="Times New Roman" w:hAnsi="Times New Roman" w:cs="Times New Roman"/>
          <w:sz w:val="24"/>
        </w:rPr>
        <w:t xml:space="preserve">Abrahamsson, Pekka, Outi Salo, Jussi Ronkainen, in Juhani Warsta. 2017. „Agile Software Development Methods: Review and Analysis“. </w:t>
      </w:r>
      <w:r w:rsidRPr="00F0528F">
        <w:rPr>
          <w:rFonts w:ascii="Times New Roman" w:hAnsi="Times New Roman" w:cs="Times New Roman"/>
          <w:i/>
          <w:iCs/>
          <w:sz w:val="24"/>
        </w:rPr>
        <w:t>arXiv:1709.08439 [cs]</w:t>
      </w:r>
      <w:r w:rsidRPr="00F0528F">
        <w:rPr>
          <w:rFonts w:ascii="Times New Roman" w:hAnsi="Times New Roman" w:cs="Times New Roman"/>
          <w:sz w:val="24"/>
        </w:rPr>
        <w:t>, september. http://arxiv.org/abs/1709.08439.</w:t>
      </w:r>
    </w:p>
    <w:p w14:paraId="7BA6F2F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Adams, Ernest. 2013. </w:t>
      </w:r>
      <w:r w:rsidRPr="00F0528F">
        <w:rPr>
          <w:rFonts w:ascii="Times New Roman" w:hAnsi="Times New Roman" w:cs="Times New Roman"/>
          <w:i/>
          <w:iCs/>
          <w:sz w:val="24"/>
        </w:rPr>
        <w:t>Fundamentals of Game Design</w:t>
      </w:r>
      <w:r w:rsidRPr="00F0528F">
        <w:rPr>
          <w:rFonts w:ascii="Times New Roman" w:hAnsi="Times New Roman" w:cs="Times New Roman"/>
          <w:sz w:val="24"/>
        </w:rPr>
        <w:t>. 3 edition. Berkeley, CA: New Riders.</w:t>
      </w:r>
    </w:p>
    <w:p w14:paraId="4EC4A090"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Ahmad, Norita, in Phillip Laplante. 2006. </w:t>
      </w:r>
      <w:r w:rsidRPr="00F0528F">
        <w:rPr>
          <w:rFonts w:ascii="Times New Roman" w:hAnsi="Times New Roman" w:cs="Times New Roman"/>
          <w:i/>
          <w:iCs/>
          <w:sz w:val="24"/>
        </w:rPr>
        <w:t>Software Project Management Tools: Making a Practical Decision Using AHP</w:t>
      </w:r>
      <w:r w:rsidRPr="00F0528F">
        <w:rPr>
          <w:rFonts w:ascii="Times New Roman" w:hAnsi="Times New Roman" w:cs="Times New Roman"/>
          <w:sz w:val="24"/>
        </w:rPr>
        <w:t>. doi:10.1109/SEW.2006.30.</w:t>
      </w:r>
    </w:p>
    <w:p w14:paraId="6850874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Aktaş, AZ, in E Orçun. 2016. „A Survey of Computer Game Development“. </w:t>
      </w:r>
      <w:r w:rsidRPr="00F0528F">
        <w:rPr>
          <w:rFonts w:ascii="Times New Roman" w:hAnsi="Times New Roman" w:cs="Times New Roman"/>
          <w:i/>
          <w:iCs/>
          <w:sz w:val="24"/>
        </w:rPr>
        <w:t>The Journal of Defense Modeling and Simulation</w:t>
      </w:r>
      <w:r w:rsidRPr="00F0528F">
        <w:rPr>
          <w:rFonts w:ascii="Times New Roman" w:hAnsi="Times New Roman" w:cs="Times New Roman"/>
          <w:sz w:val="24"/>
        </w:rPr>
        <w:t xml:space="preserve"> 13 (2): 239–51. doi:10.1177/1548512914554405.</w:t>
      </w:r>
    </w:p>
    <w:p w14:paraId="7461CBB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Aleem, Saiqa, Luiz Fernando Capretz, in Faheem Ahmed. 2016a. „A Digital Game Maturity Model (DGMM)“.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17 (Supplement C): 55–73. doi:10.1016/j.entcom.2016.08.004.</w:t>
      </w:r>
    </w:p>
    <w:p w14:paraId="66D1E68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2016b. „Game Development Software Engineering Process Life Cycle: A Systematic Review“. </w:t>
      </w:r>
      <w:r w:rsidRPr="00F0528F">
        <w:rPr>
          <w:rFonts w:ascii="Times New Roman" w:hAnsi="Times New Roman" w:cs="Times New Roman"/>
          <w:i/>
          <w:iCs/>
          <w:sz w:val="24"/>
        </w:rPr>
        <w:t>Journal of Software Engineering Research and Development</w:t>
      </w:r>
      <w:r w:rsidRPr="00F0528F">
        <w:rPr>
          <w:rFonts w:ascii="Times New Roman" w:hAnsi="Times New Roman" w:cs="Times New Roman"/>
          <w:sz w:val="24"/>
        </w:rPr>
        <w:t xml:space="preserve"> 4 (1): 6. doi:10.1186/s40411-016-0032-7.</w:t>
      </w:r>
    </w:p>
    <w:p w14:paraId="1D86A7C9"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2002. </w:t>
      </w:r>
      <w:r w:rsidRPr="00F0528F">
        <w:rPr>
          <w:rFonts w:ascii="Times New Roman" w:hAnsi="Times New Roman" w:cs="Times New Roman"/>
          <w:i/>
          <w:iCs/>
          <w:sz w:val="24"/>
        </w:rPr>
        <w:t>Agile Modeling: Effective Practices for EXtreme Programming and the Unified Process</w:t>
      </w:r>
      <w:r w:rsidRPr="00F0528F">
        <w:rPr>
          <w:rFonts w:ascii="Times New Roman" w:hAnsi="Times New Roman" w:cs="Times New Roman"/>
          <w:sz w:val="24"/>
        </w:rPr>
        <w:t>. 1 edition. New York: Wiley.</w:t>
      </w:r>
    </w:p>
    <w:p w14:paraId="51DF877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W., in Mark Lines. 2016. „The Disciplined Agile Process Decision Framework“. V </w:t>
      </w:r>
      <w:r w:rsidRPr="00F0528F">
        <w:rPr>
          <w:rFonts w:ascii="Times New Roman" w:hAnsi="Times New Roman" w:cs="Times New Roman"/>
          <w:i/>
          <w:iCs/>
          <w:sz w:val="24"/>
        </w:rPr>
        <w:t>Software Quality. The Future of Systems- and Software Development</w:t>
      </w:r>
      <w:r w:rsidRPr="00F0528F">
        <w:rPr>
          <w:rFonts w:ascii="Times New Roman" w:hAnsi="Times New Roman" w:cs="Times New Roman"/>
          <w:sz w:val="24"/>
        </w:rPr>
        <w:t>, 3–14. Lecture Notes in Business Information Processing. Springer, Cham. doi:10.1007/978-3-319-27033-3_1.</w:t>
      </w:r>
    </w:p>
    <w:p w14:paraId="075C919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Ampatzoglou, Apostolos, in Ioannis Stamelos. 2010. „Software engineering research for computer games: A systematic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52 (9): 888–901. doi:10.1016/j.infsof.2010.05.004.</w:t>
      </w:r>
    </w:p>
    <w:p w14:paraId="054ADC0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Anderson, David J., in Andy Carmichael. 2016. </w:t>
      </w:r>
      <w:r w:rsidRPr="00F0528F">
        <w:rPr>
          <w:rFonts w:ascii="Times New Roman" w:hAnsi="Times New Roman" w:cs="Times New Roman"/>
          <w:i/>
          <w:iCs/>
          <w:sz w:val="24"/>
        </w:rPr>
        <w:t>Essential Kanban Condensed</w:t>
      </w:r>
      <w:r w:rsidRPr="00F0528F">
        <w:rPr>
          <w:rFonts w:ascii="Times New Roman" w:hAnsi="Times New Roman" w:cs="Times New Roman"/>
          <w:sz w:val="24"/>
        </w:rPr>
        <w:t>. Blue Hole Press.</w:t>
      </w:r>
    </w:p>
    <w:p w14:paraId="23E8920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Aslan, Serdar, in Osman Balci. 2015a.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14:paraId="2C37C07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2015b.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14:paraId="71DF2A2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Babu, K. Subhash, in R. Maruthi. 2013. „Lifecycle for Game Development to Ensure Enhanced Productivity“. </w:t>
      </w:r>
      <w:r w:rsidRPr="00F0528F">
        <w:rPr>
          <w:rFonts w:ascii="Times New Roman" w:hAnsi="Times New Roman" w:cs="Times New Roman"/>
          <w:i/>
          <w:iCs/>
          <w:sz w:val="24"/>
        </w:rPr>
        <w:t>International Journal of Innovative Research in Computer and Communication Engineering</w:t>
      </w:r>
      <w:r w:rsidRPr="00F0528F">
        <w:rPr>
          <w:rFonts w:ascii="Times New Roman" w:hAnsi="Times New Roman" w:cs="Times New Roman"/>
          <w:sz w:val="24"/>
        </w:rPr>
        <w:t xml:space="preserve"> 1 (8): 1490–1503.</w:t>
      </w:r>
    </w:p>
    <w:p w14:paraId="19604E3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Barbosa, Ellen. 2017. „Game-Scrum: An Approach to Agile Game Development“. Pridobljeno december 11. https://www.academia.edu/15250630/Game-Scrum_An_Approach_to_Agile_Game_Development.</w:t>
      </w:r>
    </w:p>
    <w:p w14:paraId="1EA480C0"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Bartle, Richard. 2003. </w:t>
      </w:r>
      <w:r w:rsidRPr="00F0528F">
        <w:rPr>
          <w:rFonts w:ascii="Times New Roman" w:hAnsi="Times New Roman" w:cs="Times New Roman"/>
          <w:i/>
          <w:iCs/>
          <w:sz w:val="24"/>
        </w:rPr>
        <w:t>Designing Virtual Worlds</w:t>
      </w:r>
      <w:r w:rsidRPr="00F0528F">
        <w:rPr>
          <w:rFonts w:ascii="Times New Roman" w:hAnsi="Times New Roman" w:cs="Times New Roman"/>
          <w:sz w:val="24"/>
        </w:rPr>
        <w:t>. New Riders Games.</w:t>
      </w:r>
    </w:p>
    <w:p w14:paraId="27EBFC2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Bates, Bob. 2004. </w:t>
      </w:r>
      <w:r w:rsidRPr="00F0528F">
        <w:rPr>
          <w:rFonts w:ascii="Times New Roman" w:hAnsi="Times New Roman" w:cs="Times New Roman"/>
          <w:i/>
          <w:iCs/>
          <w:sz w:val="24"/>
        </w:rPr>
        <w:t>Game Design</w:t>
      </w:r>
      <w:r w:rsidRPr="00F0528F">
        <w:rPr>
          <w:rFonts w:ascii="Times New Roman" w:hAnsi="Times New Roman" w:cs="Times New Roman"/>
          <w:sz w:val="24"/>
        </w:rPr>
        <w:t>. 2 edition. Boston, Mass: Cengage Learning PTR.</w:t>
      </w:r>
    </w:p>
    <w:p w14:paraId="233512B3"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Blow, Jonathan. 2004. „Game Development: Harder Than You Think“. </w:t>
      </w:r>
      <w:r w:rsidRPr="00F0528F">
        <w:rPr>
          <w:rFonts w:ascii="Times New Roman" w:hAnsi="Times New Roman" w:cs="Times New Roman"/>
          <w:i/>
          <w:iCs/>
          <w:sz w:val="24"/>
        </w:rPr>
        <w:t>Queue</w:t>
      </w:r>
      <w:r w:rsidRPr="00F0528F">
        <w:rPr>
          <w:rFonts w:ascii="Times New Roman" w:hAnsi="Times New Roman" w:cs="Times New Roman"/>
          <w:sz w:val="24"/>
        </w:rPr>
        <w:t xml:space="preserve"> 1 (10): 28–37. doi:10.1145/971564.971590.</w:t>
      </w:r>
    </w:p>
    <w:p w14:paraId="461B2F2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Booth, Andrew, Diana Papaioannou, in Anthea Sutton. 2012. </w:t>
      </w:r>
      <w:r w:rsidRPr="00F0528F">
        <w:rPr>
          <w:rFonts w:ascii="Times New Roman" w:hAnsi="Times New Roman" w:cs="Times New Roman"/>
          <w:i/>
          <w:iCs/>
          <w:sz w:val="24"/>
        </w:rPr>
        <w:t>Systematic Approaches to a Successful Literature Review</w:t>
      </w:r>
      <w:r w:rsidRPr="00F0528F">
        <w:rPr>
          <w:rFonts w:ascii="Times New Roman" w:hAnsi="Times New Roman" w:cs="Times New Roman"/>
          <w:sz w:val="24"/>
        </w:rPr>
        <w:t>.</w:t>
      </w:r>
    </w:p>
    <w:p w14:paraId="1BECA1A5"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„Breathing Labs“. 2018. </w:t>
      </w:r>
      <w:r w:rsidRPr="00F0528F">
        <w:rPr>
          <w:rFonts w:ascii="Times New Roman" w:hAnsi="Times New Roman" w:cs="Times New Roman"/>
          <w:i/>
          <w:iCs/>
          <w:sz w:val="24"/>
        </w:rPr>
        <w:t>Breathing Labs</w:t>
      </w:r>
      <w:r w:rsidRPr="00F0528F">
        <w:rPr>
          <w:rFonts w:ascii="Times New Roman" w:hAnsi="Times New Roman" w:cs="Times New Roman"/>
          <w:sz w:val="24"/>
        </w:rPr>
        <w:t>. Pridobljeno januar 8. https://www.breathinglabs.com/.</w:t>
      </w:r>
    </w:p>
    <w:p w14:paraId="6001EC70"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„Cambridge English Dictionary: Meanings &amp; Definitions“. 2017. Pridobljeno november 10. https://dictionary.cambridge.org/dictionary/english/.</w:t>
      </w:r>
    </w:p>
    <w:p w14:paraId="44D8790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Clark, Douglas B., Emily E. Tanner-Smith, in Stephen S. Killingsworth. 2016. „Digital Games, Design, and Learning: A Systematic Review and Meta-Analysis“. </w:t>
      </w:r>
      <w:r w:rsidRPr="00F0528F">
        <w:rPr>
          <w:rFonts w:ascii="Times New Roman" w:hAnsi="Times New Roman" w:cs="Times New Roman"/>
          <w:i/>
          <w:iCs/>
          <w:sz w:val="24"/>
        </w:rPr>
        <w:t>Review of Educational Research</w:t>
      </w:r>
      <w:r w:rsidRPr="00F0528F">
        <w:rPr>
          <w:rFonts w:ascii="Times New Roman" w:hAnsi="Times New Roman" w:cs="Times New Roman"/>
          <w:sz w:val="24"/>
        </w:rPr>
        <w:t xml:space="preserve"> 86 (1): 79–122. doi:10.3102/0034654315582065.</w:t>
      </w:r>
    </w:p>
    <w:p w14:paraId="3FA8C4E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CMS. 2005. „Selecting a development approach“ 2005 (februar). https://www.cms.gov/Research-Statistics-Data-and-Systems/CMS-Information-Technology/XLC/Downloads/SelectingDevelopmentApproach.pdf.</w:t>
      </w:r>
    </w:p>
    <w:p w14:paraId="4897DD2A"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Cockburn, Alistair. 2006. </w:t>
      </w:r>
      <w:r w:rsidRPr="00F0528F">
        <w:rPr>
          <w:rFonts w:ascii="Times New Roman" w:hAnsi="Times New Roman" w:cs="Times New Roman"/>
          <w:i/>
          <w:iCs/>
          <w:sz w:val="24"/>
        </w:rPr>
        <w:t>Agile Software Development: The Cooperative Game</w:t>
      </w:r>
      <w:r w:rsidRPr="00F0528F">
        <w:rPr>
          <w:rFonts w:ascii="Times New Roman" w:hAnsi="Times New Roman" w:cs="Times New Roman"/>
          <w:sz w:val="24"/>
        </w:rPr>
        <w:t>. 2 edition. Upper Saddle River, NJ: Addison-Wesley Professional.</w:t>
      </w:r>
    </w:p>
    <w:p w14:paraId="050C7405"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Collier, B., T. DeMarco, in P. Fearey. 1996. „A defined process for project post mortem review“. </w:t>
      </w:r>
      <w:r w:rsidRPr="00F0528F">
        <w:rPr>
          <w:rFonts w:ascii="Times New Roman" w:hAnsi="Times New Roman" w:cs="Times New Roman"/>
          <w:i/>
          <w:iCs/>
          <w:sz w:val="24"/>
        </w:rPr>
        <w:t>IEEE Software</w:t>
      </w:r>
      <w:r w:rsidRPr="00F0528F">
        <w:rPr>
          <w:rFonts w:ascii="Times New Roman" w:hAnsi="Times New Roman" w:cs="Times New Roman"/>
          <w:sz w:val="24"/>
        </w:rPr>
        <w:t xml:space="preserve"> 13 (4): 65–72. doi:10.1109/52.526833.</w:t>
      </w:r>
    </w:p>
    <w:p w14:paraId="49CB9C89"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Cooper, Kendra M. L., in Walt Scacchi, ur. 2015. </w:t>
      </w:r>
      <w:r w:rsidRPr="00F0528F">
        <w:rPr>
          <w:rFonts w:ascii="Times New Roman" w:hAnsi="Times New Roman" w:cs="Times New Roman"/>
          <w:i/>
          <w:iCs/>
          <w:sz w:val="24"/>
        </w:rPr>
        <w:t>Computer Games and Software Engineering</w:t>
      </w:r>
      <w:r w:rsidRPr="00F0528F">
        <w:rPr>
          <w:rFonts w:ascii="Times New Roman" w:hAnsi="Times New Roman" w:cs="Times New Roman"/>
          <w:sz w:val="24"/>
        </w:rPr>
        <w:t>. 1 edition. Boca Raton: Chapman and Hall/CRC.</w:t>
      </w:r>
    </w:p>
    <w:p w14:paraId="234120DE"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Duka, Denis, in Lovre Hribar. 2010. „Test Driven Development Method in Software Development Process“. V . http://bib.irb.hr/prikazi-rad?rad=483416.</w:t>
      </w:r>
    </w:p>
    <w:p w14:paraId="1496AA1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Engels, Gregor, in Stefan Sauer. 2010. „A Meta-Method for Defining Software Engineering Methods“.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411–40. Lecture Notes in Computer Science. Springer, Berlin, Heidelberg. doi:10.1007/978-3-642-17322-6_18.</w:t>
      </w:r>
    </w:p>
    <w:p w14:paraId="7308B641"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Esposito, Nicolas. 2005. </w:t>
      </w:r>
      <w:r w:rsidRPr="00F0528F">
        <w:rPr>
          <w:rFonts w:ascii="Times New Roman" w:hAnsi="Times New Roman" w:cs="Times New Roman"/>
          <w:i/>
          <w:iCs/>
          <w:sz w:val="24"/>
        </w:rPr>
        <w:t>A Short and Simple Definition of What a Videogame Is.</w:t>
      </w:r>
    </w:p>
    <w:p w14:paraId="3044E3C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Flynt, Ph D. John P., in Omar Salem. 2004. </w:t>
      </w:r>
      <w:r w:rsidRPr="00F0528F">
        <w:rPr>
          <w:rFonts w:ascii="Times New Roman" w:hAnsi="Times New Roman" w:cs="Times New Roman"/>
          <w:i/>
          <w:iCs/>
          <w:sz w:val="24"/>
        </w:rPr>
        <w:t>Software Engineering for Game Developers</w:t>
      </w:r>
      <w:r w:rsidRPr="00F0528F">
        <w:rPr>
          <w:rFonts w:ascii="Times New Roman" w:hAnsi="Times New Roman" w:cs="Times New Roman"/>
          <w:sz w:val="24"/>
        </w:rPr>
        <w:t>. 1 edition. Boston, Mass: Course Technology PTR.</w:t>
      </w:r>
    </w:p>
    <w:p w14:paraId="5DE264F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Frakes, W. B., in Kyo Kang. 2005. „Software reuse research: status and future“. </w:t>
      </w:r>
      <w:r w:rsidRPr="00F0528F">
        <w:rPr>
          <w:rFonts w:ascii="Times New Roman" w:hAnsi="Times New Roman" w:cs="Times New Roman"/>
          <w:i/>
          <w:iCs/>
          <w:sz w:val="24"/>
        </w:rPr>
        <w:t>IEEE Transactions on Software Engineering</w:t>
      </w:r>
      <w:r w:rsidRPr="00F0528F">
        <w:rPr>
          <w:rFonts w:ascii="Times New Roman" w:hAnsi="Times New Roman" w:cs="Times New Roman"/>
          <w:sz w:val="24"/>
        </w:rPr>
        <w:t xml:space="preserve"> 31 (7): 529–36. doi:10.1109/TSE.2005.85.</w:t>
      </w:r>
    </w:p>
    <w:p w14:paraId="51482940"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Fullerton, Tracy. 2014. </w:t>
      </w:r>
      <w:r w:rsidRPr="00F0528F">
        <w:rPr>
          <w:rFonts w:ascii="Times New Roman" w:hAnsi="Times New Roman" w:cs="Times New Roman"/>
          <w:i/>
          <w:iCs/>
          <w:sz w:val="24"/>
        </w:rPr>
        <w:t>Game Design Workshop: A Playcentric Approach to Creating Innovative Games, Third Edition</w:t>
      </w:r>
      <w:r w:rsidRPr="00F0528F">
        <w:rPr>
          <w:rFonts w:ascii="Times New Roman" w:hAnsi="Times New Roman" w:cs="Times New Roman"/>
          <w:sz w:val="24"/>
        </w:rPr>
        <w:t>. 3 edition. Boca Raton: A K Peters/CRC Press.</w:t>
      </w:r>
    </w:p>
    <w:p w14:paraId="58636E11"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„Game Unified Process - EcuRed“. 2018. Pridobljeno januar 7. https://www.ecured.cu/Game_Unified_Process.</w:t>
      </w:r>
    </w:p>
    <w:p w14:paraId="798258A4"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García-Borgoñón, L., M.A. Barcelona, J.A. García-García, M. Alba, in M.J. Escalona. 2014. „Software process modeling languages: A systematic literature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56 (2): 103–16. doi:10.1016/j.infsof.2013.10.001.</w:t>
      </w:r>
    </w:p>
    <w:p w14:paraId="188F7CF3"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Gareth Schott, in Darrin Hodgetts. 2006. „Health and Digital Gaming: The Benefits of a Community of Practice“. </w:t>
      </w:r>
      <w:r w:rsidRPr="00F0528F">
        <w:rPr>
          <w:rFonts w:ascii="Times New Roman" w:hAnsi="Times New Roman" w:cs="Times New Roman"/>
          <w:i/>
          <w:iCs/>
          <w:sz w:val="24"/>
        </w:rPr>
        <w:t>Journal of Health Psychology</w:t>
      </w:r>
      <w:r w:rsidRPr="00F0528F">
        <w:rPr>
          <w:rFonts w:ascii="Times New Roman" w:hAnsi="Times New Roman" w:cs="Times New Roman"/>
          <w:sz w:val="24"/>
        </w:rPr>
        <w:t xml:space="preserve"> 11 (2): 309–16. doi:10.1177/1359105306061189.</w:t>
      </w:r>
    </w:p>
    <w:p w14:paraId="53B9230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Hamari, Juho, in Lauri Keronen. 2017. „Why do people play games? A meta-analysis“. </w:t>
      </w:r>
      <w:r w:rsidRPr="00F0528F">
        <w:rPr>
          <w:rFonts w:ascii="Times New Roman" w:hAnsi="Times New Roman" w:cs="Times New Roman"/>
          <w:i/>
          <w:iCs/>
          <w:sz w:val="24"/>
        </w:rPr>
        <w:t>International Journal of Information Management</w:t>
      </w:r>
      <w:r w:rsidRPr="00F0528F">
        <w:rPr>
          <w:rFonts w:ascii="Times New Roman" w:hAnsi="Times New Roman" w:cs="Times New Roman"/>
          <w:sz w:val="24"/>
        </w:rPr>
        <w:t xml:space="preserve"> 37 (3): 125–41. doi:10.1016/j.ijinfomgt.2017.01.006.</w:t>
      </w:r>
    </w:p>
    <w:p w14:paraId="0080EE6E"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„IBM developerWorks : rational“. 2017. november 13. http://www.ibm.com/developerworks/topics/rational.</w:t>
      </w:r>
    </w:p>
    <w:p w14:paraId="6D47983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„IEEE 610.12-1990 - IEEE Standard Glossary of Software Engineering Terminology“. 2017. Pridobljeno november 30. https://standards.ieee.org/findstds/standard/610.12-1990.html.</w:t>
      </w:r>
    </w:p>
    <w:p w14:paraId="6EA8A21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III, Richard Rouse. 2004. </w:t>
      </w:r>
      <w:r w:rsidRPr="00F0528F">
        <w:rPr>
          <w:rFonts w:ascii="Times New Roman" w:hAnsi="Times New Roman" w:cs="Times New Roman"/>
          <w:i/>
          <w:iCs/>
          <w:sz w:val="24"/>
        </w:rPr>
        <w:t>Game Design: Theory and Practice</w:t>
      </w:r>
      <w:r w:rsidRPr="00F0528F">
        <w:rPr>
          <w:rFonts w:ascii="Times New Roman" w:hAnsi="Times New Roman" w:cs="Times New Roman"/>
          <w:sz w:val="24"/>
        </w:rPr>
        <w:t>. 2 edition. Plano, Tex: Jones &amp; Bartlett Learning.</w:t>
      </w:r>
    </w:p>
    <w:p w14:paraId="56606098"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Imlig-Iten, Nina, in Dominik Petko. 2014. </w:t>
      </w:r>
      <w:r w:rsidRPr="00F0528F">
        <w:rPr>
          <w:rFonts w:ascii="Times New Roman" w:hAnsi="Times New Roman" w:cs="Times New Roman"/>
          <w:i/>
          <w:iCs/>
          <w:sz w:val="24"/>
        </w:rPr>
        <w:t>Learning with serious games: Is fun playing the game a predictor of learning success?</w:t>
      </w:r>
      <w:r w:rsidRPr="00F0528F">
        <w:rPr>
          <w:rFonts w:ascii="Times New Roman" w:hAnsi="Times New Roman" w:cs="Times New Roman"/>
          <w:sz w:val="24"/>
        </w:rPr>
        <w:t xml:space="preserve"> Let. 47. doi:10.1111/bjet.12226.</w:t>
      </w:r>
    </w:p>
    <w:p w14:paraId="4A667F4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Jablonski, Stefan. 2010. „Do We Really Know How to Support Processes? Considerations and Reconstruction“.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393–410. Lecture Notes in Computer Science. Springer, Berlin, Heidelberg. doi:10.1007/978-3-642-17322-6_17.</w:t>
      </w:r>
    </w:p>
    <w:p w14:paraId="592CF139"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Jalote, Pankaj, Aveejeet Palit, Priya Kurien, in V. T. Peethamber. 2004. „Timeboxing: a process model for iterative software development“. </w:t>
      </w:r>
      <w:r w:rsidRPr="00F0528F">
        <w:rPr>
          <w:rFonts w:ascii="Times New Roman" w:hAnsi="Times New Roman" w:cs="Times New Roman"/>
          <w:i/>
          <w:iCs/>
          <w:sz w:val="24"/>
        </w:rPr>
        <w:t>Journal of Systems and Software</w:t>
      </w:r>
      <w:r w:rsidRPr="00F0528F">
        <w:rPr>
          <w:rFonts w:ascii="Times New Roman" w:hAnsi="Times New Roman" w:cs="Times New Roman"/>
          <w:sz w:val="24"/>
        </w:rPr>
        <w:t xml:space="preserve"> 70 (1): 117–27. doi:10.1016/S0164-1212(03)00010-4.</w:t>
      </w:r>
    </w:p>
    <w:p w14:paraId="2C2F0747"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Janes, Andrea, in Giancarlo Succi. 2014. </w:t>
      </w:r>
      <w:r w:rsidRPr="00F0528F">
        <w:rPr>
          <w:rFonts w:ascii="Times New Roman" w:hAnsi="Times New Roman" w:cs="Times New Roman"/>
          <w:i/>
          <w:iCs/>
          <w:sz w:val="24"/>
        </w:rPr>
        <w:t>Lean Software Development in Action</w:t>
      </w:r>
      <w:r w:rsidRPr="00F0528F">
        <w:rPr>
          <w:rFonts w:ascii="Times New Roman" w:hAnsi="Times New Roman" w:cs="Times New Roman"/>
          <w:sz w:val="24"/>
        </w:rPr>
        <w:t>. 2014 edition. New York: Springer.</w:t>
      </w:r>
    </w:p>
    <w:p w14:paraId="2336F407"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Kanode, Christopher M., in Hisham M. Haddad. 2009. „Software Engineering Challenges in Game Development“. V </w:t>
      </w:r>
      <w:r w:rsidRPr="00F0528F">
        <w:rPr>
          <w:rFonts w:ascii="Times New Roman" w:hAnsi="Times New Roman" w:cs="Times New Roman"/>
          <w:i/>
          <w:iCs/>
          <w:sz w:val="24"/>
        </w:rPr>
        <w:t>Proceedings of the 2009 Sixth International Conference on Information Technology: New Generations</w:t>
      </w:r>
      <w:r w:rsidRPr="00F0528F">
        <w:rPr>
          <w:rFonts w:ascii="Times New Roman" w:hAnsi="Times New Roman" w:cs="Times New Roman"/>
          <w:sz w:val="24"/>
        </w:rPr>
        <w:t>, 260–265. ITNG ’09. Washington, DC, USA: IEEE Computer Society. doi:10.1109/ITNG.2009.74.</w:t>
      </w:r>
    </w:p>
    <w:p w14:paraId="0E3C8417"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„Kinestica“. 2018. Pridobljeno januar 8. http://www.kinestica.com/.</w:t>
      </w:r>
    </w:p>
    <w:p w14:paraId="42A42E23"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Koster, Raph. 2013. </w:t>
      </w:r>
      <w:r w:rsidRPr="00F0528F">
        <w:rPr>
          <w:rFonts w:ascii="Times New Roman" w:hAnsi="Times New Roman" w:cs="Times New Roman"/>
          <w:i/>
          <w:iCs/>
          <w:sz w:val="24"/>
        </w:rPr>
        <w:t>Theory of Fun for Game Design</w:t>
      </w:r>
      <w:r w:rsidRPr="00F0528F">
        <w:rPr>
          <w:rFonts w:ascii="Times New Roman" w:hAnsi="Times New Roman" w:cs="Times New Roman"/>
          <w:sz w:val="24"/>
        </w:rPr>
        <w:t>. 2 edition. Sebastopol, CA: O’Reilly Media.</w:t>
      </w:r>
    </w:p>
    <w:p w14:paraId="2F8ACF01"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Koutonen, Jussi, in Mauri Leppänen. 2013. </w:t>
      </w:r>
      <w:r w:rsidRPr="00F0528F">
        <w:rPr>
          <w:rFonts w:ascii="Times New Roman" w:hAnsi="Times New Roman" w:cs="Times New Roman"/>
          <w:i/>
          <w:iCs/>
          <w:sz w:val="24"/>
        </w:rPr>
        <w:t>How Are Agile Methods and Practices Deployed in Video Game Development? A Survey into Finnish Game Studios</w:t>
      </w:r>
      <w:r w:rsidRPr="00F0528F">
        <w:rPr>
          <w:rFonts w:ascii="Times New Roman" w:hAnsi="Times New Roman" w:cs="Times New Roman"/>
          <w:sz w:val="24"/>
        </w:rPr>
        <w:t>. doi:10.1007/978-3-642-38314-4_10.</w:t>
      </w:r>
    </w:p>
    <w:p w14:paraId="7B342E7B"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 Rakestraw, Thomas, Rangamohan V. Eunni, in Rammohan Kasuganti. 2013. „The mobile apps industry: A case study“. </w:t>
      </w:r>
      <w:r w:rsidRPr="00F0528F">
        <w:rPr>
          <w:rFonts w:ascii="Times New Roman" w:hAnsi="Times New Roman" w:cs="Times New Roman"/>
          <w:i/>
          <w:iCs/>
          <w:sz w:val="24"/>
        </w:rPr>
        <w:t>Journal of Business Cases and Applications</w:t>
      </w:r>
      <w:r w:rsidRPr="00F0528F">
        <w:rPr>
          <w:rFonts w:ascii="Times New Roman" w:hAnsi="Times New Roman" w:cs="Times New Roman"/>
          <w:sz w:val="24"/>
        </w:rPr>
        <w:t xml:space="preserve"> The mobile apps industry (september): 74–98.</w:t>
      </w:r>
    </w:p>
    <w:p w14:paraId="1BE80BB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Lethbridge, Timothy, in Robert Laganiere. 2005. </w:t>
      </w:r>
      <w:r w:rsidRPr="00F0528F">
        <w:rPr>
          <w:rFonts w:ascii="Times New Roman" w:hAnsi="Times New Roman" w:cs="Times New Roman"/>
          <w:i/>
          <w:iCs/>
          <w:sz w:val="24"/>
        </w:rPr>
        <w:t>Object-Oriented Software Engineering</w:t>
      </w:r>
      <w:r w:rsidRPr="00F0528F">
        <w:rPr>
          <w:rFonts w:ascii="Times New Roman" w:hAnsi="Times New Roman" w:cs="Times New Roman"/>
          <w:sz w:val="24"/>
        </w:rPr>
        <w:t>. 2 edition. London: McGraw-Hill Science/Engineering/Math.</w:t>
      </w:r>
    </w:p>
    <w:p w14:paraId="301615AB"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Luis, in Jeannie Novak. 2009. </w:t>
      </w:r>
      <w:r w:rsidRPr="00F0528F">
        <w:rPr>
          <w:rFonts w:ascii="Times New Roman" w:hAnsi="Times New Roman" w:cs="Times New Roman"/>
          <w:i/>
          <w:iCs/>
          <w:sz w:val="24"/>
        </w:rPr>
        <w:t>Game Development Essentials: Game QA &amp; Testing</w:t>
      </w:r>
      <w:r w:rsidRPr="00F0528F">
        <w:rPr>
          <w:rFonts w:ascii="Times New Roman" w:hAnsi="Times New Roman" w:cs="Times New Roman"/>
          <w:sz w:val="24"/>
        </w:rPr>
        <w:t>. 1 edition. Clifton Park, N.Y: Course Technology.</w:t>
      </w:r>
    </w:p>
    <w:p w14:paraId="5A49FEB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Yair, in Timothy J. Ellis. 2006. „A Systems Approach to Conduct an Effective Literature Review in Support of Information Systems Research“. </w:t>
      </w:r>
      <w:r w:rsidRPr="00F0528F">
        <w:rPr>
          <w:rFonts w:ascii="Times New Roman" w:hAnsi="Times New Roman" w:cs="Times New Roman"/>
          <w:i/>
          <w:iCs/>
          <w:sz w:val="24"/>
        </w:rPr>
        <w:t>Informing Science: The International Journal of an Emerging Transdiscipline</w:t>
      </w:r>
      <w:r w:rsidRPr="00F0528F">
        <w:rPr>
          <w:rFonts w:ascii="Times New Roman" w:hAnsi="Times New Roman" w:cs="Times New Roman"/>
          <w:sz w:val="24"/>
        </w:rPr>
        <w:t xml:space="preserve"> 9: 181–212. doi:10.28945/479.</w:t>
      </w:r>
    </w:p>
    <w:p w14:paraId="63BD71CB"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 Minhua, in Huiru Zheng. 2011. „Virtual Reality and Serious Games in Healthcare“. V </w:t>
      </w:r>
      <w:r w:rsidRPr="00F0528F">
        <w:rPr>
          <w:rFonts w:ascii="Times New Roman" w:hAnsi="Times New Roman" w:cs="Times New Roman"/>
          <w:i/>
          <w:iCs/>
          <w:sz w:val="24"/>
        </w:rPr>
        <w:t>Advanced Computational Intelligence Paradigms in Healthcare 6. Virtual Reality in Psychotherapy, Rehabilitation, and Assessment</w:t>
      </w:r>
      <w:r w:rsidRPr="00F0528F">
        <w:rPr>
          <w:rFonts w:ascii="Times New Roman" w:hAnsi="Times New Roman" w:cs="Times New Roman"/>
          <w:sz w:val="24"/>
        </w:rPr>
        <w:t>, 169–92. Studies in Computational Intelligence. Springer, Berlin, Heidelberg. doi:10.1007/978-3-642-17824-5_9.</w:t>
      </w:r>
    </w:p>
    <w:p w14:paraId="75C3653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Madani, Kaveh, Tyler W. Pierce, in Ali Mirchi. 2017. „Serious games on environmental management“. </w:t>
      </w:r>
      <w:r w:rsidRPr="00F0528F">
        <w:rPr>
          <w:rFonts w:ascii="Times New Roman" w:hAnsi="Times New Roman" w:cs="Times New Roman"/>
          <w:i/>
          <w:iCs/>
          <w:sz w:val="24"/>
        </w:rPr>
        <w:t>Sustainable Cities and Society</w:t>
      </w:r>
      <w:r w:rsidRPr="00F0528F">
        <w:rPr>
          <w:rFonts w:ascii="Times New Roman" w:hAnsi="Times New Roman" w:cs="Times New Roman"/>
          <w:sz w:val="24"/>
        </w:rPr>
        <w:t xml:space="preserve"> 29 (februar): 1–11. doi:10.1016/j.scs.2016.11.007.</w:t>
      </w:r>
    </w:p>
    <w:p w14:paraId="640FD5F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McAllister, Graham, in Gareth R. White. 2015. „Video Game Development and User Experience“. V </w:t>
      </w:r>
      <w:r w:rsidRPr="00F0528F">
        <w:rPr>
          <w:rFonts w:ascii="Times New Roman" w:hAnsi="Times New Roman" w:cs="Times New Roman"/>
          <w:i/>
          <w:iCs/>
          <w:sz w:val="24"/>
        </w:rPr>
        <w:t>Game User Experience Evaluation</w:t>
      </w:r>
      <w:r w:rsidRPr="00F0528F">
        <w:rPr>
          <w:rFonts w:ascii="Times New Roman" w:hAnsi="Times New Roman" w:cs="Times New Roman"/>
          <w:sz w:val="24"/>
        </w:rPr>
        <w:t>, 11–35. Human–Computer Interaction Series. Springer, Cham. doi:10.1007/978-3-319-15985-0_2.</w:t>
      </w:r>
    </w:p>
    <w:p w14:paraId="4E90217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McShaffry, Mike, in David Graham. 2012. </w:t>
      </w:r>
      <w:r w:rsidRPr="00F0528F">
        <w:rPr>
          <w:rFonts w:ascii="Times New Roman" w:hAnsi="Times New Roman" w:cs="Times New Roman"/>
          <w:i/>
          <w:iCs/>
          <w:sz w:val="24"/>
        </w:rPr>
        <w:t>Game Coding Complete, Fourth Edition</w:t>
      </w:r>
      <w:r w:rsidRPr="00F0528F">
        <w:rPr>
          <w:rFonts w:ascii="Times New Roman" w:hAnsi="Times New Roman" w:cs="Times New Roman"/>
          <w:sz w:val="24"/>
        </w:rPr>
        <w:t>. 4 edition. Boston, MA: Cengage Learning PTR.</w:t>
      </w:r>
    </w:p>
    <w:p w14:paraId="0A61EAE5"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Mitchell, Briar Lee. 2012. </w:t>
      </w:r>
      <w:r w:rsidRPr="00F0528F">
        <w:rPr>
          <w:rFonts w:ascii="Times New Roman" w:hAnsi="Times New Roman" w:cs="Times New Roman"/>
          <w:i/>
          <w:iCs/>
          <w:sz w:val="24"/>
        </w:rPr>
        <w:t>Game Design Essentials</w:t>
      </w:r>
      <w:r w:rsidRPr="00F0528F">
        <w:rPr>
          <w:rFonts w:ascii="Times New Roman" w:hAnsi="Times New Roman" w:cs="Times New Roman"/>
          <w:sz w:val="24"/>
        </w:rPr>
        <w:t>. John Wiley &amp; Sons.</w:t>
      </w:r>
    </w:p>
    <w:p w14:paraId="697CF9E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Muffatto, Moreno. 2006. </w:t>
      </w:r>
      <w:r w:rsidRPr="00F0528F">
        <w:rPr>
          <w:rFonts w:ascii="Times New Roman" w:hAnsi="Times New Roman" w:cs="Times New Roman"/>
          <w:i/>
          <w:iCs/>
          <w:sz w:val="24"/>
        </w:rPr>
        <w:t>Open Source: A Multidisciplinary Approach</w:t>
      </w:r>
      <w:r w:rsidRPr="00F0528F">
        <w:rPr>
          <w:rFonts w:ascii="Times New Roman" w:hAnsi="Times New Roman" w:cs="Times New Roman"/>
          <w:sz w:val="24"/>
        </w:rPr>
        <w:t>. London : Singapore ; Hackensack, NJ: Imperial College Press.</w:t>
      </w:r>
    </w:p>
    <w:p w14:paraId="7A8CF5C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Musil, Juergen, Angelika Schweda, Dietmar Winkler, in Stefan Biffl. 2010. „Improving Video Game Development: Facilitating Heterogeneous Team Collaboration through Flexible Software Processes“.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83–94. Communications in Computer and Information Science. Springer, Berlin, Heidelberg. doi:10.1007/978-3-642-15666-3_8.</w:t>
      </w:r>
    </w:p>
    <w:p w14:paraId="0CBDB6BA"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Novak, Jeannie. 2012. </w:t>
      </w:r>
      <w:r w:rsidRPr="00F0528F">
        <w:rPr>
          <w:rFonts w:ascii="Times New Roman" w:hAnsi="Times New Roman" w:cs="Times New Roman"/>
          <w:i/>
          <w:iCs/>
          <w:sz w:val="24"/>
        </w:rPr>
        <w:t>Game Development Essentials: An Introduction 3rd Edition</w:t>
      </w:r>
      <w:r w:rsidRPr="00F0528F">
        <w:rPr>
          <w:rFonts w:ascii="Times New Roman" w:hAnsi="Times New Roman" w:cs="Times New Roman"/>
          <w:sz w:val="24"/>
        </w:rPr>
        <w:t>.</w:t>
      </w:r>
    </w:p>
    <w:p w14:paraId="6517B28B"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Gerry Coleman, in Rory V. O’Connor. 2014a.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14:paraId="5929687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2014b.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14:paraId="2498B11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in Rory V. O’Connor. 2015. „Towards an Understanding of Game Software Development Processes: A Case Study“.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3–16. Communications in Computer and Information Science. Springer, Cham. doi:10.1007/978-3-319-24647-5_1.</w:t>
      </w:r>
    </w:p>
    <w:p w14:paraId="10CF54E5"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Osterweil, Leon. 2011. „Software Processes Are Software Too“. V </w:t>
      </w:r>
      <w:r w:rsidRPr="00F0528F">
        <w:rPr>
          <w:rFonts w:ascii="Times New Roman" w:hAnsi="Times New Roman" w:cs="Times New Roman"/>
          <w:i/>
          <w:iCs/>
          <w:sz w:val="24"/>
        </w:rPr>
        <w:t>Engineering of Software</w:t>
      </w:r>
      <w:r w:rsidRPr="00F0528F">
        <w:rPr>
          <w:rFonts w:ascii="Times New Roman" w:hAnsi="Times New Roman" w:cs="Times New Roman"/>
          <w:sz w:val="24"/>
        </w:rPr>
        <w:t>, 323–44. Springer, Berlin, Heidelberg. doi:10.1007/978-3-642-19823-6_17.</w:t>
      </w:r>
    </w:p>
    <w:p w14:paraId="7CF880D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Palmer, Stephen R., in John M. Felsing. 2002. </w:t>
      </w:r>
      <w:r w:rsidRPr="00F0528F">
        <w:rPr>
          <w:rFonts w:ascii="Times New Roman" w:hAnsi="Times New Roman" w:cs="Times New Roman"/>
          <w:i/>
          <w:iCs/>
          <w:sz w:val="24"/>
        </w:rPr>
        <w:t>A Practical Guide to Feature-Driven Development</w:t>
      </w:r>
      <w:r w:rsidRPr="00F0528F">
        <w:rPr>
          <w:rFonts w:ascii="Times New Roman" w:hAnsi="Times New Roman" w:cs="Times New Roman"/>
          <w:sz w:val="24"/>
        </w:rPr>
        <w:t>. 1 edition. Upper Saddle River, NJ: Prentice Hall.</w:t>
      </w:r>
    </w:p>
    <w:p w14:paraId="6474E73E"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Palmquist, Steven, Mary Ann Lapham, Suzanne Garcia-Miller, Timothy Chick, in Ipek Ozkaya. 2013. „Parallel Worlds: Agile and Waterfall Differences and Similarities“. CMU/SEI-2013-TN-021. Pittsburgh, PA: Software Engineering Institute, Carnegie Mellon University. http://resources.sei.cmu.edu/library/asset-view.cfm?AssetID=62901.</w:t>
      </w:r>
    </w:p>
    <w:p w14:paraId="73D815A7"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Peters, Lawrence J. 2008. </w:t>
      </w:r>
      <w:r w:rsidRPr="00F0528F">
        <w:rPr>
          <w:rFonts w:ascii="Times New Roman" w:hAnsi="Times New Roman" w:cs="Times New Roman"/>
          <w:i/>
          <w:iCs/>
          <w:sz w:val="24"/>
        </w:rPr>
        <w:t>Getting Results from Software Development Teams</w:t>
      </w:r>
      <w:r w:rsidRPr="00F0528F">
        <w:rPr>
          <w:rFonts w:ascii="Times New Roman" w:hAnsi="Times New Roman" w:cs="Times New Roman"/>
          <w:sz w:val="24"/>
        </w:rPr>
        <w:t>. 1 edition. Redmond, WA: Microsoft Press.</w:t>
      </w:r>
    </w:p>
    <w:p w14:paraId="43C3A998"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Fabio, in Marcelo Pimenta. 2010. </w:t>
      </w:r>
      <w:r w:rsidRPr="00F0528F">
        <w:rPr>
          <w:rFonts w:ascii="Times New Roman" w:hAnsi="Times New Roman" w:cs="Times New Roman"/>
          <w:i/>
          <w:iCs/>
          <w:sz w:val="24"/>
        </w:rPr>
        <w:t>Is agility out there? Agile practices in game development</w:t>
      </w:r>
      <w:r w:rsidRPr="00F0528F">
        <w:rPr>
          <w:rFonts w:ascii="Times New Roman" w:hAnsi="Times New Roman" w:cs="Times New Roman"/>
          <w:sz w:val="24"/>
        </w:rPr>
        <w:t>. doi:10.1145/1878450.1878453.</w:t>
      </w:r>
    </w:p>
    <w:p w14:paraId="444E04D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Petrillo, Fabio, Marcelo Pimenta, Francisco M. Trindade, in Carlos Dietrich. 2008. „Houston, we have a problem...: a survey of actual problems in computer games development.“ V , 707–11. doi:10.1145/1363686.1363854.</w:t>
      </w:r>
    </w:p>
    <w:p w14:paraId="001D413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Fábio, Marcelo Pimenta, Francisco Trindade, in Carlos Dietrich. 2009. „What Went Wrong? A Survey of Problems in Game Development“. </w:t>
      </w:r>
      <w:r w:rsidRPr="00F0528F">
        <w:rPr>
          <w:rFonts w:ascii="Times New Roman" w:hAnsi="Times New Roman" w:cs="Times New Roman"/>
          <w:i/>
          <w:iCs/>
          <w:sz w:val="24"/>
        </w:rPr>
        <w:t>Comput. Entertain.</w:t>
      </w:r>
      <w:r w:rsidRPr="00F0528F">
        <w:rPr>
          <w:rFonts w:ascii="Times New Roman" w:hAnsi="Times New Roman" w:cs="Times New Roman"/>
          <w:sz w:val="24"/>
        </w:rPr>
        <w:t xml:space="preserve"> 7 (1): 13:1–13:22. doi:10.1145/1486508.1486521.</w:t>
      </w:r>
    </w:p>
    <w:p w14:paraId="7D5AC36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Pressman, Roger S., in Bruce Maxim. 2014. </w:t>
      </w:r>
      <w:r w:rsidRPr="00F0528F">
        <w:rPr>
          <w:rFonts w:ascii="Times New Roman" w:hAnsi="Times New Roman" w:cs="Times New Roman"/>
          <w:i/>
          <w:iCs/>
          <w:sz w:val="24"/>
        </w:rPr>
        <w:t>Software Engineering: A Practitioner’s Approach</w:t>
      </w:r>
      <w:r w:rsidRPr="00F0528F">
        <w:rPr>
          <w:rFonts w:ascii="Times New Roman" w:hAnsi="Times New Roman" w:cs="Times New Roman"/>
          <w:sz w:val="24"/>
        </w:rPr>
        <w:t>. 8 edition. New York, NY: McGraw-Hill Education.</w:t>
      </w:r>
    </w:p>
    <w:p w14:paraId="1E070EA7"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Ramadan, Rido, in Yani Widyani. 2013a. „Game development life cycle guidelines“. V , 95–100. doi:10.1109/ICACSIS.2013.6761558.</w:t>
      </w:r>
    </w:p>
    <w:p w14:paraId="0FC9E26E"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2013b. „Game development life cycle guidelines“. V , 95–100. doi:10.1109/ICACSIS.2013.6761558.</w:t>
      </w:r>
    </w:p>
    <w:p w14:paraId="4F004D8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Rolland, Colette. 1998. „A Comprehensive View of Process Engineering“. V </w:t>
      </w:r>
      <w:r w:rsidRPr="00F0528F">
        <w:rPr>
          <w:rFonts w:ascii="Times New Roman" w:hAnsi="Times New Roman" w:cs="Times New Roman"/>
          <w:i/>
          <w:iCs/>
          <w:sz w:val="24"/>
        </w:rPr>
        <w:t>Advanced Information Systems Engineering</w:t>
      </w:r>
      <w:r w:rsidRPr="00F0528F">
        <w:rPr>
          <w:rFonts w:ascii="Times New Roman" w:hAnsi="Times New Roman" w:cs="Times New Roman"/>
          <w:sz w:val="24"/>
        </w:rPr>
        <w:t>, 1–24. Lecture Notes in Computer Science. Springer, Berlin, Heidelberg. doi:10.1007/BFb0054216.</w:t>
      </w:r>
    </w:p>
    <w:p w14:paraId="59AC383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Rolland, Colette, in Pantheon-sorbonne Ufr. 1994. „Modeling the Requirements Engineering Process“, november.</w:t>
      </w:r>
    </w:p>
    <w:p w14:paraId="3EF6A5C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Rucker, Rudy. 2002. </w:t>
      </w:r>
      <w:r w:rsidRPr="00F0528F">
        <w:rPr>
          <w:rFonts w:ascii="Times New Roman" w:hAnsi="Times New Roman" w:cs="Times New Roman"/>
          <w:i/>
          <w:iCs/>
          <w:sz w:val="24"/>
        </w:rPr>
        <w:t>Software Engineering and Computer Games</w:t>
      </w:r>
      <w:r w:rsidRPr="00F0528F">
        <w:rPr>
          <w:rFonts w:ascii="Times New Roman" w:hAnsi="Times New Roman" w:cs="Times New Roman"/>
          <w:sz w:val="24"/>
        </w:rPr>
        <w:t>. 1 edition. Harlow: Addison-Wesley.</w:t>
      </w:r>
    </w:p>
    <w:p w14:paraId="174365F1"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Rumbaugh, James, Ivar Jacobson, in Grady Booch. 2004. </w:t>
      </w:r>
      <w:r w:rsidRPr="00F0528F">
        <w:rPr>
          <w:rFonts w:ascii="Times New Roman" w:hAnsi="Times New Roman" w:cs="Times New Roman"/>
          <w:i/>
          <w:iCs/>
          <w:sz w:val="24"/>
        </w:rPr>
        <w:t>The Unified Modeling Language Reference Manual,</w:t>
      </w:r>
      <w:r w:rsidRPr="00F0528F">
        <w:rPr>
          <w:rFonts w:ascii="Times New Roman" w:hAnsi="Times New Roman" w:cs="Times New Roman"/>
          <w:sz w:val="24"/>
        </w:rPr>
        <w:t>. 2 edition. Boston: Addison-Wesley Professional.</w:t>
      </w:r>
    </w:p>
    <w:p w14:paraId="0FAA986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Ruonala, Henna-Riikka. 2016. „Agile Game Development: A Systematic Literature Review“. V .</w:t>
      </w:r>
    </w:p>
    <w:p w14:paraId="1EA6918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Sabharwal, Sangeeta. 2009. </w:t>
      </w:r>
      <w:r w:rsidRPr="00F0528F">
        <w:rPr>
          <w:rFonts w:ascii="Times New Roman" w:hAnsi="Times New Roman" w:cs="Times New Roman"/>
          <w:i/>
          <w:iCs/>
          <w:sz w:val="24"/>
        </w:rPr>
        <w:t>Software Engineering</w:t>
      </w:r>
      <w:r w:rsidRPr="00F0528F">
        <w:rPr>
          <w:rFonts w:ascii="Times New Roman" w:hAnsi="Times New Roman" w:cs="Times New Roman"/>
          <w:sz w:val="24"/>
        </w:rPr>
        <w:t>. New Age International Pvt Ltd Publishers.</w:t>
      </w:r>
    </w:p>
    <w:p w14:paraId="772A7CA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Salmon, Joshua P., Sarah M. Dolan, Richard S. Drake, Graham C. Wilson, Raymond M. Klein, in Gail A. Eskes. 2017. „A survey of video game preferences in adults: Building better games for older adults“.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21 (junij): 45–64. doi:10.1016/j.entcom.2017.04.006.</w:t>
      </w:r>
    </w:p>
    <w:p w14:paraId="33FDEA5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Satzinger, John W., Robert B. Jackson, in Stephen D. Burd. 2011. </w:t>
      </w:r>
      <w:r w:rsidRPr="00F0528F">
        <w:rPr>
          <w:rFonts w:ascii="Times New Roman" w:hAnsi="Times New Roman" w:cs="Times New Roman"/>
          <w:i/>
          <w:iCs/>
          <w:sz w:val="24"/>
        </w:rPr>
        <w:t>Systems Analysis and Design in a Changing World, 6th Edition</w:t>
      </w:r>
      <w:r w:rsidRPr="00F0528F">
        <w:rPr>
          <w:rFonts w:ascii="Times New Roman" w:hAnsi="Times New Roman" w:cs="Times New Roman"/>
          <w:sz w:val="24"/>
        </w:rPr>
        <w:t>. 6th edition. Boston, MA: Course Technology.</w:t>
      </w:r>
    </w:p>
    <w:p w14:paraId="2F14D2D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Schell, Jesse. 2008. </w:t>
      </w:r>
      <w:r w:rsidRPr="00F0528F">
        <w:rPr>
          <w:rFonts w:ascii="Times New Roman" w:hAnsi="Times New Roman" w:cs="Times New Roman"/>
          <w:i/>
          <w:iCs/>
          <w:sz w:val="24"/>
        </w:rPr>
        <w:t>The Art of Game Design: A Book of Lenses</w:t>
      </w:r>
      <w:r w:rsidRPr="00F0528F">
        <w:rPr>
          <w:rFonts w:ascii="Times New Roman" w:hAnsi="Times New Roman" w:cs="Times New Roman"/>
          <w:sz w:val="24"/>
        </w:rPr>
        <w:t>. 1 edition. Amsterdam ; Boston: CRC Press.</w:t>
      </w:r>
    </w:p>
    <w:p w14:paraId="4CE87E6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Sommerville, Ian. 2010. </w:t>
      </w:r>
      <w:r w:rsidRPr="00F0528F">
        <w:rPr>
          <w:rFonts w:ascii="Times New Roman" w:hAnsi="Times New Roman" w:cs="Times New Roman"/>
          <w:i/>
          <w:iCs/>
          <w:sz w:val="24"/>
        </w:rPr>
        <w:t>Software Engineering</w:t>
      </w:r>
      <w:r w:rsidRPr="00F0528F">
        <w:rPr>
          <w:rFonts w:ascii="Times New Roman" w:hAnsi="Times New Roman" w:cs="Times New Roman"/>
          <w:sz w:val="24"/>
        </w:rPr>
        <w:t>. 9 edition. Boston: Pearson.</w:t>
      </w:r>
    </w:p>
    <w:p w14:paraId="0E454301"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Soomro, Sarmad, Wan Fatimah Wan Ahmad, in Suziah Sulaiman. 2013. „Evaluation of Mobile Games Using Playability Heuristics“. V </w:t>
      </w:r>
      <w:r w:rsidRPr="00F0528F">
        <w:rPr>
          <w:rFonts w:ascii="Times New Roman" w:hAnsi="Times New Roman" w:cs="Times New Roman"/>
          <w:i/>
          <w:iCs/>
          <w:sz w:val="24"/>
        </w:rPr>
        <w:t>Advances in Visual Informatics</w:t>
      </w:r>
      <w:r w:rsidRPr="00F0528F">
        <w:rPr>
          <w:rFonts w:ascii="Times New Roman" w:hAnsi="Times New Roman" w:cs="Times New Roman"/>
          <w:sz w:val="24"/>
        </w:rPr>
        <w:t>, 264–74. Lecture Notes in Computer Science. Springer, Cham. doi:10.1007/978-3-319-02958-0_25.</w:t>
      </w:r>
    </w:p>
    <w:p w14:paraId="1228493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Steenweg, Ragna, Marco Kuhrmann, in Daniel Méndez Fernández. 2014. </w:t>
      </w:r>
      <w:r w:rsidRPr="00F0528F">
        <w:rPr>
          <w:rFonts w:ascii="Times New Roman" w:hAnsi="Times New Roman" w:cs="Times New Roman"/>
          <w:i/>
          <w:iCs/>
          <w:sz w:val="24"/>
        </w:rPr>
        <w:t>Software Engineering Process Metamodels - A Literature Review</w:t>
      </w:r>
      <w:r w:rsidRPr="00F0528F">
        <w:rPr>
          <w:rFonts w:ascii="Times New Roman" w:hAnsi="Times New Roman" w:cs="Times New Roman"/>
          <w:sz w:val="24"/>
        </w:rPr>
        <w:t>.</w:t>
      </w:r>
    </w:p>
    <w:p w14:paraId="2E8CAFB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Sunyaev, Ali, Matthias Hansen, in Helmut Krcmar. 2009. „Method Engineering: A Formal Description“. V </w:t>
      </w:r>
      <w:r w:rsidRPr="00F0528F">
        <w:rPr>
          <w:rFonts w:ascii="Times New Roman" w:hAnsi="Times New Roman" w:cs="Times New Roman"/>
          <w:i/>
          <w:iCs/>
          <w:sz w:val="24"/>
        </w:rPr>
        <w:t>Information Systems Development</w:t>
      </w:r>
      <w:r w:rsidRPr="00F0528F">
        <w:rPr>
          <w:rFonts w:ascii="Times New Roman" w:hAnsi="Times New Roman" w:cs="Times New Roman"/>
          <w:sz w:val="24"/>
        </w:rPr>
        <w:t>, 645–54. Springer, Boston, MA. doi:10.1007/b137171_67.</w:t>
      </w:r>
    </w:p>
    <w:p w14:paraId="663F0F25"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Sutton, Stanley M. 2011. „From Process Programming to Process Engineering“. V </w:t>
      </w:r>
      <w:r w:rsidRPr="00F0528F">
        <w:rPr>
          <w:rFonts w:ascii="Times New Roman" w:hAnsi="Times New Roman" w:cs="Times New Roman"/>
          <w:i/>
          <w:iCs/>
          <w:sz w:val="24"/>
        </w:rPr>
        <w:t>Engineering of Software</w:t>
      </w:r>
      <w:r w:rsidRPr="00F0528F">
        <w:rPr>
          <w:rFonts w:ascii="Times New Roman" w:hAnsi="Times New Roman" w:cs="Times New Roman"/>
          <w:sz w:val="24"/>
        </w:rPr>
        <w:t>, 291–309. Springer, Berlin, Heidelberg. doi:10.1007/978-3-642-19823-6_15.</w:t>
      </w:r>
    </w:p>
    <w:p w14:paraId="1C34F9B3"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Sylvester, Tynan. 2013. </w:t>
      </w:r>
      <w:r w:rsidRPr="00F0528F">
        <w:rPr>
          <w:rFonts w:ascii="Times New Roman" w:hAnsi="Times New Roman" w:cs="Times New Roman"/>
          <w:i/>
          <w:iCs/>
          <w:sz w:val="24"/>
        </w:rPr>
        <w:t>Designing Games: A Guide to Engineering Experiences</w:t>
      </w:r>
      <w:r w:rsidRPr="00F0528F">
        <w:rPr>
          <w:rFonts w:ascii="Times New Roman" w:hAnsi="Times New Roman" w:cs="Times New Roman"/>
          <w:sz w:val="24"/>
        </w:rPr>
        <w:t>. 1 edition. Sebastopol, CA: O’Reilly Media.</w:t>
      </w:r>
    </w:p>
    <w:p w14:paraId="375C1A2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Tsui, Frank, Orlando Karam, in Barbara Bernal. 2013.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Jones &amp; Bartlett Publishers.</w:t>
      </w:r>
    </w:p>
    <w:p w14:paraId="636400A4"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4 edition. Burlington, Massachusetts: Jones &amp; Bartlett Learning.</w:t>
      </w:r>
    </w:p>
    <w:p w14:paraId="0E796F7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Tutorialspoint. 2017. „Tutorialspoint“. </w:t>
      </w:r>
      <w:r w:rsidRPr="00F0528F">
        <w:rPr>
          <w:rFonts w:ascii="Times New Roman" w:hAnsi="Times New Roman" w:cs="Times New Roman"/>
          <w:i/>
          <w:iCs/>
          <w:sz w:val="24"/>
        </w:rPr>
        <w:t>www.tutorialspoint.com</w:t>
      </w:r>
      <w:r w:rsidRPr="00F0528F">
        <w:rPr>
          <w:rFonts w:ascii="Times New Roman" w:hAnsi="Times New Roman" w:cs="Times New Roman"/>
          <w:sz w:val="24"/>
        </w:rPr>
        <w:t>. Pridobljeno november 6. https://www.tutorialspoint.com/sdlc/sdlc_v_model.htm.</w:t>
      </w:r>
    </w:p>
    <w:p w14:paraId="63B5100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Ulbin, Martin. 2017. „Razvoj igre za pomoč otrokom s prekomerno težo“. Thesis, Univerza v Mariboru, Fakulteta za elektrotehniko, računalništvo in informatiko. https://dk.um.si/IzpisGradiva.php?id=66054&amp;lang=slv.</w:t>
      </w:r>
    </w:p>
    <w:p w14:paraId="34359FE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Unger, Kimberly, in Jeannie Novak. 2011. </w:t>
      </w:r>
      <w:r w:rsidRPr="00F0528F">
        <w:rPr>
          <w:rFonts w:ascii="Times New Roman" w:hAnsi="Times New Roman" w:cs="Times New Roman"/>
          <w:i/>
          <w:iCs/>
          <w:sz w:val="24"/>
        </w:rPr>
        <w:t>Game Development Essentials: Mobile Game Development</w:t>
      </w:r>
      <w:r w:rsidRPr="00F0528F">
        <w:rPr>
          <w:rFonts w:ascii="Times New Roman" w:hAnsi="Times New Roman" w:cs="Times New Roman"/>
          <w:sz w:val="24"/>
        </w:rPr>
        <w:t>. 1 edition. Clifton Park, NY: Cengage Learning.</w:t>
      </w:r>
    </w:p>
    <w:p w14:paraId="08456C2B"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Wilson Brotto Furtado, André. b. d. „Domain-Specific Game Development“, Universidade Federal de Pernambuco, 2012.</w:t>
      </w:r>
    </w:p>
    <w:p w14:paraId="6A536704"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Yilmaz, Murat, in Rory O’Connor. 2016. </w:t>
      </w:r>
      <w:r w:rsidRPr="00F0528F">
        <w:rPr>
          <w:rFonts w:ascii="Times New Roman" w:hAnsi="Times New Roman" w:cs="Times New Roman"/>
          <w:i/>
          <w:iCs/>
          <w:sz w:val="24"/>
        </w:rPr>
        <w:t>A Scrumban Integrated Gamification Approach To Guide Software Process Improvement: A Turkish Case Study</w:t>
      </w:r>
      <w:r w:rsidRPr="00F0528F">
        <w:rPr>
          <w:rFonts w:ascii="Times New Roman" w:hAnsi="Times New Roman" w:cs="Times New Roman"/>
          <w:sz w:val="24"/>
        </w:rPr>
        <w:t>. Let. 23. doi:10.17559/TV-20140922220409.</w:t>
      </w:r>
    </w:p>
    <w:p w14:paraId="1CA3E38A"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Zagal, José P., in Roger Altizer. 2015. „Placeholder Content in Game Development: Benefits and Challenges“. V </w:t>
      </w:r>
      <w:r w:rsidRPr="00F0528F">
        <w:rPr>
          <w:rFonts w:ascii="Times New Roman" w:hAnsi="Times New Roman" w:cs="Times New Roman"/>
          <w:i/>
          <w:iCs/>
          <w:sz w:val="24"/>
        </w:rPr>
        <w:t>Proceedings of the 2015 Annual Symposium on Computer-Human Interaction in Play</w:t>
      </w:r>
      <w:r w:rsidRPr="00F0528F">
        <w:rPr>
          <w:rFonts w:ascii="Times New Roman" w:hAnsi="Times New Roman" w:cs="Times New Roman"/>
          <w:sz w:val="24"/>
        </w:rPr>
        <w:t>, 745–750. CHI PLAY ’15. New York, NY, USA: ACM. doi:10.1145/2793107.2810319.</w:t>
      </w:r>
    </w:p>
    <w:p w14:paraId="565CEBDD" w14:textId="77777777" w:rsidR="00F0528F" w:rsidRDefault="00F0528F"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fldChar w:fldCharType="end"/>
      </w:r>
    </w:p>
    <w:p w14:paraId="45D1691B" w14:textId="77777777" w:rsidR="00F0528F" w:rsidRDefault="00F0528F">
      <w:pPr>
        <w:rPr>
          <w:rFonts w:ascii="Times New Roman" w:hAnsi="Times New Roman" w:cs="Times New Roman"/>
          <w:sz w:val="24"/>
          <w:szCs w:val="24"/>
        </w:rPr>
      </w:pPr>
      <w:r>
        <w:rPr>
          <w:rFonts w:ascii="Times New Roman" w:hAnsi="Times New Roman" w:cs="Times New Roman"/>
          <w:sz w:val="24"/>
          <w:szCs w:val="24"/>
        </w:rPr>
        <w:br w:type="page"/>
      </w:r>
    </w:p>
    <w:p w14:paraId="0DBA1943"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PRILOGE</w:t>
      </w:r>
    </w:p>
    <w:p w14:paraId="3767DAC2"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14:paraId="26401FE4"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1266" cy="1555835"/>
                    </a:xfrm>
                    <a:prstGeom prst="rect">
                      <a:avLst/>
                    </a:prstGeom>
                  </pic:spPr>
                </pic:pic>
              </a:graphicData>
            </a:graphic>
          </wp:inline>
        </w:drawing>
      </w:r>
    </w:p>
    <w:p w14:paraId="05143863"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14:paraId="73C3D72C"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14:paraId="3B22AF71"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14:paraId="3CB150A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{"citationID":"IeqUcueF","properties":{"formattedCitation":"(Aslan in Balci 2015, 309)","plainCitation":"(Aslan in Balci 2015,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309)</w:t>
      </w:r>
      <w:r w:rsidRPr="0022454B">
        <w:rPr>
          <w:rFonts w:ascii="Times New Roman" w:hAnsi="Times New Roman" w:cs="Times New Roman"/>
          <w:sz w:val="24"/>
          <w:szCs w:val="24"/>
        </w:rPr>
        <w:fldChar w:fldCharType="end"/>
      </w:r>
    </w:p>
    <w:p w14:paraId="796FDEE5"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3C6FB4A"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2454B" w:rsidRDefault="00F0528F" w:rsidP="00F0528F">
      <w:pPr>
        <w:rPr>
          <w:rFonts w:ascii="Times New Roman" w:hAnsi="Times New Roman" w:cs="Times New Roman"/>
          <w:sz w:val="24"/>
          <w:szCs w:val="24"/>
        </w:rPr>
      </w:pPr>
    </w:p>
    <w:p w14:paraId="755DBE5B"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93561" cy="4866765"/>
                    </a:xfrm>
                    <a:prstGeom prst="rect">
                      <a:avLst/>
                    </a:prstGeom>
                  </pic:spPr>
                </pic:pic>
              </a:graphicData>
            </a:graphic>
          </wp:inline>
        </w:drawing>
      </w:r>
    </w:p>
    <w:p w14:paraId="285CAD02"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{"citationID":"2vSZF9yZ","properties":{"formattedCitation":"(Aslan in Balci 2015, 313)","plainCitation":"(Aslan in Balci 2015,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313)</w:t>
      </w:r>
      <w:r w:rsidRPr="0022454B">
        <w:rPr>
          <w:rFonts w:ascii="Times New Roman" w:hAnsi="Times New Roman" w:cs="Times New Roman"/>
          <w:sz w:val="24"/>
          <w:szCs w:val="24"/>
        </w:rPr>
        <w:fldChar w:fldCharType="end"/>
      </w:r>
    </w:p>
    <w:p w14:paraId="0665FAA0" w14:textId="77777777" w:rsidR="00F0528F" w:rsidRPr="0022454B" w:rsidRDefault="00F0528F" w:rsidP="00F0528F">
      <w:pPr>
        <w:rPr>
          <w:rFonts w:ascii="Times New Roman" w:hAnsi="Times New Roman" w:cs="Times New Roman"/>
          <w:sz w:val="24"/>
          <w:szCs w:val="24"/>
        </w:rPr>
      </w:pPr>
    </w:p>
    <w:p w14:paraId="114C77E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3D9FF5F0"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14:paraId="3CAAD40D"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09132" cy="2555894"/>
                    </a:xfrm>
                    <a:prstGeom prst="rect">
                      <a:avLst/>
                    </a:prstGeom>
                  </pic:spPr>
                </pic:pic>
              </a:graphicData>
            </a:graphic>
          </wp:inline>
        </w:drawing>
      </w:r>
    </w:p>
    <w:p w14:paraId="0095C4BA"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{"citationID":"YmwYhnG2","properties":{"formattedCitation":"(Ramadan in Widyani 2013, 98)","plainCitation":"(Ramadan in Widyani 2013,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(Ramadan in Widyani 2013, 98)</w:t>
      </w:r>
      <w:r w:rsidRPr="0022454B">
        <w:rPr>
          <w:rFonts w:ascii="Times New Roman" w:hAnsi="Times New Roman" w:cs="Times New Roman"/>
          <w:sz w:val="24"/>
          <w:szCs w:val="24"/>
        </w:rPr>
        <w:fldChar w:fldCharType="end"/>
      </w:r>
    </w:p>
    <w:p w14:paraId="0CA8CA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26A4337" w14:textId="77777777"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14:paraId="01A159E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14:paraId="73F69F8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0569447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14:paraId="6F803F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14:paraId="6CDA9C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2454B" w:rsidRDefault="00F0528F" w:rsidP="00F0528F">
      <w:pPr>
        <w:rPr>
          <w:rFonts w:ascii="Times New Roman" w:hAnsi="Times New Roman" w:cs="Times New Roman"/>
          <w:sz w:val="24"/>
          <w:szCs w:val="24"/>
        </w:rPr>
      </w:pPr>
    </w:p>
    <w:p w14:paraId="09CA31B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39539" cy="5213247"/>
                    </a:xfrm>
                    <a:prstGeom prst="rect">
                      <a:avLst/>
                    </a:prstGeom>
                  </pic:spPr>
                </pic:pic>
              </a:graphicData>
            </a:graphic>
          </wp:inline>
        </w:drawing>
      </w:r>
    </w:p>
    <w:p w14:paraId="2CE1EEAE"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14:paraId="728E61B3" w14:textId="77777777" w:rsidR="00F0528F" w:rsidRPr="0022454B" w:rsidRDefault="00F0528F" w:rsidP="00F0528F">
      <w:pPr>
        <w:jc w:val="center"/>
        <w:rPr>
          <w:rFonts w:ascii="Times New Roman" w:hAnsi="Times New Roman" w:cs="Times New Roman"/>
          <w:sz w:val="24"/>
          <w:szCs w:val="24"/>
        </w:rPr>
      </w:pPr>
    </w:p>
    <w:p w14:paraId="5B46FDB9" w14:textId="77777777" w:rsidR="00F0528F" w:rsidRPr="0022454B" w:rsidRDefault="00F0528F" w:rsidP="00F0528F">
      <w:pPr>
        <w:rPr>
          <w:rFonts w:ascii="Times New Roman" w:hAnsi="Times New Roman" w:cs="Times New Roman"/>
          <w:sz w:val="24"/>
          <w:szCs w:val="24"/>
        </w:rPr>
      </w:pPr>
    </w:p>
    <w:p w14:paraId="4D80790C" w14:textId="77777777" w:rsidR="00F0528F" w:rsidRPr="0022454B" w:rsidRDefault="00F0528F" w:rsidP="00F0528F">
      <w:pPr>
        <w:rPr>
          <w:rFonts w:ascii="Times New Roman" w:hAnsi="Times New Roman" w:cs="Times New Roman"/>
          <w:sz w:val="24"/>
          <w:szCs w:val="24"/>
        </w:rPr>
      </w:pPr>
    </w:p>
    <w:p w14:paraId="54B0AF34"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193E42AC" w14:textId="77777777"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14:paraId="04907FBA"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14:paraId="3680C1B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14:paraId="049527DC"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14:paraId="6926DF3D"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14:paraId="134F097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14:paraId="5A2B000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14:paraId="3EAE13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14:paraId="372FA78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14:paraId="3A3A30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14:paraId="655F6A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14:paraId="1882F2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14:paraId="72A596B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14:paraId="5593D49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14:paraId="234F136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14:paraId="2BA7FD8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14:paraId="66B61D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14:paraId="738B22B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14:paraId="3BBFA39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14:paraId="41F4B5D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14:paraId="63F10A51"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14:paraId="3125A0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14:paraId="0B78841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14:paraId="296FF0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14:paraId="465D99F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14:paraId="0FE81A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14:paraId="565CF40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14:paraId="470A576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14:paraId="72C8FB3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14:paraId="235A48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14:paraId="598F75B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14:paraId="6FA383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14:paraId="6EFEBB3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14:paraId="3D62131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14:paraId="7682290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14:paraId="7A6DA2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5AF46D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14:paraId="6E1F3B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14:paraId="3F2DAD7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665C910"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14:paraId="19DF42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14:paraId="24FAB09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14:paraId="4056189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14:paraId="41FAB4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14:paraId="49DEC8D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14:paraId="02CC87B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14:paraId="7B7EA77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14:paraId="44EB0DA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14:paraId="0877512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14:paraId="64701ED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C5B7B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14:paraId="1CA0274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14:paraId="470F41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14:paraId="2F4C12BC"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14:paraId="147790B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14:paraId="49F85F5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14:paraId="586EDE7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14:paraId="3059E5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14:paraId="03D5CB3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14:paraId="3BE230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14:paraId="6F718CE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14:paraId="723734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14:paraId="4AEC20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14:paraId="5FB3E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14:paraId="12E44A1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14:paraId="5AFC05D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14:paraId="1178D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14:paraId="630F2D7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14:paraId="584FDA2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A705B7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13729E0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2F2567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9066E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16BE700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22DC535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797553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24FEC5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5CF2563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14:paraId="57E14F32"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9A8103F"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14:paraId="3F842DF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14:paraId="4CE4E20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3BF28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578D955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6DA72C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15E762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5FE7AC2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55C53DC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0ADF9F5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3FF067E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04CE011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14:paraId="6E0C03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14:paraId="5DF5F28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14:paraId="3F6596BB"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14:paraId="3754698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14:paraId="3C61924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14:paraId="06364C2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14:paraId="6C14F04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14:paraId="7A539C4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14:paraId="749F359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1AD8E8E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14:paraId="0E6BE58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14:paraId="5C5105F7"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14:paraId="2B5ECF1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F3B7095"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14:paraId="565AEC0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14:paraId="791EAC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14:paraId="28CD8F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14:paraId="7116A1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0C428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6F54614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14:paraId="1325F58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14:paraId="324A2B1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14:paraId="6264F24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14:paraId="55AF08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14:paraId="36F067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14:paraId="3FB5DB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14:paraId="3EB231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14:paraId="551106C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93EFE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14:paraId="50B383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14:paraId="11C9830D"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14:paraId="7AB535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14C8EC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14:paraId="7B3568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14:paraId="4AF7101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14:paraId="03319D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14:paraId="216F1C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14:paraId="3EB3B5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14:paraId="0F4C0D2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14:paraId="73A149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D9F56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14:paraId="34C3A1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14:paraId="502099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14:paraId="0D9DE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7CE08C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14:paraId="4D73EEB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14:paraId="7398F27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14:paraId="4D9A83D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14:paraId="3BC19D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14:paraId="0DCFF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E419F9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14:paraId="36936E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14:paraId="5114EC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14:paraId="2AB42F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5D872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23FC2F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14:paraId="1CC8B7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14:paraId="5B44C4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14:paraId="783284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450525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14:paraId="716F70E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B4C4EE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14:paraId="197BB1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14:paraId="39640D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14:paraId="4E5D74D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14:paraId="725944F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14:paraId="65B762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14:paraId="4756B0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14:paraId="63BD66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14:paraId="74160E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14:paraId="0D433E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14:paraId="67CEB2EB"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7FB2C20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7CA6C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14:paraId="7BB20C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14:paraId="789275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14:paraId="25C4D8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14:paraId="0BA906C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14:paraId="6E7535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14:paraId="219E57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14:paraId="5294D1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14:paraId="3232E1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65008C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14:paraId="610D08D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14:paraId="4C19BA3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14:paraId="12097E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14:paraId="114FD9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14:paraId="3F5115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14:paraId="24B778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D87B3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14:paraId="4A101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14:paraId="673DA4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14:paraId="42ED82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14:paraId="2CC19B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14:paraId="1A80AA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14:paraId="55275D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14:paraId="62386F4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14:paraId="2A11A5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14:paraId="01FD536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14:paraId="6E75775F" w14:textId="77777777"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14:paraId="2B71795E" w14:textId="77777777" w:rsidR="00F0528F" w:rsidRDefault="00F0528F" w:rsidP="00F0528F">
      <w:pPr>
        <w:contextualSpacing/>
        <w:rPr>
          <w:rFonts w:ascii="Times New Roman" w:hAnsi="Times New Roman" w:cs="Times New Roman"/>
          <w:b/>
          <w:bCs/>
          <w:color w:val="231F20"/>
          <w:sz w:val="20"/>
          <w:szCs w:val="20"/>
        </w:rPr>
      </w:pPr>
    </w:p>
    <w:p w14:paraId="3B49CD50"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14:paraId="195638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14:paraId="1BC06B1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14:paraId="3FD85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14:paraId="6A6033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14:paraId="07AA28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14:paraId="25EBC4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14:paraId="60D0957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14:paraId="3D0297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14:paraId="2777F5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14:paraId="40247F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14:paraId="534282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14:paraId="399B68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14:paraId="1A0238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14:paraId="623A85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14:paraId="7A16230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14:paraId="3E4A30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14:paraId="3F36C62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14:paraId="335BBF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14:paraId="61CC61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14:paraId="78D7FE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14:paraId="113CFB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14:paraId="6B9A69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14:paraId="1DCF28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14:paraId="2F43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14:paraId="3DB890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14:paraId="6C9E80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14:paraId="17BDBC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14:paraId="64E841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14:paraId="3D17F0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14:paraId="5A73147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14:paraId="0BE577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14:paraId="7D1F46F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14:paraId="33F1C1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14:paraId="5C8700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14:paraId="423D9C6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14:paraId="50A652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14:paraId="17B0D6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14:paraId="760F93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14:paraId="4EA9B1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14:paraId="5F13F80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14:paraId="1C1ED4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14:paraId="65D0AF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14:paraId="11E23C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14:paraId="2F4042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14:paraId="4F46D2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14:paraId="6AF9DAD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E4D69C9"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AE00B47"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14:paraId="101D72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14:paraId="54C4D5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1E47FE9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14:paraId="4AFF8F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14:paraId="493C58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B2A8C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14:paraId="1A59FF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14:paraId="09AC8D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14:paraId="3BCD73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14:paraId="53C9248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14:paraId="668BF17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14:paraId="21BB3D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735CD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14:paraId="561E46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14:paraId="628FBC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14:paraId="3F2C6A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14:paraId="260903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14:paraId="42E389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14:paraId="2E0F2B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14:paraId="16FEAF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14:paraId="43A752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14:paraId="0526F8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14:paraId="431212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14:paraId="2754CE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B884C08"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6D9C2A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14:paraId="5B0E0C6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14:paraId="44FE0B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14:paraId="611A8F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14:paraId="52FB51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14:paraId="0E72B6D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14:paraId="61DCAB3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14:paraId="69A26D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14:paraId="17544F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14:paraId="187B64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14:paraId="50C0E6C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14:paraId="136234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14:paraId="398E05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14:paraId="186F837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14:paraId="09125F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0ECDFE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A55ED3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14:paraId="0D7A4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14:paraId="2786CD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14:paraId="798F62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14:paraId="0CBD65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14:paraId="58DA60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14:paraId="4CB481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14:paraId="43CBF5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14:paraId="0290A0B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14:paraId="0173561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14:paraId="40BA8B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14:paraId="4F8B2660"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84C12E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97D320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2F627A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85B8F46"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B94625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168CC13A"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0DD94F4"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14:paraId="3FA828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14:paraId="3114C1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14:paraId="044F47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14:paraId="70844A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14:paraId="1E2D646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14:paraId="4E70D6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14:paraId="59F4D4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14:paraId="2096450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14:paraId="3FE1E55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14:paraId="5829353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FEB78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14:paraId="4780EA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14:paraId="37C41F4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14:paraId="79F12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14:paraId="3479DB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14:paraId="41F87A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4865665"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0AD58F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14:paraId="753A5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5934B9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14:paraId="56AF3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14:paraId="1BAFAF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14:paraId="3DF5F8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14:paraId="204341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14:paraId="4F26F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14:paraId="240B7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14:paraId="663FD7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14:paraId="3A4A5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14:paraId="515BB0D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14:paraId="459B66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14:paraId="75BC9E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14:paraId="6020468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14:paraId="513EE0F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14:paraId="744A4756"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609FB0F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955D8C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14:paraId="1D699E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14:paraId="77F3C49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14:paraId="5DCA8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3CFDE6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14:paraId="738F394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14:paraId="5895361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14:paraId="6F487C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14:paraId="4AE2CE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14:paraId="7A289B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14:paraId="02F4D6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05C7AA3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7D923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14:paraId="4040101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4B600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14:paraId="0542AB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14:paraId="69B76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14:paraId="3B4B4D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52F0AD8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14:paraId="763D3A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25EBDF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64D7DD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4860B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14:paraId="41DD9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6DFE7A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14:paraId="56BD08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14:paraId="2CEE37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14:paraId="49D03A9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4649A5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14:paraId="32818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D83B6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31060F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09FE7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14:paraId="21747EC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14:paraId="0D3001B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14:paraId="05BF960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14:paraId="21EACF9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482A16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119F3CF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4F28E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14:paraId="085DE5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14:paraId="1548CF8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14:paraId="254EC31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14:paraId="599E26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32ADB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14:paraId="3E36405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14:paraId="424FFE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14:paraId="11F0236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14:paraId="448BAB3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14:paraId="3D354E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14:paraId="411265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14:paraId="79C0BB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14:paraId="71E9E2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14:paraId="34A812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14:paraId="2EE16F1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14:paraId="19704D1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14:paraId="044AC6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43B481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14:paraId="7ED38E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14:paraId="150303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14:paraId="2FBBA8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14:paraId="4D2E5A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14:paraId="065775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14:paraId="643183A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5A939B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14:paraId="6BC203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14:paraId="0D10EC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14:paraId="5D5F4DE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14:paraId="2C3C0A5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14:paraId="166524F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14:paraId="4146DE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6D8BA3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14:paraId="536C61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14:paraId="7FEB8B8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14:paraId="0A5398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14:paraId="43FCE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14:paraId="589A08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14:paraId="2846894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350E09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768C1B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804D7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14:paraId="6CDF42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4C1490B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4C00AF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1596E0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14:paraId="6EDE18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14:paraId="595F7F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14:paraId="3FA4B1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14:paraId="2C3F2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14:paraId="0DDA8A2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13F2C6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14:paraId="63AE1A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92ACA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14:paraId="69A59A8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14:paraId="11263DC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14:paraId="031DDE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14:paraId="2C00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14:paraId="171392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14:paraId="64ED9B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14:paraId="0A7A5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126681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14:paraId="0194CAD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443608A6" w14:textId="77777777" w:rsidR="00F0528F" w:rsidRDefault="00F0528F" w:rsidP="00F0528F">
      <w:pPr>
        <w:contextualSpacing/>
        <w:rPr>
          <w:rFonts w:ascii="Times New Roman" w:hAnsi="Times New Roman" w:cs="Times New Roman"/>
          <w:b/>
          <w:bCs/>
          <w:color w:val="231F20"/>
          <w:sz w:val="20"/>
          <w:szCs w:val="20"/>
        </w:rPr>
      </w:pPr>
    </w:p>
    <w:p w14:paraId="67F695C8"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14:paraId="79DCF7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14:paraId="2D1FB9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14:paraId="350FE6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14:paraId="3DFF90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14:paraId="10673F0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14:paraId="63EA61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14:paraId="31A220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14:paraId="33B77532"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017C5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14:paraId="4B016E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14:paraId="10FF20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14:paraId="267ECB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961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14:paraId="4E9EA3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14:paraId="36E9E12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14:paraId="4570A9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E22B2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14:paraId="642B368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14:paraId="68D8D9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2229D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14:paraId="64EE18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14:paraId="1D22C7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14:paraId="5A53E4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14:paraId="5F7EB22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1A85FF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14:paraId="21B8EF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14:paraId="4EC64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14:paraId="288D13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14:paraId="4729F5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14:paraId="2FC3722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14:paraId="77FEF66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14:paraId="0B3F4B5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14:paraId="16395F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14:paraId="320B11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14:paraId="6DB8A7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5FEF27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14:paraId="74D796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14:paraId="0DC5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14:paraId="59A473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14:paraId="14E8FA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8E7F85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14:paraId="062F90C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69D1F4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14:paraId="3697837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14:paraId="6D9B98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14:paraId="054723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14:paraId="151D561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14:paraId="217C2A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14:paraId="336C37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14:paraId="599A1A3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7EBAA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14:paraId="77058F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14:paraId="2B6BD2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14:paraId="6269A15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14:paraId="095F86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30C664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613A24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14:paraId="7A45E5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14:paraId="668F7E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14:paraId="29E4098D"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C4F229E"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14:paraId="72EFCA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14:paraId="74311A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14:paraId="1ACEDC3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14:paraId="0CE36BD3" w14:textId="77777777"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14:paraId="0BAC2D76" w14:textId="77777777" w:rsidR="00F0528F" w:rsidRPr="00B575DB" w:rsidRDefault="00F0528F" w:rsidP="00F0528F">
      <w:pPr>
        <w:rPr>
          <w:rFonts w:ascii="Times New Roman" w:hAnsi="Times New Roman" w:cs="Times New Roman"/>
          <w:sz w:val="20"/>
          <w:szCs w:val="20"/>
        </w:rPr>
      </w:pPr>
    </w:p>
    <w:p w14:paraId="6758B6FF" w14:textId="77777777"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14:paraId="51713824"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14:paraId="7F839F4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2454B"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14:paraId="01A8A2F1"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6D59908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200A852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14:paraId="4EA3EC2F"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40AD1A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14:paraId="0E19B11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5D67124A"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14:paraId="56358AFB"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B44253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14:paraId="30547DC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AFBE9E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14:paraId="7D48D4E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14:paraId="1384236D"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581AC8E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14:paraId="169955FA"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14:paraId="357C009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4F4FCAA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431DB85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6635B560"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14:paraId="63E5E9FE"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712E623C"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14:paraId="1B7B9468"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14:paraId="6EF90FF4"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14:paraId="797FBC24"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64E93E9"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F8D14E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14:paraId="3268CCA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14:paraId="023D82C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461A7F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217678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90A7BD5"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14:paraId="1A980A4A"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CCE00E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60663A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14:paraId="4E291F0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14:paraId="5DB7639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5CF7B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13D2BC3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168A965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14:paraId="4D20F508"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F73C68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779532B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31C77D5C"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14:paraId="4F597A0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465201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14:paraId="368D6A6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14:paraId="6A36B20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14:paraId="45B1FAE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7F375BD" w14:textId="77777777"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14:paraId="31F8BD3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93080" cy="6096000"/>
                    </a:xfrm>
                    <a:prstGeom prst="rect">
                      <a:avLst/>
                    </a:prstGeom>
                  </pic:spPr>
                </pic:pic>
              </a:graphicData>
            </a:graphic>
          </wp:inline>
        </w:drawing>
      </w:r>
    </w:p>
    <w:p w14:paraId="2E807E04"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14:paraId="126F236B"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CAE69A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14:paraId="5A191FB0" w14:textId="77777777" w:rsidR="00F0528F" w:rsidRPr="0022454B" w:rsidRDefault="00F0528F" w:rsidP="00F0528F">
      <w:pPr>
        <w:rPr>
          <w:rFonts w:ascii="Times New Roman" w:hAnsi="Times New Roman" w:cs="Times New Roman"/>
          <w:sz w:val="24"/>
          <w:szCs w:val="24"/>
        </w:rPr>
      </w:pPr>
    </w:p>
    <w:p w14:paraId="10E176DC"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40912" cy="4961255"/>
                    </a:xfrm>
                    <a:prstGeom prst="rect">
                      <a:avLst/>
                    </a:prstGeom>
                  </pic:spPr>
                </pic:pic>
              </a:graphicData>
            </a:graphic>
          </wp:inline>
        </w:drawing>
      </w:r>
    </w:p>
    <w:p w14:paraId="34999A2F"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14:paraId="03BCC2C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B886377" w14:textId="77777777"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14:paraId="7BD2A953" w14:textId="77777777" w:rsidTr="001E4257">
        <w:trPr>
          <w:trHeight w:val="268"/>
          <w:jc w:val="center"/>
        </w:trPr>
        <w:tc>
          <w:tcPr>
            <w:tcW w:w="2906" w:type="dxa"/>
            <w:tcBorders>
              <w:top w:val="single" w:sz="4" w:space="0" w:color="auto"/>
            </w:tcBorders>
          </w:tcPr>
          <w:p w14:paraId="42A63BA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14:paraId="40AA6D10" w14:textId="77777777" w:rsidTr="001E4257">
        <w:trPr>
          <w:trHeight w:val="268"/>
          <w:jc w:val="center"/>
        </w:trPr>
        <w:tc>
          <w:tcPr>
            <w:tcW w:w="2906" w:type="dxa"/>
          </w:tcPr>
          <w:p w14:paraId="5BB6BF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14:paraId="0CDC7B9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14:paraId="017D582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14:paraId="518F8EC0" w14:textId="77777777" w:rsidTr="001E4257">
        <w:trPr>
          <w:trHeight w:val="268"/>
          <w:jc w:val="center"/>
        </w:trPr>
        <w:tc>
          <w:tcPr>
            <w:tcW w:w="2906" w:type="dxa"/>
          </w:tcPr>
          <w:p w14:paraId="6526C37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14:paraId="1B24E068"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70C1B026"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5126CAE7" w14:textId="77777777" w:rsidTr="001E4257">
        <w:trPr>
          <w:trHeight w:val="278"/>
          <w:jc w:val="center"/>
        </w:trPr>
        <w:tc>
          <w:tcPr>
            <w:tcW w:w="2906" w:type="dxa"/>
          </w:tcPr>
          <w:p w14:paraId="0B6439C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14:paraId="1F09AC4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5123454F"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1B9FFF7D" w14:textId="77777777" w:rsidTr="001E4257">
        <w:trPr>
          <w:trHeight w:val="278"/>
          <w:jc w:val="center"/>
        </w:trPr>
        <w:tc>
          <w:tcPr>
            <w:tcW w:w="2906" w:type="dxa"/>
          </w:tcPr>
          <w:p w14:paraId="5842ECA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14:paraId="1A7D189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14:paraId="4C23FCA4"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14:paraId="64192511"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14:paraId="33AFE20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D7F131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14:paraId="0F0D20F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14:paraId="234120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14:paraId="147D5EF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14:paraId="28B09E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14:paraId="1AB7586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14:paraId="06C852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14:paraId="4E071B8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14:paraId="01B7636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14:paraId="736C649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14:paraId="205AF0D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14:paraId="5BD60A5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14:paraId="3D57D28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14:paraId="6D3513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14:paraId="28271EE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14:paraId="7FD8479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14:paraId="27408D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14:paraId="7275FA3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14:paraId="330C6F7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14:paraId="7F1CE24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14:paraId="1222750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14:paraId="4EF1158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14:paraId="11D33FB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14:paraId="70405CB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14:paraId="7031E7B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14:paraId="459449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14:paraId="64CB05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14:paraId="5B9A07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14:paraId="3F2421A1"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14:paraId="682AEB6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14:paraId="519617C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14:paraId="0619FD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14:paraId="2E13E00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14:paraId="4B85429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14:paraId="52590F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14:paraId="3DBA16E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14:paraId="270CFC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14:paraId="38407666"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14:paraId="1C0AF91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14:paraId="6C03305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14:paraId="51614D0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14:paraId="1CD5931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14:paraId="48778E2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14:paraId="2D9530A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14:paraId="4F776EB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14:paraId="69A8803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14:paraId="004CF39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14:paraId="2328ACC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14:paraId="6A7879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14:paraId="2AD34E2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14:paraId="07690DD3"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14:paraId="644416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14:paraId="23152F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14:paraId="7ECCDE9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14:paraId="1484994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14:paraId="3DF82E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14:paraId="75132CB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14:paraId="7BA705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14:paraId="51843EC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14:paraId="596A563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14:paraId="5F79DB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14:paraId="60F65D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14:paraId="6668FC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14:paraId="64B13EC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14:paraId="7EC317C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14:paraId="1D7467A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14:paraId="15B8CE8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14:paraId="6DD7E39D"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14:paraId="0E43DE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14:paraId="5CB4B30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14:paraId="1B43DE3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14:paraId="15B0CE4E"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14:paraId="3AE7568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14:paraId="57EEA0B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14:paraId="7897ED4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14:paraId="7777DA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14:paraId="4BFF67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14:paraId="204233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14:paraId="26C5727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14:paraId="7FC58B1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14:paraId="5876946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14:paraId="5827139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14:paraId="6E279D8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14:paraId="00D474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14:paraId="71732A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14:paraId="6A2C65F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14:paraId="4450544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14:paraId="58BDED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14:paraId="0946789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14:paraId="6F8C56B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14:paraId="75E6ECD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14:paraId="3717D50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14:paraId="28547C4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14:paraId="7DD25FA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14:paraId="0AACF6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14:paraId="286E9D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14:paraId="36A40629"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14:paraId="4D8D269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14:paraId="3B0E449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14:paraId="2D698D7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14:paraId="45644AA5"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14:paraId="33907BE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14:paraId="48EF00B9"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14:paraId="13FB99F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14:paraId="364D792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14:paraId="552CEB3C"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14:paraId="37494D7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14:paraId="122E957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14:paraId="2027F28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14:paraId="378F32A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14:paraId="0B96165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14:paraId="17E2F460"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14:paraId="78C5BD45" w14:textId="77777777"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14:paraId="54FAFB53"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14:paraId="3B887159" w14:textId="77777777" w:rsidR="00F0528F" w:rsidRPr="0022454B" w:rsidRDefault="00F0528F" w:rsidP="00F0528F">
      <w:pPr>
        <w:rPr>
          <w:rFonts w:ascii="Times New Roman" w:hAnsi="Times New Roman" w:cs="Times New Roman"/>
          <w:sz w:val="24"/>
          <w:szCs w:val="24"/>
        </w:rPr>
      </w:pPr>
    </w:p>
    <w:p w14:paraId="7C71472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20C2E175"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14:paraId="03BA41BE" w14:textId="77777777" w:rsidTr="001E4257">
        <w:trPr>
          <w:jc w:val="center"/>
        </w:trPr>
        <w:tc>
          <w:tcPr>
            <w:tcW w:w="2093" w:type="dxa"/>
            <w:shd w:val="clear" w:color="auto" w:fill="0D0D0D" w:themeFill="text1" w:themeFillTint="F2"/>
          </w:tcPr>
          <w:p w14:paraId="6F5013F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14:paraId="5F84E9FD" w14:textId="77777777" w:rsidTr="001E4257">
        <w:trPr>
          <w:jc w:val="center"/>
        </w:trPr>
        <w:tc>
          <w:tcPr>
            <w:tcW w:w="2093" w:type="dxa"/>
            <w:shd w:val="clear" w:color="auto" w:fill="D9D9D9" w:themeFill="background1" w:themeFillShade="D9"/>
          </w:tcPr>
          <w:p w14:paraId="1B78B95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097D8ED" w14:textId="77777777" w:rsidTr="001E4257">
        <w:trPr>
          <w:jc w:val="center"/>
        </w:trPr>
        <w:tc>
          <w:tcPr>
            <w:tcW w:w="2093" w:type="dxa"/>
            <w:shd w:val="clear" w:color="auto" w:fill="D9D9D9" w:themeFill="background1" w:themeFillShade="D9"/>
          </w:tcPr>
          <w:p w14:paraId="09117F4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028ABAF2" w14:textId="77777777" w:rsidTr="001E4257">
        <w:trPr>
          <w:jc w:val="center"/>
        </w:trPr>
        <w:tc>
          <w:tcPr>
            <w:tcW w:w="2093" w:type="dxa"/>
            <w:shd w:val="clear" w:color="auto" w:fill="D9D9D9" w:themeFill="background1" w:themeFillShade="D9"/>
          </w:tcPr>
          <w:p w14:paraId="3C69DDB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71E8977" w14:textId="77777777" w:rsidTr="001E4257">
        <w:trPr>
          <w:jc w:val="center"/>
        </w:trPr>
        <w:tc>
          <w:tcPr>
            <w:tcW w:w="2093" w:type="dxa"/>
            <w:shd w:val="clear" w:color="auto" w:fill="D9D9D9" w:themeFill="background1" w:themeFillShade="D9"/>
          </w:tcPr>
          <w:p w14:paraId="1F327E6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214C379" w14:textId="77777777" w:rsidTr="001E4257">
        <w:trPr>
          <w:jc w:val="center"/>
        </w:trPr>
        <w:tc>
          <w:tcPr>
            <w:tcW w:w="2093" w:type="dxa"/>
          </w:tcPr>
          <w:p w14:paraId="798C751E"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14:paraId="1C75E66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57A0A19" w14:textId="77777777" w:rsidTr="001E4257">
        <w:trPr>
          <w:jc w:val="center"/>
        </w:trPr>
        <w:tc>
          <w:tcPr>
            <w:tcW w:w="2093" w:type="dxa"/>
          </w:tcPr>
          <w:p w14:paraId="219BF2C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14:paraId="76BE16B5"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76E74E" w14:textId="77777777" w:rsidTr="001E4257">
        <w:trPr>
          <w:jc w:val="center"/>
        </w:trPr>
        <w:tc>
          <w:tcPr>
            <w:tcW w:w="2093" w:type="dxa"/>
            <w:shd w:val="clear" w:color="auto" w:fill="D9D9D9" w:themeFill="background1" w:themeFillShade="D9"/>
          </w:tcPr>
          <w:p w14:paraId="65E2541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5852796C" w14:textId="77777777" w:rsidTr="001E4257">
        <w:trPr>
          <w:jc w:val="center"/>
        </w:trPr>
        <w:tc>
          <w:tcPr>
            <w:tcW w:w="2093" w:type="dxa"/>
            <w:shd w:val="clear" w:color="auto" w:fill="D9D9D9" w:themeFill="background1" w:themeFillShade="D9"/>
          </w:tcPr>
          <w:p w14:paraId="7494703A"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2658A5E2" w14:textId="77777777" w:rsidTr="001E4257">
        <w:trPr>
          <w:jc w:val="center"/>
        </w:trPr>
        <w:tc>
          <w:tcPr>
            <w:tcW w:w="2093" w:type="dxa"/>
            <w:shd w:val="clear" w:color="auto" w:fill="D9D9D9" w:themeFill="background1" w:themeFillShade="D9"/>
          </w:tcPr>
          <w:p w14:paraId="6F09002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38F71262" w14:textId="77777777" w:rsidTr="001E4257">
        <w:trPr>
          <w:jc w:val="center"/>
        </w:trPr>
        <w:tc>
          <w:tcPr>
            <w:tcW w:w="2093" w:type="dxa"/>
          </w:tcPr>
          <w:p w14:paraId="31E08F64"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14:paraId="0EE9C353"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B00392D" w14:textId="77777777" w:rsidTr="001E4257">
        <w:trPr>
          <w:jc w:val="center"/>
        </w:trPr>
        <w:tc>
          <w:tcPr>
            <w:tcW w:w="2093" w:type="dxa"/>
          </w:tcPr>
          <w:p w14:paraId="7988FB2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14:paraId="171851A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5883E369" w14:textId="77777777" w:rsidTr="001E4257">
        <w:trPr>
          <w:jc w:val="center"/>
        </w:trPr>
        <w:tc>
          <w:tcPr>
            <w:tcW w:w="2093" w:type="dxa"/>
          </w:tcPr>
          <w:p w14:paraId="729E22D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14:paraId="37ABE52E"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AD35082" w14:textId="77777777" w:rsidTr="001E4257">
        <w:trPr>
          <w:jc w:val="center"/>
        </w:trPr>
        <w:tc>
          <w:tcPr>
            <w:tcW w:w="2093" w:type="dxa"/>
            <w:shd w:val="clear" w:color="auto" w:fill="D9D9D9" w:themeFill="background1" w:themeFillShade="D9"/>
          </w:tcPr>
          <w:p w14:paraId="56B81AD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D0437C6" w14:textId="77777777" w:rsidTr="001E4257">
        <w:trPr>
          <w:jc w:val="center"/>
        </w:trPr>
        <w:tc>
          <w:tcPr>
            <w:tcW w:w="2093" w:type="dxa"/>
            <w:shd w:val="clear" w:color="auto" w:fill="D9D9D9" w:themeFill="background1" w:themeFillShade="D9"/>
          </w:tcPr>
          <w:p w14:paraId="37C4522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7801F188" w14:textId="77777777" w:rsidTr="001E4257">
        <w:trPr>
          <w:jc w:val="center"/>
        </w:trPr>
        <w:tc>
          <w:tcPr>
            <w:tcW w:w="2093" w:type="dxa"/>
            <w:shd w:val="clear" w:color="auto" w:fill="D9D9D9" w:themeFill="background1" w:themeFillShade="D9"/>
          </w:tcPr>
          <w:p w14:paraId="35DC89D6"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271EE55" w14:textId="77777777" w:rsidTr="001E4257">
        <w:trPr>
          <w:jc w:val="center"/>
        </w:trPr>
        <w:tc>
          <w:tcPr>
            <w:tcW w:w="2093" w:type="dxa"/>
          </w:tcPr>
          <w:p w14:paraId="7D9BD940"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14:paraId="5EEA6D5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AAFEE08" w14:textId="77777777" w:rsidTr="001E4257">
        <w:trPr>
          <w:jc w:val="center"/>
        </w:trPr>
        <w:tc>
          <w:tcPr>
            <w:tcW w:w="2093" w:type="dxa"/>
          </w:tcPr>
          <w:p w14:paraId="47D12E8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14:paraId="3EF2263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14:paraId="4873BA4E" w14:textId="77777777" w:rsidTr="001E4257">
        <w:trPr>
          <w:jc w:val="center"/>
        </w:trPr>
        <w:tc>
          <w:tcPr>
            <w:tcW w:w="2093" w:type="dxa"/>
          </w:tcPr>
          <w:p w14:paraId="7A4B86A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14:paraId="3E792456" w14:textId="77777777"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1787B5F" w14:textId="77777777" w:rsidTr="001E4257">
        <w:trPr>
          <w:jc w:val="center"/>
        </w:trPr>
        <w:tc>
          <w:tcPr>
            <w:tcW w:w="2093" w:type="dxa"/>
            <w:shd w:val="clear" w:color="auto" w:fill="D9D9D9" w:themeFill="background1" w:themeFillShade="D9"/>
          </w:tcPr>
          <w:p w14:paraId="1ABF0B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C485458" w14:textId="77777777" w:rsidTr="001E4257">
        <w:trPr>
          <w:jc w:val="center"/>
        </w:trPr>
        <w:tc>
          <w:tcPr>
            <w:tcW w:w="2093" w:type="dxa"/>
            <w:shd w:val="clear" w:color="auto" w:fill="D9D9D9" w:themeFill="background1" w:themeFillShade="D9"/>
          </w:tcPr>
          <w:p w14:paraId="2621B3A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BA7D4C" w14:textId="77777777" w:rsidTr="001E4257">
        <w:trPr>
          <w:jc w:val="center"/>
        </w:trPr>
        <w:tc>
          <w:tcPr>
            <w:tcW w:w="2093" w:type="dxa"/>
          </w:tcPr>
          <w:p w14:paraId="4DD876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14:paraId="0449F7F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3CD83CA5" w14:textId="77777777" w:rsidTr="001E4257">
        <w:trPr>
          <w:jc w:val="center"/>
        </w:trPr>
        <w:tc>
          <w:tcPr>
            <w:tcW w:w="2093" w:type="dxa"/>
          </w:tcPr>
          <w:p w14:paraId="216599C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14:paraId="51C9914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85B5647" w14:textId="77777777" w:rsidTr="001E4257">
        <w:trPr>
          <w:jc w:val="center"/>
        </w:trPr>
        <w:tc>
          <w:tcPr>
            <w:tcW w:w="2093" w:type="dxa"/>
            <w:shd w:val="clear" w:color="auto" w:fill="D9D9D9" w:themeFill="background1" w:themeFillShade="D9"/>
          </w:tcPr>
          <w:p w14:paraId="4E9B61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910C6EA" w14:textId="77777777" w:rsidTr="001E4257">
        <w:trPr>
          <w:jc w:val="center"/>
        </w:trPr>
        <w:tc>
          <w:tcPr>
            <w:tcW w:w="2093" w:type="dxa"/>
            <w:shd w:val="clear" w:color="auto" w:fill="D9D9D9" w:themeFill="background1" w:themeFillShade="D9"/>
          </w:tcPr>
          <w:p w14:paraId="6309DF5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3D04C5B" w14:textId="77777777" w:rsidTr="001E4257">
        <w:trPr>
          <w:jc w:val="center"/>
        </w:trPr>
        <w:tc>
          <w:tcPr>
            <w:tcW w:w="2093" w:type="dxa"/>
            <w:shd w:val="clear" w:color="auto" w:fill="D9D9D9" w:themeFill="background1" w:themeFillShade="D9"/>
          </w:tcPr>
          <w:p w14:paraId="43ABE67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BE4A2DF" w14:textId="77777777" w:rsidTr="001E4257">
        <w:trPr>
          <w:jc w:val="center"/>
        </w:trPr>
        <w:tc>
          <w:tcPr>
            <w:tcW w:w="2093" w:type="dxa"/>
          </w:tcPr>
          <w:p w14:paraId="290E04B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14:paraId="19D8C40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8919C40" w14:textId="77777777" w:rsidTr="001E4257">
        <w:trPr>
          <w:jc w:val="center"/>
        </w:trPr>
        <w:tc>
          <w:tcPr>
            <w:tcW w:w="2093" w:type="dxa"/>
          </w:tcPr>
          <w:p w14:paraId="7D49218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14:paraId="7998DE3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224EFA1" w14:textId="77777777" w:rsidTr="001E4257">
        <w:trPr>
          <w:jc w:val="center"/>
        </w:trPr>
        <w:tc>
          <w:tcPr>
            <w:tcW w:w="2093" w:type="dxa"/>
            <w:shd w:val="clear" w:color="auto" w:fill="D9D9D9" w:themeFill="background1" w:themeFillShade="D9"/>
          </w:tcPr>
          <w:p w14:paraId="05242CF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D1A1DD6" w14:textId="77777777" w:rsidTr="001E4257">
        <w:trPr>
          <w:jc w:val="center"/>
        </w:trPr>
        <w:tc>
          <w:tcPr>
            <w:tcW w:w="2093" w:type="dxa"/>
            <w:shd w:val="clear" w:color="auto" w:fill="D9D9D9" w:themeFill="background1" w:themeFillShade="D9"/>
          </w:tcPr>
          <w:p w14:paraId="5E0999E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4CDA033" w14:textId="77777777" w:rsidTr="001E4257">
        <w:trPr>
          <w:jc w:val="center"/>
        </w:trPr>
        <w:tc>
          <w:tcPr>
            <w:tcW w:w="2093" w:type="dxa"/>
          </w:tcPr>
          <w:p w14:paraId="2DF76B7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14:paraId="07E1999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6A02C1A" w14:textId="77777777" w:rsidTr="001E4257">
        <w:trPr>
          <w:jc w:val="center"/>
        </w:trPr>
        <w:tc>
          <w:tcPr>
            <w:tcW w:w="2093" w:type="dxa"/>
          </w:tcPr>
          <w:p w14:paraId="0F87B1C7"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14:paraId="63BBCC7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D1F989" w14:textId="77777777" w:rsidTr="001E4257">
        <w:trPr>
          <w:jc w:val="center"/>
        </w:trPr>
        <w:tc>
          <w:tcPr>
            <w:tcW w:w="2093" w:type="dxa"/>
            <w:shd w:val="clear" w:color="auto" w:fill="D9D9D9" w:themeFill="background1" w:themeFillShade="D9"/>
          </w:tcPr>
          <w:p w14:paraId="39C8BBB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CBE8506" w14:textId="77777777" w:rsidTr="001E4257">
        <w:trPr>
          <w:jc w:val="center"/>
        </w:trPr>
        <w:tc>
          <w:tcPr>
            <w:tcW w:w="2093" w:type="dxa"/>
            <w:shd w:val="clear" w:color="auto" w:fill="D9D9D9" w:themeFill="background1" w:themeFillShade="D9"/>
          </w:tcPr>
          <w:p w14:paraId="265ECD3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C8820" w14:textId="77777777" w:rsidTr="001E4257">
        <w:trPr>
          <w:jc w:val="center"/>
        </w:trPr>
        <w:tc>
          <w:tcPr>
            <w:tcW w:w="2093" w:type="dxa"/>
            <w:shd w:val="clear" w:color="auto" w:fill="D9D9D9" w:themeFill="background1" w:themeFillShade="D9"/>
          </w:tcPr>
          <w:p w14:paraId="4402234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A327CE" w14:textId="77777777" w:rsidTr="001E4257">
        <w:trPr>
          <w:jc w:val="center"/>
        </w:trPr>
        <w:tc>
          <w:tcPr>
            <w:tcW w:w="2093" w:type="dxa"/>
          </w:tcPr>
          <w:p w14:paraId="2F5EEA2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14:paraId="674A7CD0"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FBB73E" w14:textId="77777777" w:rsidTr="001E4257">
        <w:trPr>
          <w:jc w:val="center"/>
        </w:trPr>
        <w:tc>
          <w:tcPr>
            <w:tcW w:w="2093" w:type="dxa"/>
          </w:tcPr>
          <w:p w14:paraId="213AE76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14:paraId="6BCCEF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EE94361" w14:textId="77777777" w:rsidTr="001E4257">
        <w:trPr>
          <w:jc w:val="center"/>
        </w:trPr>
        <w:tc>
          <w:tcPr>
            <w:tcW w:w="2093" w:type="dxa"/>
            <w:shd w:val="clear" w:color="auto" w:fill="D9D9D9" w:themeFill="background1" w:themeFillShade="D9"/>
          </w:tcPr>
          <w:p w14:paraId="66B1803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E111A" w14:textId="77777777" w:rsidTr="001E4257">
        <w:trPr>
          <w:jc w:val="center"/>
        </w:trPr>
        <w:tc>
          <w:tcPr>
            <w:tcW w:w="2093" w:type="dxa"/>
            <w:shd w:val="clear" w:color="auto" w:fill="D9D9D9" w:themeFill="background1" w:themeFillShade="D9"/>
          </w:tcPr>
          <w:p w14:paraId="75CAAC10"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6728C41B" w14:textId="77777777" w:rsidTr="001E4257">
        <w:trPr>
          <w:jc w:val="center"/>
        </w:trPr>
        <w:tc>
          <w:tcPr>
            <w:tcW w:w="2093" w:type="dxa"/>
          </w:tcPr>
          <w:p w14:paraId="6A42C80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14:paraId="1F003CC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1DD1DF" w14:textId="77777777" w:rsidTr="001E4257">
        <w:trPr>
          <w:jc w:val="center"/>
        </w:trPr>
        <w:tc>
          <w:tcPr>
            <w:tcW w:w="2093" w:type="dxa"/>
          </w:tcPr>
          <w:p w14:paraId="21F83EE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14:paraId="4B9166B4"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63D8030" w14:textId="77777777" w:rsidTr="001E4257">
        <w:trPr>
          <w:jc w:val="center"/>
        </w:trPr>
        <w:tc>
          <w:tcPr>
            <w:tcW w:w="2093" w:type="dxa"/>
          </w:tcPr>
          <w:p w14:paraId="270920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14:paraId="2435279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1C71757" w14:textId="77777777" w:rsidTr="001E4257">
        <w:trPr>
          <w:jc w:val="center"/>
        </w:trPr>
        <w:tc>
          <w:tcPr>
            <w:tcW w:w="2093" w:type="dxa"/>
            <w:shd w:val="clear" w:color="auto" w:fill="D9D9D9" w:themeFill="background1" w:themeFillShade="D9"/>
          </w:tcPr>
          <w:p w14:paraId="206B7639"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43978F9" w14:textId="77777777" w:rsidTr="001E4257">
        <w:trPr>
          <w:jc w:val="center"/>
        </w:trPr>
        <w:tc>
          <w:tcPr>
            <w:tcW w:w="2093" w:type="dxa"/>
          </w:tcPr>
          <w:p w14:paraId="7DD76302"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14:paraId="4AFE2E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14:paraId="7BE2B089" w14:textId="77777777" w:rsidR="00F0528F" w:rsidRPr="0022454B" w:rsidRDefault="00F0528F" w:rsidP="00F0528F">
      <w:pPr>
        <w:rPr>
          <w:rFonts w:ascii="Times New Roman" w:hAnsi="Times New Roman" w:cs="Times New Roman"/>
          <w:sz w:val="24"/>
          <w:szCs w:val="24"/>
        </w:rPr>
      </w:pPr>
    </w:p>
    <w:p w14:paraId="429B6DEE" w14:textId="77777777"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52"/>
      <w:headerReference w:type="default" r:id="rId53"/>
      <w:footerReference w:type="even" r:id="rId54"/>
      <w:footerReference w:type="default" r:id="rId55"/>
      <w:headerReference w:type="first" r:id="rId56"/>
      <w:footerReference w:type="first" r:id="rId5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Berce, Jaroslav" w:date="2018-01-17T14:44:00Z" w:initials="BJ">
    <w:p w14:paraId="128AB717" w14:textId="6DC81564" w:rsidR="00734AFC" w:rsidRDefault="00734AFC">
      <w:pPr>
        <w:pStyle w:val="Pripombabesedilo"/>
      </w:pPr>
      <w:bookmarkStart w:id="5" w:name="_GoBack"/>
      <w:bookmarkEnd w:id="5"/>
      <w:r>
        <w:rPr>
          <w:rStyle w:val="Pripombasklic"/>
        </w:rPr>
        <w:annotationRef/>
      </w:r>
      <w:r>
        <w:t>Tole je pa težka trditev. Kdo je avtor?</w:t>
      </w:r>
    </w:p>
  </w:comment>
  <w:comment w:id="6" w:author="Berce, Jaroslav" w:date="2018-01-17T14:45:00Z" w:initials="BJ">
    <w:p w14:paraId="2FE99B95" w14:textId="06A8887F" w:rsidR="00734AFC" w:rsidRDefault="00734AFC">
      <w:pPr>
        <w:pStyle w:val="Pripombabesedilo"/>
      </w:pPr>
      <w:r>
        <w:rPr>
          <w:rStyle w:val="Pripombasklic"/>
        </w:rPr>
        <w:annotationRef/>
      </w:r>
      <w:r>
        <w:t>Kdo to pravi?</w:t>
      </w:r>
    </w:p>
  </w:comment>
  <w:comment w:id="9" w:author="Berce, Jaroslav" w:date="2018-01-17T14:47:00Z" w:initials="BJ">
    <w:p w14:paraId="401F79F0" w14:textId="11B99CB3" w:rsidR="00734AFC" w:rsidRDefault="00734AFC">
      <w:pPr>
        <w:pStyle w:val="Pripombabesedilo"/>
      </w:pPr>
      <w:r>
        <w:rPr>
          <w:rStyle w:val="Pripombasklic"/>
        </w:rPr>
        <w:annotationRef/>
      </w:r>
      <w:r>
        <w:t>Katere?</w:t>
      </w:r>
    </w:p>
  </w:comment>
  <w:comment w:id="10" w:author="Berce, Jaroslav" w:date="2018-01-17T14:53:00Z" w:initials="BJ">
    <w:p w14:paraId="18BD3308" w14:textId="451446C7" w:rsidR="00734AFC" w:rsidRDefault="00734AFC">
      <w:pPr>
        <w:pStyle w:val="Pripombabesedilo"/>
      </w:pPr>
      <w:r>
        <w:rPr>
          <w:rStyle w:val="Pripombasklic"/>
        </w:rPr>
        <w:annotationRef/>
      </w:r>
      <w:r w:rsidRPr="00F70D06">
        <w:t>http://pisanje-besedil.blogspot.si/2010/09/ustrezna-uporaba-oziralnih-zaimkov.html</w:t>
      </w:r>
    </w:p>
  </w:comment>
  <w:comment w:id="11" w:author="Berce, Jaroslav" w:date="2018-01-17T14:54:00Z" w:initials="BJ">
    <w:p w14:paraId="35EC07ED" w14:textId="7F3D0F27" w:rsidR="00734AFC" w:rsidRDefault="00734AFC">
      <w:pPr>
        <w:pStyle w:val="Pripombabesedilo"/>
      </w:pPr>
      <w:r>
        <w:rPr>
          <w:rStyle w:val="Pripombasklic"/>
        </w:rPr>
        <w:annotationRef/>
      </w:r>
      <w:r>
        <w:t>»malo raziskovalnih poizkusov« ali nekaj podobnega …</w:t>
      </w:r>
    </w:p>
  </w:comment>
  <w:comment w:id="18" w:author="Berce, Jaroslav" w:date="2018-01-19T14:52:00Z" w:initials="BJ">
    <w:p w14:paraId="624B9BC8" w14:textId="19A95151" w:rsidR="00734AFC" w:rsidRDefault="00734AFC">
      <w:pPr>
        <w:pStyle w:val="Pripombabesedilo"/>
      </w:pPr>
      <w:r>
        <w:rPr>
          <w:rStyle w:val="Pripombasklic"/>
        </w:rPr>
        <w:annotationRef/>
      </w:r>
      <w:r>
        <w:t>Po tem »napornem« pregledu vseh teh metod bi mogoče poglavje o tem katera (ali katere) je najbolj uparabna in uporabljena oz. funkcijsko »naj«uspešnejša bil dobrodošel.</w:t>
      </w:r>
    </w:p>
  </w:comment>
  <w:comment w:id="20" w:author="Berce, Jaroslav" w:date="2018-01-22T09:57:00Z" w:initials="BJ">
    <w:p w14:paraId="2B8FF5FC" w14:textId="66672111" w:rsidR="00734AFC" w:rsidRDefault="00734AFC">
      <w:pPr>
        <w:pStyle w:val="Pripombabesedilo"/>
      </w:pPr>
      <w:r>
        <w:rPr>
          <w:rStyle w:val="Pripombasklic"/>
        </w:rPr>
        <w:annotationRef/>
      </w:r>
      <w:r>
        <w:t>Pred tem bi potrebovali en kratek stavek kot uvod v »novo« tematiko …</w:t>
      </w:r>
    </w:p>
  </w:comment>
  <w:comment w:id="21" w:author="Berce, Jaroslav" w:date="2018-01-22T09:59:00Z" w:initials="BJ">
    <w:p w14:paraId="20CB6FE6" w14:textId="7C0CEC72" w:rsidR="00734AFC" w:rsidRDefault="00734AFC">
      <w:pPr>
        <w:pStyle w:val="Pripombabesedilo"/>
      </w:pPr>
      <w:r>
        <w:rPr>
          <w:rStyle w:val="Pripombasklic"/>
        </w:rPr>
        <w:annotationRef/>
      </w:r>
      <w:r>
        <w:t>Res? Ali pod to spadajo tudi »gambling« itd?</w:t>
      </w:r>
    </w:p>
  </w:comment>
  <w:comment w:id="22" w:author="Berce, Jaroslav" w:date="2018-01-22T10:02:00Z" w:initials="BJ">
    <w:p w14:paraId="16D7D84A" w14:textId="15CF1E5E" w:rsidR="00734AFC" w:rsidRDefault="00734AFC">
      <w:pPr>
        <w:pStyle w:val="Pripombabesedilo"/>
      </w:pPr>
      <w:r>
        <w:rPr>
          <w:rStyle w:val="Pripombasklic"/>
        </w:rPr>
        <w:annotationRef/>
      </w:r>
      <w:r>
        <w:t>Zanimivo – zakaj pa?</w:t>
      </w:r>
    </w:p>
  </w:comment>
  <w:comment w:id="23" w:author="Berce, Jaroslav" w:date="2018-01-22T10:04:00Z" w:initials="BJ">
    <w:p w14:paraId="0B3EF6C4" w14:textId="77F6569F" w:rsidR="00734AFC" w:rsidRDefault="00734AFC">
      <w:pPr>
        <w:pStyle w:val="Pripombabesedilo"/>
      </w:pPr>
      <w:r>
        <w:rPr>
          <w:rStyle w:val="Pripombasklic"/>
        </w:rPr>
        <w:annotationRef/>
      </w:r>
      <w:r>
        <w:t>Ali je Avstrija »velesila« za igre? Če ni je tole malo ne-relevantno.</w:t>
      </w:r>
    </w:p>
  </w:comment>
  <w:comment w:id="30" w:author="Berce, Jaroslav" w:date="2018-01-26T11:49:00Z" w:initials="BJ">
    <w:p w14:paraId="4DA58373" w14:textId="77777777" w:rsidR="00C71903" w:rsidRDefault="00734AFC">
      <w:pPr>
        <w:pStyle w:val="Pripombabesedilo"/>
      </w:pPr>
      <w:r>
        <w:rPr>
          <w:rStyle w:val="Pripombasklic"/>
        </w:rPr>
        <w:annotationRef/>
      </w:r>
      <w:r>
        <w:t>Tole me vse skupaj zelooo spominja na Projektno Vodenje (po znanih metodologijah: PMI, IPMA, PRINCE II) seveda ob »pomanjkanj</w:t>
      </w:r>
    </w:p>
    <w:p w14:paraId="792C7ABF" w14:textId="61B0ABF1" w:rsidR="00734AFC" w:rsidRDefault="00734AFC">
      <w:pPr>
        <w:pStyle w:val="Pripombabesedilo"/>
      </w:pPr>
      <w:r>
        <w:t>u« nekaterih delov (tveganja, presoja kvalitete ali kakovosti, …), ki jih PM vsebuje!</w:t>
      </w:r>
      <w:r>
        <w:br/>
        <w:t>GANTT, Critical Path, …. Orodja pri PM.</w:t>
      </w:r>
    </w:p>
  </w:comment>
  <w:comment w:id="37" w:author="Berce, Jaroslav" w:date="2018-01-22T10:54:00Z" w:initials="BJ">
    <w:p w14:paraId="64E6CA98" w14:textId="1AF983E7" w:rsidR="00996138" w:rsidRDefault="00996138">
      <w:pPr>
        <w:pStyle w:val="Pripombabesedilo"/>
      </w:pPr>
      <w:r>
        <w:rPr>
          <w:rStyle w:val="Pripombasklic"/>
        </w:rPr>
        <w:annotationRef/>
      </w:r>
      <w:hyperlink r:id="rId1" w:history="1">
        <w:r w:rsidRPr="00F7179E">
          <w:rPr>
            <w:rStyle w:val="Hiperpovezava"/>
          </w:rPr>
          <w:t>http://pisanje-besedil.blogspot.si/2010/09/ustrezna-uporaba-oziralnih-zaimkov.html</w:t>
        </w:r>
      </w:hyperlink>
    </w:p>
    <w:p w14:paraId="4157941C" w14:textId="09CBA788" w:rsidR="00996138" w:rsidRDefault="00996138">
      <w:pPr>
        <w:pStyle w:val="Pripombabesedilo"/>
      </w:pPr>
    </w:p>
  </w:comment>
  <w:comment w:id="81" w:author="Berce, Jaroslav" w:date="2018-01-22T11:03:00Z" w:initials="BJ">
    <w:p w14:paraId="4A4288E1" w14:textId="60162C75" w:rsidR="00FB00C7" w:rsidRDefault="00FB00C7">
      <w:pPr>
        <w:pStyle w:val="Pripombabesedilo"/>
      </w:pPr>
      <w:r>
        <w:rPr>
          <w:rStyle w:val="Pripombasklic"/>
        </w:rPr>
        <w:annotationRef/>
      </w:r>
      <w:r>
        <w:t>ki/kateri !!! POVSOD</w:t>
      </w:r>
    </w:p>
  </w:comment>
  <w:comment w:id="82" w:author="Berce, Jaroslav" w:date="2018-01-22T11:03:00Z" w:initials="BJ">
    <w:p w14:paraId="4DB4780B" w14:textId="33BF9058" w:rsidR="00FB00C7" w:rsidRDefault="00FB00C7">
      <w:pPr>
        <w:pStyle w:val="Pripombabesedilo"/>
      </w:pPr>
      <w:r>
        <w:rPr>
          <w:rStyle w:val="Pripombasklic"/>
        </w:rPr>
        <w:annotationRef/>
      </w:r>
      <w:r>
        <w:t>Iz vsega povedanega se ne da izluščiti ZAKAJ ste se odločili za ta pristop!</w:t>
      </w:r>
    </w:p>
  </w:comment>
  <w:comment w:id="107" w:author="Berce, Jaroslav" w:date="2018-01-22T11:09:00Z" w:initials="BJ">
    <w:p w14:paraId="17B1056C" w14:textId="5A6C42FC" w:rsidR="00C95ABA" w:rsidRDefault="00C95ABA">
      <w:pPr>
        <w:pStyle w:val="Pripombabesedilo"/>
      </w:pPr>
      <w:r>
        <w:rPr>
          <w:rStyle w:val="Pripombasklic"/>
        </w:rPr>
        <w:annotationRef/>
      </w:r>
      <w:r>
        <w:t>???</w:t>
      </w:r>
    </w:p>
  </w:comment>
  <w:comment w:id="118" w:author="Berce, Jaroslav" w:date="2018-01-22T11:10:00Z" w:initials="BJ">
    <w:p w14:paraId="06529272" w14:textId="3513352B" w:rsidR="00C95ABA" w:rsidRDefault="00C95ABA">
      <w:pPr>
        <w:pStyle w:val="Pripombabesedilo"/>
      </w:pPr>
      <w:r>
        <w:rPr>
          <w:rStyle w:val="Pripombasklic"/>
        </w:rPr>
        <w:annotationRef/>
      </w:r>
      <w:r>
        <w:t>???</w:t>
      </w:r>
    </w:p>
  </w:comment>
  <w:comment w:id="119" w:author="Berce, Jaroslav" w:date="2018-01-22T11:11:00Z" w:initials="BJ">
    <w:p w14:paraId="3CEB8FD5" w14:textId="30983EC8" w:rsidR="00C95ABA" w:rsidRDefault="00C95ABA">
      <w:pPr>
        <w:pStyle w:val="Pripombabesedilo"/>
      </w:pPr>
      <w:r>
        <w:rPr>
          <w:rStyle w:val="Pripombasklic"/>
        </w:rPr>
        <w:annotationRef/>
      </w:r>
      <w:r>
        <w:t>Zaposleni NI= orodja !</w:t>
      </w:r>
    </w:p>
  </w:comment>
  <w:comment w:id="120" w:author="Berce, Jaroslav" w:date="2018-01-22T11:11:00Z" w:initials="BJ">
    <w:p w14:paraId="5BAD5B31" w14:textId="69C423E9" w:rsidR="00C95ABA" w:rsidRDefault="00C95ABA">
      <w:pPr>
        <w:pStyle w:val="Pripombabesedilo"/>
      </w:pPr>
      <w:r>
        <w:rPr>
          <w:rStyle w:val="Pripombasklic"/>
        </w:rPr>
        <w:annotationRef/>
      </w:r>
      <w:r>
        <w:t>Umetnik = designer?</w:t>
      </w:r>
    </w:p>
  </w:comment>
  <w:comment w:id="137" w:author="Berce, Jaroslav" w:date="2018-01-22T11:16:00Z" w:initials="BJ">
    <w:p w14:paraId="18EDDF4C" w14:textId="3375D1FE" w:rsidR="00CA43AF" w:rsidRDefault="00CA43AF">
      <w:pPr>
        <w:pStyle w:val="Pripombabesedilo"/>
      </w:pPr>
      <w:r>
        <w:rPr>
          <w:rStyle w:val="Pripombasklic"/>
        </w:rPr>
        <w:annotationRef/>
      </w:r>
      <w:r>
        <w:t>Kajjj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DC0B05" w15:done="0"/>
  <w15:commentEx w15:paraId="128AB717" w15:done="0"/>
  <w15:commentEx w15:paraId="2FE99B95" w15:done="0"/>
  <w15:commentEx w15:paraId="401F79F0" w15:done="0"/>
  <w15:commentEx w15:paraId="18BD3308" w15:done="0"/>
  <w15:commentEx w15:paraId="35EC07ED" w15:done="0"/>
  <w15:commentEx w15:paraId="49C0E5BE" w15:done="0"/>
  <w15:commentEx w15:paraId="109AAAAE" w15:done="0"/>
  <w15:commentEx w15:paraId="4A9C1C86" w15:done="0"/>
  <w15:commentEx w15:paraId="624B9BC8" w15:done="0"/>
  <w15:commentEx w15:paraId="2B8FF5FC" w15:done="0"/>
  <w15:commentEx w15:paraId="20CB6FE6" w15:done="0"/>
  <w15:commentEx w15:paraId="16D7D84A" w15:done="0"/>
  <w15:commentEx w15:paraId="0B3EF6C4" w15:done="0"/>
  <w15:commentEx w15:paraId="4065FBA3" w15:done="0"/>
  <w15:commentEx w15:paraId="792C7ABF" w15:done="0"/>
  <w15:commentEx w15:paraId="4157941C" w15:done="0"/>
  <w15:commentEx w15:paraId="4A4288E1" w15:done="0"/>
  <w15:commentEx w15:paraId="4DB4780B" w15:done="0"/>
  <w15:commentEx w15:paraId="17B1056C" w15:done="0"/>
  <w15:commentEx w15:paraId="06529272" w15:done="0"/>
  <w15:commentEx w15:paraId="3CEB8FD5" w15:done="0"/>
  <w15:commentEx w15:paraId="5BAD5B31" w15:done="0"/>
  <w15:commentEx w15:paraId="18EDDF4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306948" w14:textId="77777777" w:rsidR="00E12A68" w:rsidRDefault="00E12A68" w:rsidP="004E1A4D">
      <w:pPr>
        <w:spacing w:after="0" w:line="240" w:lineRule="auto"/>
      </w:pPr>
      <w:r>
        <w:separator/>
      </w:r>
    </w:p>
  </w:endnote>
  <w:endnote w:type="continuationSeparator" w:id="0">
    <w:p w14:paraId="0243F5B0" w14:textId="77777777" w:rsidR="00E12A68" w:rsidRDefault="00E12A68"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AFF" w:usb1="C0007841"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734AFC" w:rsidRDefault="00734AFC">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734AFC" w:rsidRDefault="00734AFC">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734AFC" w:rsidRDefault="00734AFC">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266E25" w14:textId="77777777" w:rsidR="00E12A68" w:rsidRDefault="00E12A68" w:rsidP="004E1A4D">
      <w:pPr>
        <w:spacing w:after="0" w:line="240" w:lineRule="auto"/>
      </w:pPr>
      <w:r>
        <w:separator/>
      </w:r>
    </w:p>
  </w:footnote>
  <w:footnote w:type="continuationSeparator" w:id="0">
    <w:p w14:paraId="7DE51054" w14:textId="77777777" w:rsidR="00E12A68" w:rsidRDefault="00E12A68" w:rsidP="004E1A4D">
      <w:pPr>
        <w:spacing w:after="0" w:line="240" w:lineRule="auto"/>
      </w:pPr>
      <w:r>
        <w:continuationSeparator/>
      </w:r>
    </w:p>
  </w:footnote>
  <w:footnote w:id="1">
    <w:p w14:paraId="3583E71A" w14:textId="77777777" w:rsidR="00734AFC" w:rsidRPr="00194376" w:rsidRDefault="00734AFC"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734AFC" w:rsidRPr="00194376" w:rsidRDefault="00734AFC"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Virtualna resničnost. Danes najkvalitetnejši produkti: Oculus Rift, Gear VR, HTC Vive, PlayStation VR.</w:t>
      </w:r>
    </w:p>
  </w:footnote>
  <w:footnote w:id="3">
    <w:p w14:paraId="277DD3EA" w14:textId="77777777" w:rsidR="00734AFC" w:rsidRPr="00194376" w:rsidRDefault="00734AFC" w:rsidP="00E65D74">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Konsenz. Igralci lahko pri testiranju igranja navadno v beta fazi podajo svoja mnenja in vplivajo na igro.</w:t>
      </w:r>
    </w:p>
  </w:footnote>
  <w:footnote w:id="4">
    <w:p w14:paraId="2137838A" w14:textId="77777777" w:rsidR="00734AFC" w:rsidRPr="00194376" w:rsidRDefault="00734AFC"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w:t>
      </w:r>
      <w:r>
        <w:rPr>
          <w:rFonts w:ascii="Times New Roman" w:hAnsi="Times New Roman" w:cs="Times New Roman"/>
        </w:rPr>
        <w:t xml:space="preserve"> quaLity evaLuation methodologY. Dostopen je od 30. septembra 2016.</w:t>
      </w:r>
    </w:p>
  </w:footnote>
  <w:footnote w:id="5">
    <w:p w14:paraId="69BDFC34" w14:textId="77777777" w:rsidR="00734AFC" w:rsidRPr="00194376" w:rsidRDefault="00734AFC"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DGMM -  Digital Game Maturity Model.</w:t>
      </w:r>
      <w:r>
        <w:rPr>
          <w:rFonts w:ascii="Times New Roman" w:hAnsi="Times New Roman" w:cs="Times New Roman"/>
        </w:rPr>
        <w:t xml:space="preserve"> Dostopen je od 16. avgusta 2016.</w:t>
      </w:r>
    </w:p>
  </w:footnote>
  <w:footnote w:id="6">
    <w:p w14:paraId="38814423" w14:textId="77777777" w:rsidR="00734AFC" w:rsidRPr="00194376" w:rsidRDefault="00734AFC" w:rsidP="00BA7E4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Pr>
          <w:rFonts w:ascii="Times New Roman" w:hAnsi="Times New Roman" w:cs="Times New Roman"/>
        </w:rPr>
        <w:t xml:space="preserve"> </w:t>
      </w:r>
      <w:r w:rsidRPr="00194376">
        <w:rPr>
          <w:rFonts w:ascii="Times New Roman" w:hAnsi="Times New Roman" w:cs="Times New Roman"/>
        </w:rPr>
        <w:t>Thesaurus. Zbirka sopomenk (sinonimov).</w:t>
      </w:r>
    </w:p>
  </w:footnote>
  <w:footnote w:id="7">
    <w:p w14:paraId="521FC61C" w14:textId="77777777" w:rsidR="00734AFC" w:rsidRPr="00194376" w:rsidRDefault="00734AFC" w:rsidP="00BA7E48">
      <w:pPr>
        <w:pStyle w:val="Bibliografija"/>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Gams, Matjaž, in Boštjan Kaluža. 2013. </w:t>
      </w:r>
      <w:r w:rsidRPr="00194376">
        <w:rPr>
          <w:rFonts w:ascii="Times New Roman" w:hAnsi="Times New Roman" w:cs="Times New Roman"/>
          <w:i/>
          <w:iCs/>
        </w:rPr>
        <w:t>Računalniški slovarček</w:t>
      </w:r>
      <w:r w:rsidRPr="00194376">
        <w:rPr>
          <w:rFonts w:ascii="Times New Roman" w:hAnsi="Times New Roman" w:cs="Times New Roman"/>
        </w:rPr>
        <w:t>. Kamnik: Amebis.</w:t>
      </w:r>
    </w:p>
  </w:footnote>
  <w:footnote w:id="8">
    <w:p w14:paraId="0490DF11" w14:textId="77777777" w:rsidR="00734AFC" w:rsidRPr="00194376" w:rsidRDefault="00734AF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Manifesto. Dostopen prek: agilemanifesto.org.</w:t>
      </w:r>
    </w:p>
  </w:footnote>
  <w:footnote w:id="9">
    <w:p w14:paraId="44CA3ADC"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shd w:val="clear" w:color="auto" w:fill="FFFFFF" w:themeFill="background1"/>
        </w:rPr>
        <w:footnoteRef/>
      </w:r>
      <w:r w:rsidRPr="00194376">
        <w:rPr>
          <w:rFonts w:ascii="Times New Roman" w:hAnsi="Times New Roman" w:cs="Times New Roman"/>
          <w:shd w:val="clear" w:color="auto" w:fill="FFFFFF" w:themeFill="background1"/>
        </w:rPr>
        <w:t xml:space="preserve"> </w:t>
      </w:r>
      <w:r w:rsidRPr="00194376">
        <w:rPr>
          <w:rFonts w:ascii="Times New Roman" w:hAnsi="Times New Roman" w:cs="Times New Roman"/>
          <w:color w:val="000000"/>
          <w:shd w:val="clear" w:color="auto" w:fill="FFFFFF" w:themeFill="background1"/>
        </w:rPr>
        <w:t>Frederick P. Brooks, Jr. </w:t>
      </w:r>
      <w:r w:rsidRPr="00194376">
        <w:rPr>
          <w:rFonts w:ascii="Times New Roman" w:hAnsi="Times New Roman" w:cs="Times New Roman"/>
          <w:i/>
          <w:iCs/>
          <w:shd w:val="clear" w:color="auto" w:fill="FFFFFF" w:themeFill="background1"/>
        </w:rPr>
        <w:t>The Mythical Man-Month</w:t>
      </w:r>
      <w:r w:rsidRPr="00194376">
        <w:rPr>
          <w:rFonts w:ascii="Times New Roman" w:hAnsi="Times New Roman" w:cs="Times New Roman"/>
          <w:color w:val="000000"/>
          <w:shd w:val="clear" w:color="auto" w:fill="FFFFFF" w:themeFill="background1"/>
        </w:rPr>
        <w:t>. 1995 [1975].</w:t>
      </w:r>
    </w:p>
  </w:footnote>
  <w:footnote w:id="10">
    <w:p w14:paraId="1D40DFCB"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Uporablja se tehnika stimulacije dražljaja (angl.) Stimulus-Response scenario technique – SRS.</w:t>
      </w:r>
    </w:p>
  </w:footnote>
  <w:footnote w:id="11">
    <w:p w14:paraId="5CD6285D"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Index score (story point) po Peters (2008) in cost po Pressman in Maxim (2014) .</w:t>
      </w:r>
    </w:p>
  </w:footnote>
  <w:footnote w:id="12">
    <w:p w14:paraId="1ED76BC7"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Design to cost.</w:t>
      </w:r>
    </w:p>
  </w:footnote>
  <w:footnote w:id="13">
    <w:p w14:paraId="494E6BA9"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Keep it simple.</w:t>
      </w:r>
    </w:p>
  </w:footnote>
  <w:footnote w:id="14">
    <w:p w14:paraId="60851F57"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Class responsibility collaborator. Orodje za viharjenje možganov.</w:t>
      </w:r>
    </w:p>
  </w:footnote>
  <w:footnote w:id="15">
    <w:p w14:paraId="6E102A7D"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Spike solution.</w:t>
      </w:r>
    </w:p>
  </w:footnote>
  <w:footnote w:id="16">
    <w:p w14:paraId="7D3AEE19"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Metoda vzpostavitve igre v rugbyu pri kateri se soigralci držijo skupaj in poskušajo pridobiti posest nad žogo s potiskanjem nasprotnikov z rameni v enaki formaciji.</w:t>
      </w:r>
    </w:p>
  </w:footnote>
  <w:footnote w:id="17">
    <w:p w14:paraId="58CD3C7A"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Backlog.</w:t>
      </w:r>
    </w:p>
  </w:footnote>
  <w:footnote w:id="18">
    <w:p w14:paraId="5495F6DA"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Dynamic System Development Method. DSDM konzorcij je skrbnik metode.</w:t>
      </w:r>
    </w:p>
  </w:footnote>
  <w:footnote w:id="19">
    <w:p w14:paraId="182BDD91"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Cone of silence. Določen čas, da se izkušeni lahko posvetijo svojim nalogam.</w:t>
      </w:r>
    </w:p>
  </w:footnote>
  <w:footnote w:id="20">
    <w:p w14:paraId="65DFCB61"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Družina operacijskih sistemov podobni Unixu.</w:t>
      </w:r>
    </w:p>
  </w:footnote>
  <w:footnote w:id="21">
    <w:p w14:paraId="558A41EC"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22">
    <w:p w14:paraId="340FD3FA"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Feature-driven development – FDD.</w:t>
      </w:r>
    </w:p>
  </w:footnote>
  <w:footnote w:id="23">
    <w:p w14:paraId="5E43DE1B"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Configuration Management – CM. Sistem (orodje), ki skrbi za konsistenco produkta v razvoju na podlagi zahtev in načrtov. Najbolj znana orodja; CFEngine, Puppet, SaltStack, Docker, PowerShell DSC, Git.</w:t>
      </w:r>
    </w:p>
  </w:footnote>
  <w:footnote w:id="24">
    <w:p w14:paraId="6CACAC2A"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Japonska beseda. Pomeni znak, signalno karto ali veliko vizualno tablo.</w:t>
      </w:r>
    </w:p>
  </w:footnote>
  <w:footnote w:id="25">
    <w:p w14:paraId="3755B8DA"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Lead Time.</w:t>
      </w:r>
    </w:p>
  </w:footnote>
  <w:footnote w:id="26">
    <w:p w14:paraId="6EA144C1"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27">
    <w:p w14:paraId="3BD79DD8"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Delivery Rate.</w:t>
      </w:r>
    </w:p>
  </w:footnote>
  <w:footnote w:id="28">
    <w:p w14:paraId="59CF3984"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Little's Law.</w:t>
      </w:r>
    </w:p>
  </w:footnote>
  <w:footnote w:id="29">
    <w:p w14:paraId="7DDE52D1"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Throughtput. </w:t>
      </w:r>
    </w:p>
  </w:footnote>
  <w:footnote w:id="30">
    <w:p w14:paraId="551C2245"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Test-driven development. Tudi TDD. </w:t>
      </w:r>
    </w:p>
  </w:footnote>
  <w:footnote w:id="31">
    <w:p w14:paraId="335BA522"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Disciplined Agile Delivery.</w:t>
      </w:r>
    </w:p>
  </w:footnote>
  <w:footnote w:id="32">
    <w:p w14:paraId="5DDACAB0"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33">
    <w:p w14:paraId="2D9EAAC3"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Adaptive software development. Knjiga: Adaptive Software Development: A Collaborative Approach To manging Complex Systems, James A. Highsmith, 2000.</w:t>
      </w:r>
    </w:p>
  </w:footnote>
  <w:footnote w:id="34">
    <w:p w14:paraId="3B09D91A"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To predstavlja game flow.</w:t>
      </w:r>
    </w:p>
  </w:footnote>
  <w:footnote w:id="35">
    <w:p w14:paraId="03DA8142"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User Experience-UX.</w:t>
      </w:r>
    </w:p>
  </w:footnote>
  <w:footnote w:id="36">
    <w:p w14:paraId="709D670A"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Modding. Razvijalci izdajo orodja za modificiranje igre katere uporabniki manipulirajo za ustvarjanje novih vsebin v igri. Za začetnika moddinga se smatrajo razvijalci Doom. </w:t>
      </w:r>
    </w:p>
  </w:footnote>
  <w:footnote w:id="37">
    <w:p w14:paraId="6186CEF6"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Avtor igre Wolfshade MUD, senior oblikovalec na projektu Earth &amp; Beyond, pri Electronic Arts Los Angeles izda: Command &amp; Conquer: Generals – Zero Hour in Lord of the Rings: The Battle for Middle-Earth, pri Powered Games izda: Superme Commander in Demigod.</w:t>
      </w:r>
    </w:p>
  </w:footnote>
  <w:footnote w:id="38">
    <w:p w14:paraId="0BBE959A"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lifecycle.</w:t>
      </w:r>
    </w:p>
  </w:footnote>
  <w:footnote w:id="39">
    <w:p w14:paraId="297DED71"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design document.</w:t>
      </w:r>
    </w:p>
  </w:footnote>
  <w:footnote w:id="40">
    <w:p w14:paraId="5F0AE03D"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diGital educAtional gaMe dEvelopment.</w:t>
      </w:r>
    </w:p>
  </w:footnote>
  <w:footnote w:id="41">
    <w:p w14:paraId="3F497C58"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Digital education game.</w:t>
      </w:r>
    </w:p>
  </w:footnote>
  <w:footnote w:id="42">
    <w:p w14:paraId="0134234D"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Unified Process.</w:t>
      </w:r>
    </w:p>
  </w:footnote>
  <w:footnote w:id="43">
    <w:p w14:paraId="483AE098"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Waterfall Process.</w:t>
      </w:r>
    </w:p>
  </w:footnote>
  <w:footnote w:id="44">
    <w:p w14:paraId="15C6F3B9"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eXtreme Game Development Process.</w:t>
      </w:r>
    </w:p>
  </w:footnote>
  <w:footnote w:id="45">
    <w:p w14:paraId="0C80D09C"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Game Process.</w:t>
      </w:r>
    </w:p>
  </w:footnote>
  <w:footnote w:id="46">
    <w:p w14:paraId="44CFA054"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Tehnical Design Document.</w:t>
      </w:r>
    </w:p>
  </w:footnote>
  <w:footnote w:id="47">
    <w:p w14:paraId="6C467E12" w14:textId="77777777" w:rsidR="00734AFC" w:rsidRPr="00194376" w:rsidRDefault="00734AF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Pogosti izraz je umetnikova biblija - UB. Art-Bible.</w:t>
      </w:r>
    </w:p>
  </w:footnote>
  <w:footnote w:id="48">
    <w:p w14:paraId="675F6449"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Gold-plating.</w:t>
      </w:r>
    </w:p>
  </w:footnote>
  <w:footnote w:id="49">
    <w:p w14:paraId="51972626"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Institute of Electrical and Electronic Engineers – IEEE.</w:t>
      </w:r>
    </w:p>
  </w:footnote>
  <w:footnote w:id="50">
    <w:p w14:paraId="2E9F73A5"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SoftwareEngineering – Metamodel for Development Methodologies.</w:t>
      </w:r>
    </w:p>
  </w:footnote>
  <w:footnote w:id="51">
    <w:p w14:paraId="362453BD"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&amp; Systems Process Engineering Meta-Model – SPEM.</w:t>
      </w:r>
    </w:p>
  </w:footnote>
  <w:footnote w:id="52">
    <w:p w14:paraId="2AAD487D"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Object Management Group – OMG.</w:t>
      </w:r>
    </w:p>
  </w:footnote>
  <w:footnote w:id="53">
    <w:p w14:paraId="54C29A2F"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 Object Facility – MOF.</w:t>
      </w:r>
    </w:p>
  </w:footnote>
  <w:footnote w:id="54">
    <w:p w14:paraId="48A1CE72"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Domain Specific Process Meta Model – DSPMM.</w:t>
      </w:r>
    </w:p>
  </w:footnote>
  <w:footnote w:id="55">
    <w:p w14:paraId="0279CF4C"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Abstract Process Meta Model – AMM.</w:t>
      </w:r>
    </w:p>
  </w:footnote>
  <w:footnote w:id="56">
    <w:p w14:paraId="16124EF5"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Inženiring meta-metod.</w:t>
      </w:r>
    </w:p>
  </w:footnote>
  <w:footnote w:id="57">
    <w:p w14:paraId="576BD742"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Meta-Method for Software Engineering Methods.</w:t>
      </w:r>
    </w:p>
  </w:footnote>
  <w:footnote w:id="58">
    <w:p w14:paraId="5F2DF00B"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Proof of concept.</w:t>
      </w:r>
    </w:p>
  </w:footnote>
  <w:footnote w:id="59">
    <w:p w14:paraId="005EB383" w14:textId="77777777" w:rsidR="00734AFC" w:rsidRPr="00194376" w:rsidRDefault="00734AF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Vertical slice.</w:t>
      </w:r>
    </w:p>
  </w:footnote>
  <w:footnote w:id="60">
    <w:p w14:paraId="4C195014"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QA- Quality assurance.</w:t>
      </w:r>
    </w:p>
  </w:footnote>
  <w:footnote w:id="61">
    <w:p w14:paraId="0221DE8C" w14:textId="77777777" w:rsidR="00734AFC" w:rsidRPr="00194376" w:rsidRDefault="00734AFC" w:rsidP="0036353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Placeholders.</w:t>
      </w:r>
    </w:p>
  </w:footnote>
  <w:footnote w:id="62">
    <w:p w14:paraId="68634319"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Will Not Fix, pomeni, da defekt ni dovolj pomemben.</w:t>
      </w:r>
    </w:p>
  </w:footnote>
  <w:footnote w:id="63">
    <w:p w14:paraId="431216A9" w14:textId="77777777" w:rsidR="00734AFC" w:rsidRPr="00194376" w:rsidRDefault="00734AFC" w:rsidP="00E661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Crunch time.</w:t>
      </w:r>
    </w:p>
  </w:footnote>
  <w:footnote w:id="64">
    <w:p w14:paraId="27FC368D"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grafikon, ki predstavlja časovni razpored projekta.</w:t>
      </w:r>
    </w:p>
  </w:footnote>
  <w:footnote w:id="65">
    <w:p w14:paraId="11C57AF2"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Program evaluation and review technique, je statistično orodje za analizo nalog, ki so vključene v razvoj.</w:t>
      </w:r>
    </w:p>
  </w:footnote>
  <w:footnote w:id="66">
    <w:p w14:paraId="600A4079"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AHP – Analytical Hierarchy Process.</w:t>
      </w:r>
    </w:p>
  </w:footnote>
  <w:footnote w:id="67">
    <w:p w14:paraId="04584265" w14:textId="77777777" w:rsidR="00734AFC" w:rsidRPr="00194376" w:rsidRDefault="00734AFC"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w:t>
      </w:r>
    </w:p>
  </w:footnote>
  <w:footnote w:id="68">
    <w:p w14:paraId="48F7C766" w14:textId="77777777" w:rsidR="00734AFC" w:rsidRPr="00194376" w:rsidRDefault="00734AFC"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 Integration.</w:t>
      </w:r>
    </w:p>
  </w:footnote>
  <w:footnote w:id="69">
    <w:p w14:paraId="64A9826C" w14:textId="77777777" w:rsidR="00734AFC" w:rsidRPr="00194376" w:rsidRDefault="00734AFC"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Process Improvement and Capability Determination.</w:t>
      </w:r>
    </w:p>
  </w:footnote>
  <w:footnote w:id="70">
    <w:p w14:paraId="55FD586D" w14:textId="77777777" w:rsidR="00734AFC" w:rsidRPr="00194376" w:rsidRDefault="00734AFC"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Process Activities.</w:t>
      </w:r>
    </w:p>
  </w:footnote>
  <w:footnote w:id="71">
    <w:p w14:paraId="73363CB7" w14:textId="77777777" w:rsidR="00734AFC" w:rsidRPr="00194376" w:rsidRDefault="00734AFC"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NA – number of applicable statements.</w:t>
      </w:r>
    </w:p>
  </w:footnote>
  <w:footnote w:id="72">
    <w:p w14:paraId="02C420A3" w14:textId="77777777" w:rsidR="00734AFC" w:rsidRPr="00194376" w:rsidRDefault="00734AFC"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734AFC" w:rsidRDefault="00734AFC">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734AFC" w:rsidRDefault="00734AFC">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734AFC" w:rsidRDefault="00734AFC">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3">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4">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5">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1">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2">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3">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4"/>
  </w:num>
  <w:num w:numId="5">
    <w:abstractNumId w:val="37"/>
  </w:num>
  <w:num w:numId="6">
    <w:abstractNumId w:val="15"/>
  </w:num>
  <w:num w:numId="7">
    <w:abstractNumId w:val="19"/>
  </w:num>
  <w:num w:numId="8">
    <w:abstractNumId w:val="38"/>
  </w:num>
  <w:num w:numId="9">
    <w:abstractNumId w:val="11"/>
  </w:num>
  <w:num w:numId="10">
    <w:abstractNumId w:val="17"/>
  </w:num>
  <w:num w:numId="11">
    <w:abstractNumId w:val="24"/>
  </w:num>
  <w:num w:numId="12">
    <w:abstractNumId w:val="31"/>
  </w:num>
  <w:num w:numId="13">
    <w:abstractNumId w:val="12"/>
  </w:num>
  <w:num w:numId="14">
    <w:abstractNumId w:val="23"/>
  </w:num>
  <w:num w:numId="15">
    <w:abstractNumId w:val="18"/>
  </w:num>
  <w:num w:numId="16">
    <w:abstractNumId w:val="25"/>
  </w:num>
  <w:num w:numId="17">
    <w:abstractNumId w:val="20"/>
  </w:num>
  <w:num w:numId="18">
    <w:abstractNumId w:val="8"/>
  </w:num>
  <w:num w:numId="19">
    <w:abstractNumId w:val="28"/>
  </w:num>
  <w:num w:numId="20">
    <w:abstractNumId w:val="4"/>
  </w:num>
  <w:num w:numId="21">
    <w:abstractNumId w:val="3"/>
  </w:num>
  <w:num w:numId="22">
    <w:abstractNumId w:val="9"/>
  </w:num>
  <w:num w:numId="23">
    <w:abstractNumId w:val="5"/>
  </w:num>
  <w:num w:numId="24">
    <w:abstractNumId w:val="26"/>
  </w:num>
  <w:num w:numId="25">
    <w:abstractNumId w:val="29"/>
  </w:num>
  <w:num w:numId="26">
    <w:abstractNumId w:val="7"/>
  </w:num>
  <w:num w:numId="27">
    <w:abstractNumId w:val="22"/>
  </w:num>
  <w:num w:numId="28">
    <w:abstractNumId w:val="21"/>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3"/>
  </w:num>
  <w:num w:numId="32">
    <w:abstractNumId w:val="32"/>
  </w:num>
  <w:num w:numId="33">
    <w:abstractNumId w:val="36"/>
  </w:num>
  <w:num w:numId="34">
    <w:abstractNumId w:val="1"/>
  </w:num>
  <w:num w:numId="35">
    <w:abstractNumId w:val="13"/>
  </w:num>
  <w:num w:numId="36">
    <w:abstractNumId w:val="35"/>
  </w:num>
  <w:num w:numId="37">
    <w:abstractNumId w:val="30"/>
  </w:num>
  <w:num w:numId="38">
    <w:abstractNumId w:val="16"/>
  </w:num>
  <w:num w:numId="39">
    <w:abstractNumId w:val="10"/>
  </w:num>
  <w:num w:numId="4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FA2"/>
    <w:rsid w:val="000043A1"/>
    <w:rsid w:val="00005783"/>
    <w:rsid w:val="00006284"/>
    <w:rsid w:val="00006783"/>
    <w:rsid w:val="00007CE7"/>
    <w:rsid w:val="00011175"/>
    <w:rsid w:val="0001150C"/>
    <w:rsid w:val="00011C7D"/>
    <w:rsid w:val="00013951"/>
    <w:rsid w:val="00013D32"/>
    <w:rsid w:val="000151F2"/>
    <w:rsid w:val="000152A1"/>
    <w:rsid w:val="000153BD"/>
    <w:rsid w:val="000157B8"/>
    <w:rsid w:val="00015831"/>
    <w:rsid w:val="00015A4C"/>
    <w:rsid w:val="00015BAC"/>
    <w:rsid w:val="00015E15"/>
    <w:rsid w:val="0001713D"/>
    <w:rsid w:val="000206B1"/>
    <w:rsid w:val="00020CEC"/>
    <w:rsid w:val="000218A6"/>
    <w:rsid w:val="00024F56"/>
    <w:rsid w:val="000252DD"/>
    <w:rsid w:val="000257A8"/>
    <w:rsid w:val="00026E75"/>
    <w:rsid w:val="000275B8"/>
    <w:rsid w:val="00027660"/>
    <w:rsid w:val="00027725"/>
    <w:rsid w:val="00030DEE"/>
    <w:rsid w:val="00031227"/>
    <w:rsid w:val="00031288"/>
    <w:rsid w:val="00032651"/>
    <w:rsid w:val="0003377B"/>
    <w:rsid w:val="0003425A"/>
    <w:rsid w:val="00034A42"/>
    <w:rsid w:val="00035D4B"/>
    <w:rsid w:val="00035DB5"/>
    <w:rsid w:val="000360D3"/>
    <w:rsid w:val="00036426"/>
    <w:rsid w:val="00036747"/>
    <w:rsid w:val="0004004C"/>
    <w:rsid w:val="00040051"/>
    <w:rsid w:val="000409E2"/>
    <w:rsid w:val="00040B68"/>
    <w:rsid w:val="00040CB3"/>
    <w:rsid w:val="00041274"/>
    <w:rsid w:val="00041892"/>
    <w:rsid w:val="000428D0"/>
    <w:rsid w:val="00042BA8"/>
    <w:rsid w:val="000434B6"/>
    <w:rsid w:val="0004379B"/>
    <w:rsid w:val="0004481A"/>
    <w:rsid w:val="00044A7E"/>
    <w:rsid w:val="000455A0"/>
    <w:rsid w:val="00045E27"/>
    <w:rsid w:val="0004751C"/>
    <w:rsid w:val="00047553"/>
    <w:rsid w:val="00047D30"/>
    <w:rsid w:val="00050130"/>
    <w:rsid w:val="000523B6"/>
    <w:rsid w:val="00052597"/>
    <w:rsid w:val="00053D0B"/>
    <w:rsid w:val="00053E74"/>
    <w:rsid w:val="00054294"/>
    <w:rsid w:val="00054605"/>
    <w:rsid w:val="00055B15"/>
    <w:rsid w:val="00055EF4"/>
    <w:rsid w:val="000562DC"/>
    <w:rsid w:val="0006089E"/>
    <w:rsid w:val="000609FD"/>
    <w:rsid w:val="0006104F"/>
    <w:rsid w:val="00061AF6"/>
    <w:rsid w:val="00062B53"/>
    <w:rsid w:val="00063914"/>
    <w:rsid w:val="0006465C"/>
    <w:rsid w:val="0006485A"/>
    <w:rsid w:val="00064EBC"/>
    <w:rsid w:val="00065A46"/>
    <w:rsid w:val="00065F54"/>
    <w:rsid w:val="00067AC3"/>
    <w:rsid w:val="00070276"/>
    <w:rsid w:val="00071278"/>
    <w:rsid w:val="00071AD8"/>
    <w:rsid w:val="00071F6D"/>
    <w:rsid w:val="00072011"/>
    <w:rsid w:val="00072FD9"/>
    <w:rsid w:val="0007316E"/>
    <w:rsid w:val="00073CF0"/>
    <w:rsid w:val="00073DE7"/>
    <w:rsid w:val="0007459D"/>
    <w:rsid w:val="00074693"/>
    <w:rsid w:val="00075A43"/>
    <w:rsid w:val="00081517"/>
    <w:rsid w:val="000815B0"/>
    <w:rsid w:val="00081C16"/>
    <w:rsid w:val="0008357F"/>
    <w:rsid w:val="00083DC0"/>
    <w:rsid w:val="00084B5C"/>
    <w:rsid w:val="00084B5D"/>
    <w:rsid w:val="00084B7C"/>
    <w:rsid w:val="00084CDE"/>
    <w:rsid w:val="000852CA"/>
    <w:rsid w:val="0008640F"/>
    <w:rsid w:val="00086545"/>
    <w:rsid w:val="000878CC"/>
    <w:rsid w:val="0008794E"/>
    <w:rsid w:val="00087A5D"/>
    <w:rsid w:val="0009057F"/>
    <w:rsid w:val="000916A2"/>
    <w:rsid w:val="00092070"/>
    <w:rsid w:val="0009252C"/>
    <w:rsid w:val="00092A0F"/>
    <w:rsid w:val="00092B92"/>
    <w:rsid w:val="000940A3"/>
    <w:rsid w:val="00095254"/>
    <w:rsid w:val="00095AB6"/>
    <w:rsid w:val="00095DAD"/>
    <w:rsid w:val="00096872"/>
    <w:rsid w:val="0009746A"/>
    <w:rsid w:val="000978BA"/>
    <w:rsid w:val="00097E29"/>
    <w:rsid w:val="000A14FA"/>
    <w:rsid w:val="000A297D"/>
    <w:rsid w:val="000A3A95"/>
    <w:rsid w:val="000A41D0"/>
    <w:rsid w:val="000A4912"/>
    <w:rsid w:val="000A4D2E"/>
    <w:rsid w:val="000A4D5B"/>
    <w:rsid w:val="000A538A"/>
    <w:rsid w:val="000A57A9"/>
    <w:rsid w:val="000A6E55"/>
    <w:rsid w:val="000A71FD"/>
    <w:rsid w:val="000A7A9F"/>
    <w:rsid w:val="000A7B27"/>
    <w:rsid w:val="000B014D"/>
    <w:rsid w:val="000B0555"/>
    <w:rsid w:val="000B0743"/>
    <w:rsid w:val="000B223D"/>
    <w:rsid w:val="000B276F"/>
    <w:rsid w:val="000B2ED4"/>
    <w:rsid w:val="000B4C30"/>
    <w:rsid w:val="000B4CEF"/>
    <w:rsid w:val="000B632C"/>
    <w:rsid w:val="000C0EE7"/>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E04BD"/>
    <w:rsid w:val="000E0888"/>
    <w:rsid w:val="000E0DF2"/>
    <w:rsid w:val="000E0F25"/>
    <w:rsid w:val="000E1D0A"/>
    <w:rsid w:val="000E40C3"/>
    <w:rsid w:val="000E4532"/>
    <w:rsid w:val="000E4655"/>
    <w:rsid w:val="000E5D05"/>
    <w:rsid w:val="000E65F9"/>
    <w:rsid w:val="000E6645"/>
    <w:rsid w:val="000E6E51"/>
    <w:rsid w:val="000E72F5"/>
    <w:rsid w:val="000F07A2"/>
    <w:rsid w:val="000F1C8C"/>
    <w:rsid w:val="000F270E"/>
    <w:rsid w:val="000F2D72"/>
    <w:rsid w:val="000F452C"/>
    <w:rsid w:val="000F5C3B"/>
    <w:rsid w:val="000F5ECA"/>
    <w:rsid w:val="000F61BE"/>
    <w:rsid w:val="000F76BB"/>
    <w:rsid w:val="000F79F9"/>
    <w:rsid w:val="00100421"/>
    <w:rsid w:val="00102D82"/>
    <w:rsid w:val="0010307E"/>
    <w:rsid w:val="00103081"/>
    <w:rsid w:val="001030BD"/>
    <w:rsid w:val="0010407B"/>
    <w:rsid w:val="0010506C"/>
    <w:rsid w:val="001050CF"/>
    <w:rsid w:val="00105F72"/>
    <w:rsid w:val="00106270"/>
    <w:rsid w:val="00106448"/>
    <w:rsid w:val="00106750"/>
    <w:rsid w:val="001067AA"/>
    <w:rsid w:val="00106BF2"/>
    <w:rsid w:val="00110704"/>
    <w:rsid w:val="00110803"/>
    <w:rsid w:val="001108AB"/>
    <w:rsid w:val="00110CB8"/>
    <w:rsid w:val="0011167C"/>
    <w:rsid w:val="00112063"/>
    <w:rsid w:val="00113E7E"/>
    <w:rsid w:val="00114666"/>
    <w:rsid w:val="001149C8"/>
    <w:rsid w:val="00114CE7"/>
    <w:rsid w:val="00114D4B"/>
    <w:rsid w:val="00115568"/>
    <w:rsid w:val="00115CD8"/>
    <w:rsid w:val="0011772D"/>
    <w:rsid w:val="00117773"/>
    <w:rsid w:val="00117DC8"/>
    <w:rsid w:val="0012085C"/>
    <w:rsid w:val="00121042"/>
    <w:rsid w:val="00121DEB"/>
    <w:rsid w:val="001220CC"/>
    <w:rsid w:val="00122689"/>
    <w:rsid w:val="00122EB0"/>
    <w:rsid w:val="0012645E"/>
    <w:rsid w:val="001275EC"/>
    <w:rsid w:val="0012782A"/>
    <w:rsid w:val="00130529"/>
    <w:rsid w:val="001307FC"/>
    <w:rsid w:val="001310EF"/>
    <w:rsid w:val="001316C3"/>
    <w:rsid w:val="001319EC"/>
    <w:rsid w:val="00131D43"/>
    <w:rsid w:val="00131DB5"/>
    <w:rsid w:val="00132D96"/>
    <w:rsid w:val="00133CC9"/>
    <w:rsid w:val="001340D8"/>
    <w:rsid w:val="0013575C"/>
    <w:rsid w:val="001359AF"/>
    <w:rsid w:val="0013608C"/>
    <w:rsid w:val="0013667A"/>
    <w:rsid w:val="00136F02"/>
    <w:rsid w:val="0013789A"/>
    <w:rsid w:val="0014088B"/>
    <w:rsid w:val="0014097A"/>
    <w:rsid w:val="00140EF3"/>
    <w:rsid w:val="00141910"/>
    <w:rsid w:val="0014210E"/>
    <w:rsid w:val="00142A4C"/>
    <w:rsid w:val="00143D5D"/>
    <w:rsid w:val="00143DC2"/>
    <w:rsid w:val="0014473F"/>
    <w:rsid w:val="001449AB"/>
    <w:rsid w:val="00145286"/>
    <w:rsid w:val="00145D67"/>
    <w:rsid w:val="00146585"/>
    <w:rsid w:val="001475E2"/>
    <w:rsid w:val="00147902"/>
    <w:rsid w:val="00150055"/>
    <w:rsid w:val="00150157"/>
    <w:rsid w:val="001507E6"/>
    <w:rsid w:val="00150AEC"/>
    <w:rsid w:val="00153B7A"/>
    <w:rsid w:val="00153C26"/>
    <w:rsid w:val="00153D90"/>
    <w:rsid w:val="00153E3E"/>
    <w:rsid w:val="00154DF9"/>
    <w:rsid w:val="001561A4"/>
    <w:rsid w:val="00156ACD"/>
    <w:rsid w:val="00156E18"/>
    <w:rsid w:val="00157751"/>
    <w:rsid w:val="0016017F"/>
    <w:rsid w:val="00160751"/>
    <w:rsid w:val="00161377"/>
    <w:rsid w:val="00162B03"/>
    <w:rsid w:val="0016432B"/>
    <w:rsid w:val="00164FB2"/>
    <w:rsid w:val="001660F5"/>
    <w:rsid w:val="00166254"/>
    <w:rsid w:val="00170B81"/>
    <w:rsid w:val="00171E7A"/>
    <w:rsid w:val="00174D82"/>
    <w:rsid w:val="00174EF5"/>
    <w:rsid w:val="00175171"/>
    <w:rsid w:val="0017706D"/>
    <w:rsid w:val="00177E7A"/>
    <w:rsid w:val="00181D50"/>
    <w:rsid w:val="0018277E"/>
    <w:rsid w:val="001838E0"/>
    <w:rsid w:val="00183DD7"/>
    <w:rsid w:val="001846E9"/>
    <w:rsid w:val="00185256"/>
    <w:rsid w:val="00187F2F"/>
    <w:rsid w:val="00190897"/>
    <w:rsid w:val="00190E4C"/>
    <w:rsid w:val="0019172F"/>
    <w:rsid w:val="001917BF"/>
    <w:rsid w:val="001919EF"/>
    <w:rsid w:val="00191CD1"/>
    <w:rsid w:val="00191F9C"/>
    <w:rsid w:val="00194376"/>
    <w:rsid w:val="00195FDD"/>
    <w:rsid w:val="00196E6D"/>
    <w:rsid w:val="001972D9"/>
    <w:rsid w:val="0019770B"/>
    <w:rsid w:val="001A032F"/>
    <w:rsid w:val="001A17EA"/>
    <w:rsid w:val="001A1BE7"/>
    <w:rsid w:val="001A1C47"/>
    <w:rsid w:val="001A22A0"/>
    <w:rsid w:val="001A29C0"/>
    <w:rsid w:val="001A31BC"/>
    <w:rsid w:val="001A36C5"/>
    <w:rsid w:val="001A3ACB"/>
    <w:rsid w:val="001A40A1"/>
    <w:rsid w:val="001A44AA"/>
    <w:rsid w:val="001A519D"/>
    <w:rsid w:val="001A5F34"/>
    <w:rsid w:val="001A7C73"/>
    <w:rsid w:val="001B1F89"/>
    <w:rsid w:val="001B2267"/>
    <w:rsid w:val="001B2483"/>
    <w:rsid w:val="001B25F1"/>
    <w:rsid w:val="001B3016"/>
    <w:rsid w:val="001B34A6"/>
    <w:rsid w:val="001B386E"/>
    <w:rsid w:val="001B3B94"/>
    <w:rsid w:val="001B47C8"/>
    <w:rsid w:val="001B4D37"/>
    <w:rsid w:val="001B5B54"/>
    <w:rsid w:val="001B730C"/>
    <w:rsid w:val="001B75D2"/>
    <w:rsid w:val="001B7E38"/>
    <w:rsid w:val="001C0047"/>
    <w:rsid w:val="001C032E"/>
    <w:rsid w:val="001C06BF"/>
    <w:rsid w:val="001C07BD"/>
    <w:rsid w:val="001C0EEC"/>
    <w:rsid w:val="001C0F9A"/>
    <w:rsid w:val="001C1009"/>
    <w:rsid w:val="001C1AD6"/>
    <w:rsid w:val="001C1CB5"/>
    <w:rsid w:val="001C2852"/>
    <w:rsid w:val="001C2BF7"/>
    <w:rsid w:val="001C3963"/>
    <w:rsid w:val="001C4E9A"/>
    <w:rsid w:val="001C521D"/>
    <w:rsid w:val="001C55E2"/>
    <w:rsid w:val="001C5783"/>
    <w:rsid w:val="001C580E"/>
    <w:rsid w:val="001C60D4"/>
    <w:rsid w:val="001C6D8E"/>
    <w:rsid w:val="001D0379"/>
    <w:rsid w:val="001D12FB"/>
    <w:rsid w:val="001D2199"/>
    <w:rsid w:val="001D40CA"/>
    <w:rsid w:val="001D4470"/>
    <w:rsid w:val="001D594F"/>
    <w:rsid w:val="001D5AE9"/>
    <w:rsid w:val="001D67F4"/>
    <w:rsid w:val="001D7339"/>
    <w:rsid w:val="001D7B4C"/>
    <w:rsid w:val="001E00C3"/>
    <w:rsid w:val="001E0583"/>
    <w:rsid w:val="001E19FA"/>
    <w:rsid w:val="001E1E11"/>
    <w:rsid w:val="001E2BBA"/>
    <w:rsid w:val="001E2EDC"/>
    <w:rsid w:val="001E4173"/>
    <w:rsid w:val="001E4257"/>
    <w:rsid w:val="001E4D7A"/>
    <w:rsid w:val="001E4FAB"/>
    <w:rsid w:val="001E5ABE"/>
    <w:rsid w:val="001E75CA"/>
    <w:rsid w:val="001E7BC0"/>
    <w:rsid w:val="001F01A7"/>
    <w:rsid w:val="001F0990"/>
    <w:rsid w:val="001F12B3"/>
    <w:rsid w:val="001F13B5"/>
    <w:rsid w:val="001F1CE8"/>
    <w:rsid w:val="001F2BAB"/>
    <w:rsid w:val="001F356A"/>
    <w:rsid w:val="001F3FB3"/>
    <w:rsid w:val="001F3FBE"/>
    <w:rsid w:val="001F43C5"/>
    <w:rsid w:val="001F4A4C"/>
    <w:rsid w:val="001F4AC6"/>
    <w:rsid w:val="001F4C61"/>
    <w:rsid w:val="001F50DD"/>
    <w:rsid w:val="001F52C1"/>
    <w:rsid w:val="001F55CB"/>
    <w:rsid w:val="001F5FAF"/>
    <w:rsid w:val="001F71FA"/>
    <w:rsid w:val="001F733C"/>
    <w:rsid w:val="001F778A"/>
    <w:rsid w:val="001F7956"/>
    <w:rsid w:val="001F7B4F"/>
    <w:rsid w:val="002005E7"/>
    <w:rsid w:val="002005F0"/>
    <w:rsid w:val="00200EC8"/>
    <w:rsid w:val="002010D6"/>
    <w:rsid w:val="00201132"/>
    <w:rsid w:val="00201312"/>
    <w:rsid w:val="002018CC"/>
    <w:rsid w:val="00202680"/>
    <w:rsid w:val="0020292F"/>
    <w:rsid w:val="00202E4C"/>
    <w:rsid w:val="00203580"/>
    <w:rsid w:val="00203658"/>
    <w:rsid w:val="00203C9D"/>
    <w:rsid w:val="0020420C"/>
    <w:rsid w:val="00204F95"/>
    <w:rsid w:val="00205447"/>
    <w:rsid w:val="002056F8"/>
    <w:rsid w:val="00206205"/>
    <w:rsid w:val="002068CA"/>
    <w:rsid w:val="00207D11"/>
    <w:rsid w:val="00207EEC"/>
    <w:rsid w:val="00210933"/>
    <w:rsid w:val="00210F2F"/>
    <w:rsid w:val="00211207"/>
    <w:rsid w:val="0021132D"/>
    <w:rsid w:val="002118D9"/>
    <w:rsid w:val="0021244D"/>
    <w:rsid w:val="00212709"/>
    <w:rsid w:val="002133B0"/>
    <w:rsid w:val="00213636"/>
    <w:rsid w:val="00213DBB"/>
    <w:rsid w:val="0021518D"/>
    <w:rsid w:val="00215F98"/>
    <w:rsid w:val="00216535"/>
    <w:rsid w:val="00216828"/>
    <w:rsid w:val="00217DB2"/>
    <w:rsid w:val="00220900"/>
    <w:rsid w:val="00221B60"/>
    <w:rsid w:val="002223A0"/>
    <w:rsid w:val="00222E60"/>
    <w:rsid w:val="00224331"/>
    <w:rsid w:val="00225EDB"/>
    <w:rsid w:val="00225FC7"/>
    <w:rsid w:val="00227AD2"/>
    <w:rsid w:val="002304AD"/>
    <w:rsid w:val="00230804"/>
    <w:rsid w:val="002309AD"/>
    <w:rsid w:val="00230FDB"/>
    <w:rsid w:val="0023141C"/>
    <w:rsid w:val="002334DC"/>
    <w:rsid w:val="00233604"/>
    <w:rsid w:val="00234301"/>
    <w:rsid w:val="0023455A"/>
    <w:rsid w:val="002352EF"/>
    <w:rsid w:val="002355CD"/>
    <w:rsid w:val="002371A6"/>
    <w:rsid w:val="00237B16"/>
    <w:rsid w:val="0024097D"/>
    <w:rsid w:val="00240CDE"/>
    <w:rsid w:val="002411F2"/>
    <w:rsid w:val="0024160A"/>
    <w:rsid w:val="00241BAD"/>
    <w:rsid w:val="00244D79"/>
    <w:rsid w:val="0024618C"/>
    <w:rsid w:val="0024659C"/>
    <w:rsid w:val="00246A40"/>
    <w:rsid w:val="00246D1C"/>
    <w:rsid w:val="00247D4B"/>
    <w:rsid w:val="002505D7"/>
    <w:rsid w:val="00250DAC"/>
    <w:rsid w:val="00252E6C"/>
    <w:rsid w:val="0025301E"/>
    <w:rsid w:val="002530BE"/>
    <w:rsid w:val="0025321B"/>
    <w:rsid w:val="002538B9"/>
    <w:rsid w:val="00253CE4"/>
    <w:rsid w:val="002550B2"/>
    <w:rsid w:val="00255C5F"/>
    <w:rsid w:val="0025625A"/>
    <w:rsid w:val="00256BAB"/>
    <w:rsid w:val="00256DFD"/>
    <w:rsid w:val="0025750D"/>
    <w:rsid w:val="00262DE5"/>
    <w:rsid w:val="00263422"/>
    <w:rsid w:val="00263A40"/>
    <w:rsid w:val="002650DA"/>
    <w:rsid w:val="002655CF"/>
    <w:rsid w:val="002655DB"/>
    <w:rsid w:val="002655F3"/>
    <w:rsid w:val="00266161"/>
    <w:rsid w:val="00266209"/>
    <w:rsid w:val="00266458"/>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E2"/>
    <w:rsid w:val="00283963"/>
    <w:rsid w:val="00283BED"/>
    <w:rsid w:val="002849BD"/>
    <w:rsid w:val="00284A4D"/>
    <w:rsid w:val="002852BE"/>
    <w:rsid w:val="00285CF1"/>
    <w:rsid w:val="002860A2"/>
    <w:rsid w:val="00286554"/>
    <w:rsid w:val="00287C79"/>
    <w:rsid w:val="00287E69"/>
    <w:rsid w:val="002902E6"/>
    <w:rsid w:val="0029071E"/>
    <w:rsid w:val="00290EBB"/>
    <w:rsid w:val="002915BB"/>
    <w:rsid w:val="00291926"/>
    <w:rsid w:val="00291B22"/>
    <w:rsid w:val="00291C40"/>
    <w:rsid w:val="00291D67"/>
    <w:rsid w:val="002925DC"/>
    <w:rsid w:val="00292902"/>
    <w:rsid w:val="00292E6D"/>
    <w:rsid w:val="002944B6"/>
    <w:rsid w:val="00296424"/>
    <w:rsid w:val="00296F25"/>
    <w:rsid w:val="00297483"/>
    <w:rsid w:val="002978AE"/>
    <w:rsid w:val="002979B7"/>
    <w:rsid w:val="00297B77"/>
    <w:rsid w:val="00297E87"/>
    <w:rsid w:val="002A058A"/>
    <w:rsid w:val="002A0855"/>
    <w:rsid w:val="002A127F"/>
    <w:rsid w:val="002A1362"/>
    <w:rsid w:val="002A2D08"/>
    <w:rsid w:val="002A40CF"/>
    <w:rsid w:val="002A4DB5"/>
    <w:rsid w:val="002A5EE6"/>
    <w:rsid w:val="002A6A6D"/>
    <w:rsid w:val="002A6CA2"/>
    <w:rsid w:val="002B0DBB"/>
    <w:rsid w:val="002B0F4C"/>
    <w:rsid w:val="002B1116"/>
    <w:rsid w:val="002B153C"/>
    <w:rsid w:val="002B1737"/>
    <w:rsid w:val="002B28C1"/>
    <w:rsid w:val="002B331D"/>
    <w:rsid w:val="002B3541"/>
    <w:rsid w:val="002B3995"/>
    <w:rsid w:val="002B4180"/>
    <w:rsid w:val="002B498F"/>
    <w:rsid w:val="002B5A2F"/>
    <w:rsid w:val="002B63E0"/>
    <w:rsid w:val="002B6E84"/>
    <w:rsid w:val="002B725C"/>
    <w:rsid w:val="002B7887"/>
    <w:rsid w:val="002C0298"/>
    <w:rsid w:val="002C09FD"/>
    <w:rsid w:val="002C0D52"/>
    <w:rsid w:val="002C1CDF"/>
    <w:rsid w:val="002C271C"/>
    <w:rsid w:val="002C30DB"/>
    <w:rsid w:val="002C3A48"/>
    <w:rsid w:val="002C3AAA"/>
    <w:rsid w:val="002C435F"/>
    <w:rsid w:val="002C5709"/>
    <w:rsid w:val="002C5BEA"/>
    <w:rsid w:val="002C645B"/>
    <w:rsid w:val="002C672B"/>
    <w:rsid w:val="002C7569"/>
    <w:rsid w:val="002C7C80"/>
    <w:rsid w:val="002D0D45"/>
    <w:rsid w:val="002D17A2"/>
    <w:rsid w:val="002D1BBC"/>
    <w:rsid w:val="002D1C54"/>
    <w:rsid w:val="002D2AB1"/>
    <w:rsid w:val="002D32AD"/>
    <w:rsid w:val="002D35B1"/>
    <w:rsid w:val="002D3FC7"/>
    <w:rsid w:val="002D4519"/>
    <w:rsid w:val="002D5486"/>
    <w:rsid w:val="002D730D"/>
    <w:rsid w:val="002D73CF"/>
    <w:rsid w:val="002D7D16"/>
    <w:rsid w:val="002D7E28"/>
    <w:rsid w:val="002E0B21"/>
    <w:rsid w:val="002E1049"/>
    <w:rsid w:val="002E15FD"/>
    <w:rsid w:val="002E1A65"/>
    <w:rsid w:val="002E3884"/>
    <w:rsid w:val="002E3C77"/>
    <w:rsid w:val="002E3D70"/>
    <w:rsid w:val="002E3DAF"/>
    <w:rsid w:val="002E4293"/>
    <w:rsid w:val="002E5176"/>
    <w:rsid w:val="002E5FAF"/>
    <w:rsid w:val="002E628E"/>
    <w:rsid w:val="002E6336"/>
    <w:rsid w:val="002E6AD7"/>
    <w:rsid w:val="002E7322"/>
    <w:rsid w:val="002E7DD6"/>
    <w:rsid w:val="002F0D25"/>
    <w:rsid w:val="002F2380"/>
    <w:rsid w:val="002F2435"/>
    <w:rsid w:val="002F3951"/>
    <w:rsid w:val="002F417A"/>
    <w:rsid w:val="002F4B45"/>
    <w:rsid w:val="002F5B80"/>
    <w:rsid w:val="002F5C94"/>
    <w:rsid w:val="002F5FBD"/>
    <w:rsid w:val="002F70B2"/>
    <w:rsid w:val="002F7121"/>
    <w:rsid w:val="003001AE"/>
    <w:rsid w:val="00300D10"/>
    <w:rsid w:val="00302056"/>
    <w:rsid w:val="0030324F"/>
    <w:rsid w:val="00303605"/>
    <w:rsid w:val="003051F5"/>
    <w:rsid w:val="003053F3"/>
    <w:rsid w:val="00305AA1"/>
    <w:rsid w:val="00305C8F"/>
    <w:rsid w:val="00306578"/>
    <w:rsid w:val="003068E1"/>
    <w:rsid w:val="00306ECA"/>
    <w:rsid w:val="00306FFD"/>
    <w:rsid w:val="00307303"/>
    <w:rsid w:val="00307386"/>
    <w:rsid w:val="00310433"/>
    <w:rsid w:val="003104DD"/>
    <w:rsid w:val="00310D09"/>
    <w:rsid w:val="00311950"/>
    <w:rsid w:val="003122FE"/>
    <w:rsid w:val="00313683"/>
    <w:rsid w:val="00313ACC"/>
    <w:rsid w:val="00313FEB"/>
    <w:rsid w:val="0031493F"/>
    <w:rsid w:val="00314F43"/>
    <w:rsid w:val="00315661"/>
    <w:rsid w:val="0031780A"/>
    <w:rsid w:val="00322062"/>
    <w:rsid w:val="0032274B"/>
    <w:rsid w:val="00322C92"/>
    <w:rsid w:val="0032335F"/>
    <w:rsid w:val="00323BB7"/>
    <w:rsid w:val="00323C0C"/>
    <w:rsid w:val="003243D0"/>
    <w:rsid w:val="003249FD"/>
    <w:rsid w:val="00324FAF"/>
    <w:rsid w:val="00325355"/>
    <w:rsid w:val="00325369"/>
    <w:rsid w:val="0032788A"/>
    <w:rsid w:val="00327B21"/>
    <w:rsid w:val="00327C02"/>
    <w:rsid w:val="003302E5"/>
    <w:rsid w:val="00331F28"/>
    <w:rsid w:val="00332864"/>
    <w:rsid w:val="00332891"/>
    <w:rsid w:val="00332916"/>
    <w:rsid w:val="00332E69"/>
    <w:rsid w:val="003334B4"/>
    <w:rsid w:val="00334F5C"/>
    <w:rsid w:val="003351F2"/>
    <w:rsid w:val="00336899"/>
    <w:rsid w:val="003369C4"/>
    <w:rsid w:val="00336FC4"/>
    <w:rsid w:val="0033726F"/>
    <w:rsid w:val="00337CE5"/>
    <w:rsid w:val="00341A0F"/>
    <w:rsid w:val="00341B77"/>
    <w:rsid w:val="00341BAE"/>
    <w:rsid w:val="0034355E"/>
    <w:rsid w:val="00343568"/>
    <w:rsid w:val="00343DE9"/>
    <w:rsid w:val="00344429"/>
    <w:rsid w:val="0034568A"/>
    <w:rsid w:val="00345930"/>
    <w:rsid w:val="00345969"/>
    <w:rsid w:val="00347972"/>
    <w:rsid w:val="00351A7A"/>
    <w:rsid w:val="003530E3"/>
    <w:rsid w:val="00353A62"/>
    <w:rsid w:val="003543E2"/>
    <w:rsid w:val="00354752"/>
    <w:rsid w:val="00357512"/>
    <w:rsid w:val="00357EC6"/>
    <w:rsid w:val="00360F96"/>
    <w:rsid w:val="003615BF"/>
    <w:rsid w:val="0036239D"/>
    <w:rsid w:val="003623FC"/>
    <w:rsid w:val="0036353C"/>
    <w:rsid w:val="003635A8"/>
    <w:rsid w:val="003638CD"/>
    <w:rsid w:val="00363AF7"/>
    <w:rsid w:val="0036412F"/>
    <w:rsid w:val="003662DF"/>
    <w:rsid w:val="00367265"/>
    <w:rsid w:val="00370A9C"/>
    <w:rsid w:val="003714A7"/>
    <w:rsid w:val="003722EA"/>
    <w:rsid w:val="00372B29"/>
    <w:rsid w:val="00372CFA"/>
    <w:rsid w:val="003731EF"/>
    <w:rsid w:val="0037347A"/>
    <w:rsid w:val="00373B49"/>
    <w:rsid w:val="003740B8"/>
    <w:rsid w:val="0037457A"/>
    <w:rsid w:val="0037469A"/>
    <w:rsid w:val="00374AA9"/>
    <w:rsid w:val="00375BE6"/>
    <w:rsid w:val="00377285"/>
    <w:rsid w:val="0037731D"/>
    <w:rsid w:val="0038127C"/>
    <w:rsid w:val="003815F9"/>
    <w:rsid w:val="0038197D"/>
    <w:rsid w:val="003820BA"/>
    <w:rsid w:val="003824D7"/>
    <w:rsid w:val="00382665"/>
    <w:rsid w:val="0038294D"/>
    <w:rsid w:val="00383FC8"/>
    <w:rsid w:val="003844E8"/>
    <w:rsid w:val="00385316"/>
    <w:rsid w:val="0038555D"/>
    <w:rsid w:val="00386726"/>
    <w:rsid w:val="00386B86"/>
    <w:rsid w:val="00387B53"/>
    <w:rsid w:val="0039003A"/>
    <w:rsid w:val="0039024F"/>
    <w:rsid w:val="00390B06"/>
    <w:rsid w:val="00392761"/>
    <w:rsid w:val="003938EC"/>
    <w:rsid w:val="00395DCF"/>
    <w:rsid w:val="00396C17"/>
    <w:rsid w:val="00397B85"/>
    <w:rsid w:val="00397CE5"/>
    <w:rsid w:val="003A0224"/>
    <w:rsid w:val="003A03C9"/>
    <w:rsid w:val="003A28D7"/>
    <w:rsid w:val="003A2A77"/>
    <w:rsid w:val="003A2AFF"/>
    <w:rsid w:val="003A33CB"/>
    <w:rsid w:val="003A3460"/>
    <w:rsid w:val="003A36E1"/>
    <w:rsid w:val="003A3BF1"/>
    <w:rsid w:val="003A3DD7"/>
    <w:rsid w:val="003A4007"/>
    <w:rsid w:val="003A402F"/>
    <w:rsid w:val="003A4194"/>
    <w:rsid w:val="003A41C5"/>
    <w:rsid w:val="003A42B0"/>
    <w:rsid w:val="003A468E"/>
    <w:rsid w:val="003A4E28"/>
    <w:rsid w:val="003A5EEB"/>
    <w:rsid w:val="003A615A"/>
    <w:rsid w:val="003A6894"/>
    <w:rsid w:val="003B14ED"/>
    <w:rsid w:val="003B18AF"/>
    <w:rsid w:val="003B32CA"/>
    <w:rsid w:val="003B44F5"/>
    <w:rsid w:val="003B53CB"/>
    <w:rsid w:val="003B5A6D"/>
    <w:rsid w:val="003B7A95"/>
    <w:rsid w:val="003C0133"/>
    <w:rsid w:val="003C0204"/>
    <w:rsid w:val="003C04A1"/>
    <w:rsid w:val="003C0B56"/>
    <w:rsid w:val="003C1075"/>
    <w:rsid w:val="003C1150"/>
    <w:rsid w:val="003C12FD"/>
    <w:rsid w:val="003C1502"/>
    <w:rsid w:val="003C1FC5"/>
    <w:rsid w:val="003C2DA7"/>
    <w:rsid w:val="003C36DE"/>
    <w:rsid w:val="003C3E6D"/>
    <w:rsid w:val="003C48ED"/>
    <w:rsid w:val="003C548D"/>
    <w:rsid w:val="003D016F"/>
    <w:rsid w:val="003D07AE"/>
    <w:rsid w:val="003D09E6"/>
    <w:rsid w:val="003D23A0"/>
    <w:rsid w:val="003D2A87"/>
    <w:rsid w:val="003D2CF7"/>
    <w:rsid w:val="003D4DF3"/>
    <w:rsid w:val="003D5476"/>
    <w:rsid w:val="003D55E6"/>
    <w:rsid w:val="003D5E25"/>
    <w:rsid w:val="003D7A6D"/>
    <w:rsid w:val="003E04F5"/>
    <w:rsid w:val="003E067E"/>
    <w:rsid w:val="003E0D47"/>
    <w:rsid w:val="003E33F4"/>
    <w:rsid w:val="003E404B"/>
    <w:rsid w:val="003E4C69"/>
    <w:rsid w:val="003E6E9B"/>
    <w:rsid w:val="003E7944"/>
    <w:rsid w:val="003E7C3A"/>
    <w:rsid w:val="003E7CD0"/>
    <w:rsid w:val="003F0743"/>
    <w:rsid w:val="003F0B80"/>
    <w:rsid w:val="003F5734"/>
    <w:rsid w:val="003F62F7"/>
    <w:rsid w:val="003F72D2"/>
    <w:rsid w:val="00400814"/>
    <w:rsid w:val="004016D8"/>
    <w:rsid w:val="00401CB1"/>
    <w:rsid w:val="0040200B"/>
    <w:rsid w:val="00402229"/>
    <w:rsid w:val="0040264B"/>
    <w:rsid w:val="00402C9A"/>
    <w:rsid w:val="004036C1"/>
    <w:rsid w:val="00403B84"/>
    <w:rsid w:val="004044E0"/>
    <w:rsid w:val="00404F76"/>
    <w:rsid w:val="00406BB7"/>
    <w:rsid w:val="00407F69"/>
    <w:rsid w:val="0041203E"/>
    <w:rsid w:val="00412148"/>
    <w:rsid w:val="00412E20"/>
    <w:rsid w:val="0041371B"/>
    <w:rsid w:val="00413791"/>
    <w:rsid w:val="00414E31"/>
    <w:rsid w:val="00415007"/>
    <w:rsid w:val="00415311"/>
    <w:rsid w:val="00416D1A"/>
    <w:rsid w:val="00417272"/>
    <w:rsid w:val="0042231B"/>
    <w:rsid w:val="00422D6A"/>
    <w:rsid w:val="0042384C"/>
    <w:rsid w:val="00424BFC"/>
    <w:rsid w:val="00425119"/>
    <w:rsid w:val="00425F83"/>
    <w:rsid w:val="004261BE"/>
    <w:rsid w:val="004266F9"/>
    <w:rsid w:val="004272E8"/>
    <w:rsid w:val="0042742F"/>
    <w:rsid w:val="00427583"/>
    <w:rsid w:val="00427D23"/>
    <w:rsid w:val="004307CE"/>
    <w:rsid w:val="00430EEA"/>
    <w:rsid w:val="00431874"/>
    <w:rsid w:val="00432B59"/>
    <w:rsid w:val="00432CCA"/>
    <w:rsid w:val="00432CE5"/>
    <w:rsid w:val="00433112"/>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4625"/>
    <w:rsid w:val="004454AD"/>
    <w:rsid w:val="004456DD"/>
    <w:rsid w:val="00446F8B"/>
    <w:rsid w:val="00447994"/>
    <w:rsid w:val="00450FB2"/>
    <w:rsid w:val="00452685"/>
    <w:rsid w:val="004527F8"/>
    <w:rsid w:val="00452C61"/>
    <w:rsid w:val="004545CA"/>
    <w:rsid w:val="00454784"/>
    <w:rsid w:val="00454C8A"/>
    <w:rsid w:val="004561FF"/>
    <w:rsid w:val="0045745D"/>
    <w:rsid w:val="0045756D"/>
    <w:rsid w:val="00457823"/>
    <w:rsid w:val="0046077D"/>
    <w:rsid w:val="00461314"/>
    <w:rsid w:val="0046191A"/>
    <w:rsid w:val="004628E9"/>
    <w:rsid w:val="00463301"/>
    <w:rsid w:val="004633F4"/>
    <w:rsid w:val="00463CC6"/>
    <w:rsid w:val="00463EA6"/>
    <w:rsid w:val="00464398"/>
    <w:rsid w:val="004644F1"/>
    <w:rsid w:val="0046590C"/>
    <w:rsid w:val="00465DB0"/>
    <w:rsid w:val="004663CE"/>
    <w:rsid w:val="004668BC"/>
    <w:rsid w:val="0046769D"/>
    <w:rsid w:val="00467927"/>
    <w:rsid w:val="00470C6B"/>
    <w:rsid w:val="004710A7"/>
    <w:rsid w:val="00471678"/>
    <w:rsid w:val="00472257"/>
    <w:rsid w:val="0047247B"/>
    <w:rsid w:val="00472790"/>
    <w:rsid w:val="00472826"/>
    <w:rsid w:val="004731A8"/>
    <w:rsid w:val="00473BA8"/>
    <w:rsid w:val="00473DC1"/>
    <w:rsid w:val="00474086"/>
    <w:rsid w:val="00474109"/>
    <w:rsid w:val="00474771"/>
    <w:rsid w:val="00475A8B"/>
    <w:rsid w:val="004760C7"/>
    <w:rsid w:val="004760E5"/>
    <w:rsid w:val="00476B39"/>
    <w:rsid w:val="00476FE9"/>
    <w:rsid w:val="0047753A"/>
    <w:rsid w:val="00477B78"/>
    <w:rsid w:val="00477D2A"/>
    <w:rsid w:val="00481C82"/>
    <w:rsid w:val="00482BCB"/>
    <w:rsid w:val="00483643"/>
    <w:rsid w:val="00484524"/>
    <w:rsid w:val="004857AD"/>
    <w:rsid w:val="00486512"/>
    <w:rsid w:val="00486FEB"/>
    <w:rsid w:val="00487D06"/>
    <w:rsid w:val="00487F0E"/>
    <w:rsid w:val="004903EF"/>
    <w:rsid w:val="00491454"/>
    <w:rsid w:val="004923D9"/>
    <w:rsid w:val="00493176"/>
    <w:rsid w:val="00493F5D"/>
    <w:rsid w:val="004944A8"/>
    <w:rsid w:val="00494A7D"/>
    <w:rsid w:val="004965E1"/>
    <w:rsid w:val="00496E60"/>
    <w:rsid w:val="00497171"/>
    <w:rsid w:val="00497F52"/>
    <w:rsid w:val="004A0339"/>
    <w:rsid w:val="004A0496"/>
    <w:rsid w:val="004A160D"/>
    <w:rsid w:val="004A20FC"/>
    <w:rsid w:val="004A362A"/>
    <w:rsid w:val="004A3D19"/>
    <w:rsid w:val="004A445E"/>
    <w:rsid w:val="004A4D2B"/>
    <w:rsid w:val="004A61FF"/>
    <w:rsid w:val="004A63E3"/>
    <w:rsid w:val="004A6FE9"/>
    <w:rsid w:val="004A78F1"/>
    <w:rsid w:val="004B0487"/>
    <w:rsid w:val="004B0727"/>
    <w:rsid w:val="004B1CFF"/>
    <w:rsid w:val="004B5A17"/>
    <w:rsid w:val="004B784A"/>
    <w:rsid w:val="004B7D1F"/>
    <w:rsid w:val="004C0085"/>
    <w:rsid w:val="004C01FB"/>
    <w:rsid w:val="004C1420"/>
    <w:rsid w:val="004C20BA"/>
    <w:rsid w:val="004C2C08"/>
    <w:rsid w:val="004C3953"/>
    <w:rsid w:val="004C4920"/>
    <w:rsid w:val="004C4AD1"/>
    <w:rsid w:val="004C4D45"/>
    <w:rsid w:val="004C4DF8"/>
    <w:rsid w:val="004C688C"/>
    <w:rsid w:val="004D09AD"/>
    <w:rsid w:val="004D12F6"/>
    <w:rsid w:val="004D150A"/>
    <w:rsid w:val="004D2D83"/>
    <w:rsid w:val="004D4808"/>
    <w:rsid w:val="004D4B37"/>
    <w:rsid w:val="004D52C6"/>
    <w:rsid w:val="004D5ABE"/>
    <w:rsid w:val="004D5FD0"/>
    <w:rsid w:val="004D64BE"/>
    <w:rsid w:val="004D77F8"/>
    <w:rsid w:val="004E0B54"/>
    <w:rsid w:val="004E1077"/>
    <w:rsid w:val="004E11B6"/>
    <w:rsid w:val="004E1A4D"/>
    <w:rsid w:val="004E1F82"/>
    <w:rsid w:val="004E3FED"/>
    <w:rsid w:val="004E46F4"/>
    <w:rsid w:val="004E47CE"/>
    <w:rsid w:val="004E4800"/>
    <w:rsid w:val="004E5404"/>
    <w:rsid w:val="004E5727"/>
    <w:rsid w:val="004E5BAE"/>
    <w:rsid w:val="004E5C67"/>
    <w:rsid w:val="004E6DE7"/>
    <w:rsid w:val="004E7DEE"/>
    <w:rsid w:val="004F0045"/>
    <w:rsid w:val="004F0690"/>
    <w:rsid w:val="004F111F"/>
    <w:rsid w:val="004F1600"/>
    <w:rsid w:val="004F2CDE"/>
    <w:rsid w:val="004F3510"/>
    <w:rsid w:val="004F3D78"/>
    <w:rsid w:val="004F3EF1"/>
    <w:rsid w:val="004F41E2"/>
    <w:rsid w:val="004F465C"/>
    <w:rsid w:val="004F4DEC"/>
    <w:rsid w:val="004F4E30"/>
    <w:rsid w:val="004F5451"/>
    <w:rsid w:val="004F5D5B"/>
    <w:rsid w:val="004F605B"/>
    <w:rsid w:val="004F6794"/>
    <w:rsid w:val="004F72BF"/>
    <w:rsid w:val="004F7C2A"/>
    <w:rsid w:val="005008E8"/>
    <w:rsid w:val="00500D3E"/>
    <w:rsid w:val="0050175F"/>
    <w:rsid w:val="005018FD"/>
    <w:rsid w:val="0050210E"/>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F2"/>
    <w:rsid w:val="00515C15"/>
    <w:rsid w:val="00515E47"/>
    <w:rsid w:val="00516F7C"/>
    <w:rsid w:val="0051713F"/>
    <w:rsid w:val="005207C0"/>
    <w:rsid w:val="0052394D"/>
    <w:rsid w:val="005251BF"/>
    <w:rsid w:val="00526AF0"/>
    <w:rsid w:val="00526E55"/>
    <w:rsid w:val="00527F01"/>
    <w:rsid w:val="00530879"/>
    <w:rsid w:val="00532261"/>
    <w:rsid w:val="005323E6"/>
    <w:rsid w:val="00532447"/>
    <w:rsid w:val="0053245B"/>
    <w:rsid w:val="0053266C"/>
    <w:rsid w:val="00532E87"/>
    <w:rsid w:val="00533F2D"/>
    <w:rsid w:val="005349AB"/>
    <w:rsid w:val="00534C16"/>
    <w:rsid w:val="0053503C"/>
    <w:rsid w:val="005353DA"/>
    <w:rsid w:val="00535593"/>
    <w:rsid w:val="00535FC5"/>
    <w:rsid w:val="00540A7E"/>
    <w:rsid w:val="00540F7D"/>
    <w:rsid w:val="005410A2"/>
    <w:rsid w:val="005411BF"/>
    <w:rsid w:val="0054122A"/>
    <w:rsid w:val="00541541"/>
    <w:rsid w:val="0054219D"/>
    <w:rsid w:val="0054279B"/>
    <w:rsid w:val="005429CE"/>
    <w:rsid w:val="005436B8"/>
    <w:rsid w:val="00543C94"/>
    <w:rsid w:val="00543FD8"/>
    <w:rsid w:val="0054538C"/>
    <w:rsid w:val="005457AD"/>
    <w:rsid w:val="00545D2D"/>
    <w:rsid w:val="00545FA7"/>
    <w:rsid w:val="00546224"/>
    <w:rsid w:val="00547F91"/>
    <w:rsid w:val="0055002F"/>
    <w:rsid w:val="00550B85"/>
    <w:rsid w:val="0055112B"/>
    <w:rsid w:val="00551142"/>
    <w:rsid w:val="00552680"/>
    <w:rsid w:val="005532EC"/>
    <w:rsid w:val="005533C6"/>
    <w:rsid w:val="00553CF3"/>
    <w:rsid w:val="0055560E"/>
    <w:rsid w:val="00555EBB"/>
    <w:rsid w:val="00556361"/>
    <w:rsid w:val="005566E9"/>
    <w:rsid w:val="00556FFB"/>
    <w:rsid w:val="00557BC9"/>
    <w:rsid w:val="00557E4B"/>
    <w:rsid w:val="00560A56"/>
    <w:rsid w:val="005610BB"/>
    <w:rsid w:val="0056124F"/>
    <w:rsid w:val="00561406"/>
    <w:rsid w:val="00562F70"/>
    <w:rsid w:val="0056489B"/>
    <w:rsid w:val="00564B7C"/>
    <w:rsid w:val="0056662F"/>
    <w:rsid w:val="00566976"/>
    <w:rsid w:val="00566C51"/>
    <w:rsid w:val="00566DB8"/>
    <w:rsid w:val="00567EBA"/>
    <w:rsid w:val="00570EAB"/>
    <w:rsid w:val="005712E5"/>
    <w:rsid w:val="005714F8"/>
    <w:rsid w:val="005721B6"/>
    <w:rsid w:val="0057251B"/>
    <w:rsid w:val="00574A31"/>
    <w:rsid w:val="00574F9C"/>
    <w:rsid w:val="00575B9A"/>
    <w:rsid w:val="00576368"/>
    <w:rsid w:val="005779D1"/>
    <w:rsid w:val="00577DC2"/>
    <w:rsid w:val="005808C2"/>
    <w:rsid w:val="00580BF8"/>
    <w:rsid w:val="00581188"/>
    <w:rsid w:val="0058252C"/>
    <w:rsid w:val="005825FF"/>
    <w:rsid w:val="00582EF9"/>
    <w:rsid w:val="00582F0F"/>
    <w:rsid w:val="005835FE"/>
    <w:rsid w:val="00583BC9"/>
    <w:rsid w:val="0058568A"/>
    <w:rsid w:val="0058661D"/>
    <w:rsid w:val="00586E9B"/>
    <w:rsid w:val="005872B3"/>
    <w:rsid w:val="00587667"/>
    <w:rsid w:val="00591CE0"/>
    <w:rsid w:val="00593CBF"/>
    <w:rsid w:val="00594577"/>
    <w:rsid w:val="00595504"/>
    <w:rsid w:val="00595626"/>
    <w:rsid w:val="005966DE"/>
    <w:rsid w:val="005972F5"/>
    <w:rsid w:val="00597C83"/>
    <w:rsid w:val="005A1AC6"/>
    <w:rsid w:val="005A2347"/>
    <w:rsid w:val="005A286E"/>
    <w:rsid w:val="005A346B"/>
    <w:rsid w:val="005A4F32"/>
    <w:rsid w:val="005A5485"/>
    <w:rsid w:val="005A6A3B"/>
    <w:rsid w:val="005A7106"/>
    <w:rsid w:val="005A78C9"/>
    <w:rsid w:val="005B04C3"/>
    <w:rsid w:val="005B0C15"/>
    <w:rsid w:val="005B10BF"/>
    <w:rsid w:val="005B33B4"/>
    <w:rsid w:val="005B426B"/>
    <w:rsid w:val="005B4647"/>
    <w:rsid w:val="005B5132"/>
    <w:rsid w:val="005B63DC"/>
    <w:rsid w:val="005B75B0"/>
    <w:rsid w:val="005B79A4"/>
    <w:rsid w:val="005C076D"/>
    <w:rsid w:val="005C09D2"/>
    <w:rsid w:val="005C254C"/>
    <w:rsid w:val="005C2E70"/>
    <w:rsid w:val="005C4285"/>
    <w:rsid w:val="005C4E15"/>
    <w:rsid w:val="005C56A6"/>
    <w:rsid w:val="005C5CC6"/>
    <w:rsid w:val="005C5CD6"/>
    <w:rsid w:val="005C79FB"/>
    <w:rsid w:val="005C7F07"/>
    <w:rsid w:val="005D03F3"/>
    <w:rsid w:val="005D0B56"/>
    <w:rsid w:val="005D0C44"/>
    <w:rsid w:val="005D15E4"/>
    <w:rsid w:val="005D20A2"/>
    <w:rsid w:val="005D20CB"/>
    <w:rsid w:val="005D2735"/>
    <w:rsid w:val="005D389C"/>
    <w:rsid w:val="005D39DA"/>
    <w:rsid w:val="005D6477"/>
    <w:rsid w:val="005D65B6"/>
    <w:rsid w:val="005D7316"/>
    <w:rsid w:val="005D74A2"/>
    <w:rsid w:val="005D74DF"/>
    <w:rsid w:val="005E0BE7"/>
    <w:rsid w:val="005E2ED4"/>
    <w:rsid w:val="005E3408"/>
    <w:rsid w:val="005E3DF2"/>
    <w:rsid w:val="005E49A4"/>
    <w:rsid w:val="005E5411"/>
    <w:rsid w:val="005E5A51"/>
    <w:rsid w:val="005E6EB7"/>
    <w:rsid w:val="005E71F2"/>
    <w:rsid w:val="005F01D4"/>
    <w:rsid w:val="005F2085"/>
    <w:rsid w:val="005F2B88"/>
    <w:rsid w:val="005F2F16"/>
    <w:rsid w:val="005F39DB"/>
    <w:rsid w:val="005F4CEF"/>
    <w:rsid w:val="005F4F70"/>
    <w:rsid w:val="006008C8"/>
    <w:rsid w:val="00600AB7"/>
    <w:rsid w:val="00600ABB"/>
    <w:rsid w:val="00600B0F"/>
    <w:rsid w:val="00600B96"/>
    <w:rsid w:val="00601667"/>
    <w:rsid w:val="00602C6B"/>
    <w:rsid w:val="00602CC5"/>
    <w:rsid w:val="006049E4"/>
    <w:rsid w:val="0060508B"/>
    <w:rsid w:val="00605EB1"/>
    <w:rsid w:val="006060A3"/>
    <w:rsid w:val="0060698D"/>
    <w:rsid w:val="006071CA"/>
    <w:rsid w:val="00607541"/>
    <w:rsid w:val="00607678"/>
    <w:rsid w:val="00607733"/>
    <w:rsid w:val="006100F1"/>
    <w:rsid w:val="00610A30"/>
    <w:rsid w:val="00610BE7"/>
    <w:rsid w:val="006111AB"/>
    <w:rsid w:val="00611953"/>
    <w:rsid w:val="0061205D"/>
    <w:rsid w:val="006143CF"/>
    <w:rsid w:val="00615097"/>
    <w:rsid w:val="0061511D"/>
    <w:rsid w:val="0061553F"/>
    <w:rsid w:val="00615DEF"/>
    <w:rsid w:val="00620E84"/>
    <w:rsid w:val="00622777"/>
    <w:rsid w:val="00623749"/>
    <w:rsid w:val="00623DDD"/>
    <w:rsid w:val="00624087"/>
    <w:rsid w:val="00624091"/>
    <w:rsid w:val="0062426F"/>
    <w:rsid w:val="00624798"/>
    <w:rsid w:val="00624C06"/>
    <w:rsid w:val="00624D10"/>
    <w:rsid w:val="0062524D"/>
    <w:rsid w:val="00625B27"/>
    <w:rsid w:val="006264B5"/>
    <w:rsid w:val="00626B4D"/>
    <w:rsid w:val="006276FD"/>
    <w:rsid w:val="00627990"/>
    <w:rsid w:val="006300E0"/>
    <w:rsid w:val="006304D6"/>
    <w:rsid w:val="00630807"/>
    <w:rsid w:val="00630C0B"/>
    <w:rsid w:val="00631592"/>
    <w:rsid w:val="006333C2"/>
    <w:rsid w:val="00633755"/>
    <w:rsid w:val="006339CD"/>
    <w:rsid w:val="006352EF"/>
    <w:rsid w:val="00635E27"/>
    <w:rsid w:val="00636603"/>
    <w:rsid w:val="00636D3A"/>
    <w:rsid w:val="0063732A"/>
    <w:rsid w:val="00637485"/>
    <w:rsid w:val="0064068E"/>
    <w:rsid w:val="00641E67"/>
    <w:rsid w:val="0064223B"/>
    <w:rsid w:val="006432B2"/>
    <w:rsid w:val="006450B4"/>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60259"/>
    <w:rsid w:val="00660E9F"/>
    <w:rsid w:val="006611F9"/>
    <w:rsid w:val="0066184C"/>
    <w:rsid w:val="00661A04"/>
    <w:rsid w:val="006623BE"/>
    <w:rsid w:val="0066279E"/>
    <w:rsid w:val="00663E08"/>
    <w:rsid w:val="0066409E"/>
    <w:rsid w:val="0066447C"/>
    <w:rsid w:val="00665751"/>
    <w:rsid w:val="006658F9"/>
    <w:rsid w:val="00665ECA"/>
    <w:rsid w:val="00666544"/>
    <w:rsid w:val="00666EC8"/>
    <w:rsid w:val="006673E0"/>
    <w:rsid w:val="0067029A"/>
    <w:rsid w:val="00670FEA"/>
    <w:rsid w:val="006713FE"/>
    <w:rsid w:val="00672241"/>
    <w:rsid w:val="00672825"/>
    <w:rsid w:val="0067308B"/>
    <w:rsid w:val="0067310F"/>
    <w:rsid w:val="00674B27"/>
    <w:rsid w:val="0067567E"/>
    <w:rsid w:val="00675FD8"/>
    <w:rsid w:val="00676C36"/>
    <w:rsid w:val="00676F67"/>
    <w:rsid w:val="006774B5"/>
    <w:rsid w:val="006803FF"/>
    <w:rsid w:val="006806AD"/>
    <w:rsid w:val="00680CE5"/>
    <w:rsid w:val="0068181D"/>
    <w:rsid w:val="00681CCB"/>
    <w:rsid w:val="00682829"/>
    <w:rsid w:val="00684230"/>
    <w:rsid w:val="006845F3"/>
    <w:rsid w:val="006850A7"/>
    <w:rsid w:val="00685401"/>
    <w:rsid w:val="00685409"/>
    <w:rsid w:val="00685EB3"/>
    <w:rsid w:val="006863A3"/>
    <w:rsid w:val="00686CD3"/>
    <w:rsid w:val="00687CE5"/>
    <w:rsid w:val="006906CC"/>
    <w:rsid w:val="00690D32"/>
    <w:rsid w:val="0069109E"/>
    <w:rsid w:val="0069153B"/>
    <w:rsid w:val="00691920"/>
    <w:rsid w:val="006919A5"/>
    <w:rsid w:val="00691AFE"/>
    <w:rsid w:val="006920EE"/>
    <w:rsid w:val="00692862"/>
    <w:rsid w:val="00694322"/>
    <w:rsid w:val="0069488E"/>
    <w:rsid w:val="00695AA9"/>
    <w:rsid w:val="00696CE9"/>
    <w:rsid w:val="00696F73"/>
    <w:rsid w:val="006978D1"/>
    <w:rsid w:val="00697EAB"/>
    <w:rsid w:val="006A0300"/>
    <w:rsid w:val="006A06C3"/>
    <w:rsid w:val="006A1157"/>
    <w:rsid w:val="006A12FF"/>
    <w:rsid w:val="006A1AC3"/>
    <w:rsid w:val="006A1AD8"/>
    <w:rsid w:val="006A301A"/>
    <w:rsid w:val="006A3236"/>
    <w:rsid w:val="006A325D"/>
    <w:rsid w:val="006A373D"/>
    <w:rsid w:val="006A38A5"/>
    <w:rsid w:val="006A54B1"/>
    <w:rsid w:val="006A55AB"/>
    <w:rsid w:val="006A6109"/>
    <w:rsid w:val="006A6D36"/>
    <w:rsid w:val="006A6DA4"/>
    <w:rsid w:val="006B01EA"/>
    <w:rsid w:val="006B1113"/>
    <w:rsid w:val="006B1F42"/>
    <w:rsid w:val="006B2602"/>
    <w:rsid w:val="006B26FF"/>
    <w:rsid w:val="006B3D12"/>
    <w:rsid w:val="006B5649"/>
    <w:rsid w:val="006B5674"/>
    <w:rsid w:val="006B7277"/>
    <w:rsid w:val="006C00FB"/>
    <w:rsid w:val="006C105F"/>
    <w:rsid w:val="006C1E91"/>
    <w:rsid w:val="006C20C4"/>
    <w:rsid w:val="006C22D3"/>
    <w:rsid w:val="006C27BD"/>
    <w:rsid w:val="006C2D3B"/>
    <w:rsid w:val="006C344F"/>
    <w:rsid w:val="006C38FC"/>
    <w:rsid w:val="006C4068"/>
    <w:rsid w:val="006C6AA1"/>
    <w:rsid w:val="006C6D75"/>
    <w:rsid w:val="006D0C94"/>
    <w:rsid w:val="006D195E"/>
    <w:rsid w:val="006D207D"/>
    <w:rsid w:val="006D22C5"/>
    <w:rsid w:val="006D3F89"/>
    <w:rsid w:val="006D3FBE"/>
    <w:rsid w:val="006D4E92"/>
    <w:rsid w:val="006D5121"/>
    <w:rsid w:val="006D5244"/>
    <w:rsid w:val="006D5E99"/>
    <w:rsid w:val="006D6484"/>
    <w:rsid w:val="006D78EF"/>
    <w:rsid w:val="006D7FB8"/>
    <w:rsid w:val="006E00A0"/>
    <w:rsid w:val="006E0685"/>
    <w:rsid w:val="006E0A8E"/>
    <w:rsid w:val="006E11A1"/>
    <w:rsid w:val="006E1BA1"/>
    <w:rsid w:val="006E22C7"/>
    <w:rsid w:val="006E261E"/>
    <w:rsid w:val="006E3962"/>
    <w:rsid w:val="006E3A1A"/>
    <w:rsid w:val="006E3BE6"/>
    <w:rsid w:val="006E67C0"/>
    <w:rsid w:val="006E70CB"/>
    <w:rsid w:val="006E7832"/>
    <w:rsid w:val="006E7CE2"/>
    <w:rsid w:val="006F098A"/>
    <w:rsid w:val="006F261B"/>
    <w:rsid w:val="006F296D"/>
    <w:rsid w:val="006F2B62"/>
    <w:rsid w:val="006F3029"/>
    <w:rsid w:val="006F392D"/>
    <w:rsid w:val="006F41E0"/>
    <w:rsid w:val="006F5BF1"/>
    <w:rsid w:val="006F6921"/>
    <w:rsid w:val="006F6BD9"/>
    <w:rsid w:val="006F6CDE"/>
    <w:rsid w:val="006F774D"/>
    <w:rsid w:val="006F7785"/>
    <w:rsid w:val="007000A0"/>
    <w:rsid w:val="0070104F"/>
    <w:rsid w:val="00701E3D"/>
    <w:rsid w:val="00702719"/>
    <w:rsid w:val="00702BFC"/>
    <w:rsid w:val="00703750"/>
    <w:rsid w:val="00703EBB"/>
    <w:rsid w:val="007050E7"/>
    <w:rsid w:val="00705B0C"/>
    <w:rsid w:val="00705C9E"/>
    <w:rsid w:val="00707878"/>
    <w:rsid w:val="00707882"/>
    <w:rsid w:val="00710D84"/>
    <w:rsid w:val="0071132A"/>
    <w:rsid w:val="007118C5"/>
    <w:rsid w:val="00712572"/>
    <w:rsid w:val="00712FAD"/>
    <w:rsid w:val="00713EAA"/>
    <w:rsid w:val="00713F72"/>
    <w:rsid w:val="00714737"/>
    <w:rsid w:val="007147D1"/>
    <w:rsid w:val="007153C3"/>
    <w:rsid w:val="00715681"/>
    <w:rsid w:val="00715686"/>
    <w:rsid w:val="007165A3"/>
    <w:rsid w:val="0071662F"/>
    <w:rsid w:val="00716A15"/>
    <w:rsid w:val="00716B07"/>
    <w:rsid w:val="00716E4D"/>
    <w:rsid w:val="007176F9"/>
    <w:rsid w:val="00717EEC"/>
    <w:rsid w:val="00720223"/>
    <w:rsid w:val="00720474"/>
    <w:rsid w:val="00720BC9"/>
    <w:rsid w:val="00720F10"/>
    <w:rsid w:val="00722473"/>
    <w:rsid w:val="00722E1C"/>
    <w:rsid w:val="0072300A"/>
    <w:rsid w:val="00723599"/>
    <w:rsid w:val="0072478A"/>
    <w:rsid w:val="00724847"/>
    <w:rsid w:val="00725D93"/>
    <w:rsid w:val="00726556"/>
    <w:rsid w:val="007273ED"/>
    <w:rsid w:val="00727A73"/>
    <w:rsid w:val="00727BBD"/>
    <w:rsid w:val="00727DCE"/>
    <w:rsid w:val="0073043C"/>
    <w:rsid w:val="0073123D"/>
    <w:rsid w:val="007313EC"/>
    <w:rsid w:val="0073140D"/>
    <w:rsid w:val="0073173B"/>
    <w:rsid w:val="00731938"/>
    <w:rsid w:val="00731A11"/>
    <w:rsid w:val="00732726"/>
    <w:rsid w:val="00733743"/>
    <w:rsid w:val="00734574"/>
    <w:rsid w:val="00734AFC"/>
    <w:rsid w:val="00734E8E"/>
    <w:rsid w:val="007351C7"/>
    <w:rsid w:val="00735B22"/>
    <w:rsid w:val="00735B53"/>
    <w:rsid w:val="00737507"/>
    <w:rsid w:val="00737633"/>
    <w:rsid w:val="00737CB9"/>
    <w:rsid w:val="00740D4E"/>
    <w:rsid w:val="0074181A"/>
    <w:rsid w:val="0074192E"/>
    <w:rsid w:val="00741F73"/>
    <w:rsid w:val="00742489"/>
    <w:rsid w:val="00742D7B"/>
    <w:rsid w:val="00742DC5"/>
    <w:rsid w:val="00742EC8"/>
    <w:rsid w:val="007438CA"/>
    <w:rsid w:val="00744580"/>
    <w:rsid w:val="007447DF"/>
    <w:rsid w:val="007455B3"/>
    <w:rsid w:val="007470CF"/>
    <w:rsid w:val="0074714F"/>
    <w:rsid w:val="00747519"/>
    <w:rsid w:val="007506AE"/>
    <w:rsid w:val="00752951"/>
    <w:rsid w:val="007529BD"/>
    <w:rsid w:val="00752C68"/>
    <w:rsid w:val="00753E78"/>
    <w:rsid w:val="00755323"/>
    <w:rsid w:val="0075533B"/>
    <w:rsid w:val="00755D76"/>
    <w:rsid w:val="0075698B"/>
    <w:rsid w:val="0076144D"/>
    <w:rsid w:val="007615E0"/>
    <w:rsid w:val="007615EA"/>
    <w:rsid w:val="0076195A"/>
    <w:rsid w:val="00761F14"/>
    <w:rsid w:val="00762A55"/>
    <w:rsid w:val="007633E1"/>
    <w:rsid w:val="00763684"/>
    <w:rsid w:val="00763BE4"/>
    <w:rsid w:val="00764512"/>
    <w:rsid w:val="0076485F"/>
    <w:rsid w:val="00764E18"/>
    <w:rsid w:val="00766CD0"/>
    <w:rsid w:val="007672F2"/>
    <w:rsid w:val="0076751C"/>
    <w:rsid w:val="00767D4C"/>
    <w:rsid w:val="00767F39"/>
    <w:rsid w:val="00771E96"/>
    <w:rsid w:val="00771EEA"/>
    <w:rsid w:val="00772262"/>
    <w:rsid w:val="00772D01"/>
    <w:rsid w:val="00773F5B"/>
    <w:rsid w:val="00773FF9"/>
    <w:rsid w:val="007746B9"/>
    <w:rsid w:val="00776004"/>
    <w:rsid w:val="00776062"/>
    <w:rsid w:val="00780F5A"/>
    <w:rsid w:val="0078340E"/>
    <w:rsid w:val="00783BA3"/>
    <w:rsid w:val="007851B3"/>
    <w:rsid w:val="0078752A"/>
    <w:rsid w:val="00787A4F"/>
    <w:rsid w:val="00790B47"/>
    <w:rsid w:val="00791946"/>
    <w:rsid w:val="0079292A"/>
    <w:rsid w:val="00793EE8"/>
    <w:rsid w:val="00794BC5"/>
    <w:rsid w:val="00796079"/>
    <w:rsid w:val="00796184"/>
    <w:rsid w:val="00796422"/>
    <w:rsid w:val="0079718B"/>
    <w:rsid w:val="007A054B"/>
    <w:rsid w:val="007A15BA"/>
    <w:rsid w:val="007A1DDD"/>
    <w:rsid w:val="007A2F34"/>
    <w:rsid w:val="007A3D43"/>
    <w:rsid w:val="007A3D73"/>
    <w:rsid w:val="007A6048"/>
    <w:rsid w:val="007A6190"/>
    <w:rsid w:val="007A6C5F"/>
    <w:rsid w:val="007A7439"/>
    <w:rsid w:val="007A7B0A"/>
    <w:rsid w:val="007B0953"/>
    <w:rsid w:val="007B0BB7"/>
    <w:rsid w:val="007B1D24"/>
    <w:rsid w:val="007B2AF8"/>
    <w:rsid w:val="007B2B56"/>
    <w:rsid w:val="007B2FDC"/>
    <w:rsid w:val="007B34A8"/>
    <w:rsid w:val="007B3801"/>
    <w:rsid w:val="007B433D"/>
    <w:rsid w:val="007B49FC"/>
    <w:rsid w:val="007B4D94"/>
    <w:rsid w:val="007B5483"/>
    <w:rsid w:val="007B6C97"/>
    <w:rsid w:val="007B6D71"/>
    <w:rsid w:val="007B7336"/>
    <w:rsid w:val="007C0BBD"/>
    <w:rsid w:val="007C1036"/>
    <w:rsid w:val="007C10D9"/>
    <w:rsid w:val="007C15E4"/>
    <w:rsid w:val="007C234A"/>
    <w:rsid w:val="007C5FC5"/>
    <w:rsid w:val="007C6A1D"/>
    <w:rsid w:val="007C6B48"/>
    <w:rsid w:val="007C6F52"/>
    <w:rsid w:val="007C771A"/>
    <w:rsid w:val="007C775D"/>
    <w:rsid w:val="007D0774"/>
    <w:rsid w:val="007D1157"/>
    <w:rsid w:val="007D1C42"/>
    <w:rsid w:val="007D2B71"/>
    <w:rsid w:val="007D38BB"/>
    <w:rsid w:val="007D431A"/>
    <w:rsid w:val="007D5094"/>
    <w:rsid w:val="007D6545"/>
    <w:rsid w:val="007D65D0"/>
    <w:rsid w:val="007E0F09"/>
    <w:rsid w:val="007E15C3"/>
    <w:rsid w:val="007E23F5"/>
    <w:rsid w:val="007E2F87"/>
    <w:rsid w:val="007E38C6"/>
    <w:rsid w:val="007E41F3"/>
    <w:rsid w:val="007E4E6C"/>
    <w:rsid w:val="007E5972"/>
    <w:rsid w:val="007E5B5B"/>
    <w:rsid w:val="007E5EEB"/>
    <w:rsid w:val="007E5F45"/>
    <w:rsid w:val="007E6AFE"/>
    <w:rsid w:val="007E6F32"/>
    <w:rsid w:val="007E71BE"/>
    <w:rsid w:val="007F023F"/>
    <w:rsid w:val="007F0A29"/>
    <w:rsid w:val="007F0BE6"/>
    <w:rsid w:val="007F17B1"/>
    <w:rsid w:val="007F283F"/>
    <w:rsid w:val="007F3E79"/>
    <w:rsid w:val="007F68A2"/>
    <w:rsid w:val="007F6923"/>
    <w:rsid w:val="007F6ECD"/>
    <w:rsid w:val="007F79B3"/>
    <w:rsid w:val="007F7E9C"/>
    <w:rsid w:val="008009D1"/>
    <w:rsid w:val="00800BAE"/>
    <w:rsid w:val="0080245A"/>
    <w:rsid w:val="0080289A"/>
    <w:rsid w:val="008033C8"/>
    <w:rsid w:val="00803401"/>
    <w:rsid w:val="00804C29"/>
    <w:rsid w:val="00804D5E"/>
    <w:rsid w:val="00807B9D"/>
    <w:rsid w:val="00807F8A"/>
    <w:rsid w:val="0081198B"/>
    <w:rsid w:val="00811C10"/>
    <w:rsid w:val="00812940"/>
    <w:rsid w:val="008149B1"/>
    <w:rsid w:val="00814BCE"/>
    <w:rsid w:val="008159E7"/>
    <w:rsid w:val="00815F12"/>
    <w:rsid w:val="00816C41"/>
    <w:rsid w:val="0082063A"/>
    <w:rsid w:val="0082093E"/>
    <w:rsid w:val="00821197"/>
    <w:rsid w:val="008217DB"/>
    <w:rsid w:val="00822298"/>
    <w:rsid w:val="00822C9F"/>
    <w:rsid w:val="00823287"/>
    <w:rsid w:val="00823823"/>
    <w:rsid w:val="00823DAB"/>
    <w:rsid w:val="008247DD"/>
    <w:rsid w:val="00825277"/>
    <w:rsid w:val="00825977"/>
    <w:rsid w:val="00825D5B"/>
    <w:rsid w:val="00825F8E"/>
    <w:rsid w:val="008261C0"/>
    <w:rsid w:val="008273E1"/>
    <w:rsid w:val="008307F9"/>
    <w:rsid w:val="008329AC"/>
    <w:rsid w:val="008345F7"/>
    <w:rsid w:val="008371D4"/>
    <w:rsid w:val="00837F98"/>
    <w:rsid w:val="008408EB"/>
    <w:rsid w:val="008419C6"/>
    <w:rsid w:val="0084289A"/>
    <w:rsid w:val="00843412"/>
    <w:rsid w:val="00843DA7"/>
    <w:rsid w:val="00843E80"/>
    <w:rsid w:val="0084685A"/>
    <w:rsid w:val="00846CD2"/>
    <w:rsid w:val="008474D6"/>
    <w:rsid w:val="0085073E"/>
    <w:rsid w:val="00850892"/>
    <w:rsid w:val="008511C9"/>
    <w:rsid w:val="00852ACF"/>
    <w:rsid w:val="00852BB1"/>
    <w:rsid w:val="0085362E"/>
    <w:rsid w:val="0085435D"/>
    <w:rsid w:val="00854A4C"/>
    <w:rsid w:val="008564B4"/>
    <w:rsid w:val="008568A1"/>
    <w:rsid w:val="00856CB3"/>
    <w:rsid w:val="00857E54"/>
    <w:rsid w:val="008605E7"/>
    <w:rsid w:val="0086132D"/>
    <w:rsid w:val="00861DB7"/>
    <w:rsid w:val="0086313C"/>
    <w:rsid w:val="0086432F"/>
    <w:rsid w:val="00865262"/>
    <w:rsid w:val="00865E97"/>
    <w:rsid w:val="008666BE"/>
    <w:rsid w:val="00866C9B"/>
    <w:rsid w:val="00866D76"/>
    <w:rsid w:val="0086749B"/>
    <w:rsid w:val="00870348"/>
    <w:rsid w:val="008717D3"/>
    <w:rsid w:val="00871CAC"/>
    <w:rsid w:val="00872598"/>
    <w:rsid w:val="00872707"/>
    <w:rsid w:val="008732B9"/>
    <w:rsid w:val="00873753"/>
    <w:rsid w:val="00873A6B"/>
    <w:rsid w:val="0087533A"/>
    <w:rsid w:val="008768F7"/>
    <w:rsid w:val="00876FB7"/>
    <w:rsid w:val="0087761F"/>
    <w:rsid w:val="00877AA2"/>
    <w:rsid w:val="0088223E"/>
    <w:rsid w:val="00882C0A"/>
    <w:rsid w:val="00883153"/>
    <w:rsid w:val="00884599"/>
    <w:rsid w:val="00884CAF"/>
    <w:rsid w:val="00884FDA"/>
    <w:rsid w:val="00885F5E"/>
    <w:rsid w:val="008875BD"/>
    <w:rsid w:val="00887D92"/>
    <w:rsid w:val="00890638"/>
    <w:rsid w:val="0089091C"/>
    <w:rsid w:val="00890A07"/>
    <w:rsid w:val="00891692"/>
    <w:rsid w:val="0089184E"/>
    <w:rsid w:val="00891875"/>
    <w:rsid w:val="008918F9"/>
    <w:rsid w:val="00893A11"/>
    <w:rsid w:val="00893DE1"/>
    <w:rsid w:val="0089409D"/>
    <w:rsid w:val="00895240"/>
    <w:rsid w:val="0089557E"/>
    <w:rsid w:val="0089558C"/>
    <w:rsid w:val="0089618B"/>
    <w:rsid w:val="00897502"/>
    <w:rsid w:val="00897630"/>
    <w:rsid w:val="00897E08"/>
    <w:rsid w:val="008A1241"/>
    <w:rsid w:val="008A1807"/>
    <w:rsid w:val="008A1CFF"/>
    <w:rsid w:val="008A2267"/>
    <w:rsid w:val="008A22B8"/>
    <w:rsid w:val="008A2490"/>
    <w:rsid w:val="008A2849"/>
    <w:rsid w:val="008A29FF"/>
    <w:rsid w:val="008A2DB1"/>
    <w:rsid w:val="008A32CE"/>
    <w:rsid w:val="008A396F"/>
    <w:rsid w:val="008A4ACA"/>
    <w:rsid w:val="008A530A"/>
    <w:rsid w:val="008A5492"/>
    <w:rsid w:val="008A60BC"/>
    <w:rsid w:val="008A64C2"/>
    <w:rsid w:val="008A7343"/>
    <w:rsid w:val="008A7513"/>
    <w:rsid w:val="008A7C4B"/>
    <w:rsid w:val="008A7E3C"/>
    <w:rsid w:val="008A7F5E"/>
    <w:rsid w:val="008B04A9"/>
    <w:rsid w:val="008B10D7"/>
    <w:rsid w:val="008B137D"/>
    <w:rsid w:val="008B1B32"/>
    <w:rsid w:val="008B43E7"/>
    <w:rsid w:val="008B67F6"/>
    <w:rsid w:val="008B6911"/>
    <w:rsid w:val="008B75A9"/>
    <w:rsid w:val="008B7F2A"/>
    <w:rsid w:val="008C0172"/>
    <w:rsid w:val="008C0A2E"/>
    <w:rsid w:val="008C0BBD"/>
    <w:rsid w:val="008C1258"/>
    <w:rsid w:val="008C1A87"/>
    <w:rsid w:val="008C2967"/>
    <w:rsid w:val="008C38C1"/>
    <w:rsid w:val="008C4BCF"/>
    <w:rsid w:val="008C5126"/>
    <w:rsid w:val="008C5445"/>
    <w:rsid w:val="008C5583"/>
    <w:rsid w:val="008C579D"/>
    <w:rsid w:val="008C6163"/>
    <w:rsid w:val="008C7D6B"/>
    <w:rsid w:val="008D2F60"/>
    <w:rsid w:val="008D36C7"/>
    <w:rsid w:val="008D4B66"/>
    <w:rsid w:val="008D6798"/>
    <w:rsid w:val="008D6B4E"/>
    <w:rsid w:val="008D79AD"/>
    <w:rsid w:val="008E0869"/>
    <w:rsid w:val="008E08BF"/>
    <w:rsid w:val="008E2D32"/>
    <w:rsid w:val="008E461E"/>
    <w:rsid w:val="008E67E6"/>
    <w:rsid w:val="008E7679"/>
    <w:rsid w:val="008F0988"/>
    <w:rsid w:val="008F0CDB"/>
    <w:rsid w:val="008F1364"/>
    <w:rsid w:val="008F1634"/>
    <w:rsid w:val="008F19B0"/>
    <w:rsid w:val="008F3124"/>
    <w:rsid w:val="008F4230"/>
    <w:rsid w:val="008F498D"/>
    <w:rsid w:val="008F65EC"/>
    <w:rsid w:val="008F6A1E"/>
    <w:rsid w:val="008F6DBE"/>
    <w:rsid w:val="008F6E88"/>
    <w:rsid w:val="008F70FA"/>
    <w:rsid w:val="008F73D1"/>
    <w:rsid w:val="008F7636"/>
    <w:rsid w:val="008F78B3"/>
    <w:rsid w:val="008F7C69"/>
    <w:rsid w:val="00901E33"/>
    <w:rsid w:val="00902526"/>
    <w:rsid w:val="00903B88"/>
    <w:rsid w:val="009040A0"/>
    <w:rsid w:val="009058C3"/>
    <w:rsid w:val="009058CC"/>
    <w:rsid w:val="00905B73"/>
    <w:rsid w:val="00906446"/>
    <w:rsid w:val="0090650F"/>
    <w:rsid w:val="00906694"/>
    <w:rsid w:val="009069C7"/>
    <w:rsid w:val="00906D1F"/>
    <w:rsid w:val="00907D8D"/>
    <w:rsid w:val="009109E3"/>
    <w:rsid w:val="00911FD6"/>
    <w:rsid w:val="00912437"/>
    <w:rsid w:val="00913A35"/>
    <w:rsid w:val="00914174"/>
    <w:rsid w:val="00914283"/>
    <w:rsid w:val="00914298"/>
    <w:rsid w:val="00915B3E"/>
    <w:rsid w:val="00915FCF"/>
    <w:rsid w:val="009177EF"/>
    <w:rsid w:val="00917D75"/>
    <w:rsid w:val="009215FA"/>
    <w:rsid w:val="00921758"/>
    <w:rsid w:val="009222BD"/>
    <w:rsid w:val="009235BA"/>
    <w:rsid w:val="009245AA"/>
    <w:rsid w:val="00925470"/>
    <w:rsid w:val="009258C5"/>
    <w:rsid w:val="00925B50"/>
    <w:rsid w:val="00926730"/>
    <w:rsid w:val="009307E2"/>
    <w:rsid w:val="00931391"/>
    <w:rsid w:val="00931880"/>
    <w:rsid w:val="009328EF"/>
    <w:rsid w:val="00932A6F"/>
    <w:rsid w:val="00934E61"/>
    <w:rsid w:val="009351B0"/>
    <w:rsid w:val="00935878"/>
    <w:rsid w:val="00935B77"/>
    <w:rsid w:val="009369D2"/>
    <w:rsid w:val="00940C9A"/>
    <w:rsid w:val="00941CB0"/>
    <w:rsid w:val="00941D4D"/>
    <w:rsid w:val="00941D75"/>
    <w:rsid w:val="00942E97"/>
    <w:rsid w:val="009431FD"/>
    <w:rsid w:val="009433C0"/>
    <w:rsid w:val="009435E9"/>
    <w:rsid w:val="00944961"/>
    <w:rsid w:val="00945134"/>
    <w:rsid w:val="0094612D"/>
    <w:rsid w:val="0095011E"/>
    <w:rsid w:val="009509A4"/>
    <w:rsid w:val="009519F7"/>
    <w:rsid w:val="00952481"/>
    <w:rsid w:val="00952BA1"/>
    <w:rsid w:val="00954BF8"/>
    <w:rsid w:val="00954FF6"/>
    <w:rsid w:val="00955B04"/>
    <w:rsid w:val="00955C56"/>
    <w:rsid w:val="00956040"/>
    <w:rsid w:val="009573FC"/>
    <w:rsid w:val="0095742B"/>
    <w:rsid w:val="00957F57"/>
    <w:rsid w:val="0096265F"/>
    <w:rsid w:val="009627ED"/>
    <w:rsid w:val="009628FD"/>
    <w:rsid w:val="00962A29"/>
    <w:rsid w:val="00963767"/>
    <w:rsid w:val="00963C49"/>
    <w:rsid w:val="00963DBE"/>
    <w:rsid w:val="0096410E"/>
    <w:rsid w:val="00964551"/>
    <w:rsid w:val="009648C1"/>
    <w:rsid w:val="0096496F"/>
    <w:rsid w:val="00965CFE"/>
    <w:rsid w:val="00965E68"/>
    <w:rsid w:val="00966462"/>
    <w:rsid w:val="009669C1"/>
    <w:rsid w:val="009675CA"/>
    <w:rsid w:val="009715C2"/>
    <w:rsid w:val="00971F27"/>
    <w:rsid w:val="00973A0C"/>
    <w:rsid w:val="00974210"/>
    <w:rsid w:val="00975011"/>
    <w:rsid w:val="00975C1E"/>
    <w:rsid w:val="009764CF"/>
    <w:rsid w:val="00976522"/>
    <w:rsid w:val="009767B3"/>
    <w:rsid w:val="00977837"/>
    <w:rsid w:val="00980032"/>
    <w:rsid w:val="0098028C"/>
    <w:rsid w:val="00980FCA"/>
    <w:rsid w:val="00981180"/>
    <w:rsid w:val="009816FC"/>
    <w:rsid w:val="009818C7"/>
    <w:rsid w:val="00981B60"/>
    <w:rsid w:val="00981DB9"/>
    <w:rsid w:val="00982D2C"/>
    <w:rsid w:val="009863F7"/>
    <w:rsid w:val="00986E89"/>
    <w:rsid w:val="0099009D"/>
    <w:rsid w:val="0099046B"/>
    <w:rsid w:val="00990D8E"/>
    <w:rsid w:val="00991D5A"/>
    <w:rsid w:val="00991EA6"/>
    <w:rsid w:val="00993062"/>
    <w:rsid w:val="0099405A"/>
    <w:rsid w:val="009940E3"/>
    <w:rsid w:val="00994586"/>
    <w:rsid w:val="00996138"/>
    <w:rsid w:val="00996C9D"/>
    <w:rsid w:val="009A041A"/>
    <w:rsid w:val="009A0A34"/>
    <w:rsid w:val="009A1205"/>
    <w:rsid w:val="009A148C"/>
    <w:rsid w:val="009A1EF0"/>
    <w:rsid w:val="009A2678"/>
    <w:rsid w:val="009A30AA"/>
    <w:rsid w:val="009A3B1C"/>
    <w:rsid w:val="009A5F57"/>
    <w:rsid w:val="009A605E"/>
    <w:rsid w:val="009A6214"/>
    <w:rsid w:val="009A6861"/>
    <w:rsid w:val="009A6C35"/>
    <w:rsid w:val="009A6C4F"/>
    <w:rsid w:val="009B0372"/>
    <w:rsid w:val="009B0AA5"/>
    <w:rsid w:val="009B0C72"/>
    <w:rsid w:val="009B1672"/>
    <w:rsid w:val="009B3AF3"/>
    <w:rsid w:val="009B4DEC"/>
    <w:rsid w:val="009B50A8"/>
    <w:rsid w:val="009B5701"/>
    <w:rsid w:val="009B5F9F"/>
    <w:rsid w:val="009B62C6"/>
    <w:rsid w:val="009B6908"/>
    <w:rsid w:val="009B6936"/>
    <w:rsid w:val="009C0DFE"/>
    <w:rsid w:val="009C0E90"/>
    <w:rsid w:val="009C114D"/>
    <w:rsid w:val="009C1A70"/>
    <w:rsid w:val="009C2635"/>
    <w:rsid w:val="009C297F"/>
    <w:rsid w:val="009C302D"/>
    <w:rsid w:val="009C34C0"/>
    <w:rsid w:val="009C3AA1"/>
    <w:rsid w:val="009C43CE"/>
    <w:rsid w:val="009C4A40"/>
    <w:rsid w:val="009C4D75"/>
    <w:rsid w:val="009C546E"/>
    <w:rsid w:val="009C55ED"/>
    <w:rsid w:val="009C6168"/>
    <w:rsid w:val="009C61B4"/>
    <w:rsid w:val="009C7303"/>
    <w:rsid w:val="009D05BD"/>
    <w:rsid w:val="009D1AFE"/>
    <w:rsid w:val="009D4EA8"/>
    <w:rsid w:val="009D6AE1"/>
    <w:rsid w:val="009D7AA0"/>
    <w:rsid w:val="009E04E1"/>
    <w:rsid w:val="009E05C5"/>
    <w:rsid w:val="009E05E8"/>
    <w:rsid w:val="009E0B5A"/>
    <w:rsid w:val="009E1F8F"/>
    <w:rsid w:val="009E370A"/>
    <w:rsid w:val="009E3B7D"/>
    <w:rsid w:val="009E3E91"/>
    <w:rsid w:val="009E3F28"/>
    <w:rsid w:val="009E4168"/>
    <w:rsid w:val="009E4215"/>
    <w:rsid w:val="009E5E8E"/>
    <w:rsid w:val="009E6D3E"/>
    <w:rsid w:val="009E6EBD"/>
    <w:rsid w:val="009E6EE3"/>
    <w:rsid w:val="009E6F30"/>
    <w:rsid w:val="009E7145"/>
    <w:rsid w:val="009E7220"/>
    <w:rsid w:val="009E79D2"/>
    <w:rsid w:val="009F0313"/>
    <w:rsid w:val="009F0601"/>
    <w:rsid w:val="009F0829"/>
    <w:rsid w:val="009F0A00"/>
    <w:rsid w:val="009F2164"/>
    <w:rsid w:val="009F2F00"/>
    <w:rsid w:val="009F35F5"/>
    <w:rsid w:val="009F3A11"/>
    <w:rsid w:val="009F3DFB"/>
    <w:rsid w:val="009F4C4B"/>
    <w:rsid w:val="009F537D"/>
    <w:rsid w:val="009F60D3"/>
    <w:rsid w:val="009F7EE8"/>
    <w:rsid w:val="00A0053B"/>
    <w:rsid w:val="00A02248"/>
    <w:rsid w:val="00A0231B"/>
    <w:rsid w:val="00A02FAB"/>
    <w:rsid w:val="00A04513"/>
    <w:rsid w:val="00A0488E"/>
    <w:rsid w:val="00A0498C"/>
    <w:rsid w:val="00A052E1"/>
    <w:rsid w:val="00A0585C"/>
    <w:rsid w:val="00A06DEB"/>
    <w:rsid w:val="00A072CD"/>
    <w:rsid w:val="00A07BBD"/>
    <w:rsid w:val="00A07ED9"/>
    <w:rsid w:val="00A122EB"/>
    <w:rsid w:val="00A14223"/>
    <w:rsid w:val="00A1482F"/>
    <w:rsid w:val="00A14F7E"/>
    <w:rsid w:val="00A151C7"/>
    <w:rsid w:val="00A15635"/>
    <w:rsid w:val="00A173AF"/>
    <w:rsid w:val="00A174CF"/>
    <w:rsid w:val="00A176F7"/>
    <w:rsid w:val="00A208D9"/>
    <w:rsid w:val="00A2404A"/>
    <w:rsid w:val="00A262AD"/>
    <w:rsid w:val="00A274A9"/>
    <w:rsid w:val="00A27620"/>
    <w:rsid w:val="00A30698"/>
    <w:rsid w:val="00A3201D"/>
    <w:rsid w:val="00A32552"/>
    <w:rsid w:val="00A32A03"/>
    <w:rsid w:val="00A33669"/>
    <w:rsid w:val="00A33FE9"/>
    <w:rsid w:val="00A34484"/>
    <w:rsid w:val="00A35104"/>
    <w:rsid w:val="00A37B15"/>
    <w:rsid w:val="00A40436"/>
    <w:rsid w:val="00A406AD"/>
    <w:rsid w:val="00A40801"/>
    <w:rsid w:val="00A40D88"/>
    <w:rsid w:val="00A412C4"/>
    <w:rsid w:val="00A41FD0"/>
    <w:rsid w:val="00A43EF2"/>
    <w:rsid w:val="00A44E6F"/>
    <w:rsid w:val="00A45098"/>
    <w:rsid w:val="00A456B6"/>
    <w:rsid w:val="00A45A39"/>
    <w:rsid w:val="00A45C79"/>
    <w:rsid w:val="00A45D6E"/>
    <w:rsid w:val="00A45EBA"/>
    <w:rsid w:val="00A461AC"/>
    <w:rsid w:val="00A46CB2"/>
    <w:rsid w:val="00A4715F"/>
    <w:rsid w:val="00A47C2F"/>
    <w:rsid w:val="00A47E1C"/>
    <w:rsid w:val="00A50483"/>
    <w:rsid w:val="00A508A1"/>
    <w:rsid w:val="00A508AB"/>
    <w:rsid w:val="00A51120"/>
    <w:rsid w:val="00A51879"/>
    <w:rsid w:val="00A5211E"/>
    <w:rsid w:val="00A5213E"/>
    <w:rsid w:val="00A52287"/>
    <w:rsid w:val="00A52CA9"/>
    <w:rsid w:val="00A52D2D"/>
    <w:rsid w:val="00A53367"/>
    <w:rsid w:val="00A53610"/>
    <w:rsid w:val="00A53F3F"/>
    <w:rsid w:val="00A54A37"/>
    <w:rsid w:val="00A54A60"/>
    <w:rsid w:val="00A55A81"/>
    <w:rsid w:val="00A55BDD"/>
    <w:rsid w:val="00A55E4F"/>
    <w:rsid w:val="00A56769"/>
    <w:rsid w:val="00A60697"/>
    <w:rsid w:val="00A60948"/>
    <w:rsid w:val="00A611AD"/>
    <w:rsid w:val="00A6123A"/>
    <w:rsid w:val="00A61B7A"/>
    <w:rsid w:val="00A62E81"/>
    <w:rsid w:val="00A62F1F"/>
    <w:rsid w:val="00A630DD"/>
    <w:rsid w:val="00A645C5"/>
    <w:rsid w:val="00A65098"/>
    <w:rsid w:val="00A65175"/>
    <w:rsid w:val="00A65655"/>
    <w:rsid w:val="00A6579B"/>
    <w:rsid w:val="00A6597F"/>
    <w:rsid w:val="00A666E5"/>
    <w:rsid w:val="00A67D0B"/>
    <w:rsid w:val="00A70F44"/>
    <w:rsid w:val="00A71271"/>
    <w:rsid w:val="00A71557"/>
    <w:rsid w:val="00A71C90"/>
    <w:rsid w:val="00A71EEE"/>
    <w:rsid w:val="00A7239B"/>
    <w:rsid w:val="00A72840"/>
    <w:rsid w:val="00A72A23"/>
    <w:rsid w:val="00A72B73"/>
    <w:rsid w:val="00A73068"/>
    <w:rsid w:val="00A7319F"/>
    <w:rsid w:val="00A74F6C"/>
    <w:rsid w:val="00A75206"/>
    <w:rsid w:val="00A759B1"/>
    <w:rsid w:val="00A75EDF"/>
    <w:rsid w:val="00A75F56"/>
    <w:rsid w:val="00A766AE"/>
    <w:rsid w:val="00A76D9E"/>
    <w:rsid w:val="00A77091"/>
    <w:rsid w:val="00A77419"/>
    <w:rsid w:val="00A8092A"/>
    <w:rsid w:val="00A80BE5"/>
    <w:rsid w:val="00A81E58"/>
    <w:rsid w:val="00A841BC"/>
    <w:rsid w:val="00A8439D"/>
    <w:rsid w:val="00A85526"/>
    <w:rsid w:val="00A86799"/>
    <w:rsid w:val="00A86940"/>
    <w:rsid w:val="00A86FA7"/>
    <w:rsid w:val="00A879B8"/>
    <w:rsid w:val="00A879C2"/>
    <w:rsid w:val="00A87A4D"/>
    <w:rsid w:val="00A91B31"/>
    <w:rsid w:val="00A92618"/>
    <w:rsid w:val="00A92D73"/>
    <w:rsid w:val="00A92DB6"/>
    <w:rsid w:val="00A93660"/>
    <w:rsid w:val="00A9392C"/>
    <w:rsid w:val="00A94630"/>
    <w:rsid w:val="00A95FA9"/>
    <w:rsid w:val="00A962E7"/>
    <w:rsid w:val="00A96AF3"/>
    <w:rsid w:val="00A971ED"/>
    <w:rsid w:val="00A97F1E"/>
    <w:rsid w:val="00AA0018"/>
    <w:rsid w:val="00AA0313"/>
    <w:rsid w:val="00AA125D"/>
    <w:rsid w:val="00AA1D97"/>
    <w:rsid w:val="00AA1E67"/>
    <w:rsid w:val="00AA1F15"/>
    <w:rsid w:val="00AA41AB"/>
    <w:rsid w:val="00AA47C8"/>
    <w:rsid w:val="00AA4B9A"/>
    <w:rsid w:val="00AA5228"/>
    <w:rsid w:val="00AA5542"/>
    <w:rsid w:val="00AA55E6"/>
    <w:rsid w:val="00AA69EA"/>
    <w:rsid w:val="00AA6B07"/>
    <w:rsid w:val="00AA6CD6"/>
    <w:rsid w:val="00AA76F0"/>
    <w:rsid w:val="00AB2272"/>
    <w:rsid w:val="00AB29C9"/>
    <w:rsid w:val="00AB3133"/>
    <w:rsid w:val="00AB3373"/>
    <w:rsid w:val="00AB3428"/>
    <w:rsid w:val="00AB39AA"/>
    <w:rsid w:val="00AB4C6A"/>
    <w:rsid w:val="00AB5C71"/>
    <w:rsid w:val="00AB6BB5"/>
    <w:rsid w:val="00AB756C"/>
    <w:rsid w:val="00AB772C"/>
    <w:rsid w:val="00AC10A9"/>
    <w:rsid w:val="00AC1FE3"/>
    <w:rsid w:val="00AC26A7"/>
    <w:rsid w:val="00AC299E"/>
    <w:rsid w:val="00AC30FE"/>
    <w:rsid w:val="00AC58AC"/>
    <w:rsid w:val="00AC5DA4"/>
    <w:rsid w:val="00AC619E"/>
    <w:rsid w:val="00AC6EC3"/>
    <w:rsid w:val="00AC70E3"/>
    <w:rsid w:val="00AD00BF"/>
    <w:rsid w:val="00AD2016"/>
    <w:rsid w:val="00AD4CFD"/>
    <w:rsid w:val="00AD5458"/>
    <w:rsid w:val="00AD5524"/>
    <w:rsid w:val="00AD5C68"/>
    <w:rsid w:val="00AD64E4"/>
    <w:rsid w:val="00AD683F"/>
    <w:rsid w:val="00AD6A55"/>
    <w:rsid w:val="00AD6AD4"/>
    <w:rsid w:val="00AD7DA9"/>
    <w:rsid w:val="00AE11C9"/>
    <w:rsid w:val="00AE2661"/>
    <w:rsid w:val="00AE2AF8"/>
    <w:rsid w:val="00AE3E59"/>
    <w:rsid w:val="00AE3EC5"/>
    <w:rsid w:val="00AE4966"/>
    <w:rsid w:val="00AE4D80"/>
    <w:rsid w:val="00AE6932"/>
    <w:rsid w:val="00AE75D0"/>
    <w:rsid w:val="00AE7990"/>
    <w:rsid w:val="00AF0247"/>
    <w:rsid w:val="00AF05D0"/>
    <w:rsid w:val="00AF1758"/>
    <w:rsid w:val="00AF17FC"/>
    <w:rsid w:val="00AF18B7"/>
    <w:rsid w:val="00AF18C2"/>
    <w:rsid w:val="00AF1A9A"/>
    <w:rsid w:val="00AF2783"/>
    <w:rsid w:val="00AF2E38"/>
    <w:rsid w:val="00AF2E56"/>
    <w:rsid w:val="00AF3BEC"/>
    <w:rsid w:val="00AF46AE"/>
    <w:rsid w:val="00AF5C57"/>
    <w:rsid w:val="00AF5DF0"/>
    <w:rsid w:val="00AF5EAF"/>
    <w:rsid w:val="00AF62BF"/>
    <w:rsid w:val="00B00125"/>
    <w:rsid w:val="00B0053B"/>
    <w:rsid w:val="00B0158C"/>
    <w:rsid w:val="00B01811"/>
    <w:rsid w:val="00B01D70"/>
    <w:rsid w:val="00B02D7C"/>
    <w:rsid w:val="00B03737"/>
    <w:rsid w:val="00B048F7"/>
    <w:rsid w:val="00B057A8"/>
    <w:rsid w:val="00B05C04"/>
    <w:rsid w:val="00B064DE"/>
    <w:rsid w:val="00B06853"/>
    <w:rsid w:val="00B079B1"/>
    <w:rsid w:val="00B111CD"/>
    <w:rsid w:val="00B1209F"/>
    <w:rsid w:val="00B13342"/>
    <w:rsid w:val="00B155B5"/>
    <w:rsid w:val="00B16724"/>
    <w:rsid w:val="00B16733"/>
    <w:rsid w:val="00B16829"/>
    <w:rsid w:val="00B175A9"/>
    <w:rsid w:val="00B1781A"/>
    <w:rsid w:val="00B17A1C"/>
    <w:rsid w:val="00B21497"/>
    <w:rsid w:val="00B22C5A"/>
    <w:rsid w:val="00B23634"/>
    <w:rsid w:val="00B23A23"/>
    <w:rsid w:val="00B23B61"/>
    <w:rsid w:val="00B247FC"/>
    <w:rsid w:val="00B24889"/>
    <w:rsid w:val="00B25BCF"/>
    <w:rsid w:val="00B2683D"/>
    <w:rsid w:val="00B26E8E"/>
    <w:rsid w:val="00B278D2"/>
    <w:rsid w:val="00B30B3E"/>
    <w:rsid w:val="00B30D1E"/>
    <w:rsid w:val="00B310E4"/>
    <w:rsid w:val="00B31BAF"/>
    <w:rsid w:val="00B33104"/>
    <w:rsid w:val="00B338EA"/>
    <w:rsid w:val="00B3396E"/>
    <w:rsid w:val="00B34497"/>
    <w:rsid w:val="00B35CAF"/>
    <w:rsid w:val="00B3689E"/>
    <w:rsid w:val="00B37FA1"/>
    <w:rsid w:val="00B40E8E"/>
    <w:rsid w:val="00B4283A"/>
    <w:rsid w:val="00B43C83"/>
    <w:rsid w:val="00B44515"/>
    <w:rsid w:val="00B44AA8"/>
    <w:rsid w:val="00B454D3"/>
    <w:rsid w:val="00B4558B"/>
    <w:rsid w:val="00B456FF"/>
    <w:rsid w:val="00B46246"/>
    <w:rsid w:val="00B46320"/>
    <w:rsid w:val="00B470E7"/>
    <w:rsid w:val="00B47DD8"/>
    <w:rsid w:val="00B51460"/>
    <w:rsid w:val="00B516FB"/>
    <w:rsid w:val="00B51D2C"/>
    <w:rsid w:val="00B53585"/>
    <w:rsid w:val="00B53C43"/>
    <w:rsid w:val="00B5446B"/>
    <w:rsid w:val="00B54945"/>
    <w:rsid w:val="00B559F6"/>
    <w:rsid w:val="00B57310"/>
    <w:rsid w:val="00B57AB8"/>
    <w:rsid w:val="00B6044E"/>
    <w:rsid w:val="00B60602"/>
    <w:rsid w:val="00B60FA6"/>
    <w:rsid w:val="00B61032"/>
    <w:rsid w:val="00B61B2B"/>
    <w:rsid w:val="00B62314"/>
    <w:rsid w:val="00B62807"/>
    <w:rsid w:val="00B63D6F"/>
    <w:rsid w:val="00B64676"/>
    <w:rsid w:val="00B64C8A"/>
    <w:rsid w:val="00B65753"/>
    <w:rsid w:val="00B658A9"/>
    <w:rsid w:val="00B664D5"/>
    <w:rsid w:val="00B67181"/>
    <w:rsid w:val="00B67578"/>
    <w:rsid w:val="00B67D0D"/>
    <w:rsid w:val="00B734A5"/>
    <w:rsid w:val="00B742F9"/>
    <w:rsid w:val="00B744AF"/>
    <w:rsid w:val="00B75211"/>
    <w:rsid w:val="00B75A98"/>
    <w:rsid w:val="00B76137"/>
    <w:rsid w:val="00B7642B"/>
    <w:rsid w:val="00B76D44"/>
    <w:rsid w:val="00B76F2F"/>
    <w:rsid w:val="00B822C4"/>
    <w:rsid w:val="00B82363"/>
    <w:rsid w:val="00B82772"/>
    <w:rsid w:val="00B84317"/>
    <w:rsid w:val="00B84352"/>
    <w:rsid w:val="00B84554"/>
    <w:rsid w:val="00B858DB"/>
    <w:rsid w:val="00B85F27"/>
    <w:rsid w:val="00B86266"/>
    <w:rsid w:val="00B87569"/>
    <w:rsid w:val="00B87770"/>
    <w:rsid w:val="00B87ADF"/>
    <w:rsid w:val="00B918D7"/>
    <w:rsid w:val="00B92788"/>
    <w:rsid w:val="00B92F44"/>
    <w:rsid w:val="00B944A0"/>
    <w:rsid w:val="00B944ED"/>
    <w:rsid w:val="00B949FF"/>
    <w:rsid w:val="00B9516F"/>
    <w:rsid w:val="00B95D19"/>
    <w:rsid w:val="00B95F1D"/>
    <w:rsid w:val="00B96364"/>
    <w:rsid w:val="00B968A9"/>
    <w:rsid w:val="00B96F66"/>
    <w:rsid w:val="00BA0346"/>
    <w:rsid w:val="00BA0699"/>
    <w:rsid w:val="00BA0F77"/>
    <w:rsid w:val="00BA1B16"/>
    <w:rsid w:val="00BA25D5"/>
    <w:rsid w:val="00BA4651"/>
    <w:rsid w:val="00BA4EAB"/>
    <w:rsid w:val="00BA556D"/>
    <w:rsid w:val="00BA58E0"/>
    <w:rsid w:val="00BA596C"/>
    <w:rsid w:val="00BA5ACA"/>
    <w:rsid w:val="00BA6367"/>
    <w:rsid w:val="00BA6E6F"/>
    <w:rsid w:val="00BA7646"/>
    <w:rsid w:val="00BA7E48"/>
    <w:rsid w:val="00BB1ED1"/>
    <w:rsid w:val="00BB56BD"/>
    <w:rsid w:val="00BB6D28"/>
    <w:rsid w:val="00BB7067"/>
    <w:rsid w:val="00BB71A2"/>
    <w:rsid w:val="00BC05B4"/>
    <w:rsid w:val="00BC0D2C"/>
    <w:rsid w:val="00BC1D63"/>
    <w:rsid w:val="00BC227B"/>
    <w:rsid w:val="00BC319A"/>
    <w:rsid w:val="00BC3616"/>
    <w:rsid w:val="00BC3E30"/>
    <w:rsid w:val="00BC5266"/>
    <w:rsid w:val="00BC53B0"/>
    <w:rsid w:val="00BC63EF"/>
    <w:rsid w:val="00BC654E"/>
    <w:rsid w:val="00BC67A4"/>
    <w:rsid w:val="00BC67D5"/>
    <w:rsid w:val="00BC7397"/>
    <w:rsid w:val="00BC7799"/>
    <w:rsid w:val="00BC7915"/>
    <w:rsid w:val="00BC7A3D"/>
    <w:rsid w:val="00BD0167"/>
    <w:rsid w:val="00BD0BFD"/>
    <w:rsid w:val="00BD2630"/>
    <w:rsid w:val="00BD26B2"/>
    <w:rsid w:val="00BD2A38"/>
    <w:rsid w:val="00BD30B2"/>
    <w:rsid w:val="00BD39B8"/>
    <w:rsid w:val="00BD405D"/>
    <w:rsid w:val="00BD4EEC"/>
    <w:rsid w:val="00BD4FA8"/>
    <w:rsid w:val="00BD64F7"/>
    <w:rsid w:val="00BD69F4"/>
    <w:rsid w:val="00BD741A"/>
    <w:rsid w:val="00BD7849"/>
    <w:rsid w:val="00BD7F41"/>
    <w:rsid w:val="00BE1E73"/>
    <w:rsid w:val="00BE4BF6"/>
    <w:rsid w:val="00BE754C"/>
    <w:rsid w:val="00BE7A18"/>
    <w:rsid w:val="00BE7CDF"/>
    <w:rsid w:val="00BF106E"/>
    <w:rsid w:val="00BF10F1"/>
    <w:rsid w:val="00BF13CF"/>
    <w:rsid w:val="00BF1AFB"/>
    <w:rsid w:val="00BF1EA7"/>
    <w:rsid w:val="00BF1F9E"/>
    <w:rsid w:val="00BF1FED"/>
    <w:rsid w:val="00BF3E7F"/>
    <w:rsid w:val="00BF46C2"/>
    <w:rsid w:val="00BF4772"/>
    <w:rsid w:val="00BF5513"/>
    <w:rsid w:val="00BF58AC"/>
    <w:rsid w:val="00BF5E27"/>
    <w:rsid w:val="00BF61D9"/>
    <w:rsid w:val="00BF68C9"/>
    <w:rsid w:val="00BF77CD"/>
    <w:rsid w:val="00C00522"/>
    <w:rsid w:val="00C008CF"/>
    <w:rsid w:val="00C009B3"/>
    <w:rsid w:val="00C015D2"/>
    <w:rsid w:val="00C015E5"/>
    <w:rsid w:val="00C021E1"/>
    <w:rsid w:val="00C02748"/>
    <w:rsid w:val="00C02AEA"/>
    <w:rsid w:val="00C03903"/>
    <w:rsid w:val="00C040F8"/>
    <w:rsid w:val="00C04A5C"/>
    <w:rsid w:val="00C04C70"/>
    <w:rsid w:val="00C058B8"/>
    <w:rsid w:val="00C05922"/>
    <w:rsid w:val="00C062C0"/>
    <w:rsid w:val="00C06572"/>
    <w:rsid w:val="00C0665D"/>
    <w:rsid w:val="00C06FCB"/>
    <w:rsid w:val="00C07058"/>
    <w:rsid w:val="00C075A8"/>
    <w:rsid w:val="00C07E4D"/>
    <w:rsid w:val="00C1056E"/>
    <w:rsid w:val="00C10D6C"/>
    <w:rsid w:val="00C11763"/>
    <w:rsid w:val="00C117FA"/>
    <w:rsid w:val="00C123E7"/>
    <w:rsid w:val="00C13B02"/>
    <w:rsid w:val="00C1507A"/>
    <w:rsid w:val="00C15AC1"/>
    <w:rsid w:val="00C15D5B"/>
    <w:rsid w:val="00C16831"/>
    <w:rsid w:val="00C20053"/>
    <w:rsid w:val="00C22D0E"/>
    <w:rsid w:val="00C2398C"/>
    <w:rsid w:val="00C25617"/>
    <w:rsid w:val="00C25BFB"/>
    <w:rsid w:val="00C27936"/>
    <w:rsid w:val="00C30005"/>
    <w:rsid w:val="00C304F8"/>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2EB6"/>
    <w:rsid w:val="00C44D2B"/>
    <w:rsid w:val="00C44F70"/>
    <w:rsid w:val="00C451F3"/>
    <w:rsid w:val="00C4557F"/>
    <w:rsid w:val="00C45D80"/>
    <w:rsid w:val="00C46D80"/>
    <w:rsid w:val="00C50275"/>
    <w:rsid w:val="00C50B6D"/>
    <w:rsid w:val="00C539EB"/>
    <w:rsid w:val="00C54466"/>
    <w:rsid w:val="00C547E3"/>
    <w:rsid w:val="00C54A57"/>
    <w:rsid w:val="00C562A8"/>
    <w:rsid w:val="00C56A8E"/>
    <w:rsid w:val="00C56BF8"/>
    <w:rsid w:val="00C56E8B"/>
    <w:rsid w:val="00C570C4"/>
    <w:rsid w:val="00C616AA"/>
    <w:rsid w:val="00C61B60"/>
    <w:rsid w:val="00C6223C"/>
    <w:rsid w:val="00C623DC"/>
    <w:rsid w:val="00C6327C"/>
    <w:rsid w:val="00C6370A"/>
    <w:rsid w:val="00C63DAA"/>
    <w:rsid w:val="00C6451E"/>
    <w:rsid w:val="00C645F3"/>
    <w:rsid w:val="00C65D47"/>
    <w:rsid w:val="00C6602C"/>
    <w:rsid w:val="00C66ABA"/>
    <w:rsid w:val="00C67D19"/>
    <w:rsid w:val="00C71903"/>
    <w:rsid w:val="00C74FA1"/>
    <w:rsid w:val="00C751E5"/>
    <w:rsid w:val="00C7532D"/>
    <w:rsid w:val="00C75444"/>
    <w:rsid w:val="00C75472"/>
    <w:rsid w:val="00C75570"/>
    <w:rsid w:val="00C75D87"/>
    <w:rsid w:val="00C76280"/>
    <w:rsid w:val="00C7724C"/>
    <w:rsid w:val="00C777CF"/>
    <w:rsid w:val="00C77DB1"/>
    <w:rsid w:val="00C77F39"/>
    <w:rsid w:val="00C80920"/>
    <w:rsid w:val="00C80D31"/>
    <w:rsid w:val="00C82379"/>
    <w:rsid w:val="00C82742"/>
    <w:rsid w:val="00C83168"/>
    <w:rsid w:val="00C83334"/>
    <w:rsid w:val="00C843EF"/>
    <w:rsid w:val="00C84804"/>
    <w:rsid w:val="00C8506F"/>
    <w:rsid w:val="00C85954"/>
    <w:rsid w:val="00C86F02"/>
    <w:rsid w:val="00C90486"/>
    <w:rsid w:val="00C91248"/>
    <w:rsid w:val="00C91D83"/>
    <w:rsid w:val="00C9234E"/>
    <w:rsid w:val="00C934F3"/>
    <w:rsid w:val="00C9366E"/>
    <w:rsid w:val="00C93857"/>
    <w:rsid w:val="00C93C17"/>
    <w:rsid w:val="00C93C35"/>
    <w:rsid w:val="00C94558"/>
    <w:rsid w:val="00C9481F"/>
    <w:rsid w:val="00C950C6"/>
    <w:rsid w:val="00C95832"/>
    <w:rsid w:val="00C95A71"/>
    <w:rsid w:val="00C95ABA"/>
    <w:rsid w:val="00C96C97"/>
    <w:rsid w:val="00C97528"/>
    <w:rsid w:val="00C97856"/>
    <w:rsid w:val="00CA2BC1"/>
    <w:rsid w:val="00CA2FCC"/>
    <w:rsid w:val="00CA31B9"/>
    <w:rsid w:val="00CA4157"/>
    <w:rsid w:val="00CA43AF"/>
    <w:rsid w:val="00CA4E1D"/>
    <w:rsid w:val="00CA5A7F"/>
    <w:rsid w:val="00CA5C59"/>
    <w:rsid w:val="00CA636A"/>
    <w:rsid w:val="00CA6A5B"/>
    <w:rsid w:val="00CA713E"/>
    <w:rsid w:val="00CB0535"/>
    <w:rsid w:val="00CB134A"/>
    <w:rsid w:val="00CB24DD"/>
    <w:rsid w:val="00CB2874"/>
    <w:rsid w:val="00CB3E2F"/>
    <w:rsid w:val="00CB4362"/>
    <w:rsid w:val="00CB506D"/>
    <w:rsid w:val="00CB667B"/>
    <w:rsid w:val="00CB6AD6"/>
    <w:rsid w:val="00CB6C1F"/>
    <w:rsid w:val="00CB7792"/>
    <w:rsid w:val="00CB79AB"/>
    <w:rsid w:val="00CC1CE2"/>
    <w:rsid w:val="00CC2C14"/>
    <w:rsid w:val="00CC3D36"/>
    <w:rsid w:val="00CC3D59"/>
    <w:rsid w:val="00CC5751"/>
    <w:rsid w:val="00CC57E8"/>
    <w:rsid w:val="00CC57EA"/>
    <w:rsid w:val="00CC6093"/>
    <w:rsid w:val="00CC6B7B"/>
    <w:rsid w:val="00CC6EF0"/>
    <w:rsid w:val="00CC7264"/>
    <w:rsid w:val="00CD0A28"/>
    <w:rsid w:val="00CD0A72"/>
    <w:rsid w:val="00CD12CE"/>
    <w:rsid w:val="00CD1F4E"/>
    <w:rsid w:val="00CD2BCE"/>
    <w:rsid w:val="00CD5102"/>
    <w:rsid w:val="00CD5483"/>
    <w:rsid w:val="00CD5552"/>
    <w:rsid w:val="00CD59A1"/>
    <w:rsid w:val="00CD6697"/>
    <w:rsid w:val="00CD79F7"/>
    <w:rsid w:val="00CE215D"/>
    <w:rsid w:val="00CE47C4"/>
    <w:rsid w:val="00CE4A8D"/>
    <w:rsid w:val="00CE53C1"/>
    <w:rsid w:val="00CE552B"/>
    <w:rsid w:val="00CE5749"/>
    <w:rsid w:val="00CE5999"/>
    <w:rsid w:val="00CE5B6D"/>
    <w:rsid w:val="00CE6C2E"/>
    <w:rsid w:val="00CE7656"/>
    <w:rsid w:val="00CF0BFF"/>
    <w:rsid w:val="00CF25A0"/>
    <w:rsid w:val="00CF2A62"/>
    <w:rsid w:val="00CF2EA6"/>
    <w:rsid w:val="00CF4D6E"/>
    <w:rsid w:val="00CF4EA7"/>
    <w:rsid w:val="00CF5311"/>
    <w:rsid w:val="00CF5B3B"/>
    <w:rsid w:val="00CF62D7"/>
    <w:rsid w:val="00CF69AA"/>
    <w:rsid w:val="00CF72C8"/>
    <w:rsid w:val="00CF7508"/>
    <w:rsid w:val="00CF78D3"/>
    <w:rsid w:val="00CF7979"/>
    <w:rsid w:val="00D00D43"/>
    <w:rsid w:val="00D0104E"/>
    <w:rsid w:val="00D01B9C"/>
    <w:rsid w:val="00D023D7"/>
    <w:rsid w:val="00D02490"/>
    <w:rsid w:val="00D02FBE"/>
    <w:rsid w:val="00D033E3"/>
    <w:rsid w:val="00D038DA"/>
    <w:rsid w:val="00D03B63"/>
    <w:rsid w:val="00D04D83"/>
    <w:rsid w:val="00D06C8C"/>
    <w:rsid w:val="00D0759B"/>
    <w:rsid w:val="00D10888"/>
    <w:rsid w:val="00D10A99"/>
    <w:rsid w:val="00D142F7"/>
    <w:rsid w:val="00D14D3E"/>
    <w:rsid w:val="00D152D1"/>
    <w:rsid w:val="00D15D2A"/>
    <w:rsid w:val="00D16C9B"/>
    <w:rsid w:val="00D17156"/>
    <w:rsid w:val="00D17DDD"/>
    <w:rsid w:val="00D17EC0"/>
    <w:rsid w:val="00D20096"/>
    <w:rsid w:val="00D204FE"/>
    <w:rsid w:val="00D20636"/>
    <w:rsid w:val="00D217C1"/>
    <w:rsid w:val="00D2184C"/>
    <w:rsid w:val="00D221CB"/>
    <w:rsid w:val="00D23B71"/>
    <w:rsid w:val="00D2464E"/>
    <w:rsid w:val="00D2574E"/>
    <w:rsid w:val="00D2730C"/>
    <w:rsid w:val="00D279B6"/>
    <w:rsid w:val="00D30886"/>
    <w:rsid w:val="00D31728"/>
    <w:rsid w:val="00D31CEB"/>
    <w:rsid w:val="00D335AD"/>
    <w:rsid w:val="00D33E5A"/>
    <w:rsid w:val="00D33E99"/>
    <w:rsid w:val="00D342FE"/>
    <w:rsid w:val="00D34F72"/>
    <w:rsid w:val="00D357CF"/>
    <w:rsid w:val="00D37345"/>
    <w:rsid w:val="00D37550"/>
    <w:rsid w:val="00D37FF4"/>
    <w:rsid w:val="00D409FF"/>
    <w:rsid w:val="00D40E4C"/>
    <w:rsid w:val="00D430EF"/>
    <w:rsid w:val="00D43C16"/>
    <w:rsid w:val="00D44030"/>
    <w:rsid w:val="00D44EA7"/>
    <w:rsid w:val="00D4544A"/>
    <w:rsid w:val="00D462DB"/>
    <w:rsid w:val="00D463AE"/>
    <w:rsid w:val="00D468CB"/>
    <w:rsid w:val="00D474B7"/>
    <w:rsid w:val="00D47EF9"/>
    <w:rsid w:val="00D50A6B"/>
    <w:rsid w:val="00D50E1A"/>
    <w:rsid w:val="00D51187"/>
    <w:rsid w:val="00D51A39"/>
    <w:rsid w:val="00D5273B"/>
    <w:rsid w:val="00D52DCE"/>
    <w:rsid w:val="00D539A7"/>
    <w:rsid w:val="00D53F37"/>
    <w:rsid w:val="00D543F8"/>
    <w:rsid w:val="00D5545D"/>
    <w:rsid w:val="00D55C7C"/>
    <w:rsid w:val="00D56817"/>
    <w:rsid w:val="00D57001"/>
    <w:rsid w:val="00D57890"/>
    <w:rsid w:val="00D60175"/>
    <w:rsid w:val="00D601BB"/>
    <w:rsid w:val="00D6042F"/>
    <w:rsid w:val="00D61135"/>
    <w:rsid w:val="00D61533"/>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905"/>
    <w:rsid w:val="00D74264"/>
    <w:rsid w:val="00D743F7"/>
    <w:rsid w:val="00D749D8"/>
    <w:rsid w:val="00D74E8D"/>
    <w:rsid w:val="00D758F6"/>
    <w:rsid w:val="00D75E9D"/>
    <w:rsid w:val="00D76466"/>
    <w:rsid w:val="00D76CA4"/>
    <w:rsid w:val="00D805D1"/>
    <w:rsid w:val="00D80807"/>
    <w:rsid w:val="00D8113C"/>
    <w:rsid w:val="00D81141"/>
    <w:rsid w:val="00D814E4"/>
    <w:rsid w:val="00D81B00"/>
    <w:rsid w:val="00D81F48"/>
    <w:rsid w:val="00D82265"/>
    <w:rsid w:val="00D82466"/>
    <w:rsid w:val="00D82A34"/>
    <w:rsid w:val="00D82BAA"/>
    <w:rsid w:val="00D857A7"/>
    <w:rsid w:val="00D861A2"/>
    <w:rsid w:val="00D86F0E"/>
    <w:rsid w:val="00D871F4"/>
    <w:rsid w:val="00D87A26"/>
    <w:rsid w:val="00D91679"/>
    <w:rsid w:val="00D91FFF"/>
    <w:rsid w:val="00D922AD"/>
    <w:rsid w:val="00D92331"/>
    <w:rsid w:val="00D92366"/>
    <w:rsid w:val="00D92C9C"/>
    <w:rsid w:val="00D9321B"/>
    <w:rsid w:val="00D942CE"/>
    <w:rsid w:val="00D947A9"/>
    <w:rsid w:val="00D95729"/>
    <w:rsid w:val="00D95EEB"/>
    <w:rsid w:val="00D9623E"/>
    <w:rsid w:val="00DA1126"/>
    <w:rsid w:val="00DA25FB"/>
    <w:rsid w:val="00DA2A94"/>
    <w:rsid w:val="00DA3D17"/>
    <w:rsid w:val="00DA4287"/>
    <w:rsid w:val="00DA5D32"/>
    <w:rsid w:val="00DA650F"/>
    <w:rsid w:val="00DA72E6"/>
    <w:rsid w:val="00DA7725"/>
    <w:rsid w:val="00DA78AC"/>
    <w:rsid w:val="00DA78B2"/>
    <w:rsid w:val="00DB02F2"/>
    <w:rsid w:val="00DB06A3"/>
    <w:rsid w:val="00DB07E5"/>
    <w:rsid w:val="00DB30A3"/>
    <w:rsid w:val="00DB30B1"/>
    <w:rsid w:val="00DB3AA0"/>
    <w:rsid w:val="00DB3AFA"/>
    <w:rsid w:val="00DB3B0D"/>
    <w:rsid w:val="00DB4064"/>
    <w:rsid w:val="00DB4366"/>
    <w:rsid w:val="00DB4F70"/>
    <w:rsid w:val="00DB704E"/>
    <w:rsid w:val="00DC013A"/>
    <w:rsid w:val="00DC0A46"/>
    <w:rsid w:val="00DC1D17"/>
    <w:rsid w:val="00DC3210"/>
    <w:rsid w:val="00DC32AC"/>
    <w:rsid w:val="00DC4FEB"/>
    <w:rsid w:val="00DC5ABF"/>
    <w:rsid w:val="00DC6027"/>
    <w:rsid w:val="00DC6D9D"/>
    <w:rsid w:val="00DC6DF9"/>
    <w:rsid w:val="00DC6EBB"/>
    <w:rsid w:val="00DC7016"/>
    <w:rsid w:val="00DC7863"/>
    <w:rsid w:val="00DC7F46"/>
    <w:rsid w:val="00DD0ED9"/>
    <w:rsid w:val="00DD40C0"/>
    <w:rsid w:val="00DD5B8E"/>
    <w:rsid w:val="00DD5CEC"/>
    <w:rsid w:val="00DD5D0D"/>
    <w:rsid w:val="00DD72C1"/>
    <w:rsid w:val="00DE04AE"/>
    <w:rsid w:val="00DE136B"/>
    <w:rsid w:val="00DE29F2"/>
    <w:rsid w:val="00DE3158"/>
    <w:rsid w:val="00DE3CAE"/>
    <w:rsid w:val="00DE416F"/>
    <w:rsid w:val="00DE47FC"/>
    <w:rsid w:val="00DE48AC"/>
    <w:rsid w:val="00DE496B"/>
    <w:rsid w:val="00DE59B2"/>
    <w:rsid w:val="00DE74A9"/>
    <w:rsid w:val="00DE7D2A"/>
    <w:rsid w:val="00DE7DB6"/>
    <w:rsid w:val="00DF028B"/>
    <w:rsid w:val="00DF114B"/>
    <w:rsid w:val="00DF12E5"/>
    <w:rsid w:val="00DF2438"/>
    <w:rsid w:val="00DF3201"/>
    <w:rsid w:val="00DF55BF"/>
    <w:rsid w:val="00DF57D5"/>
    <w:rsid w:val="00DF6E6C"/>
    <w:rsid w:val="00DF7618"/>
    <w:rsid w:val="00E00C8D"/>
    <w:rsid w:val="00E00D8E"/>
    <w:rsid w:val="00E00F34"/>
    <w:rsid w:val="00E01349"/>
    <w:rsid w:val="00E020F6"/>
    <w:rsid w:val="00E02C9E"/>
    <w:rsid w:val="00E03643"/>
    <w:rsid w:val="00E03AF8"/>
    <w:rsid w:val="00E040D5"/>
    <w:rsid w:val="00E04CC1"/>
    <w:rsid w:val="00E04EBD"/>
    <w:rsid w:val="00E04F5B"/>
    <w:rsid w:val="00E0512A"/>
    <w:rsid w:val="00E05713"/>
    <w:rsid w:val="00E06E35"/>
    <w:rsid w:val="00E079D9"/>
    <w:rsid w:val="00E10698"/>
    <w:rsid w:val="00E11627"/>
    <w:rsid w:val="00E1177F"/>
    <w:rsid w:val="00E117EE"/>
    <w:rsid w:val="00E12039"/>
    <w:rsid w:val="00E124F0"/>
    <w:rsid w:val="00E12A68"/>
    <w:rsid w:val="00E12F5E"/>
    <w:rsid w:val="00E14318"/>
    <w:rsid w:val="00E1619B"/>
    <w:rsid w:val="00E20164"/>
    <w:rsid w:val="00E205F7"/>
    <w:rsid w:val="00E2242E"/>
    <w:rsid w:val="00E22542"/>
    <w:rsid w:val="00E23483"/>
    <w:rsid w:val="00E24D03"/>
    <w:rsid w:val="00E25950"/>
    <w:rsid w:val="00E2693C"/>
    <w:rsid w:val="00E27ADE"/>
    <w:rsid w:val="00E3058A"/>
    <w:rsid w:val="00E30B3F"/>
    <w:rsid w:val="00E31A9B"/>
    <w:rsid w:val="00E31E30"/>
    <w:rsid w:val="00E32110"/>
    <w:rsid w:val="00E32504"/>
    <w:rsid w:val="00E32F4C"/>
    <w:rsid w:val="00E334D8"/>
    <w:rsid w:val="00E33B58"/>
    <w:rsid w:val="00E33F59"/>
    <w:rsid w:val="00E355AE"/>
    <w:rsid w:val="00E37784"/>
    <w:rsid w:val="00E37BD5"/>
    <w:rsid w:val="00E4222A"/>
    <w:rsid w:val="00E42763"/>
    <w:rsid w:val="00E42FBC"/>
    <w:rsid w:val="00E432D0"/>
    <w:rsid w:val="00E43507"/>
    <w:rsid w:val="00E442B5"/>
    <w:rsid w:val="00E44AA7"/>
    <w:rsid w:val="00E44FA0"/>
    <w:rsid w:val="00E45837"/>
    <w:rsid w:val="00E45E9F"/>
    <w:rsid w:val="00E50085"/>
    <w:rsid w:val="00E50DE9"/>
    <w:rsid w:val="00E51627"/>
    <w:rsid w:val="00E51FE2"/>
    <w:rsid w:val="00E52388"/>
    <w:rsid w:val="00E524B6"/>
    <w:rsid w:val="00E524CE"/>
    <w:rsid w:val="00E531FC"/>
    <w:rsid w:val="00E5343D"/>
    <w:rsid w:val="00E53441"/>
    <w:rsid w:val="00E53A55"/>
    <w:rsid w:val="00E5503C"/>
    <w:rsid w:val="00E55193"/>
    <w:rsid w:val="00E56B8E"/>
    <w:rsid w:val="00E56E89"/>
    <w:rsid w:val="00E606C2"/>
    <w:rsid w:val="00E60848"/>
    <w:rsid w:val="00E614E3"/>
    <w:rsid w:val="00E61B15"/>
    <w:rsid w:val="00E62D84"/>
    <w:rsid w:val="00E630A6"/>
    <w:rsid w:val="00E63A49"/>
    <w:rsid w:val="00E64974"/>
    <w:rsid w:val="00E64F01"/>
    <w:rsid w:val="00E65A1F"/>
    <w:rsid w:val="00E65D74"/>
    <w:rsid w:val="00E65D90"/>
    <w:rsid w:val="00E65FA4"/>
    <w:rsid w:val="00E661B1"/>
    <w:rsid w:val="00E663E4"/>
    <w:rsid w:val="00E67745"/>
    <w:rsid w:val="00E7043E"/>
    <w:rsid w:val="00E7062E"/>
    <w:rsid w:val="00E71089"/>
    <w:rsid w:val="00E72364"/>
    <w:rsid w:val="00E7358A"/>
    <w:rsid w:val="00E749A9"/>
    <w:rsid w:val="00E74DE4"/>
    <w:rsid w:val="00E764EC"/>
    <w:rsid w:val="00E80CC5"/>
    <w:rsid w:val="00E812A1"/>
    <w:rsid w:val="00E8142B"/>
    <w:rsid w:val="00E81480"/>
    <w:rsid w:val="00E82071"/>
    <w:rsid w:val="00E832F3"/>
    <w:rsid w:val="00E8368D"/>
    <w:rsid w:val="00E83AFB"/>
    <w:rsid w:val="00E84C3A"/>
    <w:rsid w:val="00E85EB8"/>
    <w:rsid w:val="00E861B4"/>
    <w:rsid w:val="00E86D18"/>
    <w:rsid w:val="00E8736C"/>
    <w:rsid w:val="00E8796A"/>
    <w:rsid w:val="00E87BC2"/>
    <w:rsid w:val="00E87CC6"/>
    <w:rsid w:val="00E90129"/>
    <w:rsid w:val="00E91321"/>
    <w:rsid w:val="00E91D14"/>
    <w:rsid w:val="00E926CB"/>
    <w:rsid w:val="00E93424"/>
    <w:rsid w:val="00E94342"/>
    <w:rsid w:val="00E9446D"/>
    <w:rsid w:val="00E9469A"/>
    <w:rsid w:val="00E94C15"/>
    <w:rsid w:val="00E96266"/>
    <w:rsid w:val="00E9726B"/>
    <w:rsid w:val="00E97640"/>
    <w:rsid w:val="00EA0066"/>
    <w:rsid w:val="00EA06C0"/>
    <w:rsid w:val="00EA1032"/>
    <w:rsid w:val="00EA1D80"/>
    <w:rsid w:val="00EA2DC4"/>
    <w:rsid w:val="00EA41F3"/>
    <w:rsid w:val="00EA4EA9"/>
    <w:rsid w:val="00EA6DB4"/>
    <w:rsid w:val="00EA7688"/>
    <w:rsid w:val="00EA7DBA"/>
    <w:rsid w:val="00EB0E1E"/>
    <w:rsid w:val="00EB14E7"/>
    <w:rsid w:val="00EB1671"/>
    <w:rsid w:val="00EB197C"/>
    <w:rsid w:val="00EB2E3D"/>
    <w:rsid w:val="00EB319B"/>
    <w:rsid w:val="00EB3D18"/>
    <w:rsid w:val="00EB40B5"/>
    <w:rsid w:val="00EB4BC6"/>
    <w:rsid w:val="00EB545E"/>
    <w:rsid w:val="00EB5D34"/>
    <w:rsid w:val="00EB6BD3"/>
    <w:rsid w:val="00EB6CB7"/>
    <w:rsid w:val="00EB71DF"/>
    <w:rsid w:val="00EC00A3"/>
    <w:rsid w:val="00EC17B5"/>
    <w:rsid w:val="00EC1A48"/>
    <w:rsid w:val="00EC234C"/>
    <w:rsid w:val="00EC3B4E"/>
    <w:rsid w:val="00EC3C0F"/>
    <w:rsid w:val="00EC55DE"/>
    <w:rsid w:val="00EC5A0F"/>
    <w:rsid w:val="00EC5FA4"/>
    <w:rsid w:val="00EC67DC"/>
    <w:rsid w:val="00ED12B9"/>
    <w:rsid w:val="00ED150F"/>
    <w:rsid w:val="00ED1E77"/>
    <w:rsid w:val="00ED2511"/>
    <w:rsid w:val="00ED29FB"/>
    <w:rsid w:val="00ED3A5F"/>
    <w:rsid w:val="00ED3D32"/>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76AA"/>
    <w:rsid w:val="00EE78C4"/>
    <w:rsid w:val="00EF01BE"/>
    <w:rsid w:val="00EF0C75"/>
    <w:rsid w:val="00EF0E92"/>
    <w:rsid w:val="00EF1410"/>
    <w:rsid w:val="00EF190B"/>
    <w:rsid w:val="00EF1C90"/>
    <w:rsid w:val="00EF1CA6"/>
    <w:rsid w:val="00EF2BE2"/>
    <w:rsid w:val="00EF2C77"/>
    <w:rsid w:val="00EF375E"/>
    <w:rsid w:val="00EF4A84"/>
    <w:rsid w:val="00EF4C09"/>
    <w:rsid w:val="00EF4D14"/>
    <w:rsid w:val="00EF592D"/>
    <w:rsid w:val="00EF5A3F"/>
    <w:rsid w:val="00EF5CAD"/>
    <w:rsid w:val="00EF63F8"/>
    <w:rsid w:val="00EF6BA7"/>
    <w:rsid w:val="00EF6E42"/>
    <w:rsid w:val="00EF6F6D"/>
    <w:rsid w:val="00EF7A79"/>
    <w:rsid w:val="00F00F38"/>
    <w:rsid w:val="00F01077"/>
    <w:rsid w:val="00F01313"/>
    <w:rsid w:val="00F01752"/>
    <w:rsid w:val="00F01E09"/>
    <w:rsid w:val="00F02CC0"/>
    <w:rsid w:val="00F03678"/>
    <w:rsid w:val="00F03B4C"/>
    <w:rsid w:val="00F03DE8"/>
    <w:rsid w:val="00F03ED3"/>
    <w:rsid w:val="00F05259"/>
    <w:rsid w:val="00F0528F"/>
    <w:rsid w:val="00F055BE"/>
    <w:rsid w:val="00F059F7"/>
    <w:rsid w:val="00F07A90"/>
    <w:rsid w:val="00F10B83"/>
    <w:rsid w:val="00F10FB4"/>
    <w:rsid w:val="00F11003"/>
    <w:rsid w:val="00F11D54"/>
    <w:rsid w:val="00F14A5B"/>
    <w:rsid w:val="00F15C61"/>
    <w:rsid w:val="00F161F9"/>
    <w:rsid w:val="00F16212"/>
    <w:rsid w:val="00F16ABE"/>
    <w:rsid w:val="00F16FD6"/>
    <w:rsid w:val="00F2016D"/>
    <w:rsid w:val="00F20C2F"/>
    <w:rsid w:val="00F213B4"/>
    <w:rsid w:val="00F2320F"/>
    <w:rsid w:val="00F24F07"/>
    <w:rsid w:val="00F25C8B"/>
    <w:rsid w:val="00F264E4"/>
    <w:rsid w:val="00F26A77"/>
    <w:rsid w:val="00F26CF1"/>
    <w:rsid w:val="00F279E7"/>
    <w:rsid w:val="00F27C39"/>
    <w:rsid w:val="00F30468"/>
    <w:rsid w:val="00F306C4"/>
    <w:rsid w:val="00F30AD2"/>
    <w:rsid w:val="00F32B8D"/>
    <w:rsid w:val="00F33450"/>
    <w:rsid w:val="00F33B03"/>
    <w:rsid w:val="00F33F43"/>
    <w:rsid w:val="00F34AB4"/>
    <w:rsid w:val="00F34D2A"/>
    <w:rsid w:val="00F3623B"/>
    <w:rsid w:val="00F36680"/>
    <w:rsid w:val="00F37D54"/>
    <w:rsid w:val="00F405A2"/>
    <w:rsid w:val="00F408D7"/>
    <w:rsid w:val="00F41CF4"/>
    <w:rsid w:val="00F43D61"/>
    <w:rsid w:val="00F440DA"/>
    <w:rsid w:val="00F44669"/>
    <w:rsid w:val="00F446EA"/>
    <w:rsid w:val="00F4481E"/>
    <w:rsid w:val="00F4599B"/>
    <w:rsid w:val="00F45E27"/>
    <w:rsid w:val="00F4608E"/>
    <w:rsid w:val="00F46220"/>
    <w:rsid w:val="00F47501"/>
    <w:rsid w:val="00F503D8"/>
    <w:rsid w:val="00F505EC"/>
    <w:rsid w:val="00F50F60"/>
    <w:rsid w:val="00F51A30"/>
    <w:rsid w:val="00F52518"/>
    <w:rsid w:val="00F54F37"/>
    <w:rsid w:val="00F552EC"/>
    <w:rsid w:val="00F5547A"/>
    <w:rsid w:val="00F56B73"/>
    <w:rsid w:val="00F573E1"/>
    <w:rsid w:val="00F611A2"/>
    <w:rsid w:val="00F613A2"/>
    <w:rsid w:val="00F61DDA"/>
    <w:rsid w:val="00F639F6"/>
    <w:rsid w:val="00F63F14"/>
    <w:rsid w:val="00F642CC"/>
    <w:rsid w:val="00F646BC"/>
    <w:rsid w:val="00F64A33"/>
    <w:rsid w:val="00F651F1"/>
    <w:rsid w:val="00F66B69"/>
    <w:rsid w:val="00F66F1E"/>
    <w:rsid w:val="00F70365"/>
    <w:rsid w:val="00F70866"/>
    <w:rsid w:val="00F70D06"/>
    <w:rsid w:val="00F71111"/>
    <w:rsid w:val="00F71724"/>
    <w:rsid w:val="00F71A2F"/>
    <w:rsid w:val="00F7201D"/>
    <w:rsid w:val="00F720F5"/>
    <w:rsid w:val="00F724DA"/>
    <w:rsid w:val="00F73F2F"/>
    <w:rsid w:val="00F742F3"/>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367A"/>
    <w:rsid w:val="00F83BE0"/>
    <w:rsid w:val="00F83CC7"/>
    <w:rsid w:val="00F858EA"/>
    <w:rsid w:val="00F85959"/>
    <w:rsid w:val="00F85E6A"/>
    <w:rsid w:val="00F86C53"/>
    <w:rsid w:val="00F902CE"/>
    <w:rsid w:val="00F91980"/>
    <w:rsid w:val="00F92498"/>
    <w:rsid w:val="00F93979"/>
    <w:rsid w:val="00F93AD5"/>
    <w:rsid w:val="00F93E2F"/>
    <w:rsid w:val="00F948D3"/>
    <w:rsid w:val="00F94D00"/>
    <w:rsid w:val="00F94D5E"/>
    <w:rsid w:val="00F95161"/>
    <w:rsid w:val="00F95874"/>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61"/>
    <w:rsid w:val="00FA38FF"/>
    <w:rsid w:val="00FA416B"/>
    <w:rsid w:val="00FA4C11"/>
    <w:rsid w:val="00FA5CD6"/>
    <w:rsid w:val="00FA6441"/>
    <w:rsid w:val="00FA67F5"/>
    <w:rsid w:val="00FA6B53"/>
    <w:rsid w:val="00FA734B"/>
    <w:rsid w:val="00FA73A6"/>
    <w:rsid w:val="00FA7C4C"/>
    <w:rsid w:val="00FA7D50"/>
    <w:rsid w:val="00FB00C7"/>
    <w:rsid w:val="00FB29DF"/>
    <w:rsid w:val="00FB4F0E"/>
    <w:rsid w:val="00FB5299"/>
    <w:rsid w:val="00FB5ADE"/>
    <w:rsid w:val="00FB5BF0"/>
    <w:rsid w:val="00FB63E5"/>
    <w:rsid w:val="00FB6567"/>
    <w:rsid w:val="00FB7DBD"/>
    <w:rsid w:val="00FC09DD"/>
    <w:rsid w:val="00FC14F3"/>
    <w:rsid w:val="00FC2774"/>
    <w:rsid w:val="00FC336A"/>
    <w:rsid w:val="00FC3BFE"/>
    <w:rsid w:val="00FC400F"/>
    <w:rsid w:val="00FC436C"/>
    <w:rsid w:val="00FC55FE"/>
    <w:rsid w:val="00FC5E32"/>
    <w:rsid w:val="00FC5EEF"/>
    <w:rsid w:val="00FC6655"/>
    <w:rsid w:val="00FC6F88"/>
    <w:rsid w:val="00FC7097"/>
    <w:rsid w:val="00FC72CD"/>
    <w:rsid w:val="00FD002C"/>
    <w:rsid w:val="00FD0553"/>
    <w:rsid w:val="00FD0782"/>
    <w:rsid w:val="00FD1326"/>
    <w:rsid w:val="00FD1CA2"/>
    <w:rsid w:val="00FD1D00"/>
    <w:rsid w:val="00FD1E61"/>
    <w:rsid w:val="00FD218A"/>
    <w:rsid w:val="00FD2418"/>
    <w:rsid w:val="00FD36DD"/>
    <w:rsid w:val="00FD47F5"/>
    <w:rsid w:val="00FD53A0"/>
    <w:rsid w:val="00FD5B62"/>
    <w:rsid w:val="00FD5BF4"/>
    <w:rsid w:val="00FD5C6E"/>
    <w:rsid w:val="00FD62A9"/>
    <w:rsid w:val="00FD66BD"/>
    <w:rsid w:val="00FD6AFD"/>
    <w:rsid w:val="00FD7470"/>
    <w:rsid w:val="00FE13D0"/>
    <w:rsid w:val="00FE1B46"/>
    <w:rsid w:val="00FE2092"/>
    <w:rsid w:val="00FE47D2"/>
    <w:rsid w:val="00FE483B"/>
    <w:rsid w:val="00FE51FC"/>
    <w:rsid w:val="00FE531A"/>
    <w:rsid w:val="00FE5422"/>
    <w:rsid w:val="00FE5852"/>
    <w:rsid w:val="00FE669C"/>
    <w:rsid w:val="00FE6A77"/>
    <w:rsid w:val="00FE6F80"/>
    <w:rsid w:val="00FE706E"/>
    <w:rsid w:val="00FE758F"/>
    <w:rsid w:val="00FE78A5"/>
    <w:rsid w:val="00FF0232"/>
    <w:rsid w:val="00FF04EF"/>
    <w:rsid w:val="00FF1E73"/>
    <w:rsid w:val="00FF1F06"/>
    <w:rsid w:val="00FF2776"/>
    <w:rsid w:val="00FF2A89"/>
    <w:rsid w:val="00FF3234"/>
    <w:rsid w:val="00FF3A16"/>
    <w:rsid w:val="00FF5786"/>
    <w:rsid w:val="00FF58CD"/>
    <w:rsid w:val="00FF6164"/>
    <w:rsid w:val="00FF651C"/>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pisanje-besedil.blogspot.si/2010/09/ustrezna-uporaba-oziralnih-zaimkov.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60" Type="http://schemas.microsoft.com/office/2011/relationships/commentsExtended" Target="commentsExtended.xml"/><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0E68B-05B8-4BF0-B47F-F0256FA74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102</Pages>
  <Words>149817</Words>
  <Characters>853963</Characters>
  <Application>Microsoft Office Word</Application>
  <DocSecurity>0</DocSecurity>
  <Lines>7116</Lines>
  <Paragraphs>2003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1001777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dung</cp:lastModifiedBy>
  <cp:revision>27</cp:revision>
  <cp:lastPrinted>2017-10-13T09:21:00Z</cp:lastPrinted>
  <dcterms:created xsi:type="dcterms:W3CDTF">2018-01-26T09:54:00Z</dcterms:created>
  <dcterms:modified xsi:type="dcterms:W3CDTF">2018-01-26T11:04:00Z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id="OL8pJfnD"/&gt;&lt;style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