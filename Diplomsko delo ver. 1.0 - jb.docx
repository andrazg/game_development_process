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4104" w14:textId="1485A644" w:rsidR="00CC57EA" w:rsidRPr="00327C02" w:rsidRDefault="004E1A4D"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14:paraId="0AA31F5B" w14:textId="77777777" w:rsidR="00B02D7C" w:rsidRPr="00327C02" w:rsidRDefault="00B02D7C" w:rsidP="005A6A3B">
      <w:pPr>
        <w:spacing w:line="360" w:lineRule="auto"/>
        <w:jc w:val="both"/>
        <w:rPr>
          <w:rFonts w:ascii="Times New Roman" w:hAnsi="Times New Roman" w:cs="Times New Roman"/>
          <w:sz w:val="28"/>
          <w:szCs w:val="28"/>
        </w:rPr>
      </w:pPr>
    </w:p>
    <w:p w14:paraId="2EF6A4ED" w14:textId="77777777" w:rsidR="00BA25D5" w:rsidRPr="0037469A" w:rsidRDefault="004E1A4D" w:rsidP="0037469A">
      <w:pPr>
        <w:spacing w:line="360" w:lineRule="auto"/>
        <w:jc w:val="center"/>
        <w:rPr>
          <w:rFonts w:ascii="Times New Roman" w:hAnsi="Times New Roman" w:cs="Times New Roman"/>
          <w:b/>
          <w:sz w:val="32"/>
          <w:szCs w:val="32"/>
        </w:rPr>
      </w:pPr>
      <w:r w:rsidRPr="00327C02">
        <w:rPr>
          <w:rFonts w:ascii="Times New Roman" w:hAnsi="Times New Roman" w:cs="Times New Roman"/>
          <w:sz w:val="28"/>
          <w:szCs w:val="28"/>
        </w:rPr>
        <w:t>Andraž Gruden</w:t>
      </w:r>
      <w:r w:rsidR="00B02D7C" w:rsidRPr="00327C02">
        <w:rPr>
          <w:rFonts w:ascii="Times New Roman" w:hAnsi="Times New Roman" w:cs="Times New Roman"/>
          <w:sz w:val="28"/>
          <w:szCs w:val="28"/>
        </w:rPr>
        <w:br/>
      </w:r>
      <w:r w:rsidR="002538B9">
        <w:rPr>
          <w:rFonts w:ascii="Times New Roman" w:hAnsi="Times New Roman" w:cs="Times New Roman"/>
          <w:b/>
          <w:sz w:val="32"/>
          <w:szCs w:val="32"/>
        </w:rPr>
        <w:t>NASLOV</w:t>
      </w:r>
      <w:r w:rsidR="0037469A">
        <w:rPr>
          <w:rFonts w:ascii="Times New Roman" w:hAnsi="Times New Roman" w:cs="Times New Roman"/>
          <w:b/>
          <w:sz w:val="32"/>
          <w:szCs w:val="32"/>
        </w:rPr>
        <w:br/>
      </w:r>
      <w:r w:rsidRPr="00327C02">
        <w:rPr>
          <w:rFonts w:ascii="Times New Roman" w:hAnsi="Times New Roman" w:cs="Times New Roman"/>
          <w:sz w:val="28"/>
          <w:szCs w:val="28"/>
        </w:rPr>
        <w:t>Diplomsko delo</w:t>
      </w:r>
    </w:p>
    <w:p w14:paraId="4721DAC9" w14:textId="77777777" w:rsidR="00BA25D5" w:rsidRPr="00327C02" w:rsidRDefault="00BA25D5" w:rsidP="005A6A3B">
      <w:pPr>
        <w:spacing w:line="360" w:lineRule="auto"/>
        <w:jc w:val="both"/>
        <w:rPr>
          <w:rFonts w:ascii="Times New Roman" w:hAnsi="Times New Roman" w:cs="Times New Roman"/>
          <w:sz w:val="28"/>
          <w:szCs w:val="28"/>
        </w:rPr>
      </w:pPr>
    </w:p>
    <w:p w14:paraId="78D31DD1" w14:textId="77777777" w:rsidR="00BA25D5" w:rsidRPr="00327C02" w:rsidRDefault="00BA25D5" w:rsidP="005A6A3B">
      <w:pPr>
        <w:spacing w:line="360" w:lineRule="auto"/>
        <w:jc w:val="both"/>
        <w:rPr>
          <w:rFonts w:ascii="Times New Roman" w:hAnsi="Times New Roman" w:cs="Times New Roman"/>
          <w:sz w:val="28"/>
          <w:szCs w:val="28"/>
        </w:rPr>
      </w:pPr>
    </w:p>
    <w:p w14:paraId="562BE218" w14:textId="77777777" w:rsidR="00BA25D5" w:rsidRPr="00327C02" w:rsidRDefault="00BA25D5" w:rsidP="005A6A3B">
      <w:pPr>
        <w:spacing w:line="360" w:lineRule="auto"/>
        <w:jc w:val="both"/>
        <w:rPr>
          <w:rFonts w:ascii="Times New Roman" w:hAnsi="Times New Roman" w:cs="Times New Roman"/>
          <w:sz w:val="28"/>
          <w:szCs w:val="28"/>
        </w:rPr>
      </w:pPr>
    </w:p>
    <w:p w14:paraId="6C8DA6A1" w14:textId="77777777" w:rsidR="00BA25D5" w:rsidRPr="00327C02" w:rsidRDefault="00BA25D5" w:rsidP="005A6A3B">
      <w:pPr>
        <w:spacing w:line="360" w:lineRule="auto"/>
        <w:jc w:val="both"/>
        <w:rPr>
          <w:rFonts w:ascii="Times New Roman" w:hAnsi="Times New Roman" w:cs="Times New Roman"/>
          <w:sz w:val="28"/>
          <w:szCs w:val="28"/>
        </w:rPr>
      </w:pPr>
    </w:p>
    <w:p w14:paraId="113E6E9E" w14:textId="77777777" w:rsidR="00BA25D5" w:rsidRPr="00327C02" w:rsidRDefault="00BA25D5" w:rsidP="005A6A3B">
      <w:pPr>
        <w:spacing w:line="360" w:lineRule="auto"/>
        <w:jc w:val="both"/>
        <w:rPr>
          <w:rFonts w:ascii="Times New Roman" w:hAnsi="Times New Roman" w:cs="Times New Roman"/>
          <w:sz w:val="28"/>
          <w:szCs w:val="28"/>
        </w:rPr>
      </w:pPr>
    </w:p>
    <w:p w14:paraId="23266E41" w14:textId="77777777" w:rsidR="00BA25D5" w:rsidRPr="00327C02" w:rsidRDefault="00BA25D5" w:rsidP="005A6A3B">
      <w:pPr>
        <w:tabs>
          <w:tab w:val="left" w:pos="3765"/>
        </w:tabs>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tab/>
      </w:r>
    </w:p>
    <w:p w14:paraId="146078B3" w14:textId="77777777" w:rsidR="00BA25D5" w:rsidRPr="00327C02" w:rsidRDefault="00BA25D5" w:rsidP="005A6A3B">
      <w:pPr>
        <w:tabs>
          <w:tab w:val="left" w:pos="3765"/>
        </w:tabs>
        <w:spacing w:line="360" w:lineRule="auto"/>
        <w:jc w:val="both"/>
        <w:rPr>
          <w:rFonts w:ascii="Times New Roman" w:hAnsi="Times New Roman" w:cs="Times New Roman"/>
          <w:sz w:val="28"/>
          <w:szCs w:val="28"/>
        </w:rPr>
      </w:pPr>
    </w:p>
    <w:p w14:paraId="540330A3" w14:textId="77777777" w:rsidR="00BA25D5" w:rsidRDefault="00BA25D5" w:rsidP="005A6A3B">
      <w:pPr>
        <w:tabs>
          <w:tab w:val="left" w:pos="3765"/>
        </w:tabs>
        <w:spacing w:line="360" w:lineRule="auto"/>
        <w:jc w:val="both"/>
        <w:rPr>
          <w:rFonts w:ascii="Times New Roman" w:hAnsi="Times New Roman" w:cs="Times New Roman"/>
          <w:sz w:val="28"/>
          <w:szCs w:val="28"/>
        </w:rPr>
      </w:pPr>
    </w:p>
    <w:p w14:paraId="196DAD3E"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1F9BD6B4"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38886D31"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64D1B44F" w14:textId="77777777" w:rsidR="004E1A4D"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14:paraId="5BFF2DCA" w14:textId="77777777"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lastRenderedPageBreak/>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14:paraId="678C7838" w14:textId="77777777" w:rsidR="00B02D7C" w:rsidRPr="00327C02" w:rsidRDefault="00B02D7C" w:rsidP="005A6A3B">
      <w:pPr>
        <w:spacing w:line="360" w:lineRule="auto"/>
        <w:jc w:val="center"/>
        <w:rPr>
          <w:rFonts w:ascii="Times New Roman" w:hAnsi="Times New Roman" w:cs="Times New Roman"/>
          <w:sz w:val="28"/>
          <w:szCs w:val="28"/>
        </w:rPr>
      </w:pPr>
    </w:p>
    <w:p w14:paraId="12ECF462" w14:textId="77777777" w:rsidR="00C80D31" w:rsidRPr="00327C02" w:rsidRDefault="00494A7D" w:rsidP="00494A7D">
      <w:pPr>
        <w:spacing w:line="360" w:lineRule="auto"/>
        <w:jc w:val="center"/>
        <w:rPr>
          <w:rFonts w:ascii="Times New Roman" w:hAnsi="Times New Roman" w:cs="Times New Roman"/>
          <w:sz w:val="28"/>
          <w:szCs w:val="28"/>
        </w:rPr>
      </w:pPr>
      <w:r>
        <w:rPr>
          <w:rFonts w:ascii="Times New Roman" w:hAnsi="Times New Roman" w:cs="Times New Roman"/>
          <w:sz w:val="28"/>
          <w:szCs w:val="28"/>
        </w:rPr>
        <w:t>Andraž Gruden</w:t>
      </w:r>
      <w:r>
        <w:rPr>
          <w:rFonts w:ascii="Times New Roman" w:hAnsi="Times New Roman" w:cs="Times New Roman"/>
          <w:sz w:val="28"/>
          <w:szCs w:val="28"/>
        </w:rPr>
        <w:br/>
      </w:r>
      <w:r w:rsidR="00543FD8" w:rsidRPr="00327C02">
        <w:rPr>
          <w:rFonts w:ascii="Times New Roman" w:hAnsi="Times New Roman" w:cs="Times New Roman"/>
          <w:sz w:val="28"/>
          <w:szCs w:val="28"/>
        </w:rPr>
        <w:t>Mentor: izr</w:t>
      </w:r>
      <w:r w:rsidR="00C80D31" w:rsidRPr="00327C02">
        <w:rPr>
          <w:rFonts w:ascii="Times New Roman" w:hAnsi="Times New Roman" w:cs="Times New Roman"/>
          <w:sz w:val="28"/>
          <w:szCs w:val="28"/>
        </w:rPr>
        <w:t>.</w:t>
      </w:r>
      <w:r w:rsidR="00543FD8" w:rsidRPr="00327C02">
        <w:rPr>
          <w:rFonts w:ascii="Times New Roman" w:hAnsi="Times New Roman" w:cs="Times New Roman"/>
          <w:sz w:val="28"/>
          <w:szCs w:val="28"/>
        </w:rPr>
        <w:t xml:space="preserve"> prof.</w:t>
      </w:r>
      <w:r w:rsidR="00C80D31" w:rsidRPr="00327C02">
        <w:rPr>
          <w:rFonts w:ascii="Times New Roman" w:hAnsi="Times New Roman" w:cs="Times New Roman"/>
          <w:sz w:val="28"/>
          <w:szCs w:val="28"/>
        </w:rPr>
        <w:t xml:space="preserve"> dr. </w:t>
      </w:r>
      <w:r w:rsidR="00543FD8" w:rsidRPr="00327C02">
        <w:rPr>
          <w:rFonts w:ascii="Times New Roman" w:hAnsi="Times New Roman" w:cs="Times New Roman"/>
          <w:sz w:val="28"/>
          <w:szCs w:val="28"/>
        </w:rPr>
        <w:t>Jaroslav Berce</w:t>
      </w:r>
    </w:p>
    <w:p w14:paraId="276806A1" w14:textId="77777777" w:rsidR="00F76335" w:rsidRPr="00BA1B16" w:rsidRDefault="002538B9" w:rsidP="00F76335">
      <w:pPr>
        <w:spacing w:line="360" w:lineRule="auto"/>
        <w:jc w:val="center"/>
        <w:rPr>
          <w:rFonts w:ascii="Times New Roman" w:hAnsi="Times New Roman" w:cs="Times New Roman"/>
          <w:b/>
          <w:sz w:val="32"/>
          <w:szCs w:val="32"/>
        </w:rPr>
      </w:pPr>
      <w:r>
        <w:rPr>
          <w:rFonts w:ascii="Times New Roman" w:hAnsi="Times New Roman" w:cs="Times New Roman"/>
          <w:b/>
          <w:sz w:val="32"/>
        </w:rPr>
        <w:t>NASLOV</w:t>
      </w:r>
    </w:p>
    <w:p w14:paraId="5CD31CB6" w14:textId="77777777"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Diplomsko delo</w:t>
      </w:r>
    </w:p>
    <w:p w14:paraId="2A01643C" w14:textId="77777777" w:rsidR="00C80D31" w:rsidRPr="00327C02" w:rsidRDefault="00C80D31" w:rsidP="005A6A3B">
      <w:pPr>
        <w:spacing w:line="360" w:lineRule="auto"/>
        <w:jc w:val="center"/>
        <w:rPr>
          <w:rFonts w:ascii="Times New Roman" w:hAnsi="Times New Roman" w:cs="Times New Roman"/>
          <w:sz w:val="28"/>
          <w:szCs w:val="28"/>
        </w:rPr>
      </w:pPr>
    </w:p>
    <w:p w14:paraId="126F1DC7" w14:textId="77777777" w:rsidR="00C80D31" w:rsidRPr="00327C02" w:rsidRDefault="00C80D31" w:rsidP="005A6A3B">
      <w:pPr>
        <w:spacing w:line="360" w:lineRule="auto"/>
        <w:jc w:val="center"/>
        <w:rPr>
          <w:rFonts w:ascii="Times New Roman" w:hAnsi="Times New Roman" w:cs="Times New Roman"/>
          <w:sz w:val="28"/>
          <w:szCs w:val="28"/>
        </w:rPr>
      </w:pPr>
    </w:p>
    <w:p w14:paraId="4BD615D0" w14:textId="77777777" w:rsidR="00C80D31" w:rsidRPr="00327C02" w:rsidRDefault="00C80D31" w:rsidP="005A6A3B">
      <w:pPr>
        <w:spacing w:line="360" w:lineRule="auto"/>
        <w:jc w:val="center"/>
        <w:rPr>
          <w:rFonts w:ascii="Times New Roman" w:hAnsi="Times New Roman" w:cs="Times New Roman"/>
          <w:sz w:val="28"/>
          <w:szCs w:val="28"/>
        </w:rPr>
      </w:pPr>
    </w:p>
    <w:p w14:paraId="6F0FA114" w14:textId="77777777" w:rsidR="00C80D31" w:rsidRPr="00327C02" w:rsidRDefault="00C80D31" w:rsidP="005A6A3B">
      <w:pPr>
        <w:spacing w:line="360" w:lineRule="auto"/>
        <w:jc w:val="center"/>
        <w:rPr>
          <w:rFonts w:ascii="Times New Roman" w:hAnsi="Times New Roman" w:cs="Times New Roman"/>
          <w:sz w:val="28"/>
          <w:szCs w:val="28"/>
        </w:rPr>
      </w:pPr>
    </w:p>
    <w:p w14:paraId="45A3784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2B49E09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4C39951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5819487A"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5CFE6834" w14:textId="77777777" w:rsidR="00B02D7C" w:rsidRPr="00327C02" w:rsidRDefault="00B02D7C" w:rsidP="005A6A3B">
      <w:pPr>
        <w:tabs>
          <w:tab w:val="left" w:pos="3765"/>
        </w:tabs>
        <w:spacing w:line="360" w:lineRule="auto"/>
        <w:jc w:val="center"/>
        <w:rPr>
          <w:rFonts w:ascii="Times New Roman" w:hAnsi="Times New Roman" w:cs="Times New Roman"/>
          <w:sz w:val="28"/>
          <w:szCs w:val="28"/>
        </w:rPr>
      </w:pPr>
    </w:p>
    <w:p w14:paraId="26F084B5" w14:textId="77777777" w:rsidR="00C80D31"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14:paraId="741FEA38" w14:textId="77777777" w:rsidR="00726556" w:rsidRPr="00327C02" w:rsidRDefault="0024659C" w:rsidP="005A6A3B">
      <w:pPr>
        <w:tabs>
          <w:tab w:val="left" w:pos="3765"/>
        </w:tabs>
        <w:spacing w:line="360" w:lineRule="auto"/>
        <w:jc w:val="center"/>
        <w:rPr>
          <w:rFonts w:ascii="Times New Roman" w:hAnsi="Times New Roman" w:cs="Times New Roman"/>
          <w:sz w:val="28"/>
          <w:szCs w:val="28"/>
        </w:rPr>
      </w:pPr>
      <w:r>
        <w:rPr>
          <w:rFonts w:ascii="Times New Roman" w:hAnsi="Times New Roman" w:cs="Times New Roman"/>
          <w:sz w:val="28"/>
          <w:szCs w:val="28"/>
        </w:rPr>
        <w:t>ZAHVALA</w:t>
      </w:r>
    </w:p>
    <w:p w14:paraId="076957B7" w14:textId="77777777" w:rsidR="00726556" w:rsidRPr="00327C02" w:rsidRDefault="00726556" w:rsidP="005A6A3B">
      <w:pPr>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br w:type="page"/>
      </w:r>
    </w:p>
    <w:p w14:paraId="6F56B436" w14:textId="77777777" w:rsidR="00473BA8" w:rsidRPr="00327C02" w:rsidRDefault="00734E8E" w:rsidP="005A6A3B">
      <w:pPr>
        <w:spacing w:line="360" w:lineRule="auto"/>
        <w:jc w:val="center"/>
        <w:rPr>
          <w:rFonts w:ascii="Times New Roman" w:hAnsi="Times New Roman" w:cs="Times New Roman"/>
        </w:rPr>
      </w:pPr>
      <w:r>
        <w:rPr>
          <w:rFonts w:ascii="Times New Roman" w:hAnsi="Times New Roman" w:cs="Times New Roman"/>
          <w:noProof/>
          <w:lang w:eastAsia="sl-SI"/>
        </w:rPr>
        <w:lastRenderedPageBreak/>
        <mc:AlternateContent>
          <mc:Choice Requires="wps">
            <w:drawing>
              <wp:anchor distT="0" distB="0" distL="114300" distR="114300" simplePos="0" relativeHeight="251657728" behindDoc="1" locked="0" layoutInCell="1" allowOverlap="1" wp14:anchorId="5FD52E88" wp14:editId="106706E7">
                <wp:simplePos x="0" y="0"/>
                <wp:positionH relativeFrom="column">
                  <wp:posOffset>4856480</wp:posOffset>
                </wp:positionH>
                <wp:positionV relativeFrom="paragraph">
                  <wp:posOffset>0</wp:posOffset>
                </wp:positionV>
                <wp:extent cx="1532890" cy="455295"/>
                <wp:effectExtent l="3175" t="4445"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A3A1E" w14:textId="77777777" w:rsidR="00734AFC" w:rsidRDefault="00734AFC">
                            <w:pPr>
                              <w:pStyle w:val="Glava"/>
                              <w:rPr>
                                <w:rFonts w:ascii="Times" w:hAnsi="Times"/>
                                <w:i/>
                                <w:sz w:val="16"/>
                              </w:rPr>
                            </w:pPr>
                            <w:r>
                              <w:rPr>
                                <w:rFonts w:ascii="Times" w:hAnsi="Times"/>
                                <w:i/>
                                <w:sz w:val="16"/>
                                <w:lang w:val="es-ES"/>
                              </w:rPr>
                              <w:t xml:space="preserve">Kardeljeva ploščad 5 </w:t>
                            </w:r>
                          </w:p>
                          <w:p w14:paraId="566468B7" w14:textId="77777777" w:rsidR="00734AFC" w:rsidRDefault="00734AFC">
                            <w:pPr>
                              <w:rPr>
                                <w:rFonts w:ascii="Times" w:hAnsi="Times"/>
                                <w:i/>
                                <w:sz w:val="16"/>
                              </w:rPr>
                            </w:pPr>
                            <w:r>
                              <w:rPr>
                                <w:rFonts w:ascii="Times" w:hAnsi="Times"/>
                                <w:i/>
                                <w:sz w:val="16"/>
                              </w:rPr>
                              <w:t>1000 Ljubljana, Slovenija</w:t>
                            </w:r>
                          </w:p>
                          <w:p w14:paraId="651209D2" w14:textId="77777777" w:rsidR="00734AFC" w:rsidRDefault="00734AFC">
                            <w:pPr>
                              <w:rPr>
                                <w:rFonts w:ascii="Times" w:hAnsi="Times"/>
                              </w:rPr>
                            </w:pPr>
                            <w:r>
                              <w:rPr>
                                <w:rFonts w:ascii="Times" w:hAnsi="Times"/>
                                <w:i/>
                                <w:sz w:val="16"/>
                              </w:rPr>
                              <w:t>telefon 01 58 05 128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5FD52E88" id="_x0000_t202" coordsize="21600,21600" o:spt="202" path="m,l,21600r21600,l21600,xe">
                <v:stroke joinstyle="miter"/>
                <v:path gradientshapeok="t" o:connecttype="rect"/>
              </v:shapetype>
              <v:shape id="Text Box 2" o:spid="_x0000_s1026" type="#_x0000_t202" style="position:absolute;left:0;text-align:left;margin-left:382.4pt;margin-top:0;width:120.7pt;height:35.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" stroked="f">
                <v:textbox>
                  <w:txbxContent>
                    <w:p w14:paraId="4F0A3A1E" w14:textId="77777777" w:rsidR="00734AFC" w:rsidRDefault="00734AFC">
                      <w:pPr>
                        <w:pStyle w:val="Header"/>
                        <w:rPr>
                          <w:rFonts w:ascii="Times" w:hAnsi="Times"/>
                          <w:i/>
                          <w:sz w:val="16"/>
                        </w:rPr>
                      </w:pPr>
                      <w:r>
                        <w:rPr>
                          <w:rFonts w:ascii="Times" w:hAnsi="Times"/>
                          <w:i/>
                          <w:sz w:val="16"/>
                          <w:lang w:val="es-ES"/>
                        </w:rPr>
                        <w:t xml:space="preserve">Kardeljeva ploščad 5 </w:t>
                      </w:r>
                    </w:p>
                    <w:p w14:paraId="566468B7" w14:textId="77777777" w:rsidR="00734AFC" w:rsidRDefault="00734AFC">
                      <w:pPr>
                        <w:rPr>
                          <w:rFonts w:ascii="Times" w:hAnsi="Times"/>
                          <w:i/>
                          <w:sz w:val="16"/>
                        </w:rPr>
                      </w:pPr>
                      <w:r>
                        <w:rPr>
                          <w:rFonts w:ascii="Times" w:hAnsi="Times"/>
                          <w:i/>
                          <w:sz w:val="16"/>
                        </w:rPr>
                        <w:t>1000 Ljubljana, Slovenija</w:t>
                      </w:r>
                    </w:p>
                    <w:p w14:paraId="651209D2" w14:textId="77777777" w:rsidR="00734AFC" w:rsidRDefault="00734AFC">
                      <w:pPr>
                        <w:rPr>
                          <w:rFonts w:ascii="Times" w:hAnsi="Times"/>
                        </w:rPr>
                      </w:pPr>
                      <w:r>
                        <w:rPr>
                          <w:rFonts w:ascii="Times" w:hAnsi="Times"/>
                          <w:i/>
                          <w:sz w:val="16"/>
                        </w:rPr>
                        <w:t>telefon 01 58 05 128</w:t>
                      </w:r>
                    </w:p>
                  </w:txbxContent>
                </v:textbox>
              </v:shape>
            </w:pict>
          </mc:Fallback>
        </mc:AlternateContent>
      </w:r>
      <w:r>
        <w:rPr>
          <w:rFonts w:ascii="Times New Roman" w:hAnsi="Times New Roman" w:cs="Times New Roman"/>
          <w:noProof/>
          <w:lang w:eastAsia="sl-SI"/>
        </w:rPr>
        <w:drawing>
          <wp:inline distT="0" distB="0" distL="0" distR="0" wp14:anchorId="5B808A2F" wp14:editId="6D4204BD">
            <wp:extent cx="1060450" cy="1060450"/>
            <wp:effectExtent l="0" t="0" r="6350" b="6350"/>
            <wp:docPr id="14" name="Picture 1" descr="F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6C4C6650" w14:textId="77777777" w:rsidR="00473BA8" w:rsidRPr="00327C02" w:rsidRDefault="00473BA8" w:rsidP="005A6A3B">
      <w:pPr>
        <w:spacing w:line="360" w:lineRule="auto"/>
        <w:jc w:val="center"/>
        <w:rPr>
          <w:rFonts w:ascii="Times New Roman" w:hAnsi="Times New Roman" w:cs="Times New Roman"/>
          <w:b/>
          <w:sz w:val="32"/>
          <w:szCs w:val="32"/>
        </w:rPr>
      </w:pPr>
      <w:r w:rsidRPr="00327C02">
        <w:rPr>
          <w:rFonts w:ascii="Times New Roman" w:hAnsi="Times New Roman" w:cs="Times New Roman"/>
          <w:b/>
          <w:sz w:val="32"/>
          <w:szCs w:val="32"/>
        </w:rPr>
        <w:t>I Z J A V A   O   A V T O R S T V U</w:t>
      </w:r>
    </w:p>
    <w:p w14:paraId="49FDFE14" w14:textId="77777777" w:rsidR="00473BA8" w:rsidRPr="00327C02" w:rsidRDefault="00473BA8" w:rsidP="005A6A3B">
      <w:pPr>
        <w:spacing w:line="360" w:lineRule="auto"/>
        <w:jc w:val="center"/>
        <w:rPr>
          <w:rFonts w:ascii="Times New Roman" w:hAnsi="Times New Roman" w:cs="Times New Roman"/>
          <w:sz w:val="32"/>
          <w:szCs w:val="32"/>
        </w:rPr>
      </w:pPr>
      <w:r w:rsidRPr="00327C02">
        <w:rPr>
          <w:rFonts w:ascii="Times New Roman" w:hAnsi="Times New Roman" w:cs="Times New Roman"/>
          <w:sz w:val="32"/>
          <w:szCs w:val="32"/>
        </w:rPr>
        <w:t>diplomskega dela</w:t>
      </w:r>
    </w:p>
    <w:p w14:paraId="30091836" w14:textId="77777777" w:rsidR="00A86799" w:rsidRPr="00327C02" w:rsidRDefault="00A86799" w:rsidP="005A6A3B">
      <w:pPr>
        <w:spacing w:line="360" w:lineRule="auto"/>
        <w:jc w:val="both"/>
        <w:rPr>
          <w:rFonts w:ascii="Times New Roman" w:hAnsi="Times New Roman" w:cs="Times New Roman"/>
          <w:sz w:val="32"/>
          <w:szCs w:val="32"/>
        </w:rPr>
      </w:pPr>
    </w:p>
    <w:p w14:paraId="67F2AC60" w14:textId="77777777"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 xml:space="preserve">Spodaj podpisani/-a </w:t>
      </w:r>
      <w:bookmarkStart w:id="0" w:name="Text1"/>
      <w:r w:rsidRPr="00327C02">
        <w:rPr>
          <w:rFonts w:ascii="Times New Roman" w:hAnsi="Times New Roman" w:cs="Times New Roman"/>
        </w:rPr>
        <w:fldChar w:fldCharType="begin">
          <w:ffData>
            <w:name w:val="Text1"/>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0"/>
      <w:r w:rsidRPr="00327C02">
        <w:rPr>
          <w:rFonts w:ascii="Times New Roman" w:hAnsi="Times New Roman" w:cs="Times New Roman"/>
        </w:rPr>
        <w:t xml:space="preserve">, z vpisno številko </w:t>
      </w:r>
      <w:bookmarkStart w:id="1" w:name="Text2"/>
      <w:r w:rsidRPr="00327C02">
        <w:rPr>
          <w:rFonts w:ascii="Times New Roman" w:hAnsi="Times New Roman" w:cs="Times New Roman"/>
        </w:rPr>
        <w:fldChar w:fldCharType="begin">
          <w:ffData>
            <w:name w:val="Text2"/>
            <w:enabled/>
            <w:calcOnExit/>
            <w:textInput>
              <w:type w:val="number"/>
              <w:maxLength w:val="8"/>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1"/>
      <w:r w:rsidRPr="00327C02">
        <w:rPr>
          <w:rFonts w:ascii="Times New Roman" w:hAnsi="Times New Roman" w:cs="Times New Roman"/>
        </w:rPr>
        <w:t xml:space="preserve">, sem avtor/-ica diplomskega dela z naslovom: </w:t>
      </w:r>
      <w:bookmarkStart w:id="2" w:name="Text3"/>
      <w:r w:rsidRPr="00327C02">
        <w:rPr>
          <w:rFonts w:ascii="Times New Roman" w:hAnsi="Times New Roman" w:cs="Times New Roman"/>
        </w:rPr>
        <w:fldChar w:fldCharType="begin">
          <w:ffData>
            <w:name w:val="Text3"/>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2"/>
      <w:r w:rsidRPr="00327C02">
        <w:rPr>
          <w:rFonts w:ascii="Times New Roman" w:hAnsi="Times New Roman" w:cs="Times New Roman"/>
        </w:rPr>
        <w:t>.</w:t>
      </w:r>
    </w:p>
    <w:p w14:paraId="63CBDA21" w14:textId="77777777"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S svojim podpisom zagotavljam, da:</w:t>
      </w:r>
    </w:p>
    <w:p w14:paraId="1E7C1C7A"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predloženo diplomsko delo izključno rezultat mojega lastnega raziskovalnega dela;</w:t>
      </w:r>
    </w:p>
    <w:p w14:paraId="1A5D2ACC"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dela in mnenja drugih avtorjev oz. avtoric, ki jih uporabljam v predloženem delu, navedena oz. citirana v skladu s fakultetnimi navodili;</w:t>
      </w:r>
    </w:p>
    <w:p w14:paraId="033F899D"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vsa dela in mnenja drugih avtorjev oz. avtoric navedena v seznamu virov, ki je sestavni element predloženega dela in je zapisan v skladu s fakultetnimi navodili;</w:t>
      </w:r>
    </w:p>
    <w:p w14:paraId="378EF3AC"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pridobil/-a vsa dovoljenja za uporabo avtorskih del, ki so v celoti prenesena v predloženo delo in sem to tudi jasno zapisal/-a v predloženem delu;</w:t>
      </w:r>
    </w:p>
    <w:p w14:paraId="0226EAB4"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327C02">
        <w:rPr>
          <w:rFonts w:ascii="Times New Roman" w:hAnsi="Times New Roman" w:cs="Times New Roman"/>
          <w:bCs/>
        </w:rPr>
        <w:t>avtorski</w:t>
      </w:r>
      <w:r w:rsidRPr="00327C02">
        <w:rPr>
          <w:rFonts w:ascii="Times New Roman" w:hAnsi="Times New Roman" w:cs="Times New Roman"/>
          <w:b/>
          <w:bCs/>
        </w:rPr>
        <w:t xml:space="preserve"> </w:t>
      </w:r>
      <w:r w:rsidRPr="00327C02">
        <w:rPr>
          <w:rFonts w:ascii="Times New Roman" w:hAnsi="Times New Roman" w:cs="Times New Roman"/>
        </w:rPr>
        <w:t>in sorodnih pravicah (UL RS, št. 16/07-UPB3, 68/08, 85/10 Skl.US: U-I-191/09-7, Up-916/09-16)), prekršek pa podleže tudi ukrepom Fakultete za družbene vede v skladu z njenimi pravili;</w:t>
      </w:r>
    </w:p>
    <w:p w14:paraId="2A069E02"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 zavedam posledic, ki jih dokazano plagiatorstvo lahko predstavlja za predloženo delo in za moj status na Fakulteti za družbene vede;</w:t>
      </w:r>
    </w:p>
    <w:p w14:paraId="5AE8896B"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elektronska oblika identična s tiskano obliko diplomskega dela ter soglašam z objavo diplomskega dela v zbirki »Dela FDV«;</w:t>
      </w:r>
    </w:p>
    <w:p w14:paraId="25ECC4C9"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diplomsko delo lektorirano in urejeno skladno s fakultetnim Pravilnikom o diplomskem delu.</w:t>
      </w:r>
    </w:p>
    <w:p w14:paraId="0746109D" w14:textId="77777777" w:rsidR="00473BA8" w:rsidRPr="00327C02" w:rsidRDefault="00473BA8" w:rsidP="005A6A3B">
      <w:pPr>
        <w:spacing w:line="360" w:lineRule="auto"/>
        <w:jc w:val="both"/>
        <w:rPr>
          <w:rFonts w:ascii="Times New Roman" w:hAnsi="Times New Roman" w:cs="Times New Roman"/>
        </w:rPr>
      </w:pPr>
    </w:p>
    <w:p w14:paraId="25F8165A" w14:textId="77777777" w:rsidR="00213636" w:rsidRPr="00327C02" w:rsidRDefault="00473BA8" w:rsidP="005A6A3B">
      <w:pPr>
        <w:tabs>
          <w:tab w:val="left" w:pos="4678"/>
        </w:tabs>
        <w:spacing w:line="360" w:lineRule="auto"/>
        <w:jc w:val="both"/>
        <w:rPr>
          <w:rFonts w:ascii="Times New Roman" w:hAnsi="Times New Roman" w:cs="Times New Roman"/>
        </w:rPr>
      </w:pPr>
      <w:r w:rsidRPr="00327C02">
        <w:rPr>
          <w:rFonts w:ascii="Times New Roman" w:hAnsi="Times New Roman" w:cs="Times New Roman"/>
        </w:rPr>
        <w:t xml:space="preserve">V Ljubljani, dne </w:t>
      </w:r>
      <w:bookmarkStart w:id="3" w:name="Text4"/>
      <w:r w:rsidRPr="00327C02">
        <w:rPr>
          <w:rFonts w:ascii="Times New Roman" w:hAnsi="Times New Roman" w:cs="Times New Roman"/>
        </w:rPr>
        <w:fldChar w:fldCharType="begin">
          <w:ffData>
            <w:name w:val="Text4"/>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3"/>
      <w:r w:rsidRPr="00327C02">
        <w:rPr>
          <w:rFonts w:ascii="Times New Roman" w:hAnsi="Times New Roman" w:cs="Times New Roman"/>
        </w:rPr>
        <w:tab/>
      </w:r>
      <w:r w:rsidR="00A86799" w:rsidRPr="00327C02">
        <w:rPr>
          <w:rFonts w:ascii="Times New Roman" w:hAnsi="Times New Roman" w:cs="Times New Roman"/>
        </w:rPr>
        <w:t>Podpis avtorja/-ice:</w:t>
      </w:r>
      <w:r w:rsidRPr="00327C02">
        <w:rPr>
          <w:rFonts w:ascii="Times New Roman" w:hAnsi="Times New Roman" w:cs="Times New Roman"/>
        </w:rPr>
        <w:t>________________________</w:t>
      </w:r>
    </w:p>
    <w:p w14:paraId="397E40D4" w14:textId="77777777" w:rsidR="002538B9" w:rsidRPr="002538B9" w:rsidRDefault="002538B9" w:rsidP="002538B9">
      <w:pPr>
        <w:spacing w:line="360" w:lineRule="auto"/>
        <w:rPr>
          <w:rFonts w:ascii="Times New Roman" w:hAnsi="Times New Roman" w:cs="Times New Roman"/>
          <w:sz w:val="24"/>
          <w:szCs w:val="32"/>
        </w:rPr>
      </w:pPr>
      <w:r w:rsidRPr="002538B9">
        <w:rPr>
          <w:rFonts w:ascii="Times New Roman" w:hAnsi="Times New Roman" w:cs="Times New Roman"/>
          <w:sz w:val="24"/>
        </w:rPr>
        <w:lastRenderedPageBreak/>
        <w:t xml:space="preserve">Proces izdelave video iger: </w:t>
      </w:r>
      <w:r w:rsidRPr="002538B9">
        <w:rPr>
          <w:rFonts w:ascii="Times New Roman" w:hAnsi="Times New Roman" w:cs="Times New Roman"/>
          <w:sz w:val="24"/>
          <w:szCs w:val="32"/>
        </w:rPr>
        <w:t>Proces razvoja video iger: sistematična izgradnja procesnega modela za razvoj iger s pomočjo meta-metode MetaME in praks Agilnega modeliranja</w:t>
      </w:r>
    </w:p>
    <w:p w14:paraId="3B89DF74" w14:textId="77777777" w:rsidR="002538B9" w:rsidRPr="002538B9" w:rsidRDefault="002538B9" w:rsidP="0051205E">
      <w:pPr>
        <w:spacing w:line="360" w:lineRule="auto"/>
        <w:rPr>
          <w:rFonts w:ascii="Times New Roman" w:hAnsi="Times New Roman" w:cs="Times New Roman"/>
          <w:sz w:val="24"/>
          <w:szCs w:val="32"/>
        </w:rPr>
      </w:pPr>
    </w:p>
    <w:p w14:paraId="334E4832" w14:textId="77777777"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 xml:space="preserve">Proces </w:t>
      </w:r>
      <w:r w:rsidR="009A6861" w:rsidRPr="002538B9">
        <w:rPr>
          <w:rFonts w:ascii="Times New Roman" w:hAnsi="Times New Roman" w:cs="Times New Roman"/>
          <w:sz w:val="24"/>
          <w:szCs w:val="32"/>
        </w:rPr>
        <w:t xml:space="preserve">razvoja video iger: sistematični pristop inženiringa procesa za razvoj iger z uporabo </w:t>
      </w:r>
      <w:r w:rsidRPr="002538B9">
        <w:rPr>
          <w:rFonts w:ascii="Times New Roman" w:hAnsi="Times New Roman" w:cs="Times New Roman"/>
          <w:sz w:val="24"/>
          <w:szCs w:val="32"/>
        </w:rPr>
        <w:t>meta-metode MetaME</w:t>
      </w:r>
      <w:r w:rsidR="009A6861" w:rsidRPr="002538B9">
        <w:rPr>
          <w:rFonts w:ascii="Times New Roman" w:hAnsi="Times New Roman" w:cs="Times New Roman"/>
          <w:sz w:val="24"/>
          <w:szCs w:val="32"/>
        </w:rPr>
        <w:t xml:space="preserve"> in </w:t>
      </w:r>
      <w:r w:rsidRPr="002538B9">
        <w:rPr>
          <w:rFonts w:ascii="Times New Roman" w:hAnsi="Times New Roman" w:cs="Times New Roman"/>
          <w:sz w:val="24"/>
          <w:szCs w:val="32"/>
        </w:rPr>
        <w:t>Agilnega modeliranja</w:t>
      </w:r>
    </w:p>
    <w:p w14:paraId="5D3484F2" w14:textId="77777777" w:rsidR="0051205E" w:rsidRPr="002538B9" w:rsidRDefault="0051205E" w:rsidP="0051205E">
      <w:pPr>
        <w:spacing w:line="360" w:lineRule="auto"/>
        <w:rPr>
          <w:rFonts w:ascii="Times New Roman" w:hAnsi="Times New Roman" w:cs="Times New Roman"/>
          <w:sz w:val="24"/>
          <w:szCs w:val="32"/>
        </w:rPr>
      </w:pPr>
    </w:p>
    <w:p w14:paraId="42DD2F80" w14:textId="77777777" w:rsidR="0051205E" w:rsidRPr="002538B9" w:rsidRDefault="009A6861"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Game Development Process: A Systematic Approach towards Process Engineering with the use of meta-method MetaME and Agile Modeling</w:t>
      </w:r>
    </w:p>
    <w:p w14:paraId="3A741772" w14:textId="77777777" w:rsidR="003A03C9" w:rsidRDefault="003A03C9" w:rsidP="0051205E">
      <w:pPr>
        <w:spacing w:line="360" w:lineRule="auto"/>
        <w:rPr>
          <w:rFonts w:ascii="Times New Roman" w:hAnsi="Times New Roman" w:cs="Times New Roman"/>
          <w:sz w:val="24"/>
          <w:szCs w:val="32"/>
        </w:rPr>
      </w:pPr>
    </w:p>
    <w:p w14:paraId="12B43101" w14:textId="77777777" w:rsidR="003A03C9" w:rsidRDefault="003A03C9" w:rsidP="0051205E">
      <w:pPr>
        <w:spacing w:line="360" w:lineRule="auto"/>
        <w:rPr>
          <w:rFonts w:ascii="Times New Roman" w:hAnsi="Times New Roman" w:cs="Times New Roman"/>
          <w:sz w:val="24"/>
          <w:szCs w:val="32"/>
        </w:rPr>
      </w:pPr>
    </w:p>
    <w:p w14:paraId="25C8BCDF" w14:textId="77777777"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Ključne besede</w:t>
      </w:r>
      <w:r w:rsidR="003A03C9">
        <w:rPr>
          <w:rFonts w:ascii="Times New Roman" w:hAnsi="Times New Roman" w:cs="Times New Roman"/>
          <w:sz w:val="24"/>
          <w:szCs w:val="32"/>
        </w:rPr>
        <w:t xml:space="preserve">: </w:t>
      </w:r>
      <w:r w:rsidR="00C34082">
        <w:rPr>
          <w:rFonts w:ascii="Times New Roman" w:hAnsi="Times New Roman" w:cs="Times New Roman"/>
          <w:sz w:val="24"/>
          <w:szCs w:val="32"/>
        </w:rPr>
        <w:t>proces, metoda, inženiring.</w:t>
      </w:r>
    </w:p>
    <w:p w14:paraId="210271C2" w14:textId="77777777" w:rsidR="0051205E" w:rsidRDefault="0051205E" w:rsidP="005A6A3B">
      <w:pPr>
        <w:tabs>
          <w:tab w:val="left" w:pos="4678"/>
        </w:tabs>
        <w:spacing w:line="360" w:lineRule="auto"/>
        <w:jc w:val="both"/>
        <w:rPr>
          <w:rFonts w:ascii="Times New Roman" w:hAnsi="Times New Roman" w:cs="Times New Roman"/>
          <w:sz w:val="24"/>
          <w:szCs w:val="24"/>
        </w:rPr>
      </w:pPr>
    </w:p>
    <w:p w14:paraId="75D2E289" w14:textId="77777777" w:rsidR="0051205E" w:rsidRDefault="0051205E">
      <w:pPr>
        <w:rPr>
          <w:rFonts w:ascii="Times New Roman" w:hAnsi="Times New Roman" w:cs="Times New Roman"/>
          <w:sz w:val="24"/>
          <w:szCs w:val="24"/>
        </w:rPr>
      </w:pPr>
      <w:r>
        <w:rPr>
          <w:rFonts w:ascii="Times New Roman" w:hAnsi="Times New Roman" w:cs="Times New Roman"/>
          <w:sz w:val="24"/>
          <w:szCs w:val="24"/>
        </w:rPr>
        <w:br w:type="page"/>
      </w:r>
    </w:p>
    <w:p w14:paraId="3649916A" w14:textId="77777777" w:rsidR="00D5545D" w:rsidRDefault="00D5545D">
      <w:pPr>
        <w:rPr>
          <w:rFonts w:ascii="Times New Roman" w:hAnsi="Times New Roman" w:cs="Times New Roman"/>
          <w:sz w:val="24"/>
          <w:szCs w:val="24"/>
        </w:rPr>
      </w:pPr>
      <w:r>
        <w:rPr>
          <w:rFonts w:ascii="Times New Roman" w:hAnsi="Times New Roman" w:cs="Times New Roman"/>
          <w:sz w:val="24"/>
          <w:szCs w:val="24"/>
        </w:rPr>
        <w:lastRenderedPageBreak/>
        <w:t>VSEBINA</w:t>
      </w:r>
      <w:r>
        <w:rPr>
          <w:rFonts w:ascii="Times New Roman" w:hAnsi="Times New Roman" w:cs="Times New Roman"/>
          <w:sz w:val="24"/>
          <w:szCs w:val="24"/>
        </w:rPr>
        <w:br w:type="page"/>
      </w:r>
    </w:p>
    <w:p w14:paraId="3F5C5BDC" w14:textId="77777777" w:rsidR="00D814E4" w:rsidRPr="00327C02" w:rsidRDefault="00D814E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1 UVOD</w:t>
      </w:r>
    </w:p>
    <w:p w14:paraId="553CE448" w14:textId="48D60C82" w:rsidR="00131DB5" w:rsidRPr="00327C02" w:rsidRDefault="008371D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Računalniška tehnologija je danes prisotna v domala vs</w:t>
      </w:r>
      <w:r w:rsidR="00676F67" w:rsidRPr="00327C02">
        <w:rPr>
          <w:rFonts w:ascii="Times New Roman" w:hAnsi="Times New Roman" w:cs="Times New Roman"/>
          <w:sz w:val="24"/>
          <w:szCs w:val="24"/>
        </w:rPr>
        <w:t>eh sferah družbenega življ</w:t>
      </w:r>
      <w:r w:rsidR="00D73051" w:rsidRPr="00327C02">
        <w:rPr>
          <w:rFonts w:ascii="Times New Roman" w:hAnsi="Times New Roman" w:cs="Times New Roman"/>
          <w:sz w:val="24"/>
          <w:szCs w:val="24"/>
        </w:rPr>
        <w:t>enja.</w:t>
      </w:r>
      <w:r w:rsidR="001F01A7" w:rsidRPr="00327C02">
        <w:rPr>
          <w:rFonts w:ascii="Times New Roman" w:hAnsi="Times New Roman" w:cs="Times New Roman"/>
          <w:sz w:val="24"/>
          <w:szCs w:val="24"/>
        </w:rPr>
        <w:t xml:space="preserve"> </w:t>
      </w:r>
      <w:r w:rsidR="004760E5" w:rsidRPr="00327C02">
        <w:rPr>
          <w:rFonts w:ascii="Times New Roman" w:hAnsi="Times New Roman" w:cs="Times New Roman"/>
          <w:sz w:val="24"/>
          <w:szCs w:val="24"/>
        </w:rPr>
        <w:t>Eskalacija tehnološkega razvoja je v zadnjih letih privedla do tega, da se je</w:t>
      </w:r>
      <w:r w:rsidR="00772D01" w:rsidRPr="00327C02">
        <w:rPr>
          <w:rFonts w:ascii="Times New Roman" w:hAnsi="Times New Roman" w:cs="Times New Roman"/>
          <w:sz w:val="24"/>
          <w:szCs w:val="24"/>
        </w:rPr>
        <w:t xml:space="preserve"> računalniška</w:t>
      </w:r>
      <w:r w:rsidR="004760E5" w:rsidRPr="00327C02">
        <w:rPr>
          <w:rFonts w:ascii="Times New Roman" w:hAnsi="Times New Roman" w:cs="Times New Roman"/>
          <w:sz w:val="24"/>
          <w:szCs w:val="24"/>
        </w:rPr>
        <w:t xml:space="preserve"> tehnologija</w:t>
      </w:r>
      <w:r w:rsidR="00772D01" w:rsidRPr="00327C02">
        <w:rPr>
          <w:rFonts w:ascii="Times New Roman" w:hAnsi="Times New Roman" w:cs="Times New Roman"/>
          <w:sz w:val="24"/>
          <w:szCs w:val="24"/>
        </w:rPr>
        <w:t xml:space="preserve"> iz laboratorijev preselila v naše domove in </w:t>
      </w:r>
      <w:r w:rsidR="004760E5" w:rsidRPr="00327C02">
        <w:rPr>
          <w:rFonts w:ascii="Times New Roman" w:hAnsi="Times New Roman" w:cs="Times New Roman"/>
          <w:sz w:val="24"/>
          <w:szCs w:val="24"/>
        </w:rPr>
        <w:t>znašla v sleherni sredini našega socialn</w:t>
      </w:r>
      <w:r w:rsidR="00772D01" w:rsidRPr="00327C02">
        <w:rPr>
          <w:rFonts w:ascii="Times New Roman" w:hAnsi="Times New Roman" w:cs="Times New Roman"/>
          <w:sz w:val="24"/>
          <w:szCs w:val="24"/>
        </w:rPr>
        <w:t>ega življenja</w:t>
      </w:r>
      <w:r w:rsidR="004A0496" w:rsidRPr="00327C02">
        <w:rPr>
          <w:rFonts w:ascii="Times New Roman" w:hAnsi="Times New Roman" w:cs="Times New Roman"/>
          <w:sz w:val="24"/>
          <w:szCs w:val="24"/>
        </w:rPr>
        <w:t xml:space="preserve">. </w:t>
      </w:r>
      <w:r w:rsidR="00203658" w:rsidRPr="00327C02">
        <w:rPr>
          <w:rFonts w:ascii="Times New Roman" w:hAnsi="Times New Roman" w:cs="Times New Roman"/>
          <w:sz w:val="24"/>
          <w:szCs w:val="24"/>
        </w:rPr>
        <w:t>Hedonično dimenzijo</w:t>
      </w:r>
      <w:r w:rsidR="00EC00A3" w:rsidRPr="00327C02">
        <w:rPr>
          <w:rFonts w:ascii="Times New Roman" w:hAnsi="Times New Roman" w:cs="Times New Roman"/>
          <w:sz w:val="24"/>
          <w:szCs w:val="24"/>
        </w:rPr>
        <w:t xml:space="preserve"> uporabnosti</w:t>
      </w:r>
      <w:r w:rsidR="006F6921" w:rsidRPr="00327C02">
        <w:rPr>
          <w:rFonts w:ascii="Times New Roman" w:hAnsi="Times New Roman" w:cs="Times New Roman"/>
          <w:sz w:val="24"/>
          <w:szCs w:val="24"/>
        </w:rPr>
        <w:t xml:space="preserve"> računalniške </w:t>
      </w:r>
      <w:r w:rsidR="00EE144C" w:rsidRPr="00327C02">
        <w:rPr>
          <w:rFonts w:ascii="Times New Roman" w:hAnsi="Times New Roman" w:cs="Times New Roman"/>
          <w:sz w:val="24"/>
          <w:szCs w:val="24"/>
        </w:rPr>
        <w:t xml:space="preserve">tehnologije </w:t>
      </w:r>
      <w:r w:rsidR="00203658" w:rsidRPr="00327C02">
        <w:rPr>
          <w:rFonts w:ascii="Times New Roman" w:hAnsi="Times New Roman" w:cs="Times New Roman"/>
          <w:sz w:val="24"/>
          <w:szCs w:val="24"/>
        </w:rPr>
        <w:t>v prvi</w:t>
      </w:r>
      <w:r w:rsidR="00F97DDA" w:rsidRPr="00327C02">
        <w:rPr>
          <w:rFonts w:ascii="Times New Roman" w:hAnsi="Times New Roman" w:cs="Times New Roman"/>
          <w:sz w:val="24"/>
          <w:szCs w:val="24"/>
        </w:rPr>
        <w:t xml:space="preserve"> </w:t>
      </w:r>
      <w:r w:rsidR="00EE144C" w:rsidRPr="00327C02">
        <w:rPr>
          <w:rFonts w:ascii="Times New Roman" w:hAnsi="Times New Roman" w:cs="Times New Roman"/>
          <w:sz w:val="24"/>
          <w:szCs w:val="24"/>
        </w:rPr>
        <w:t>vrsti predstavljajo</w:t>
      </w:r>
      <w:r w:rsidR="0081198B" w:rsidRPr="00327C02">
        <w:rPr>
          <w:rFonts w:ascii="Times New Roman" w:hAnsi="Times New Roman" w:cs="Times New Roman"/>
          <w:sz w:val="24"/>
          <w:szCs w:val="24"/>
        </w:rPr>
        <w:t xml:space="preserve"> </w:t>
      </w:r>
      <w:r w:rsidR="00E5343D" w:rsidRPr="00327C02">
        <w:rPr>
          <w:rFonts w:ascii="Times New Roman" w:hAnsi="Times New Roman" w:cs="Times New Roman"/>
          <w:sz w:val="24"/>
          <w:szCs w:val="24"/>
        </w:rPr>
        <w:t>video igre.</w:t>
      </w:r>
      <w:r w:rsidR="00F059F7" w:rsidRPr="00327C02">
        <w:rPr>
          <w:rFonts w:ascii="Times New Roman" w:hAnsi="Times New Roman" w:cs="Times New Roman"/>
          <w:sz w:val="24"/>
          <w:szCs w:val="24"/>
        </w:rPr>
        <w:t xml:space="preserve"> Igrajo se z namenom </w:t>
      </w:r>
      <w:r w:rsidR="00BB56BD" w:rsidRPr="00327C02">
        <w:rPr>
          <w:rFonts w:ascii="Times New Roman" w:hAnsi="Times New Roman" w:cs="Times New Roman"/>
          <w:sz w:val="24"/>
          <w:szCs w:val="24"/>
        </w:rPr>
        <w:t>doživljanja</w:t>
      </w:r>
      <w:r w:rsidR="00F059F7" w:rsidRPr="00327C02">
        <w:rPr>
          <w:rFonts w:ascii="Times New Roman" w:hAnsi="Times New Roman" w:cs="Times New Roman"/>
          <w:sz w:val="24"/>
          <w:szCs w:val="24"/>
        </w:rPr>
        <w:t xml:space="preserve"> novih izkušenj, pridobivanja občutka dosežka,</w:t>
      </w:r>
      <w:r w:rsidR="004A0496" w:rsidRPr="00327C02">
        <w:rPr>
          <w:rFonts w:ascii="Times New Roman" w:hAnsi="Times New Roman" w:cs="Times New Roman"/>
          <w:sz w:val="24"/>
          <w:szCs w:val="24"/>
        </w:rPr>
        <w:t xml:space="preserve"> za interakcijo s prijatelji, </w:t>
      </w:r>
      <w:r w:rsidR="00F059F7" w:rsidRPr="00327C02">
        <w:rPr>
          <w:rFonts w:ascii="Times New Roman" w:hAnsi="Times New Roman" w:cs="Times New Roman"/>
          <w:sz w:val="24"/>
          <w:szCs w:val="24"/>
        </w:rPr>
        <w:t>družino in za preživljanje prostega časa</w:t>
      </w:r>
      <w:r w:rsidR="00F646BC" w:rsidRPr="00327C02">
        <w:rPr>
          <w:rFonts w:ascii="Times New Roman" w:hAnsi="Times New Roman" w:cs="Times New Roman"/>
          <w:sz w:val="24"/>
          <w:szCs w:val="24"/>
        </w:rPr>
        <w:t xml:space="preserve"> </w:t>
      </w:r>
      <w:r w:rsidR="00F646BC" w:rsidRPr="00327C02">
        <w:rPr>
          <w:rFonts w:ascii="Times New Roman" w:hAnsi="Times New Roman" w:cs="Times New Roman"/>
          <w:sz w:val="24"/>
          <w:szCs w:val="24"/>
        </w:rPr>
        <w:fldChar w:fldCharType="begin"/>
      </w:r>
      <w:r w:rsidR="00F646BC" w:rsidRPr="00327C02">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327C02">
        <w:rPr>
          <w:rFonts w:ascii="Times New Roman" w:hAnsi="Times New Roman" w:cs="Times New Roman"/>
          <w:sz w:val="24"/>
          <w:szCs w:val="24"/>
        </w:rPr>
        <w:fldChar w:fldCharType="separate"/>
      </w:r>
      <w:r w:rsidR="00F646BC" w:rsidRPr="00327C02">
        <w:rPr>
          <w:rFonts w:ascii="Times New Roman" w:hAnsi="Times New Roman" w:cs="Times New Roman"/>
          <w:sz w:val="24"/>
        </w:rPr>
        <w:t>(Fullerton 2014, 1)</w:t>
      </w:r>
      <w:r w:rsidR="00F646BC" w:rsidRPr="00327C02">
        <w:rPr>
          <w:rFonts w:ascii="Times New Roman" w:hAnsi="Times New Roman" w:cs="Times New Roman"/>
          <w:sz w:val="24"/>
          <w:szCs w:val="24"/>
        </w:rPr>
        <w:fldChar w:fldCharType="end"/>
      </w:r>
      <w:r w:rsidR="00160751" w:rsidRPr="00327C02">
        <w:rPr>
          <w:rFonts w:ascii="Times New Roman" w:hAnsi="Times New Roman" w:cs="Times New Roman"/>
          <w:sz w:val="24"/>
          <w:szCs w:val="24"/>
        </w:rPr>
        <w:t>.</w:t>
      </w:r>
      <w:r w:rsidR="006906CC" w:rsidRPr="00327C02">
        <w:rPr>
          <w:rFonts w:ascii="Times New Roman" w:hAnsi="Times New Roman" w:cs="Times New Roman"/>
          <w:sz w:val="24"/>
          <w:szCs w:val="24"/>
        </w:rPr>
        <w:t xml:space="preserve"> </w:t>
      </w:r>
      <w:r w:rsidR="00013D32">
        <w:rPr>
          <w:rFonts w:ascii="Times New Roman" w:hAnsi="Times New Roman" w:cs="Times New Roman"/>
          <w:sz w:val="24"/>
          <w:szCs w:val="24"/>
        </w:rPr>
        <w:t>Video i</w:t>
      </w:r>
      <w:r w:rsidR="00A06DEB">
        <w:rPr>
          <w:rFonts w:ascii="Times New Roman" w:hAnsi="Times New Roman" w:cs="Times New Roman"/>
          <w:sz w:val="24"/>
          <w:szCs w:val="24"/>
        </w:rPr>
        <w:t>gre s</w:t>
      </w:r>
      <w:r w:rsidR="004A0496" w:rsidRPr="00327C02">
        <w:rPr>
          <w:rFonts w:ascii="Times New Roman" w:hAnsi="Times New Roman" w:cs="Times New Roman"/>
          <w:sz w:val="24"/>
          <w:szCs w:val="24"/>
        </w:rPr>
        <w:t>o vsestranski informacijski sistemi</w:t>
      </w:r>
      <w:r w:rsidR="00C97528" w:rsidRPr="00327C02">
        <w:rPr>
          <w:rFonts w:ascii="Times New Roman" w:hAnsi="Times New Roman" w:cs="Times New Roman"/>
          <w:sz w:val="24"/>
          <w:szCs w:val="24"/>
        </w:rPr>
        <w:t xml:space="preserve"> (Aleem, Capretz, in Ahmed 2016)</w:t>
      </w:r>
      <w:r w:rsidR="004F4DEC" w:rsidRPr="00327C02">
        <w:rPr>
          <w:rFonts w:ascii="Times New Roman" w:hAnsi="Times New Roman" w:cs="Times New Roman"/>
          <w:sz w:val="24"/>
          <w:szCs w:val="24"/>
        </w:rPr>
        <w:t>, ki poleg zabave služijo tudi kot orodja</w:t>
      </w:r>
      <w:r w:rsidR="005D0B56" w:rsidRPr="00327C02">
        <w:rPr>
          <w:rFonts w:ascii="Times New Roman" w:hAnsi="Times New Roman" w:cs="Times New Roman"/>
          <w:sz w:val="24"/>
          <w:szCs w:val="24"/>
        </w:rPr>
        <w:t xml:space="preserve"> za informiranje, </w:t>
      </w:r>
      <w:r w:rsidR="004F4DEC" w:rsidRPr="00327C02">
        <w:rPr>
          <w:rFonts w:ascii="Times New Roman" w:hAnsi="Times New Roman" w:cs="Times New Roman"/>
          <w:sz w:val="24"/>
          <w:szCs w:val="24"/>
        </w:rPr>
        <w:t>oskrbo zdravja</w:t>
      </w:r>
      <w:r w:rsidR="00E22542">
        <w:rPr>
          <w:rFonts w:ascii="Times New Roman" w:hAnsi="Times New Roman" w:cs="Times New Roman"/>
          <w:sz w:val="24"/>
          <w:szCs w:val="24"/>
        </w:rPr>
        <w:t xml:space="preserve">, </w:t>
      </w:r>
      <w:r w:rsidR="004F4DEC" w:rsidRPr="00327C02">
        <w:rPr>
          <w:rFonts w:ascii="Times New Roman" w:hAnsi="Times New Roman" w:cs="Times New Roman"/>
          <w:sz w:val="24"/>
          <w:szCs w:val="24"/>
        </w:rPr>
        <w:t>medicine</w:t>
      </w:r>
      <w:r w:rsidR="005D0B56" w:rsidRPr="00327C02">
        <w:rPr>
          <w:rFonts w:ascii="Times New Roman" w:hAnsi="Times New Roman" w:cs="Times New Roman"/>
          <w:sz w:val="24"/>
          <w:szCs w:val="24"/>
        </w:rPr>
        <w:t xml:space="preserve">, </w:t>
      </w:r>
      <w:r w:rsidR="004F4DEC" w:rsidRPr="00327C02">
        <w:rPr>
          <w:rFonts w:ascii="Times New Roman" w:hAnsi="Times New Roman" w:cs="Times New Roman"/>
          <w:sz w:val="24"/>
          <w:szCs w:val="24"/>
        </w:rPr>
        <w:t xml:space="preserve">usposabljanja, </w:t>
      </w:r>
      <w:r w:rsidR="005D7316" w:rsidRPr="00327C02">
        <w:rPr>
          <w:rFonts w:ascii="Times New Roman" w:hAnsi="Times New Roman" w:cs="Times New Roman"/>
          <w:sz w:val="24"/>
          <w:szCs w:val="24"/>
        </w:rPr>
        <w:t xml:space="preserve">in učenja. </w:t>
      </w:r>
    </w:p>
    <w:p w14:paraId="1C0E8470" w14:textId="77777777" w:rsidR="00C008CF" w:rsidRPr="00327C02" w:rsidRDefault="004F4DEC"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Ig</w:t>
      </w:r>
      <w:r w:rsidR="005D0B56" w:rsidRPr="00327C02">
        <w:rPr>
          <w:rFonts w:ascii="Times New Roman" w:hAnsi="Times New Roman" w:cs="Times New Roman"/>
          <w:sz w:val="24"/>
          <w:szCs w:val="24"/>
        </w:rPr>
        <w:t>re</w:t>
      </w:r>
      <w:r w:rsidR="0046769D" w:rsidRPr="00327C02">
        <w:rPr>
          <w:rFonts w:ascii="Times New Roman" w:hAnsi="Times New Roman" w:cs="Times New Roman"/>
          <w:sz w:val="24"/>
          <w:szCs w:val="24"/>
        </w:rPr>
        <w:t xml:space="preserve"> kot učni pripomočki</w:t>
      </w:r>
      <w:r w:rsidR="00E832F3" w:rsidRPr="00327C02">
        <w:rPr>
          <w:rStyle w:val="Sprotnaopomba-sklic"/>
          <w:rFonts w:ascii="Times New Roman" w:hAnsi="Times New Roman" w:cs="Times New Roman"/>
          <w:sz w:val="24"/>
          <w:szCs w:val="24"/>
        </w:rPr>
        <w:footnoteReference w:id="1"/>
      </w:r>
      <w:r w:rsidR="005D0B56" w:rsidRPr="00327C02">
        <w:rPr>
          <w:rFonts w:ascii="Times New Roman" w:hAnsi="Times New Roman" w:cs="Times New Roman"/>
          <w:sz w:val="24"/>
          <w:szCs w:val="24"/>
        </w:rPr>
        <w:t xml:space="preserve"> pozitivno vplivajo </w:t>
      </w:r>
      <w:r w:rsidRPr="00327C02">
        <w:rPr>
          <w:rFonts w:ascii="Times New Roman" w:hAnsi="Times New Roman" w:cs="Times New Roman"/>
          <w:sz w:val="24"/>
          <w:szCs w:val="24"/>
        </w:rPr>
        <w:t>na analitične, prost</w:t>
      </w:r>
      <w:r w:rsidR="005D0B56" w:rsidRPr="00327C02">
        <w:rPr>
          <w:rFonts w:ascii="Times New Roman" w:hAnsi="Times New Roman" w:cs="Times New Roman"/>
          <w:sz w:val="24"/>
          <w:szCs w:val="24"/>
        </w:rPr>
        <w:t xml:space="preserve">orske, strateške, </w:t>
      </w:r>
      <w:r w:rsidRPr="00327C02">
        <w:rPr>
          <w:rFonts w:ascii="Times New Roman" w:hAnsi="Times New Roman" w:cs="Times New Roman"/>
          <w:sz w:val="24"/>
          <w:szCs w:val="24"/>
        </w:rPr>
        <w:t>psihomotorične sposobnosti, kratkoročni in dolgoročni spomin, vizual</w:t>
      </w:r>
      <w:r w:rsidR="005D0B56" w:rsidRPr="00327C02">
        <w:rPr>
          <w:rFonts w:ascii="Times New Roman" w:hAnsi="Times New Roman" w:cs="Times New Roman"/>
          <w:sz w:val="24"/>
          <w:szCs w:val="24"/>
        </w:rPr>
        <w:t xml:space="preserve">no pozornost, identifikacijo, </w:t>
      </w:r>
      <w:r w:rsidRPr="00327C02">
        <w:rPr>
          <w:rFonts w:ascii="Times New Roman" w:hAnsi="Times New Roman" w:cs="Times New Roman"/>
          <w:sz w:val="24"/>
          <w:szCs w:val="24"/>
        </w:rPr>
        <w:t xml:space="preserve">reševanje problemov in socialne spretnosti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(Madani, Pierce, in Mirchi 2017, 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211207" w:rsidRPr="00327C02">
        <w:rPr>
          <w:rFonts w:ascii="Times New Roman" w:hAnsi="Times New Roman" w:cs="Times New Roman"/>
          <w:sz w:val="24"/>
          <w:szCs w:val="24"/>
        </w:rPr>
        <w:t xml:space="preserve"> </w:t>
      </w:r>
      <w:r w:rsidR="005D0B56" w:rsidRPr="00327C02">
        <w:rPr>
          <w:rFonts w:ascii="Times New Roman" w:hAnsi="Times New Roman" w:cs="Times New Roman"/>
          <w:sz w:val="24"/>
          <w:szCs w:val="24"/>
        </w:rPr>
        <w:t>Igre imajo velik potencial pri podpori učenja konceptualnega razumevanja</w:t>
      </w:r>
      <w:r w:rsidR="001F3FB3" w:rsidRPr="00327C02">
        <w:rPr>
          <w:rFonts w:ascii="Times New Roman" w:hAnsi="Times New Roman" w:cs="Times New Roman"/>
          <w:sz w:val="24"/>
          <w:szCs w:val="24"/>
        </w:rPr>
        <w:t>, procesov, praks</w:t>
      </w:r>
      <w:r w:rsidR="005D0B56" w:rsidRPr="00327C02">
        <w:rPr>
          <w:rFonts w:ascii="Times New Roman" w:hAnsi="Times New Roman" w:cs="Times New Roman"/>
          <w:sz w:val="24"/>
          <w:szCs w:val="24"/>
        </w:rPr>
        <w:t>, epistemol</w:t>
      </w:r>
      <w:r w:rsidR="00A60948" w:rsidRPr="00327C02">
        <w:rPr>
          <w:rFonts w:ascii="Times New Roman" w:hAnsi="Times New Roman" w:cs="Times New Roman"/>
          <w:sz w:val="24"/>
          <w:szCs w:val="24"/>
        </w:rPr>
        <w:t xml:space="preserve">ogije in ne nazadnje obnašanje </w:t>
      </w:r>
      <w:r w:rsidR="005D0B56" w:rsidRPr="00327C02">
        <w:rPr>
          <w:rFonts w:ascii="Times New Roman" w:hAnsi="Times New Roman" w:cs="Times New Roman"/>
          <w:sz w:val="24"/>
          <w:szCs w:val="24"/>
        </w:rPr>
        <w:fldChar w:fldCharType="begin"/>
      </w:r>
      <w:r w:rsidR="005D0B56" w:rsidRPr="00327C02">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327C02">
        <w:rPr>
          <w:rFonts w:ascii="Times New Roman" w:hAnsi="Times New Roman" w:cs="Times New Roman"/>
          <w:sz w:val="24"/>
          <w:szCs w:val="24"/>
        </w:rPr>
        <w:fldChar w:fldCharType="separate"/>
      </w:r>
      <w:r w:rsidR="005D0B56" w:rsidRPr="00327C02">
        <w:rPr>
          <w:rFonts w:ascii="Times New Roman" w:hAnsi="Times New Roman" w:cs="Times New Roman"/>
          <w:sz w:val="24"/>
        </w:rPr>
        <w:t>(Clark, Tanner-Smith, in Killingsworth 2016, 79)</w:t>
      </w:r>
      <w:r w:rsidR="005D0B56" w:rsidRPr="00327C02">
        <w:rPr>
          <w:rFonts w:ascii="Times New Roman" w:hAnsi="Times New Roman" w:cs="Times New Roman"/>
          <w:sz w:val="24"/>
          <w:szCs w:val="24"/>
        </w:rPr>
        <w:fldChar w:fldCharType="end"/>
      </w:r>
      <w:r w:rsidR="009E05E8" w:rsidRPr="00327C02">
        <w:rPr>
          <w:rFonts w:ascii="Times New Roman" w:hAnsi="Times New Roman" w:cs="Times New Roman"/>
          <w:sz w:val="24"/>
          <w:szCs w:val="24"/>
        </w:rPr>
        <w:t>.</w:t>
      </w:r>
    </w:p>
    <w:p w14:paraId="73FB6DD6" w14:textId="77777777" w:rsidR="0025625A" w:rsidRPr="00327C02" w:rsidRDefault="001F50DD"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Igre so se izkazale </w:t>
      </w:r>
      <w:r w:rsidR="002E6336" w:rsidRPr="00327C02">
        <w:rPr>
          <w:rFonts w:ascii="Times New Roman" w:hAnsi="Times New Roman" w:cs="Times New Roman"/>
          <w:sz w:val="24"/>
          <w:szCs w:val="24"/>
        </w:rPr>
        <w:t>kot avtentična orodja</w:t>
      </w:r>
      <w:r w:rsidR="00EF4D14" w:rsidRPr="00327C02">
        <w:rPr>
          <w:rFonts w:ascii="Times New Roman" w:hAnsi="Times New Roman" w:cs="Times New Roman"/>
          <w:sz w:val="24"/>
          <w:szCs w:val="24"/>
        </w:rPr>
        <w:t xml:space="preserve"> za</w:t>
      </w:r>
      <w:r w:rsidR="002E6336" w:rsidRPr="00327C02">
        <w:rPr>
          <w:rFonts w:ascii="Times New Roman" w:hAnsi="Times New Roman" w:cs="Times New Roman"/>
          <w:sz w:val="24"/>
          <w:szCs w:val="24"/>
        </w:rPr>
        <w:t xml:space="preserve"> oh</w:t>
      </w:r>
      <w:r w:rsidR="00EF4D14" w:rsidRPr="00327C02">
        <w:rPr>
          <w:rFonts w:ascii="Times New Roman" w:hAnsi="Times New Roman" w:cs="Times New Roman"/>
          <w:sz w:val="24"/>
          <w:szCs w:val="24"/>
        </w:rPr>
        <w:t>ranjanje</w:t>
      </w:r>
      <w:r w:rsidR="00F611A2" w:rsidRPr="00327C02">
        <w:rPr>
          <w:rFonts w:ascii="Times New Roman" w:hAnsi="Times New Roman" w:cs="Times New Roman"/>
          <w:sz w:val="24"/>
          <w:szCs w:val="24"/>
        </w:rPr>
        <w:t xml:space="preserve"> in sp</w:t>
      </w:r>
      <w:r w:rsidR="00EF4D14" w:rsidRPr="00327C02">
        <w:rPr>
          <w:rFonts w:ascii="Times New Roman" w:hAnsi="Times New Roman" w:cs="Times New Roman"/>
          <w:sz w:val="24"/>
          <w:szCs w:val="24"/>
        </w:rPr>
        <w:t>odbujanje</w:t>
      </w:r>
      <w:r w:rsidR="001F12B3" w:rsidRPr="00327C02">
        <w:rPr>
          <w:rFonts w:ascii="Times New Roman" w:hAnsi="Times New Roman" w:cs="Times New Roman"/>
          <w:sz w:val="24"/>
          <w:szCs w:val="24"/>
        </w:rPr>
        <w:t xml:space="preserve"> zdravja.</w:t>
      </w:r>
      <w:r w:rsidR="00F95161" w:rsidRPr="00327C02">
        <w:rPr>
          <w:rFonts w:ascii="Times New Roman" w:hAnsi="Times New Roman" w:cs="Times New Roman"/>
          <w:sz w:val="24"/>
          <w:szCs w:val="24"/>
        </w:rPr>
        <w:t xml:space="preserve"> Spodbujajo lahko kognitivne in </w:t>
      </w:r>
      <w:r w:rsidR="00113E7E" w:rsidRPr="00327C02">
        <w:rPr>
          <w:rFonts w:ascii="Times New Roman" w:hAnsi="Times New Roman" w:cs="Times New Roman"/>
          <w:sz w:val="24"/>
          <w:szCs w:val="24"/>
        </w:rPr>
        <w:t xml:space="preserve">praktične spretnosti profesionalcev. Igra </w:t>
      </w:r>
      <w:r w:rsidR="00113E7E" w:rsidRPr="00327C02">
        <w:rPr>
          <w:rFonts w:ascii="Times New Roman" w:hAnsi="Times New Roman" w:cs="Times New Roman"/>
          <w:i/>
          <w:sz w:val="24"/>
          <w:szCs w:val="24"/>
        </w:rPr>
        <w:t>911 Paramedic</w:t>
      </w:r>
      <w:r w:rsidR="00113E7E" w:rsidRPr="00327C02">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327C02">
        <w:rPr>
          <w:rFonts w:ascii="Times New Roman" w:hAnsi="Times New Roman" w:cs="Times New Roman"/>
          <w:sz w:val="24"/>
          <w:szCs w:val="24"/>
        </w:rPr>
        <w:t xml:space="preserve"> </w:t>
      </w:r>
      <w:r w:rsidR="005429CE" w:rsidRPr="00327C02">
        <w:rPr>
          <w:rFonts w:ascii="Times New Roman" w:hAnsi="Times New Roman" w:cs="Times New Roman"/>
          <w:sz w:val="24"/>
          <w:szCs w:val="24"/>
        </w:rPr>
        <w:fldChar w:fldCharType="begin"/>
      </w:r>
      <w:r w:rsidR="005429CE" w:rsidRPr="00327C02">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327C02">
        <w:rPr>
          <w:rFonts w:ascii="Times New Roman" w:hAnsi="Times New Roman" w:cs="Times New Roman"/>
          <w:sz w:val="24"/>
          <w:szCs w:val="24"/>
        </w:rPr>
        <w:fldChar w:fldCharType="separate"/>
      </w:r>
      <w:r w:rsidR="005429CE" w:rsidRPr="00327C02">
        <w:rPr>
          <w:rFonts w:ascii="Times New Roman" w:hAnsi="Times New Roman" w:cs="Times New Roman"/>
          <w:sz w:val="24"/>
        </w:rPr>
        <w:t>(Gareth Schott in Darrin Hodgetts 2006, 311)</w:t>
      </w:r>
      <w:r w:rsidR="005429CE" w:rsidRPr="00327C02">
        <w:rPr>
          <w:rFonts w:ascii="Times New Roman" w:hAnsi="Times New Roman" w:cs="Times New Roman"/>
          <w:sz w:val="24"/>
          <w:szCs w:val="24"/>
        </w:rPr>
        <w:fldChar w:fldCharType="end"/>
      </w:r>
      <w:r w:rsidR="00113E7E" w:rsidRPr="00327C02">
        <w:rPr>
          <w:rFonts w:ascii="Times New Roman" w:hAnsi="Times New Roman" w:cs="Times New Roman"/>
          <w:sz w:val="24"/>
          <w:szCs w:val="24"/>
        </w:rPr>
        <w:t>.</w:t>
      </w:r>
      <w:r w:rsidR="00914283" w:rsidRPr="00327C02">
        <w:rPr>
          <w:rFonts w:ascii="Times New Roman" w:hAnsi="Times New Roman" w:cs="Times New Roman"/>
          <w:sz w:val="24"/>
          <w:szCs w:val="24"/>
        </w:rPr>
        <w:t xml:space="preserve"> </w:t>
      </w:r>
      <w:r w:rsidR="00130529" w:rsidRPr="00327C02">
        <w:rPr>
          <w:rFonts w:ascii="Times New Roman" w:hAnsi="Times New Roman" w:cs="Times New Roman"/>
          <w:sz w:val="24"/>
          <w:szCs w:val="24"/>
        </w:rPr>
        <w:t>Spodbujajo se simulacije z VR</w:t>
      </w:r>
      <w:r w:rsidR="00914283" w:rsidRPr="00327C02">
        <w:rPr>
          <w:rStyle w:val="Sprotnaopomba-sklic"/>
          <w:rFonts w:ascii="Times New Roman" w:hAnsi="Times New Roman" w:cs="Times New Roman"/>
          <w:sz w:val="24"/>
          <w:szCs w:val="24"/>
        </w:rPr>
        <w:footnoteReference w:id="2"/>
      </w:r>
      <w:r w:rsidR="00417272" w:rsidRPr="00327C02">
        <w:rPr>
          <w:rFonts w:ascii="Times New Roman" w:hAnsi="Times New Roman" w:cs="Times New Roman"/>
          <w:sz w:val="24"/>
          <w:szCs w:val="24"/>
        </w:rPr>
        <w:t xml:space="preserve"> pripomočki</w:t>
      </w:r>
      <w:r w:rsidR="00130529" w:rsidRPr="00327C02">
        <w:rPr>
          <w:rFonts w:ascii="Times New Roman" w:hAnsi="Times New Roman" w:cs="Times New Roman"/>
          <w:sz w:val="24"/>
          <w:szCs w:val="24"/>
        </w:rPr>
        <w:t xml:space="preserve"> z namenom praktičnega izobraževanja neizkušenih kirurgov</w:t>
      </w:r>
      <w:r w:rsidR="00A52D2D" w:rsidRPr="00327C02">
        <w:rPr>
          <w:rFonts w:ascii="Times New Roman" w:hAnsi="Times New Roman" w:cs="Times New Roman"/>
          <w:sz w:val="24"/>
          <w:szCs w:val="24"/>
        </w:rPr>
        <w:t xml:space="preserve"> pri katerih je </w:t>
      </w:r>
      <w:r w:rsidR="00C86F02" w:rsidRPr="00327C02">
        <w:rPr>
          <w:rFonts w:ascii="Times New Roman" w:hAnsi="Times New Roman" w:cs="Times New Roman"/>
          <w:sz w:val="24"/>
          <w:szCs w:val="24"/>
        </w:rPr>
        <w:t>ogrožanje</w:t>
      </w:r>
      <w:r w:rsidR="00A52D2D" w:rsidRPr="00327C02">
        <w:rPr>
          <w:rFonts w:ascii="Times New Roman" w:hAnsi="Times New Roman" w:cs="Times New Roman"/>
          <w:sz w:val="24"/>
          <w:szCs w:val="24"/>
        </w:rPr>
        <w:t xml:space="preserve"> zdravja pacientov</w:t>
      </w:r>
      <w:r w:rsidR="00EF7A79" w:rsidRPr="00327C02">
        <w:rPr>
          <w:rFonts w:ascii="Times New Roman" w:hAnsi="Times New Roman" w:cs="Times New Roman"/>
          <w:sz w:val="24"/>
          <w:szCs w:val="24"/>
        </w:rPr>
        <w:t xml:space="preserve"> med procesom</w:t>
      </w:r>
      <w:r w:rsidR="00A52D2D" w:rsidRPr="00327C02">
        <w:rPr>
          <w:rFonts w:ascii="Times New Roman" w:hAnsi="Times New Roman" w:cs="Times New Roman"/>
          <w:sz w:val="24"/>
          <w:szCs w:val="24"/>
        </w:rPr>
        <w:t xml:space="preserve"> izključeno</w:t>
      </w:r>
      <w:r w:rsidR="00417272" w:rsidRPr="00327C02">
        <w:rPr>
          <w:rFonts w:ascii="Times New Roman" w:hAnsi="Times New Roman" w:cs="Times New Roman"/>
          <w:sz w:val="24"/>
          <w:szCs w:val="24"/>
        </w:rPr>
        <w:t xml:space="preserve"> </w:t>
      </w:r>
      <w:r w:rsidR="00B87569" w:rsidRPr="00327C02">
        <w:rPr>
          <w:rFonts w:ascii="Times New Roman" w:hAnsi="Times New Roman" w:cs="Times New Roman"/>
          <w:sz w:val="24"/>
          <w:szCs w:val="24"/>
        </w:rPr>
        <w:fldChar w:fldCharType="begin"/>
      </w:r>
      <w:r w:rsidR="00B87569" w:rsidRPr="00327C02">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327C02">
        <w:rPr>
          <w:rFonts w:ascii="Times New Roman" w:hAnsi="Times New Roman" w:cs="Times New Roman"/>
          <w:sz w:val="24"/>
          <w:szCs w:val="24"/>
        </w:rPr>
        <w:fldChar w:fldCharType="separate"/>
      </w:r>
      <w:r w:rsidR="00B87569" w:rsidRPr="00327C02">
        <w:rPr>
          <w:rFonts w:ascii="Times New Roman" w:hAnsi="Times New Roman" w:cs="Times New Roman"/>
          <w:sz w:val="24"/>
        </w:rPr>
        <w:t>(Ma in Zheng 2011, 171)</w:t>
      </w:r>
      <w:r w:rsidR="00B87569" w:rsidRPr="00327C02">
        <w:rPr>
          <w:rFonts w:ascii="Times New Roman" w:hAnsi="Times New Roman" w:cs="Times New Roman"/>
          <w:sz w:val="24"/>
          <w:szCs w:val="24"/>
        </w:rPr>
        <w:fldChar w:fldCharType="end"/>
      </w:r>
      <w:r w:rsidR="00B87569" w:rsidRPr="00327C02">
        <w:rPr>
          <w:rFonts w:ascii="Times New Roman" w:hAnsi="Times New Roman" w:cs="Times New Roman"/>
          <w:sz w:val="24"/>
          <w:szCs w:val="24"/>
        </w:rPr>
        <w:t>.</w:t>
      </w:r>
      <w:r w:rsidR="00BC63EF" w:rsidRPr="00327C02">
        <w:rPr>
          <w:rFonts w:ascii="Times New Roman" w:hAnsi="Times New Roman" w:cs="Times New Roman"/>
          <w:sz w:val="24"/>
          <w:szCs w:val="24"/>
        </w:rPr>
        <w:t xml:space="preserve"> Obstajajo tehtni dokazi, da</w:t>
      </w:r>
      <w:r w:rsidR="008F1364" w:rsidRPr="00327C02">
        <w:rPr>
          <w:rFonts w:ascii="Times New Roman" w:hAnsi="Times New Roman" w:cs="Times New Roman"/>
          <w:sz w:val="24"/>
          <w:szCs w:val="24"/>
        </w:rPr>
        <w:t xml:space="preserve"> lahko igre posredujejo vplive, ki uporabnika za določena zdravstvena sta</w:t>
      </w:r>
      <w:r w:rsidR="0038294D" w:rsidRPr="00327C02">
        <w:rPr>
          <w:rFonts w:ascii="Times New Roman" w:hAnsi="Times New Roman" w:cs="Times New Roman"/>
          <w:sz w:val="24"/>
          <w:szCs w:val="24"/>
        </w:rPr>
        <w:t xml:space="preserve">nja naredijo bolj učinkovitega </w:t>
      </w:r>
      <w:r w:rsidR="0038294D" w:rsidRPr="00327C02">
        <w:rPr>
          <w:rFonts w:ascii="Times New Roman" w:hAnsi="Times New Roman" w:cs="Times New Roman"/>
          <w:sz w:val="24"/>
          <w:szCs w:val="24"/>
        </w:rPr>
        <w:fldChar w:fldCharType="begin"/>
      </w:r>
      <w:r w:rsidR="0038294D" w:rsidRPr="00327C02">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327C02">
        <w:rPr>
          <w:rFonts w:ascii="Times New Roman" w:hAnsi="Times New Roman" w:cs="Times New Roman"/>
          <w:sz w:val="24"/>
          <w:szCs w:val="24"/>
        </w:rPr>
        <w:fldChar w:fldCharType="separate"/>
      </w:r>
      <w:r w:rsidR="0038294D" w:rsidRPr="00327C02">
        <w:rPr>
          <w:rFonts w:ascii="Times New Roman" w:hAnsi="Times New Roman" w:cs="Times New Roman"/>
          <w:sz w:val="24"/>
        </w:rPr>
        <w:t>(Ma in Zheng 2011, 311)</w:t>
      </w:r>
      <w:r w:rsidR="0038294D" w:rsidRPr="00327C02">
        <w:rPr>
          <w:rFonts w:ascii="Times New Roman" w:hAnsi="Times New Roman" w:cs="Times New Roman"/>
          <w:sz w:val="24"/>
          <w:szCs w:val="24"/>
        </w:rPr>
        <w:fldChar w:fldCharType="end"/>
      </w:r>
      <w:r w:rsidR="0038294D" w:rsidRPr="00327C02">
        <w:rPr>
          <w:rFonts w:ascii="Times New Roman" w:hAnsi="Times New Roman" w:cs="Times New Roman"/>
          <w:sz w:val="24"/>
          <w:szCs w:val="24"/>
        </w:rPr>
        <w:t xml:space="preserve">. </w:t>
      </w:r>
      <w:r w:rsidR="009A5F57" w:rsidRPr="00327C02">
        <w:rPr>
          <w:rFonts w:ascii="Times New Roman" w:hAnsi="Times New Roman" w:cs="Times New Roman"/>
          <w:sz w:val="24"/>
          <w:szCs w:val="24"/>
        </w:rPr>
        <w:t xml:space="preserve">Igralni pripomočki kot so </w:t>
      </w:r>
      <w:r w:rsidR="009A5F57" w:rsidRPr="00327C02">
        <w:rPr>
          <w:rFonts w:ascii="Times New Roman" w:hAnsi="Times New Roman" w:cs="Times New Roman"/>
          <w:i/>
          <w:sz w:val="24"/>
          <w:szCs w:val="24"/>
        </w:rPr>
        <w:t>Dance Dance Revolution, Sony Eyetoy, Nintendo Wii</w:t>
      </w:r>
      <w:r w:rsidR="009A5F57" w:rsidRPr="00327C02">
        <w:rPr>
          <w:rFonts w:ascii="Times New Roman" w:hAnsi="Times New Roman" w:cs="Times New Roman"/>
          <w:sz w:val="24"/>
          <w:szCs w:val="24"/>
        </w:rPr>
        <w:t xml:space="preserve"> spodbujajo zdravje s ponujanjem </w:t>
      </w:r>
      <w:r w:rsidR="00A51120" w:rsidRPr="00327C02">
        <w:rPr>
          <w:rFonts w:ascii="Times New Roman" w:hAnsi="Times New Roman" w:cs="Times New Roman"/>
          <w:sz w:val="24"/>
          <w:szCs w:val="24"/>
        </w:rPr>
        <w:t>alternativnih pristopov fizičnih</w:t>
      </w:r>
      <w:r w:rsidR="009A5F57" w:rsidRPr="00327C02">
        <w:rPr>
          <w:rFonts w:ascii="Times New Roman" w:hAnsi="Times New Roman" w:cs="Times New Roman"/>
          <w:sz w:val="24"/>
          <w:szCs w:val="24"/>
        </w:rPr>
        <w:t xml:space="preserve"> aktivnosti</w:t>
      </w:r>
      <w:r w:rsidR="00AA1F15" w:rsidRPr="00327C02">
        <w:rPr>
          <w:rFonts w:ascii="Times New Roman" w:hAnsi="Times New Roman" w:cs="Times New Roman"/>
          <w:sz w:val="24"/>
          <w:szCs w:val="24"/>
        </w:rPr>
        <w:t>.</w:t>
      </w:r>
      <w:r w:rsidR="00457823" w:rsidRPr="00327C02">
        <w:rPr>
          <w:rFonts w:ascii="Times New Roman" w:hAnsi="Times New Roman" w:cs="Times New Roman"/>
          <w:sz w:val="24"/>
          <w:szCs w:val="24"/>
        </w:rPr>
        <w:t xml:space="preserve"> </w:t>
      </w:r>
      <w:r w:rsidR="00C34B52" w:rsidRPr="00327C02">
        <w:rPr>
          <w:rFonts w:ascii="Times New Roman" w:hAnsi="Times New Roman" w:cs="Times New Roman"/>
          <w:sz w:val="24"/>
          <w:szCs w:val="24"/>
        </w:rPr>
        <w:t xml:space="preserve">Igra </w:t>
      </w:r>
      <w:r w:rsidR="00C34B52" w:rsidRPr="00327C02">
        <w:rPr>
          <w:rFonts w:ascii="Times New Roman" w:hAnsi="Times New Roman" w:cs="Times New Roman"/>
          <w:i/>
          <w:sz w:val="24"/>
          <w:szCs w:val="24"/>
        </w:rPr>
        <w:t xml:space="preserve">Rex Ronan </w:t>
      </w:r>
      <w:r w:rsidR="00C34B52" w:rsidRPr="00327C02">
        <w:rPr>
          <w:rFonts w:ascii="Times New Roman" w:hAnsi="Times New Roman" w:cs="Times New Roman"/>
          <w:sz w:val="24"/>
          <w:szCs w:val="24"/>
        </w:rPr>
        <w:t xml:space="preserve">spodbuja zdrav življenjski slog </w:t>
      </w:r>
      <w:r w:rsidR="00CF5B3B" w:rsidRPr="00327C02">
        <w:rPr>
          <w:rFonts w:ascii="Times New Roman" w:hAnsi="Times New Roman" w:cs="Times New Roman"/>
          <w:sz w:val="24"/>
          <w:szCs w:val="24"/>
        </w:rPr>
        <w:t>s spodb</w:t>
      </w:r>
      <w:r w:rsidR="00605EB1" w:rsidRPr="00327C02">
        <w:rPr>
          <w:rFonts w:ascii="Times New Roman" w:hAnsi="Times New Roman" w:cs="Times New Roman"/>
          <w:sz w:val="24"/>
          <w:szCs w:val="24"/>
        </w:rPr>
        <w:t>ujanjem proti kadilskih nagnjenj</w:t>
      </w:r>
      <w:r w:rsidR="00457823" w:rsidRPr="00327C02">
        <w:rPr>
          <w:rFonts w:ascii="Times New Roman" w:hAnsi="Times New Roman" w:cs="Times New Roman"/>
          <w:sz w:val="24"/>
          <w:szCs w:val="24"/>
        </w:rPr>
        <w:t xml:space="preserve"> </w:t>
      </w:r>
      <w:r w:rsidR="00457823" w:rsidRPr="00327C02">
        <w:rPr>
          <w:rFonts w:ascii="Times New Roman" w:hAnsi="Times New Roman" w:cs="Times New Roman"/>
          <w:sz w:val="24"/>
          <w:szCs w:val="24"/>
        </w:rPr>
        <w:fldChar w:fldCharType="begin"/>
      </w:r>
      <w:r w:rsidR="00457823" w:rsidRPr="00327C02">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327C02">
        <w:rPr>
          <w:rFonts w:ascii="Times New Roman" w:hAnsi="Times New Roman" w:cs="Times New Roman"/>
          <w:sz w:val="24"/>
          <w:szCs w:val="24"/>
        </w:rPr>
        <w:fldChar w:fldCharType="separate"/>
      </w:r>
      <w:r w:rsidR="00457823" w:rsidRPr="00327C02">
        <w:rPr>
          <w:rFonts w:ascii="Times New Roman" w:hAnsi="Times New Roman" w:cs="Times New Roman"/>
          <w:sz w:val="24"/>
        </w:rPr>
        <w:t>(Gareth Schott in Darrin Hodgetts 2006, 311)</w:t>
      </w:r>
      <w:r w:rsidR="00457823" w:rsidRPr="00327C02">
        <w:rPr>
          <w:rFonts w:ascii="Times New Roman" w:hAnsi="Times New Roman" w:cs="Times New Roman"/>
          <w:sz w:val="24"/>
          <w:szCs w:val="24"/>
        </w:rPr>
        <w:fldChar w:fldCharType="end"/>
      </w:r>
      <w:r w:rsidR="00401CB1" w:rsidRPr="00327C02">
        <w:rPr>
          <w:rFonts w:ascii="Times New Roman" w:hAnsi="Times New Roman" w:cs="Times New Roman"/>
          <w:sz w:val="24"/>
          <w:szCs w:val="24"/>
        </w:rPr>
        <w:t xml:space="preserve">. </w:t>
      </w:r>
      <w:r w:rsidR="00605EB1" w:rsidRPr="00327C02">
        <w:rPr>
          <w:rFonts w:ascii="Times New Roman" w:hAnsi="Times New Roman" w:cs="Times New Roman"/>
          <w:sz w:val="24"/>
          <w:szCs w:val="24"/>
        </w:rPr>
        <w:fldChar w:fldCharType="begin"/>
      </w:r>
      <w:r w:rsidR="00605EB1" w:rsidRPr="00327C02">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327C02">
        <w:rPr>
          <w:rFonts w:ascii="Times New Roman" w:hAnsi="Times New Roman" w:cs="Times New Roman"/>
          <w:sz w:val="24"/>
          <w:szCs w:val="24"/>
        </w:rPr>
        <w:fldChar w:fldCharType="separate"/>
      </w:r>
      <w:r w:rsidR="00605EB1" w:rsidRPr="00327C02">
        <w:rPr>
          <w:rFonts w:ascii="Times New Roman" w:hAnsi="Times New Roman" w:cs="Times New Roman"/>
          <w:sz w:val="24"/>
        </w:rPr>
        <w:t>Ulbin (2017)</w:t>
      </w:r>
      <w:r w:rsidR="00605EB1" w:rsidRPr="00327C02">
        <w:rPr>
          <w:rFonts w:ascii="Times New Roman" w:hAnsi="Times New Roman" w:cs="Times New Roman"/>
          <w:sz w:val="24"/>
          <w:szCs w:val="24"/>
        </w:rPr>
        <w:fldChar w:fldCharType="end"/>
      </w:r>
      <w:r w:rsidR="00605EB1" w:rsidRPr="00327C02">
        <w:rPr>
          <w:rFonts w:ascii="Times New Roman" w:hAnsi="Times New Roman" w:cs="Times New Roman"/>
          <w:sz w:val="24"/>
          <w:szCs w:val="24"/>
        </w:rPr>
        <w:t xml:space="preserve"> predstavi nevsiljiv način spremembe življenjskega sloga</w:t>
      </w:r>
      <w:r w:rsidR="008B6911" w:rsidRPr="00327C02">
        <w:rPr>
          <w:rFonts w:ascii="Times New Roman" w:hAnsi="Times New Roman" w:cs="Times New Roman"/>
          <w:sz w:val="24"/>
          <w:szCs w:val="24"/>
        </w:rPr>
        <w:t xml:space="preserve"> z izdelavo igre, ki bi pomagala otrokom s prekomerno telesno težo</w:t>
      </w:r>
      <w:r w:rsidR="00B742F9" w:rsidRPr="00327C02">
        <w:rPr>
          <w:rFonts w:ascii="Times New Roman" w:hAnsi="Times New Roman" w:cs="Times New Roman"/>
          <w:sz w:val="24"/>
          <w:szCs w:val="24"/>
        </w:rPr>
        <w:t>.</w:t>
      </w:r>
      <w:r w:rsidR="006A373D"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Številne raziskave nakazujejo</w:t>
      </w:r>
      <w:r w:rsidR="00F611A2" w:rsidRPr="00327C02">
        <w:rPr>
          <w:rFonts w:ascii="Times New Roman" w:hAnsi="Times New Roman" w:cs="Times New Roman"/>
          <w:sz w:val="24"/>
          <w:szCs w:val="24"/>
        </w:rPr>
        <w:t xml:space="preserve"> tudi na</w:t>
      </w:r>
      <w:r w:rsidR="0025625A" w:rsidRPr="00327C02">
        <w:rPr>
          <w:rFonts w:ascii="Times New Roman" w:hAnsi="Times New Roman" w:cs="Times New Roman"/>
          <w:sz w:val="24"/>
          <w:szCs w:val="24"/>
        </w:rPr>
        <w:t xml:space="preserve"> terapevtske potenciale. Igre pozitivno vplivajo na kognitivne dejavnosti, mobilnost, rehabilitacijo bolnikov, ki trpijo</w:t>
      </w:r>
      <w:r w:rsidR="006806AD" w:rsidRPr="00327C02">
        <w:rPr>
          <w:rFonts w:ascii="Times New Roman" w:hAnsi="Times New Roman" w:cs="Times New Roman"/>
          <w:sz w:val="24"/>
          <w:szCs w:val="24"/>
        </w:rPr>
        <w:t xml:space="preserve"> za</w:t>
      </w:r>
      <w:r w:rsidR="0025625A" w:rsidRPr="00327C02">
        <w:rPr>
          <w:rFonts w:ascii="Times New Roman" w:hAnsi="Times New Roman" w:cs="Times New Roman"/>
          <w:sz w:val="24"/>
          <w:szCs w:val="24"/>
        </w:rPr>
        <w:t xml:space="preserve"> izgubo ali oslabitev </w:t>
      </w:r>
      <w:r w:rsidR="00AE4966" w:rsidRPr="00327C02">
        <w:rPr>
          <w:rFonts w:ascii="Times New Roman" w:hAnsi="Times New Roman" w:cs="Times New Roman"/>
          <w:sz w:val="24"/>
          <w:szCs w:val="24"/>
        </w:rPr>
        <w:t xml:space="preserve">motoričnih </w:t>
      </w:r>
      <w:r w:rsidR="0025625A" w:rsidRPr="00327C02">
        <w:rPr>
          <w:rFonts w:ascii="Times New Roman" w:hAnsi="Times New Roman" w:cs="Times New Roman"/>
          <w:sz w:val="24"/>
          <w:szCs w:val="24"/>
        </w:rPr>
        <w:t xml:space="preserve">funkcij (kap, </w:t>
      </w:r>
      <w:r w:rsidR="0025625A" w:rsidRPr="00327C02">
        <w:rPr>
          <w:rFonts w:ascii="Times New Roman" w:hAnsi="Times New Roman" w:cs="Times New Roman"/>
          <w:sz w:val="24"/>
          <w:szCs w:val="24"/>
        </w:rPr>
        <w:lastRenderedPageBreak/>
        <w:t xml:space="preserve">parkinsonizem) </w:t>
      </w:r>
      <w:r w:rsidR="0025625A" w:rsidRPr="00327C02">
        <w:rPr>
          <w:rFonts w:ascii="Times New Roman" w:hAnsi="Times New Roman" w:cs="Times New Roman"/>
          <w:sz w:val="24"/>
          <w:szCs w:val="24"/>
        </w:rPr>
        <w:fldChar w:fldCharType="begin"/>
      </w:r>
      <w:r w:rsidR="0025625A" w:rsidRPr="00327C02">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25625A" w:rsidRPr="00327C02">
        <w:rPr>
          <w:rFonts w:ascii="Times New Roman" w:hAnsi="Times New Roman" w:cs="Times New Roman"/>
          <w:sz w:val="24"/>
          <w:szCs w:val="24"/>
        </w:rPr>
        <w:fldChar w:fldCharType="separate"/>
      </w:r>
      <w:r w:rsidR="0025625A" w:rsidRPr="00327C02">
        <w:rPr>
          <w:rFonts w:ascii="Times New Roman" w:hAnsi="Times New Roman" w:cs="Times New Roman"/>
          <w:sz w:val="24"/>
        </w:rPr>
        <w:t>(Salmon in dr. 2017, 45)</w:t>
      </w:r>
      <w:r w:rsidR="0025625A" w:rsidRPr="00327C02">
        <w:rPr>
          <w:rFonts w:ascii="Times New Roman" w:hAnsi="Times New Roman" w:cs="Times New Roman"/>
          <w:sz w:val="24"/>
          <w:szCs w:val="24"/>
        </w:rPr>
        <w:fldChar w:fldCharType="end"/>
      </w:r>
      <w:r w:rsidR="00305AA1"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 xml:space="preserve">Dokaz </w:t>
      </w:r>
      <w:r w:rsidR="002D3FC7" w:rsidRPr="00327C02">
        <w:rPr>
          <w:rFonts w:ascii="Times New Roman" w:hAnsi="Times New Roman" w:cs="Times New Roman"/>
          <w:sz w:val="24"/>
          <w:szCs w:val="24"/>
        </w:rPr>
        <w:t>sta rešitvi</w:t>
      </w:r>
      <w:r w:rsidR="0025625A" w:rsidRPr="00327C02">
        <w:rPr>
          <w:rFonts w:ascii="Times New Roman" w:hAnsi="Times New Roman" w:cs="Times New Roman"/>
          <w:sz w:val="24"/>
          <w:szCs w:val="24"/>
        </w:rPr>
        <w:t xml:space="preserve"> BREATHING+, ki je nastal na pobudo podjetja Zdrav dih in Bimeo, slovenskega podjetja Kinestica.</w:t>
      </w:r>
      <w:r w:rsidR="00BA4651" w:rsidRPr="00327C02">
        <w:rPr>
          <w:rFonts w:ascii="Times New Roman" w:hAnsi="Times New Roman" w:cs="Times New Roman"/>
          <w:sz w:val="24"/>
          <w:szCs w:val="24"/>
        </w:rPr>
        <w:t xml:space="preserve"> Obe rešitvi temeljita na rehabilitaciji zdravja s pomočjo igranja iger </w:t>
      </w:r>
      <w:r w:rsidR="00BA4651" w:rsidRPr="00327C02">
        <w:rPr>
          <w:rFonts w:ascii="Times New Roman" w:hAnsi="Times New Roman" w:cs="Times New Roman"/>
          <w:sz w:val="24"/>
          <w:szCs w:val="24"/>
        </w:rPr>
        <w:fldChar w:fldCharType="begin"/>
      </w:r>
      <w:r w:rsidR="00BA4651" w:rsidRPr="00327C02">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327C02">
        <w:rPr>
          <w:rFonts w:ascii="Times New Roman" w:hAnsi="Times New Roman" w:cs="Times New Roman"/>
          <w:sz w:val="24"/>
          <w:szCs w:val="24"/>
        </w:rPr>
        <w:fldChar w:fldCharType="separate"/>
      </w:r>
      <w:r w:rsidR="00BA4651" w:rsidRPr="00327C02">
        <w:rPr>
          <w:rFonts w:ascii="Times New Roman" w:hAnsi="Times New Roman" w:cs="Times New Roman"/>
          <w:sz w:val="24"/>
          <w:szCs w:val="24"/>
        </w:rPr>
        <w:t>(„Kinestica“ 2018; „Breathing Labs“ 2018)</w:t>
      </w:r>
      <w:r w:rsidR="00BA4651" w:rsidRPr="00327C02">
        <w:rPr>
          <w:rFonts w:ascii="Times New Roman" w:hAnsi="Times New Roman" w:cs="Times New Roman"/>
          <w:sz w:val="24"/>
          <w:szCs w:val="24"/>
        </w:rPr>
        <w:fldChar w:fldCharType="end"/>
      </w:r>
      <w:r w:rsidR="00A54A60" w:rsidRPr="00327C02">
        <w:rPr>
          <w:rFonts w:ascii="Times New Roman" w:hAnsi="Times New Roman" w:cs="Times New Roman"/>
          <w:sz w:val="24"/>
          <w:szCs w:val="24"/>
        </w:rPr>
        <w:t>.</w:t>
      </w:r>
    </w:p>
    <w:p w14:paraId="0FB1B0F1" w14:textId="4A9A921D" w:rsidR="00FD36DD" w:rsidRPr="00327C02" w:rsidRDefault="00F4481E"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Prihodki industrije iger vztrajno rastejo. Samo v ZDA so </w:t>
      </w:r>
      <w:r w:rsidR="009A1205" w:rsidRPr="00327C02">
        <w:rPr>
          <w:rFonts w:ascii="Times New Roman" w:hAnsi="Times New Roman" w:cs="Times New Roman"/>
          <w:sz w:val="24"/>
          <w:szCs w:val="24"/>
        </w:rPr>
        <w:t>leta 2012</w:t>
      </w:r>
      <w:r w:rsidR="00C54A57" w:rsidRPr="00327C02">
        <w:rPr>
          <w:rFonts w:ascii="Times New Roman" w:hAnsi="Times New Roman" w:cs="Times New Roman"/>
          <w:sz w:val="24"/>
          <w:szCs w:val="24"/>
        </w:rPr>
        <w:t xml:space="preserve"> dosegli</w:t>
      </w:r>
      <w:r w:rsidR="009A1205" w:rsidRPr="00327C02">
        <w:rPr>
          <w:rFonts w:ascii="Times New Roman" w:hAnsi="Times New Roman" w:cs="Times New Roman"/>
          <w:sz w:val="24"/>
          <w:szCs w:val="24"/>
        </w:rPr>
        <w:t xml:space="preserve"> 14,8</w:t>
      </w:r>
      <w:r w:rsidR="003051F5" w:rsidRPr="00327C02">
        <w:rPr>
          <w:rFonts w:ascii="Times New Roman" w:hAnsi="Times New Roman" w:cs="Times New Roman"/>
          <w:sz w:val="24"/>
          <w:szCs w:val="24"/>
        </w:rPr>
        <w:t xml:space="preserve"> milijard dolarjev, kar </w:t>
      </w:r>
      <w:r w:rsidR="00917D75" w:rsidRPr="00327C02">
        <w:rPr>
          <w:rFonts w:ascii="Times New Roman" w:hAnsi="Times New Roman" w:cs="Times New Roman"/>
          <w:sz w:val="24"/>
          <w:szCs w:val="24"/>
        </w:rPr>
        <w:t>je zasenčilo filmsko industrijo</w:t>
      </w:r>
      <w:r w:rsidR="005349AB" w:rsidRPr="00327C02">
        <w:rPr>
          <w:rFonts w:ascii="Times New Roman" w:hAnsi="Times New Roman" w:cs="Times New Roman"/>
          <w:sz w:val="24"/>
          <w:szCs w:val="24"/>
        </w:rPr>
        <w:t xml:space="preserve"> </w:t>
      </w:r>
      <w:r w:rsidR="005349AB" w:rsidRPr="00327C02">
        <w:rPr>
          <w:rFonts w:ascii="Times New Roman" w:hAnsi="Times New Roman" w:cs="Times New Roman"/>
          <w:sz w:val="24"/>
          <w:szCs w:val="24"/>
        </w:rPr>
        <w:fldChar w:fldCharType="begin"/>
      </w:r>
      <w:r w:rsidR="005349AB" w:rsidRPr="00327C02">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327C02">
        <w:rPr>
          <w:rFonts w:ascii="Times New Roman" w:hAnsi="Times New Roman" w:cs="Times New Roman"/>
          <w:sz w:val="24"/>
          <w:szCs w:val="24"/>
        </w:rPr>
        <w:fldChar w:fldCharType="separate"/>
      </w:r>
      <w:r w:rsidR="005349AB" w:rsidRPr="00327C02">
        <w:rPr>
          <w:rFonts w:ascii="Times New Roman" w:hAnsi="Times New Roman" w:cs="Times New Roman"/>
          <w:sz w:val="24"/>
        </w:rPr>
        <w:t>(Fullerton 2014, XXV)</w:t>
      </w:r>
      <w:r w:rsidR="005349AB" w:rsidRPr="00327C02">
        <w:rPr>
          <w:rFonts w:ascii="Times New Roman" w:hAnsi="Times New Roman" w:cs="Times New Roman"/>
          <w:sz w:val="24"/>
          <w:szCs w:val="24"/>
        </w:rPr>
        <w:fldChar w:fldCharType="end"/>
      </w:r>
      <w:r w:rsidR="00145D67" w:rsidRPr="00327C02">
        <w:rPr>
          <w:rFonts w:ascii="Times New Roman" w:hAnsi="Times New Roman" w:cs="Times New Roman"/>
          <w:sz w:val="24"/>
          <w:szCs w:val="24"/>
        </w:rPr>
        <w:t>.</w:t>
      </w:r>
      <w:r w:rsidR="00742DC5" w:rsidRPr="00327C02">
        <w:rPr>
          <w:rFonts w:ascii="Times New Roman" w:hAnsi="Times New Roman" w:cs="Times New Roman"/>
          <w:sz w:val="24"/>
          <w:szCs w:val="24"/>
        </w:rPr>
        <w:t xml:space="preserve"> Zadnje poročilo ocenjuje prihodek industrije iger na 30,4 milijarde dolarjev (ESA, 2017).</w:t>
      </w:r>
      <w:r w:rsidR="0046590C" w:rsidRPr="00327C02">
        <w:rPr>
          <w:rFonts w:ascii="Times New Roman" w:hAnsi="Times New Roman" w:cs="Times New Roman"/>
          <w:sz w:val="24"/>
          <w:szCs w:val="24"/>
        </w:rPr>
        <w:t xml:space="preserve"> </w:t>
      </w:r>
      <w:r w:rsidR="00145D67" w:rsidRPr="00327C02">
        <w:rPr>
          <w:rFonts w:ascii="Times New Roman" w:hAnsi="Times New Roman" w:cs="Times New Roman"/>
          <w:sz w:val="24"/>
          <w:szCs w:val="24"/>
        </w:rPr>
        <w:t xml:space="preserve">Na porast vpliva tudi vzpon mobilne tehnologije. </w:t>
      </w:r>
      <w:r w:rsidR="002C0298" w:rsidRPr="00327C02">
        <w:rPr>
          <w:rFonts w:ascii="Times New Roman" w:hAnsi="Times New Roman" w:cs="Times New Roman"/>
          <w:sz w:val="24"/>
          <w:szCs w:val="24"/>
        </w:rPr>
        <w:t xml:space="preserve">V letu 2010 je bilo </w:t>
      </w:r>
      <w:r w:rsidR="006B5674" w:rsidRPr="00327C02">
        <w:rPr>
          <w:rFonts w:ascii="Times New Roman" w:hAnsi="Times New Roman" w:cs="Times New Roman"/>
          <w:sz w:val="24"/>
          <w:szCs w:val="24"/>
        </w:rPr>
        <w:t>prodanih</w:t>
      </w:r>
      <w:r w:rsidR="002C0298" w:rsidRPr="00327C02">
        <w:rPr>
          <w:rFonts w:ascii="Times New Roman" w:hAnsi="Times New Roman" w:cs="Times New Roman"/>
          <w:sz w:val="24"/>
          <w:szCs w:val="24"/>
        </w:rPr>
        <w:t xml:space="preserve"> več</w:t>
      </w:r>
      <w:r w:rsidR="006B5674" w:rsidRPr="00327C02">
        <w:rPr>
          <w:rFonts w:ascii="Times New Roman" w:hAnsi="Times New Roman" w:cs="Times New Roman"/>
          <w:sz w:val="24"/>
          <w:szCs w:val="24"/>
        </w:rPr>
        <w:t xml:space="preserve"> </w:t>
      </w:r>
      <w:r w:rsidR="007A1DDD" w:rsidRPr="00327C02">
        <w:rPr>
          <w:rFonts w:ascii="Times New Roman" w:hAnsi="Times New Roman" w:cs="Times New Roman"/>
          <w:sz w:val="24"/>
          <w:szCs w:val="24"/>
        </w:rPr>
        <w:t>mobilnih</w:t>
      </w:r>
      <w:r w:rsidR="006B5674" w:rsidRPr="00327C02">
        <w:rPr>
          <w:rFonts w:ascii="Times New Roman" w:hAnsi="Times New Roman" w:cs="Times New Roman"/>
          <w:sz w:val="24"/>
          <w:szCs w:val="24"/>
        </w:rPr>
        <w:t xml:space="preserve"> n</w:t>
      </w:r>
      <w:r w:rsidR="00F97B71" w:rsidRPr="00327C02">
        <w:rPr>
          <w:rFonts w:ascii="Times New Roman" w:hAnsi="Times New Roman" w:cs="Times New Roman"/>
          <w:sz w:val="24"/>
          <w:szCs w:val="24"/>
        </w:rPr>
        <w:t>aprav kot osebnih računalnikov.</w:t>
      </w:r>
      <w:r w:rsidR="00034A42" w:rsidRPr="00327C02">
        <w:rPr>
          <w:rFonts w:ascii="Times New Roman" w:hAnsi="Times New Roman" w:cs="Times New Roman"/>
          <w:sz w:val="24"/>
          <w:szCs w:val="24"/>
        </w:rPr>
        <w:t xml:space="preserve"> V zadnjem četrtletju je bilo</w:t>
      </w:r>
      <w:r w:rsidR="00233604" w:rsidRPr="00327C02">
        <w:rPr>
          <w:rFonts w:ascii="Times New Roman" w:hAnsi="Times New Roman" w:cs="Times New Roman"/>
          <w:sz w:val="24"/>
          <w:szCs w:val="24"/>
        </w:rPr>
        <w:t xml:space="preserve"> po svetu</w:t>
      </w:r>
      <w:r w:rsidR="00034A42" w:rsidRPr="00327C02">
        <w:rPr>
          <w:rFonts w:ascii="Times New Roman" w:hAnsi="Times New Roman" w:cs="Times New Roman"/>
          <w:sz w:val="24"/>
          <w:szCs w:val="24"/>
        </w:rPr>
        <w:t xml:space="preserve"> </w:t>
      </w:r>
      <w:r w:rsidR="00233604" w:rsidRPr="00327C02">
        <w:rPr>
          <w:rFonts w:ascii="Times New Roman" w:hAnsi="Times New Roman" w:cs="Times New Roman"/>
          <w:sz w:val="24"/>
          <w:szCs w:val="24"/>
        </w:rPr>
        <w:t xml:space="preserve">prodanih </w:t>
      </w:r>
      <w:r w:rsidR="00034A42" w:rsidRPr="00327C02">
        <w:rPr>
          <w:rFonts w:ascii="Times New Roman" w:hAnsi="Times New Roman" w:cs="Times New Roman"/>
          <w:sz w:val="24"/>
          <w:szCs w:val="24"/>
        </w:rPr>
        <w:t>100</w:t>
      </w:r>
      <w:r w:rsidR="00601667" w:rsidRPr="00327C02">
        <w:rPr>
          <w:rFonts w:ascii="Times New Roman" w:hAnsi="Times New Roman" w:cs="Times New Roman"/>
          <w:sz w:val="24"/>
          <w:szCs w:val="24"/>
        </w:rPr>
        <w:t>,</w:t>
      </w:r>
      <w:r w:rsidR="00233604" w:rsidRPr="00327C02">
        <w:rPr>
          <w:rFonts w:ascii="Times New Roman" w:hAnsi="Times New Roman" w:cs="Times New Roman"/>
          <w:sz w:val="24"/>
          <w:szCs w:val="24"/>
        </w:rPr>
        <w:t xml:space="preserve">9 milijonov telefonov </w:t>
      </w:r>
      <w:r w:rsidR="004A4D2B" w:rsidRPr="00327C02">
        <w:rPr>
          <w:rFonts w:ascii="Times New Roman" w:hAnsi="Times New Roman" w:cs="Times New Roman"/>
          <w:sz w:val="24"/>
          <w:szCs w:val="24"/>
        </w:rPr>
        <w:fldChar w:fldCharType="begin"/>
      </w:r>
      <w:r w:rsidR="004A4D2B" w:rsidRPr="00327C02">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327C02">
        <w:rPr>
          <w:rFonts w:ascii="Times New Roman" w:hAnsi="Times New Roman" w:cs="Times New Roman"/>
          <w:sz w:val="24"/>
          <w:szCs w:val="24"/>
        </w:rPr>
        <w:fldChar w:fldCharType="separate"/>
      </w:r>
      <w:r w:rsidR="004A4D2B" w:rsidRPr="00327C02">
        <w:rPr>
          <w:rFonts w:ascii="Times New Roman" w:hAnsi="Times New Roman" w:cs="Times New Roman"/>
          <w:sz w:val="24"/>
        </w:rPr>
        <w:t>(L. Rakestraw, V. Eunni, in Kasuganti 2013</w:t>
      </w:r>
      <w:r w:rsidR="00582EF9" w:rsidRPr="00327C02">
        <w:rPr>
          <w:rFonts w:ascii="Times New Roman" w:hAnsi="Times New Roman" w:cs="Times New Roman"/>
          <w:sz w:val="24"/>
        </w:rPr>
        <w:t>, 2</w:t>
      </w:r>
      <w:r w:rsidR="004A4D2B" w:rsidRPr="00327C02">
        <w:rPr>
          <w:rFonts w:ascii="Times New Roman" w:hAnsi="Times New Roman" w:cs="Times New Roman"/>
          <w:sz w:val="24"/>
        </w:rPr>
        <w:t>)</w:t>
      </w:r>
      <w:r w:rsidR="004A4D2B" w:rsidRPr="00327C02">
        <w:rPr>
          <w:rFonts w:ascii="Times New Roman" w:hAnsi="Times New Roman" w:cs="Times New Roman"/>
          <w:sz w:val="24"/>
          <w:szCs w:val="24"/>
        </w:rPr>
        <w:fldChar w:fldCharType="end"/>
      </w:r>
      <w:r w:rsidR="004A4D2B" w:rsidRPr="00327C02">
        <w:rPr>
          <w:rFonts w:ascii="Times New Roman" w:hAnsi="Times New Roman" w:cs="Times New Roman"/>
          <w:sz w:val="24"/>
          <w:szCs w:val="24"/>
        </w:rPr>
        <w:t>. S</w:t>
      </w:r>
      <w:r w:rsidR="00BB7067" w:rsidRPr="00327C02">
        <w:rPr>
          <w:rFonts w:ascii="Times New Roman" w:hAnsi="Times New Roman" w:cs="Times New Roman"/>
          <w:sz w:val="24"/>
          <w:szCs w:val="24"/>
        </w:rPr>
        <w:t xml:space="preserve"> porastom prodaje teh naprav </w:t>
      </w:r>
      <w:r w:rsidR="00233604" w:rsidRPr="00327C02">
        <w:rPr>
          <w:rFonts w:ascii="Times New Roman" w:hAnsi="Times New Roman" w:cs="Times New Roman"/>
          <w:sz w:val="24"/>
          <w:szCs w:val="24"/>
        </w:rPr>
        <w:t xml:space="preserve">je sunkovito poskočilo </w:t>
      </w:r>
      <w:r w:rsidR="004A4D2B" w:rsidRPr="00327C02">
        <w:rPr>
          <w:rFonts w:ascii="Times New Roman" w:hAnsi="Times New Roman" w:cs="Times New Roman"/>
          <w:sz w:val="24"/>
          <w:szCs w:val="24"/>
        </w:rPr>
        <w:t>povpraševa</w:t>
      </w:r>
      <w:r w:rsidR="002A2D08" w:rsidRPr="00327C02">
        <w:rPr>
          <w:rFonts w:ascii="Times New Roman" w:hAnsi="Times New Roman" w:cs="Times New Roman"/>
          <w:sz w:val="24"/>
          <w:szCs w:val="24"/>
        </w:rPr>
        <w:t>nje po</w:t>
      </w:r>
      <w:r w:rsidR="00322062" w:rsidRPr="00327C02">
        <w:rPr>
          <w:rFonts w:ascii="Times New Roman" w:hAnsi="Times New Roman" w:cs="Times New Roman"/>
          <w:sz w:val="24"/>
          <w:szCs w:val="24"/>
        </w:rPr>
        <w:t xml:space="preserve"> </w:t>
      </w:r>
      <w:r w:rsidR="002A2D08" w:rsidRPr="00327C02">
        <w:rPr>
          <w:rFonts w:ascii="Times New Roman" w:hAnsi="Times New Roman" w:cs="Times New Roman"/>
          <w:sz w:val="24"/>
          <w:szCs w:val="24"/>
        </w:rPr>
        <w:t xml:space="preserve">igrah. </w:t>
      </w:r>
      <w:r w:rsidR="004A4D2B" w:rsidRPr="00327C02">
        <w:rPr>
          <w:rFonts w:ascii="Times New Roman" w:hAnsi="Times New Roman" w:cs="Times New Roman"/>
          <w:sz w:val="24"/>
          <w:szCs w:val="24"/>
        </w:rPr>
        <w:t>Leta 2011 je</w:t>
      </w:r>
      <w:r w:rsidR="000609FD" w:rsidRPr="00327C02">
        <w:rPr>
          <w:rFonts w:ascii="Times New Roman" w:hAnsi="Times New Roman" w:cs="Times New Roman"/>
          <w:sz w:val="24"/>
          <w:szCs w:val="24"/>
        </w:rPr>
        <w:t xml:space="preserve"> bilo vsak teden </w:t>
      </w:r>
      <w:r w:rsidR="004A4D2B" w:rsidRPr="00327C02">
        <w:rPr>
          <w:rFonts w:ascii="Times New Roman" w:hAnsi="Times New Roman" w:cs="Times New Roman"/>
          <w:sz w:val="24"/>
          <w:szCs w:val="24"/>
        </w:rPr>
        <w:t>izdanih 15.000 novih aplikacij</w:t>
      </w:r>
      <w:r w:rsidR="00FD258A">
        <w:rPr>
          <w:rFonts w:ascii="Times New Roman" w:hAnsi="Times New Roman" w:cs="Times New Roman"/>
          <w:sz w:val="24"/>
          <w:szCs w:val="24"/>
        </w:rPr>
        <w:t xml:space="preserve"> (prav tam)</w:t>
      </w:r>
      <w:r w:rsidR="002A2D08" w:rsidRPr="00327C02">
        <w:rPr>
          <w:rFonts w:ascii="Times New Roman" w:hAnsi="Times New Roman" w:cs="Times New Roman"/>
          <w:sz w:val="24"/>
          <w:szCs w:val="24"/>
        </w:rPr>
        <w:t xml:space="preserve">. </w:t>
      </w:r>
      <w:r w:rsidR="00FB7DBD" w:rsidRPr="00327C02">
        <w:rPr>
          <w:rFonts w:ascii="Times New Roman" w:hAnsi="Times New Roman" w:cs="Times New Roman"/>
          <w:sz w:val="24"/>
          <w:szCs w:val="24"/>
        </w:rPr>
        <w:t>Na podlagi popularnosti mobilnih iger se vlagajo velike vsote v razvoj in promocijo, s čimer se je dras</w:t>
      </w:r>
      <w:r w:rsidR="000D7A46" w:rsidRPr="00327C02">
        <w:rPr>
          <w:rFonts w:ascii="Times New Roman" w:hAnsi="Times New Roman" w:cs="Times New Roman"/>
          <w:sz w:val="24"/>
          <w:szCs w:val="24"/>
        </w:rPr>
        <w:t xml:space="preserve">tično dvignila </w:t>
      </w:r>
      <w:r w:rsidR="00385316" w:rsidRPr="00327C02">
        <w:rPr>
          <w:rFonts w:ascii="Times New Roman" w:hAnsi="Times New Roman" w:cs="Times New Roman"/>
          <w:sz w:val="24"/>
          <w:szCs w:val="24"/>
        </w:rPr>
        <w:t xml:space="preserve">tudi </w:t>
      </w:r>
      <w:r w:rsidR="000D7A46" w:rsidRPr="00327C02">
        <w:rPr>
          <w:rFonts w:ascii="Times New Roman" w:hAnsi="Times New Roman" w:cs="Times New Roman"/>
          <w:sz w:val="24"/>
          <w:szCs w:val="24"/>
        </w:rPr>
        <w:t>konkurenčnost</w:t>
      </w:r>
      <w:r w:rsidR="00A53367" w:rsidRPr="00327C02">
        <w:rPr>
          <w:rFonts w:ascii="Times New Roman" w:hAnsi="Times New Roman" w:cs="Times New Roman"/>
          <w:sz w:val="24"/>
          <w:szCs w:val="24"/>
        </w:rPr>
        <w:t xml:space="preserve"> na trgu</w:t>
      </w:r>
      <w:r w:rsidR="000D7A46" w:rsidRPr="00327C02">
        <w:rPr>
          <w:rFonts w:ascii="Times New Roman" w:hAnsi="Times New Roman" w:cs="Times New Roman"/>
          <w:sz w:val="24"/>
          <w:szCs w:val="24"/>
        </w:rPr>
        <w:t xml:space="preserve"> </w:t>
      </w:r>
      <w:r w:rsidR="004C4D45" w:rsidRPr="00327C02">
        <w:rPr>
          <w:rFonts w:ascii="Times New Roman" w:hAnsi="Times New Roman" w:cs="Times New Roman"/>
          <w:sz w:val="24"/>
          <w:szCs w:val="24"/>
        </w:rPr>
        <w:fldChar w:fldCharType="begin"/>
      </w:r>
      <w:r w:rsidR="004C4D45" w:rsidRPr="00327C02">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327C02">
        <w:rPr>
          <w:rFonts w:ascii="Times New Roman" w:hAnsi="Times New Roman" w:cs="Times New Roman"/>
          <w:sz w:val="24"/>
          <w:szCs w:val="24"/>
        </w:rPr>
        <w:fldChar w:fldCharType="separate"/>
      </w:r>
      <w:r w:rsidR="004C4D45" w:rsidRPr="00327C02">
        <w:rPr>
          <w:rFonts w:ascii="Times New Roman" w:hAnsi="Times New Roman" w:cs="Times New Roman"/>
          <w:sz w:val="24"/>
        </w:rPr>
        <w:t>(Soomro, Ahmad, in Sulaiman 2013, 247)</w:t>
      </w:r>
      <w:r w:rsidR="004C4D45" w:rsidRPr="00327C02">
        <w:rPr>
          <w:rFonts w:ascii="Times New Roman" w:hAnsi="Times New Roman" w:cs="Times New Roman"/>
          <w:sz w:val="24"/>
          <w:szCs w:val="24"/>
        </w:rPr>
        <w:fldChar w:fldCharType="end"/>
      </w:r>
      <w:r w:rsidR="00397B85" w:rsidRPr="00327C02">
        <w:rPr>
          <w:rFonts w:ascii="Times New Roman" w:hAnsi="Times New Roman" w:cs="Times New Roman"/>
          <w:sz w:val="24"/>
          <w:szCs w:val="24"/>
        </w:rPr>
        <w:t>.</w:t>
      </w:r>
    </w:p>
    <w:p w14:paraId="2EDDCD51" w14:textId="08B44245" w:rsidR="00674B27" w:rsidRPr="00327C02" w:rsidRDefault="00ED1E77"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Industrija iger je nedvomno velika industrija, ki</w:t>
      </w:r>
      <w:r w:rsidR="000360D3" w:rsidRPr="00327C02">
        <w:rPr>
          <w:rFonts w:ascii="Times New Roman" w:hAnsi="Times New Roman" w:cs="Times New Roman"/>
          <w:sz w:val="24"/>
          <w:szCs w:val="24"/>
        </w:rPr>
        <w:t xml:space="preserve"> ustvarja </w:t>
      </w:r>
      <w:r w:rsidR="004B0727" w:rsidRPr="00327C02">
        <w:rPr>
          <w:rFonts w:ascii="Times New Roman" w:hAnsi="Times New Roman" w:cs="Times New Roman"/>
          <w:sz w:val="24"/>
          <w:szCs w:val="24"/>
        </w:rPr>
        <w:t>visokokvalitetna delovna mesta. Gamasutra navaja</w:t>
      </w:r>
      <w:r w:rsidR="00FD002C" w:rsidRPr="00327C02">
        <w:rPr>
          <w:rFonts w:ascii="Times New Roman" w:hAnsi="Times New Roman" w:cs="Times New Roman"/>
          <w:sz w:val="24"/>
          <w:szCs w:val="24"/>
        </w:rPr>
        <w:t xml:space="preserve">, da so razvijalci </w:t>
      </w:r>
      <w:r w:rsidR="004B0727" w:rsidRPr="00327C02">
        <w:rPr>
          <w:rFonts w:ascii="Times New Roman" w:hAnsi="Times New Roman" w:cs="Times New Roman"/>
          <w:sz w:val="24"/>
          <w:szCs w:val="24"/>
        </w:rPr>
        <w:t>iger</w:t>
      </w:r>
      <w:r w:rsidR="00EC3C0F">
        <w:rPr>
          <w:rFonts w:ascii="Times New Roman" w:hAnsi="Times New Roman" w:cs="Times New Roman"/>
          <w:sz w:val="24"/>
          <w:szCs w:val="24"/>
        </w:rPr>
        <w:t xml:space="preserve"> leta</w:t>
      </w:r>
      <w:r w:rsidR="00FD002C" w:rsidRPr="00327C02">
        <w:rPr>
          <w:rFonts w:ascii="Times New Roman" w:hAnsi="Times New Roman" w:cs="Times New Roman"/>
          <w:sz w:val="24"/>
          <w:szCs w:val="24"/>
        </w:rPr>
        <w:t xml:space="preserve"> 2013</w:t>
      </w:r>
      <w:r w:rsidR="00EC3C0F">
        <w:rPr>
          <w:rFonts w:ascii="Times New Roman" w:hAnsi="Times New Roman" w:cs="Times New Roman"/>
          <w:sz w:val="24"/>
          <w:szCs w:val="24"/>
        </w:rPr>
        <w:t xml:space="preserve"> samo v</w:t>
      </w:r>
      <w:r w:rsidR="004B0727" w:rsidRPr="00327C02">
        <w:rPr>
          <w:rFonts w:ascii="Times New Roman" w:hAnsi="Times New Roman" w:cs="Times New Roman"/>
          <w:sz w:val="24"/>
          <w:szCs w:val="24"/>
        </w:rPr>
        <w:t xml:space="preserve"> Evropi</w:t>
      </w:r>
      <w:r w:rsidR="00EC3C0F">
        <w:rPr>
          <w:rFonts w:ascii="Times New Roman" w:hAnsi="Times New Roman" w:cs="Times New Roman"/>
          <w:sz w:val="24"/>
          <w:szCs w:val="24"/>
        </w:rPr>
        <w:t>,</w:t>
      </w:r>
      <w:r w:rsidR="00FD002C" w:rsidRPr="00327C02">
        <w:rPr>
          <w:rFonts w:ascii="Times New Roman" w:hAnsi="Times New Roman" w:cs="Times New Roman"/>
          <w:sz w:val="24"/>
          <w:szCs w:val="24"/>
        </w:rPr>
        <w:t xml:space="preserve"> v povprečju zaslužili</w:t>
      </w:r>
      <w:r w:rsidR="004B0727" w:rsidRPr="00327C02">
        <w:rPr>
          <w:rFonts w:ascii="Times New Roman" w:hAnsi="Times New Roman" w:cs="Times New Roman"/>
          <w:sz w:val="24"/>
          <w:szCs w:val="24"/>
        </w:rPr>
        <w:t xml:space="preserve"> več kot 45,000 </w:t>
      </w:r>
      <w:r w:rsidR="00FD002C" w:rsidRPr="00327C02">
        <w:rPr>
          <w:rFonts w:ascii="Times New Roman" w:hAnsi="Times New Roman" w:cs="Times New Roman"/>
          <w:sz w:val="24"/>
          <w:szCs w:val="24"/>
        </w:rPr>
        <w:t>dolarjev</w:t>
      </w:r>
      <w:r w:rsidR="001149C8" w:rsidRPr="00327C02">
        <w:rPr>
          <w:rFonts w:ascii="Times New Roman" w:hAnsi="Times New Roman" w:cs="Times New Roman"/>
          <w:sz w:val="24"/>
          <w:szCs w:val="24"/>
        </w:rPr>
        <w:t xml:space="preserve"> </w:t>
      </w:r>
      <w:r w:rsidR="003C04A1" w:rsidRPr="00327C02">
        <w:rPr>
          <w:rFonts w:ascii="Times New Roman" w:hAnsi="Times New Roman" w:cs="Times New Roman"/>
          <w:sz w:val="24"/>
          <w:szCs w:val="24"/>
        </w:rPr>
        <w:t>(Gamasutra 2017)</w:t>
      </w:r>
      <w:r w:rsidR="00FD002C" w:rsidRPr="00327C02">
        <w:rPr>
          <w:rFonts w:ascii="Times New Roman" w:hAnsi="Times New Roman" w:cs="Times New Roman"/>
          <w:sz w:val="24"/>
          <w:szCs w:val="24"/>
        </w:rPr>
        <w:t xml:space="preserve">. Povprečje za EU28, ki ga navaja Eurostat pa je 38,000 dolarjev (Eurostat, 2017). </w:t>
      </w:r>
      <w:r w:rsidR="000360D3" w:rsidRPr="00327C02">
        <w:rPr>
          <w:rFonts w:ascii="Times New Roman" w:hAnsi="Times New Roman" w:cs="Times New Roman"/>
          <w:sz w:val="24"/>
          <w:szCs w:val="24"/>
        </w:rPr>
        <w:t>Na podlagi poročila EY, je v Evropi zaposlenih 108,000 ljudi</w:t>
      </w:r>
      <w:r w:rsidR="002C271C" w:rsidRPr="00327C02">
        <w:rPr>
          <w:rFonts w:ascii="Times New Roman" w:hAnsi="Times New Roman" w:cs="Times New Roman"/>
          <w:sz w:val="24"/>
          <w:szCs w:val="24"/>
        </w:rPr>
        <w:t xml:space="preserve"> v industriji iger</w:t>
      </w:r>
      <w:r w:rsidR="000360D3" w:rsidRPr="00327C02">
        <w:rPr>
          <w:rFonts w:ascii="Times New Roman" w:hAnsi="Times New Roman" w:cs="Times New Roman"/>
          <w:sz w:val="24"/>
          <w:szCs w:val="24"/>
        </w:rPr>
        <w:t>, ki ustvarijo preko 16 milijard evrov</w:t>
      </w:r>
      <w:r w:rsidR="006658F9" w:rsidRPr="00327C02">
        <w:rPr>
          <w:rFonts w:ascii="Times New Roman" w:hAnsi="Times New Roman" w:cs="Times New Roman"/>
          <w:sz w:val="24"/>
          <w:szCs w:val="24"/>
        </w:rPr>
        <w:t xml:space="preserve"> dobička. (EY 2017).</w:t>
      </w:r>
      <w:r w:rsidR="003F0B80" w:rsidRPr="00327C02">
        <w:rPr>
          <w:rFonts w:ascii="Times New Roman" w:hAnsi="Times New Roman" w:cs="Times New Roman"/>
          <w:sz w:val="24"/>
          <w:szCs w:val="24"/>
        </w:rPr>
        <w:t xml:space="preserve"> Tako postane toliko bolj mikavno za vlagatelje kot tudi za razvijalce, da usmerijo svoje moči</w:t>
      </w:r>
      <w:r w:rsidR="007672F2" w:rsidRPr="00327C02">
        <w:rPr>
          <w:rFonts w:ascii="Times New Roman" w:hAnsi="Times New Roman" w:cs="Times New Roman"/>
          <w:sz w:val="24"/>
          <w:szCs w:val="24"/>
        </w:rPr>
        <w:t xml:space="preserve"> v razv</w:t>
      </w:r>
      <w:r w:rsidR="00674B27" w:rsidRPr="00327C02">
        <w:rPr>
          <w:rFonts w:ascii="Times New Roman" w:hAnsi="Times New Roman" w:cs="Times New Roman"/>
          <w:sz w:val="24"/>
          <w:szCs w:val="24"/>
        </w:rPr>
        <w:t>oj iger.</w:t>
      </w:r>
      <w:r w:rsidR="00637485" w:rsidRPr="00327C02">
        <w:rPr>
          <w:rFonts w:ascii="Times New Roman" w:hAnsi="Times New Roman" w:cs="Times New Roman"/>
          <w:sz w:val="24"/>
          <w:szCs w:val="24"/>
        </w:rPr>
        <w:t xml:space="preserve"> Rast je privedla do tega, da je tehnologija postala priročnejša in dostopnejša. Vedno več</w:t>
      </w:r>
      <w:r w:rsidR="006E1BA1" w:rsidRPr="00327C02">
        <w:rPr>
          <w:rFonts w:ascii="Times New Roman" w:hAnsi="Times New Roman" w:cs="Times New Roman"/>
          <w:sz w:val="24"/>
          <w:szCs w:val="24"/>
        </w:rPr>
        <w:t xml:space="preserve"> posameznikov </w:t>
      </w:r>
      <w:r w:rsidR="00637485" w:rsidRPr="00327C02">
        <w:rPr>
          <w:rFonts w:ascii="Times New Roman" w:hAnsi="Times New Roman" w:cs="Times New Roman"/>
          <w:sz w:val="24"/>
          <w:szCs w:val="24"/>
        </w:rPr>
        <w:t xml:space="preserve">je motiviranih za izdelavo lastnih iger </w:t>
      </w:r>
      <w:r w:rsidR="00637485"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327C02">
        <w:rPr>
          <w:rFonts w:ascii="Times New Roman" w:hAnsi="Times New Roman" w:cs="Times New Roman"/>
          <w:sz w:val="24"/>
          <w:szCs w:val="24"/>
        </w:rPr>
        <w:fldChar w:fldCharType="separate"/>
      </w:r>
      <w:r w:rsidR="00637485" w:rsidRPr="00327C02">
        <w:rPr>
          <w:rFonts w:ascii="Times New Roman" w:hAnsi="Times New Roman" w:cs="Times New Roman"/>
          <w:sz w:val="24"/>
        </w:rPr>
        <w:t>(Aleem, Capretz, in Ahmed 2016, 55)</w:t>
      </w:r>
      <w:r w:rsidR="00637485" w:rsidRPr="00327C02">
        <w:rPr>
          <w:rFonts w:ascii="Times New Roman" w:hAnsi="Times New Roman" w:cs="Times New Roman"/>
          <w:sz w:val="24"/>
          <w:szCs w:val="24"/>
        </w:rPr>
        <w:fldChar w:fldCharType="end"/>
      </w:r>
      <w:r w:rsidR="00175171" w:rsidRPr="00327C02">
        <w:rPr>
          <w:rFonts w:ascii="Times New Roman" w:hAnsi="Times New Roman" w:cs="Times New Roman"/>
          <w:sz w:val="24"/>
          <w:szCs w:val="24"/>
        </w:rPr>
        <w:t>.</w:t>
      </w:r>
      <w:r w:rsidR="00633755" w:rsidRPr="00327C02">
        <w:rPr>
          <w:rFonts w:ascii="Times New Roman" w:hAnsi="Times New Roman" w:cs="Times New Roman"/>
          <w:sz w:val="24"/>
          <w:szCs w:val="24"/>
        </w:rPr>
        <w:t xml:space="preserve"> </w:t>
      </w:r>
      <w:r w:rsidR="00674B27" w:rsidRPr="00327C02">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szCs w:val="24"/>
        </w:rPr>
        <w:t>(O’Hagan, Coleman, in O’Connor 2014, 182)</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Na</w:t>
      </w:r>
      <w:r w:rsidR="002978AE">
        <w:rPr>
          <w:rFonts w:ascii="Times New Roman" w:hAnsi="Times New Roman" w:cs="Times New Roman"/>
          <w:sz w:val="24"/>
          <w:szCs w:val="24"/>
        </w:rPr>
        <w:t xml:space="preserve"> izdajne</w:t>
      </w:r>
      <w:r w:rsidR="00674B27" w:rsidRPr="00327C02">
        <w:rPr>
          <w:rFonts w:ascii="Times New Roman" w:hAnsi="Times New Roman" w:cs="Times New Roman"/>
          <w:sz w:val="24"/>
          <w:szCs w:val="24"/>
        </w:rPr>
        <w:t xml:space="preserve"> roke vplivajo tudi slaba organizacija,</w:t>
      </w:r>
      <w:r w:rsidR="001A29C0">
        <w:rPr>
          <w:rFonts w:ascii="Times New Roman" w:hAnsi="Times New Roman" w:cs="Times New Roman"/>
          <w:sz w:val="24"/>
          <w:szCs w:val="24"/>
        </w:rPr>
        <w:t xml:space="preserve"> upravljanje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{"citationID":"08tHm0rH","properties":{"formattedCitation":"{\\rtf (F\\uc0\\u225{}bio Petrillo in dr. 2009, 4)}","plainCitation":"(Fábio Petrillo in dr. 2009, 4)"},"citationItems":[{"id":878,"uris":["http://zotero.org/users/local/1VrTeLcH/items/7IJZ4ARP"],"uri":["http://zotero.org/users/local/1VrTeLcH/items/7IJZ4ARP"],"itemData":{"id":878,"type":"article-journal","title":"What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4)</w:t>
      </w:r>
      <w:r w:rsidR="001A29C0">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327C02">
        <w:rPr>
          <w:rFonts w:ascii="Times New Roman" w:hAnsi="Times New Roman" w:cs="Times New Roman"/>
          <w:sz w:val="24"/>
          <w:szCs w:val="24"/>
        </w:rPr>
        <w:fldChar w:fldCharType="begin"/>
      </w:r>
      <w:r w:rsidR="00674B27" w:rsidRPr="00327C02">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(Kanode in Haddad 2009, 556)</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Standish group je ocenil, da je bilo 30% projektov nedokončanih in 53% projektov, ki so presegli časovni termin s 189% presežkom sredstev </w:t>
      </w:r>
      <w:r w:rsidR="00674B27"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{"citationID":"3p7DF85g","properties":{"formattedCitation":"(Petrillo in dr. 2008)","plainCitation":"(Petrillo in dr. 2008)","dontUpdate":true},"citationItems":[{"id":90,"uris":["http://zotero.org/users/local/1VrTeLcH/items/RX2XAVRM"],"uri":["http://zotero.org/users/local/1VrTeLcH/items/RX2XAVRM"],"itemData":{"id":90,"type":"paper-conference","title":"Houston,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(Petrillo in dr. 2008, 707)</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w:t>
      </w:r>
      <w:r w:rsidR="00F03B4C" w:rsidRPr="00327C02">
        <w:rPr>
          <w:rFonts w:ascii="Times New Roman" w:hAnsi="Times New Roman" w:cs="Times New Roman"/>
          <w:sz w:val="24"/>
          <w:szCs w:val="24"/>
        </w:rPr>
        <w:t xml:space="preserve"> Postalo je izredno pomembno, da se proces izdelave iger izboljša zavoljo konkurenčnosti in finančnih ciljev organizacij (Aleem, Capretz, in Ahmed 2016).</w:t>
      </w:r>
    </w:p>
    <w:p w14:paraId="0E1A6602" w14:textId="77777777" w:rsidR="00D204FE" w:rsidRDefault="00D204FE" w:rsidP="005A6A3B">
      <w:pPr>
        <w:tabs>
          <w:tab w:val="left" w:pos="4678"/>
        </w:tabs>
        <w:spacing w:line="360" w:lineRule="auto"/>
        <w:contextualSpacing/>
        <w:jc w:val="both"/>
        <w:rPr>
          <w:rFonts w:ascii="Times New Roman" w:hAnsi="Times New Roman" w:cs="Times New Roman"/>
          <w:sz w:val="24"/>
          <w:szCs w:val="24"/>
        </w:rPr>
      </w:pPr>
    </w:p>
    <w:p w14:paraId="25C81C71" w14:textId="4060336E" w:rsidR="00452C61" w:rsidRPr="00327C02" w:rsidRDefault="00191F9C"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Kompleksnost iger je eskalirala</w:t>
      </w:r>
      <w:r w:rsidR="00270E59"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(Blow 2004, 29)</w:t>
      </w:r>
      <w:r w:rsidRPr="00327C02">
        <w:rPr>
          <w:rFonts w:ascii="Times New Roman" w:hAnsi="Times New Roman" w:cs="Times New Roman"/>
          <w:sz w:val="24"/>
          <w:szCs w:val="24"/>
        </w:rPr>
        <w:fldChar w:fldCharType="end"/>
      </w:r>
      <w:r w:rsidR="00270E59" w:rsidRPr="00327C02">
        <w:rPr>
          <w:rFonts w:ascii="Times New Roman" w:hAnsi="Times New Roman" w:cs="Times New Roman"/>
          <w:sz w:val="24"/>
          <w:szCs w:val="24"/>
        </w:rPr>
        <w:t xml:space="preserve"> in z njo razvojni proces</w:t>
      </w:r>
      <w:r w:rsidR="00E124F0" w:rsidRPr="00327C02">
        <w:rPr>
          <w:rFonts w:ascii="Times New Roman" w:hAnsi="Times New Roman" w:cs="Times New Roman"/>
          <w:sz w:val="24"/>
          <w:szCs w:val="24"/>
        </w:rPr>
        <w:t>i</w:t>
      </w:r>
      <w:r w:rsidR="00270E59" w:rsidRPr="00327C02">
        <w:rPr>
          <w:rFonts w:ascii="Times New Roman" w:hAnsi="Times New Roman" w:cs="Times New Roman"/>
          <w:sz w:val="24"/>
          <w:szCs w:val="24"/>
        </w:rPr>
        <w:t xml:space="preserve"> </w:t>
      </w:r>
      <w:r w:rsidR="00270E59"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{"citationID":"1wjdTU3J","properties":{"formattedCitation":"{\\rtf (O\\uc0\\u8217{}Hagan, Coleman, in O\\uc0\\u8217{}Connor 2014a, 182)}","plainCitation":"(O’Hagan, Coleman, in O’Connor 2014a,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270E59" w:rsidRPr="00327C02">
        <w:rPr>
          <w:rFonts w:ascii="Times New Roman" w:hAnsi="Times New Roman" w:cs="Times New Roman"/>
          <w:sz w:val="24"/>
          <w:szCs w:val="24"/>
        </w:rPr>
        <w:fldChar w:fldCharType="end"/>
      </w:r>
      <w:r w:rsidR="00475A8B" w:rsidRPr="00327C02">
        <w:rPr>
          <w:rFonts w:ascii="Times New Roman" w:hAnsi="Times New Roman" w:cs="Times New Roman"/>
          <w:sz w:val="24"/>
          <w:szCs w:val="24"/>
        </w:rPr>
        <w:t xml:space="preserve">. </w:t>
      </w:r>
      <w:r w:rsidR="00D55C7C" w:rsidRPr="00327C02">
        <w:rPr>
          <w:rFonts w:ascii="Times New Roman" w:hAnsi="Times New Roman" w:cs="Times New Roman"/>
          <w:sz w:val="24"/>
          <w:szCs w:val="24"/>
        </w:rPr>
        <w:t xml:space="preserve">Organizacije zaradi </w:t>
      </w:r>
      <w:r w:rsidR="00513EB3" w:rsidRPr="00327C02">
        <w:rPr>
          <w:rFonts w:ascii="Times New Roman" w:hAnsi="Times New Roman" w:cs="Times New Roman"/>
          <w:sz w:val="24"/>
          <w:szCs w:val="24"/>
        </w:rPr>
        <w:t>neprilagojenih</w:t>
      </w:r>
      <w:r w:rsidR="00D55C7C" w:rsidRPr="00327C02">
        <w:rPr>
          <w:rFonts w:ascii="Times New Roman" w:hAnsi="Times New Roman" w:cs="Times New Roman"/>
          <w:sz w:val="24"/>
          <w:szCs w:val="24"/>
        </w:rPr>
        <w:t xml:space="preserve"> procesov pogosto razvijejo lastne procese</w:t>
      </w:r>
      <w:r w:rsidR="0098028C" w:rsidRPr="00327C02">
        <w:rPr>
          <w:rFonts w:ascii="Times New Roman" w:hAnsi="Times New Roman" w:cs="Times New Roman"/>
          <w:sz w:val="24"/>
          <w:szCs w:val="24"/>
        </w:rPr>
        <w:t xml:space="preserve">, ki pa lahko vsebujejo zastarele tehnike in ne uporabljajo najboljših praks industrije razvoja </w:t>
      </w:r>
      <w:r w:rsidR="00D55C7C" w:rsidRPr="00327C02">
        <w:rPr>
          <w:rFonts w:ascii="Times New Roman" w:hAnsi="Times New Roman" w:cs="Times New Roman"/>
          <w:sz w:val="24"/>
          <w:szCs w:val="24"/>
        </w:rPr>
        <w:t>(Sommerville 2010, 28</w:t>
      </w:r>
      <w:r w:rsidR="0098028C" w:rsidRPr="00327C02">
        <w:rPr>
          <w:rFonts w:ascii="Times New Roman" w:hAnsi="Times New Roman" w:cs="Times New Roman"/>
          <w:sz w:val="24"/>
          <w:szCs w:val="24"/>
        </w:rPr>
        <w:t>, 30</w:t>
      </w:r>
      <w:r w:rsidR="00D55C7C" w:rsidRPr="00327C02">
        <w:rPr>
          <w:rFonts w:ascii="Times New Roman" w:hAnsi="Times New Roman" w:cs="Times New Roman"/>
          <w:sz w:val="24"/>
          <w:szCs w:val="24"/>
        </w:rPr>
        <w:t>).</w:t>
      </w:r>
      <w:r w:rsidR="0098028C"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 xml:space="preserve">Moramo poudariti, da ne obstaja en način razvoja iger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249)</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1A22A0" w:rsidRPr="00327C02">
        <w:rPr>
          <w:rFonts w:ascii="Times New Roman" w:hAnsi="Times New Roman" w:cs="Times New Roman"/>
          <w:sz w:val="24"/>
          <w:szCs w:val="24"/>
        </w:rPr>
        <w:t xml:space="preserve"> </w:t>
      </w:r>
      <w:r w:rsidR="008A4ACA" w:rsidRPr="00327C02">
        <w:rPr>
          <w:rFonts w:ascii="Times New Roman" w:hAnsi="Times New Roman" w:cs="Times New Roman"/>
          <w:sz w:val="24"/>
          <w:szCs w:val="24"/>
        </w:rPr>
        <w:t>Razlog je, da p</w:t>
      </w:r>
      <w:r w:rsidR="00D80807" w:rsidRPr="00327C02">
        <w:rPr>
          <w:rFonts w:ascii="Times New Roman" w:hAnsi="Times New Roman" w:cs="Times New Roman"/>
          <w:sz w:val="24"/>
          <w:szCs w:val="24"/>
        </w:rPr>
        <w:t xml:space="preserve">roces video iger ni podrobno definiran. (McAllister in White 2015, 14). </w:t>
      </w:r>
      <w:r w:rsidR="00EB71DF" w:rsidRPr="00327C02">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EC3C0F">
        <w:rPr>
          <w:rFonts w:ascii="Times New Roman" w:hAnsi="Times New Roman" w:cs="Times New Roman"/>
          <w:sz w:val="24"/>
          <w:szCs w:val="24"/>
        </w:rPr>
        <w:t xml:space="preserve"> za izgradnjo ig</w:t>
      </w:r>
      <w:r w:rsidR="00484524" w:rsidRPr="00327C02">
        <w:rPr>
          <w:rFonts w:ascii="Times New Roman" w:hAnsi="Times New Roman" w:cs="Times New Roman"/>
          <w:sz w:val="24"/>
          <w:szCs w:val="24"/>
        </w:rPr>
        <w:t>e</w:t>
      </w:r>
      <w:r w:rsidR="00EC3C0F">
        <w:rPr>
          <w:rFonts w:ascii="Times New Roman" w:hAnsi="Times New Roman" w:cs="Times New Roman"/>
          <w:sz w:val="24"/>
          <w:szCs w:val="24"/>
        </w:rPr>
        <w:t>r</w:t>
      </w:r>
      <w:r w:rsidR="00EB71DF" w:rsidRPr="00327C02">
        <w:rPr>
          <w:rFonts w:ascii="Times New Roman" w:hAnsi="Times New Roman" w:cs="Times New Roman"/>
          <w:sz w:val="24"/>
          <w:szCs w:val="24"/>
        </w:rPr>
        <w:t xml:space="preserve"> manjše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240)</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2852BE"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Danes je n</w:t>
      </w:r>
      <w:r w:rsidRPr="00327C02">
        <w:rPr>
          <w:rFonts w:ascii="Times New Roman" w:hAnsi="Times New Roman" w:cs="Times New Roman"/>
          <w:sz w:val="24"/>
          <w:szCs w:val="24"/>
        </w:rPr>
        <w:t>apoved razpona projek</w:t>
      </w:r>
      <w:r w:rsidR="000F1C8C" w:rsidRPr="00327C02">
        <w:rPr>
          <w:rFonts w:ascii="Times New Roman" w:hAnsi="Times New Roman" w:cs="Times New Roman"/>
          <w:sz w:val="24"/>
          <w:szCs w:val="24"/>
        </w:rPr>
        <w:t xml:space="preserve">ta </w:t>
      </w:r>
      <w:r w:rsidRPr="00327C02">
        <w:rPr>
          <w:rFonts w:ascii="Times New Roman" w:hAnsi="Times New Roman" w:cs="Times New Roman"/>
          <w:sz w:val="24"/>
          <w:szCs w:val="24"/>
        </w:rPr>
        <w:t xml:space="preserve">skoraj nemogoča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{"citationID":"i0CnNtLs","properties":{"formattedCitation":"(Kanode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 555)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nekaterih primerih lahko projekt vključuje tudi do tisoč ljudi in lahko traja več let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00D91679" w:rsidRPr="00327C02">
        <w:rPr>
          <w:rFonts w:ascii="Times New Roman" w:hAnsi="Times New Roman" w:cs="Times New Roman"/>
          <w:sz w:val="24"/>
          <w:szCs w:val="24"/>
        </w:rPr>
        <w:t>Težavnost se lahko le še stopnjuje</w:t>
      </w:r>
      <w:r w:rsidRPr="00327C02">
        <w:rPr>
          <w:rFonts w:ascii="Times New Roman" w:hAnsi="Times New Roman" w:cs="Times New Roman"/>
          <w:sz w:val="24"/>
          <w:szCs w:val="24"/>
        </w:rPr>
        <w:t xml:space="preserve">, če so ekipe geografsko razdeljene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2014)","dontUpdate":true},"citationItems":[{"id":"bm6ksYnh/6uMdT5IW","uris":["http://zotero.org/users/local/JVXXncel/items/R3WPFDRR"],"uri":["http://zotero.org/users/local/JVXXncel/items/R3WPFDRR"],"itemData":{"id":"bm6ksYnh/6uMdT5IW","type":"paper-conference","title":"Software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 182)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0A57A9" w:rsidRPr="00327C02">
        <w:rPr>
          <w:rFonts w:ascii="Times New Roman" w:hAnsi="Times New Roman" w:cs="Times New Roman"/>
          <w:sz w:val="24"/>
          <w:szCs w:val="24"/>
        </w:rPr>
        <w:t xml:space="preserve"> </w:t>
      </w:r>
      <w:r w:rsidR="00F059F7" w:rsidRPr="00327C02">
        <w:rPr>
          <w:rFonts w:ascii="Times New Roman" w:hAnsi="Times New Roman" w:cs="Times New Roman"/>
          <w:sz w:val="24"/>
          <w:szCs w:val="24"/>
        </w:rPr>
        <w:t>Igre so oblikovane s strani ekip izkušenih posameznikov, ki</w:t>
      </w:r>
      <w:r w:rsidR="00DE7DB6" w:rsidRPr="00327C02">
        <w:rPr>
          <w:rFonts w:ascii="Times New Roman" w:hAnsi="Times New Roman" w:cs="Times New Roman"/>
          <w:sz w:val="24"/>
          <w:szCs w:val="24"/>
        </w:rPr>
        <w:t xml:space="preserve"> lahko</w:t>
      </w:r>
      <w:r w:rsidR="00F059F7" w:rsidRPr="00327C02">
        <w:rPr>
          <w:rFonts w:ascii="Times New Roman" w:hAnsi="Times New Roman" w:cs="Times New Roman"/>
          <w:sz w:val="24"/>
          <w:szCs w:val="24"/>
        </w:rPr>
        <w:t xml:space="preserve"> </w:t>
      </w:r>
      <w:r w:rsidR="001F4A4C" w:rsidRPr="00327C02">
        <w:rPr>
          <w:rFonts w:ascii="Times New Roman" w:hAnsi="Times New Roman" w:cs="Times New Roman"/>
          <w:sz w:val="24"/>
          <w:szCs w:val="24"/>
        </w:rPr>
        <w:t>v</w:t>
      </w:r>
      <w:r w:rsidR="009B3AF3" w:rsidRPr="00327C02">
        <w:rPr>
          <w:rFonts w:ascii="Times New Roman" w:hAnsi="Times New Roman" w:cs="Times New Roman"/>
          <w:sz w:val="24"/>
          <w:szCs w:val="24"/>
        </w:rPr>
        <w:t>ključuje</w:t>
      </w:r>
      <w:r w:rsidR="001F4A4C" w:rsidRPr="00327C02">
        <w:rPr>
          <w:rFonts w:ascii="Times New Roman" w:hAnsi="Times New Roman" w:cs="Times New Roman"/>
          <w:sz w:val="24"/>
          <w:szCs w:val="24"/>
        </w:rPr>
        <w:t>jo</w:t>
      </w:r>
      <w:r w:rsidR="00DE7DB6" w:rsidRPr="00327C02">
        <w:rPr>
          <w:rFonts w:ascii="Times New Roman" w:hAnsi="Times New Roman" w:cs="Times New Roman"/>
          <w:sz w:val="24"/>
          <w:szCs w:val="24"/>
        </w:rPr>
        <w:t xml:space="preserve"> </w:t>
      </w:r>
      <w:r w:rsidR="00D04D83" w:rsidRPr="00327C02">
        <w:rPr>
          <w:rFonts w:ascii="Times New Roman" w:hAnsi="Times New Roman" w:cs="Times New Roman"/>
          <w:sz w:val="24"/>
          <w:szCs w:val="24"/>
        </w:rPr>
        <w:t xml:space="preserve">več visoko </w:t>
      </w:r>
      <w:r w:rsidR="009B3AF3" w:rsidRPr="00327C02">
        <w:rPr>
          <w:rFonts w:ascii="Times New Roman" w:hAnsi="Times New Roman" w:cs="Times New Roman"/>
          <w:sz w:val="24"/>
          <w:szCs w:val="24"/>
        </w:rPr>
        <w:t>usposobljenih str</w:t>
      </w:r>
      <w:r w:rsidR="00E02C9E" w:rsidRPr="00327C02">
        <w:rPr>
          <w:rFonts w:ascii="Times New Roman" w:hAnsi="Times New Roman" w:cs="Times New Roman"/>
          <w:sz w:val="24"/>
          <w:szCs w:val="24"/>
        </w:rPr>
        <w:t>okovnjakov z različnih področij, računalništva, umetnosti, medij</w:t>
      </w:r>
      <w:r w:rsidR="00C0665D" w:rsidRPr="00327C02">
        <w:rPr>
          <w:rFonts w:ascii="Times New Roman" w:hAnsi="Times New Roman" w:cs="Times New Roman"/>
          <w:sz w:val="24"/>
          <w:szCs w:val="24"/>
        </w:rPr>
        <w:t xml:space="preserve">skega oblikovanja, </w:t>
      </w:r>
      <w:r w:rsidR="007C775D" w:rsidRPr="00327C02">
        <w:rPr>
          <w:rFonts w:ascii="Times New Roman" w:hAnsi="Times New Roman" w:cs="Times New Roman"/>
          <w:sz w:val="24"/>
          <w:szCs w:val="24"/>
        </w:rPr>
        <w:t xml:space="preserve">poslovanja </w:t>
      </w:r>
      <w:r w:rsidR="00EC67B3">
        <w:rPr>
          <w:rFonts w:ascii="Times New Roman" w:hAnsi="Times New Roman" w:cs="Times New Roman"/>
          <w:sz w:val="24"/>
          <w:szCs w:val="24"/>
        </w:rPr>
        <w:t>(prav tam)</w:t>
      </w:r>
      <w:r w:rsidR="00C0665D" w:rsidRPr="00327C02">
        <w:rPr>
          <w:rFonts w:ascii="Times New Roman" w:hAnsi="Times New Roman" w:cs="Times New Roman"/>
          <w:sz w:val="24"/>
          <w:szCs w:val="24"/>
        </w:rPr>
        <w:t xml:space="preserve"> in izobraževanja </w:t>
      </w:r>
      <w:r w:rsidR="00C0665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{"citationID":"Dj6jz218","properties":{"formattedCitation":"(Aslan in Balci 2015a, 307)","plainCitation":"(Aslan in Balci 2015a,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2015a, 307)</w:t>
      </w:r>
      <w:r w:rsidR="00C0665D"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 xml:space="preserve">. </w:t>
      </w:r>
      <w:r w:rsidR="00241BAD" w:rsidRPr="00327C02">
        <w:rPr>
          <w:rFonts w:ascii="Times New Roman" w:hAnsi="Times New Roman" w:cs="Times New Roman"/>
          <w:sz w:val="24"/>
          <w:szCs w:val="24"/>
        </w:rPr>
        <w:t xml:space="preserve">Za načrtovanje in upravljanje </w:t>
      </w:r>
      <w:r w:rsidR="00F639F6" w:rsidRPr="00327C02">
        <w:rPr>
          <w:rFonts w:ascii="Times New Roman" w:hAnsi="Times New Roman" w:cs="Times New Roman"/>
          <w:sz w:val="24"/>
          <w:szCs w:val="24"/>
        </w:rPr>
        <w:t>tako</w:t>
      </w:r>
      <w:r w:rsidR="00241BAD" w:rsidRPr="00327C02">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{"citationID":"jR4AkpqN","properties":{"formattedCitation":"(Aslan in Balci 2015)","plainCitation":"(Aslan in Balci 2015)","dontUpdate":true},"citationItems":[{"id":37,"uris":["http://zotero.org/users/local/JVXXncel/items/U94XLBBT"],"uri":["http://zotero.org/users/local/JVXXncel/items/U94XLBBT"],"itemData":{"id":37,"type":"article-journal","title":"GAMED: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327C02">
        <w:rPr>
          <w:rFonts w:ascii="Times New Roman" w:hAnsi="Times New Roman" w:cs="Times New Roman"/>
          <w:sz w:val="24"/>
          <w:szCs w:val="24"/>
        </w:rPr>
        <w:fldChar w:fldCharType="separate"/>
      </w:r>
      <w:r w:rsidR="00241BAD" w:rsidRPr="00327C02">
        <w:rPr>
          <w:rFonts w:ascii="Times New Roman" w:hAnsi="Times New Roman" w:cs="Times New Roman"/>
          <w:sz w:val="24"/>
        </w:rPr>
        <w:t>(Aslan in Balci 2015</w:t>
      </w:r>
      <w:r w:rsidR="00CA4E1D" w:rsidRPr="00327C02">
        <w:rPr>
          <w:rFonts w:ascii="Times New Roman" w:hAnsi="Times New Roman" w:cs="Times New Roman"/>
          <w:sz w:val="24"/>
        </w:rPr>
        <w:t>, 307</w:t>
      </w:r>
      <w:r w:rsidR="00241BAD" w:rsidRPr="00327C02">
        <w:rPr>
          <w:rFonts w:ascii="Times New Roman" w:hAnsi="Times New Roman" w:cs="Times New Roman"/>
          <w:sz w:val="24"/>
        </w:rPr>
        <w:t>)</w:t>
      </w:r>
      <w:r w:rsidR="00241BAD" w:rsidRPr="00327C02">
        <w:rPr>
          <w:rFonts w:ascii="Times New Roman" w:hAnsi="Times New Roman" w:cs="Times New Roman"/>
          <w:sz w:val="24"/>
          <w:szCs w:val="24"/>
        </w:rPr>
        <w:fldChar w:fldCharType="end"/>
      </w:r>
      <w:r w:rsidR="002D32AD" w:rsidRPr="00327C02">
        <w:rPr>
          <w:rFonts w:ascii="Times New Roman" w:hAnsi="Times New Roman" w:cs="Times New Roman"/>
          <w:sz w:val="24"/>
          <w:szCs w:val="24"/>
        </w:rPr>
        <w:t>.</w:t>
      </w:r>
      <w:r w:rsidR="00F70365" w:rsidRPr="00327C02">
        <w:rPr>
          <w:rFonts w:ascii="Times New Roman" w:hAnsi="Times New Roman" w:cs="Times New Roman"/>
          <w:sz w:val="24"/>
          <w:szCs w:val="24"/>
        </w:rPr>
        <w:t xml:space="preserve"> </w:t>
      </w:r>
      <w:r w:rsidR="007B2AF8" w:rsidRPr="00327C02">
        <w:rPr>
          <w:rFonts w:ascii="Times New Roman" w:hAnsi="Times New Roman" w:cs="Times New Roman"/>
          <w:sz w:val="24"/>
          <w:szCs w:val="24"/>
        </w:rPr>
        <w:t>Čeprav so bile določene dobre prakse prevzete od tradiciona</w:t>
      </w:r>
      <w:r w:rsidR="00EF6E42" w:rsidRPr="00327C02">
        <w:rPr>
          <w:rFonts w:ascii="Times New Roman" w:hAnsi="Times New Roman" w:cs="Times New Roman"/>
          <w:sz w:val="24"/>
          <w:szCs w:val="24"/>
        </w:rPr>
        <w:t xml:space="preserve">lnega razvoja programske opreme </w:t>
      </w:r>
      <w:r w:rsidR="004C2C08" w:rsidRPr="00327C02">
        <w:rPr>
          <w:rFonts w:ascii="Times New Roman" w:hAnsi="Times New Roman" w:cs="Times New Roman"/>
          <w:sz w:val="24"/>
          <w:szCs w:val="24"/>
        </w:rPr>
        <w:t>se te</w:t>
      </w:r>
      <w:r w:rsidR="004F5451" w:rsidRPr="00327C02">
        <w:rPr>
          <w:rFonts w:ascii="Times New Roman" w:hAnsi="Times New Roman" w:cs="Times New Roman"/>
          <w:sz w:val="24"/>
          <w:szCs w:val="24"/>
        </w:rPr>
        <w:t xml:space="preserve"> razlikuje</w:t>
      </w:r>
      <w:r w:rsidR="004C2C08" w:rsidRPr="00327C02">
        <w:rPr>
          <w:rFonts w:ascii="Times New Roman" w:hAnsi="Times New Roman" w:cs="Times New Roman"/>
          <w:sz w:val="24"/>
          <w:szCs w:val="24"/>
        </w:rPr>
        <w:t>jo</w:t>
      </w:r>
      <w:r w:rsidR="004F5451" w:rsidRPr="00327C02">
        <w:rPr>
          <w:rFonts w:ascii="Times New Roman" w:hAnsi="Times New Roman" w:cs="Times New Roman"/>
          <w:sz w:val="24"/>
          <w:szCs w:val="24"/>
        </w:rPr>
        <w:t xml:space="preserve"> od </w:t>
      </w:r>
      <w:r w:rsidR="00567EBA" w:rsidRPr="00327C02">
        <w:rPr>
          <w:rFonts w:ascii="Times New Roman" w:hAnsi="Times New Roman" w:cs="Times New Roman"/>
          <w:sz w:val="24"/>
          <w:szCs w:val="24"/>
        </w:rPr>
        <w:t>razvoja iger</w:t>
      </w:r>
      <w:r w:rsidR="0004004C" w:rsidRPr="00327C02">
        <w:rPr>
          <w:rFonts w:ascii="Times New Roman" w:hAnsi="Times New Roman" w:cs="Times New Roman"/>
          <w:sz w:val="24"/>
          <w:szCs w:val="24"/>
        </w:rPr>
        <w:t xml:space="preserve"> </w:t>
      </w:r>
      <w:r w:rsidR="0004004C"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{"citationID":"htrA2XjQ","properties":{"formattedCitation":"{\\rtf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04004C" w:rsidRPr="00327C02">
        <w:rPr>
          <w:rFonts w:ascii="Times New Roman" w:hAnsi="Times New Roman" w:cs="Times New Roman"/>
          <w:sz w:val="24"/>
          <w:szCs w:val="24"/>
        </w:rPr>
        <w:fldChar w:fldCharType="end"/>
      </w:r>
      <w:r w:rsidR="0010307E" w:rsidRPr="00327C02">
        <w:rPr>
          <w:rFonts w:ascii="Times New Roman" w:hAnsi="Times New Roman" w:cs="Times New Roman"/>
          <w:sz w:val="24"/>
          <w:szCs w:val="24"/>
        </w:rPr>
        <w:t>.</w:t>
      </w:r>
      <w:r w:rsidR="00C34577"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t>V razvoju iger je močno vključeno ustvarjanje kreativnih vsebin</w:t>
      </w:r>
      <w:r w:rsidR="00AB39AA" w:rsidRPr="00327C02">
        <w:rPr>
          <w:rFonts w:ascii="Times New Roman" w:hAnsi="Times New Roman" w:cs="Times New Roman"/>
          <w:sz w:val="24"/>
          <w:szCs w:val="24"/>
        </w:rPr>
        <w:t>, ki definirajo izgled</w:t>
      </w:r>
      <w:r w:rsidR="00B86266" w:rsidRPr="00327C02">
        <w:rPr>
          <w:rFonts w:ascii="Times New Roman" w:hAnsi="Times New Roman" w:cs="Times New Roman"/>
          <w:sz w:val="24"/>
          <w:szCs w:val="24"/>
        </w:rPr>
        <w:t xml:space="preserve"> igre</w:t>
      </w:r>
      <w:r w:rsidR="009C4A40"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fldChar w:fldCharType="begin"/>
      </w:r>
      <w:r w:rsidR="009C4A40" w:rsidRPr="00327C02">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327C02">
        <w:rPr>
          <w:rFonts w:ascii="Times New Roman" w:hAnsi="Times New Roman" w:cs="Times New Roman"/>
          <w:sz w:val="24"/>
          <w:szCs w:val="24"/>
        </w:rPr>
        <w:fldChar w:fldCharType="separate"/>
      </w:r>
      <w:r w:rsidR="009C4A40" w:rsidRPr="00327C02">
        <w:rPr>
          <w:rFonts w:ascii="Times New Roman" w:hAnsi="Times New Roman" w:cs="Times New Roman"/>
          <w:sz w:val="24"/>
          <w:szCs w:val="24"/>
        </w:rPr>
        <w:t>(Aktaş in Orçun 2016, 249)</w:t>
      </w:r>
      <w:r w:rsidR="009C4A40"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6920EE" w:rsidRPr="00327C02">
        <w:rPr>
          <w:rFonts w:ascii="Times New Roman" w:hAnsi="Times New Roman" w:cs="Times New Roman"/>
          <w:sz w:val="24"/>
          <w:szCs w:val="24"/>
        </w:rPr>
        <w:t xml:space="preserve"> </w:t>
      </w:r>
      <w:r w:rsidR="007D6545" w:rsidRPr="00327C02">
        <w:rPr>
          <w:rFonts w:ascii="Times New Roman" w:hAnsi="Times New Roman" w:cs="Times New Roman"/>
          <w:sz w:val="24"/>
          <w:szCs w:val="24"/>
        </w:rPr>
        <w:t>Vizualna podoba igre je emocionalna pogodba</w:t>
      </w:r>
      <w:r w:rsidR="007D6545" w:rsidRPr="00327C02">
        <w:rPr>
          <w:rStyle w:val="Sprotnaopomba-sklic"/>
          <w:rFonts w:ascii="Times New Roman" w:hAnsi="Times New Roman" w:cs="Times New Roman"/>
          <w:sz w:val="24"/>
          <w:szCs w:val="24"/>
        </w:rPr>
        <w:footnoteReference w:id="3"/>
      </w:r>
      <w:r w:rsidR="007D6545" w:rsidRPr="00327C02">
        <w:rPr>
          <w:rFonts w:ascii="Times New Roman" w:hAnsi="Times New Roman" w:cs="Times New Roman"/>
          <w:sz w:val="24"/>
          <w:szCs w:val="24"/>
        </w:rPr>
        <w:t xml:space="preserve"> formulirana med oblikovalcem, raz</w:t>
      </w:r>
      <w:r w:rsidR="008159E7">
        <w:rPr>
          <w:rFonts w:ascii="Times New Roman" w:hAnsi="Times New Roman" w:cs="Times New Roman"/>
          <w:sz w:val="24"/>
          <w:szCs w:val="24"/>
        </w:rPr>
        <w:t xml:space="preserve">vijalcem in končnim uporabnikom </w:t>
      </w:r>
      <w:r w:rsidR="007D6545" w:rsidRPr="00327C02">
        <w:rPr>
          <w:rFonts w:ascii="Times New Roman" w:hAnsi="Times New Roman" w:cs="Times New Roman"/>
          <w:sz w:val="24"/>
          <w:szCs w:val="24"/>
        </w:rPr>
        <w:fldChar w:fldCharType="begin"/>
      </w:r>
      <w:r w:rsidR="007D6545" w:rsidRPr="00327C02">
        <w:rPr>
          <w:rFonts w:ascii="Times New Roman" w:hAnsi="Times New Roman" w:cs="Times New Roman"/>
          <w:sz w:val="24"/>
          <w:szCs w:val="24"/>
        </w:rPr>
        <w:instrText xml:space="preserve"> ADDIN ZOTERO_ITEM CSL_CITATION {"citationID":"D2aif3Fy","properties":{"formattedCitation":"{\\rtf (O\\uc0\\u8217{}Hagan in O\\uc0\\u8217{}Connor 2015, 14)}","plainCitation":"(O’Hagan in O’Connor 2015, 14)"},"citationItems":[{"id":241,"uris":["http://zotero.org/users/local/1VrTeLcH/items/BQAEW3AI"],"uri":["http://zotero.org/users/local/1VrTeLcH/items/BQAEW3AI"],"itemData":{"id":241,"type":"paper-conference","title":"Towards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V."}],"issued":{"date-parts":[["2015",9,30]]},"accessed":{"date-parts":[["2017",11,8]]}},"locator":"14"}],"schema":"https://github.com/citation-style-language/schema/raw/master/csl-citation.json"} </w:instrText>
      </w:r>
      <w:r w:rsidR="007D6545" w:rsidRPr="00327C02">
        <w:rPr>
          <w:rFonts w:ascii="Times New Roman" w:hAnsi="Times New Roman" w:cs="Times New Roman"/>
          <w:sz w:val="24"/>
          <w:szCs w:val="24"/>
        </w:rPr>
        <w:fldChar w:fldCharType="separate"/>
      </w:r>
      <w:r w:rsidR="007D6545" w:rsidRPr="00327C02">
        <w:rPr>
          <w:rFonts w:ascii="Times New Roman" w:hAnsi="Times New Roman" w:cs="Times New Roman"/>
          <w:sz w:val="24"/>
          <w:szCs w:val="24"/>
        </w:rPr>
        <w:t>(O’Hagan in O’</w:t>
      </w:r>
      <w:r w:rsidR="000916A2" w:rsidRPr="00327C02">
        <w:rPr>
          <w:rFonts w:ascii="Times New Roman" w:hAnsi="Times New Roman" w:cs="Times New Roman"/>
          <w:sz w:val="24"/>
          <w:szCs w:val="24"/>
        </w:rPr>
        <w:t xml:space="preserve">Connor 2015, </w:t>
      </w:r>
      <w:r w:rsidR="007D6545" w:rsidRPr="00327C02">
        <w:rPr>
          <w:rFonts w:ascii="Times New Roman" w:hAnsi="Times New Roman" w:cs="Times New Roman"/>
          <w:sz w:val="24"/>
          <w:szCs w:val="24"/>
        </w:rPr>
        <w:t>15)</w:t>
      </w:r>
      <w:r w:rsidR="007D6545"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A73068" w:rsidRPr="00327C02">
        <w:rPr>
          <w:rFonts w:ascii="Times New Roman" w:hAnsi="Times New Roman" w:cs="Times New Roman"/>
          <w:sz w:val="24"/>
          <w:szCs w:val="24"/>
        </w:rPr>
        <w:t xml:space="preserve"> V</w:t>
      </w:r>
      <w:r w:rsidR="004036C1" w:rsidRPr="00327C02">
        <w:rPr>
          <w:rFonts w:ascii="Times New Roman" w:hAnsi="Times New Roman" w:cs="Times New Roman"/>
          <w:sz w:val="24"/>
          <w:szCs w:val="24"/>
        </w:rPr>
        <w:t>endar igre</w:t>
      </w:r>
      <w:r w:rsidR="0062426F"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niso </w:t>
      </w:r>
      <w:r w:rsidR="000940A3" w:rsidRPr="00327C02">
        <w:rPr>
          <w:rFonts w:ascii="Times New Roman" w:hAnsi="Times New Roman" w:cs="Times New Roman"/>
          <w:sz w:val="24"/>
          <w:szCs w:val="24"/>
        </w:rPr>
        <w:t>povsem</w:t>
      </w:r>
      <w:r w:rsidR="00332916" w:rsidRPr="00327C02">
        <w:rPr>
          <w:rFonts w:ascii="Times New Roman" w:hAnsi="Times New Roman" w:cs="Times New Roman"/>
          <w:sz w:val="24"/>
          <w:szCs w:val="24"/>
        </w:rPr>
        <w:t xml:space="preserve"> le</w:t>
      </w:r>
      <w:r w:rsidR="000940A3" w:rsidRPr="00327C02">
        <w:rPr>
          <w:rFonts w:ascii="Times New Roman" w:hAnsi="Times New Roman" w:cs="Times New Roman"/>
          <w:sz w:val="24"/>
          <w:szCs w:val="24"/>
        </w:rPr>
        <w:t xml:space="preserve"> umetnost kot tudi ne </w:t>
      </w:r>
      <w:r w:rsidR="004036C1" w:rsidRPr="00327C02">
        <w:rPr>
          <w:rFonts w:ascii="Times New Roman" w:hAnsi="Times New Roman" w:cs="Times New Roman"/>
          <w:sz w:val="24"/>
          <w:szCs w:val="24"/>
        </w:rPr>
        <w:t>produ</w:t>
      </w:r>
      <w:r w:rsidR="00A65655" w:rsidRPr="00327C02">
        <w:rPr>
          <w:rFonts w:ascii="Times New Roman" w:hAnsi="Times New Roman" w:cs="Times New Roman"/>
          <w:sz w:val="24"/>
          <w:szCs w:val="24"/>
        </w:rPr>
        <w:t xml:space="preserve">kt popolnega inženiringa. </w:t>
      </w:r>
      <w:r w:rsidR="004036C1" w:rsidRPr="00327C02">
        <w:rPr>
          <w:rFonts w:ascii="Times New Roman" w:hAnsi="Times New Roman" w:cs="Times New Roman"/>
          <w:sz w:val="24"/>
          <w:szCs w:val="24"/>
        </w:rPr>
        <w:t>Razvoj igre je bolj po</w:t>
      </w:r>
      <w:r w:rsidR="00AA41AB" w:rsidRPr="00327C02">
        <w:rPr>
          <w:rFonts w:ascii="Times New Roman" w:hAnsi="Times New Roman" w:cs="Times New Roman"/>
          <w:sz w:val="24"/>
          <w:szCs w:val="24"/>
        </w:rPr>
        <w:t>doben</w:t>
      </w:r>
      <w:r w:rsidR="000B4CEF" w:rsidRPr="00327C02">
        <w:rPr>
          <w:rFonts w:ascii="Times New Roman" w:hAnsi="Times New Roman" w:cs="Times New Roman"/>
          <w:sz w:val="24"/>
          <w:szCs w:val="24"/>
        </w:rPr>
        <w:t xml:space="preserve"> ustvarjanju izdelka </w:t>
      </w:r>
      <w:r w:rsidR="004036C1" w:rsidRPr="00327C02">
        <w:rPr>
          <w:rFonts w:ascii="Times New Roman" w:hAnsi="Times New Roman" w:cs="Times New Roman"/>
          <w:sz w:val="24"/>
          <w:szCs w:val="24"/>
        </w:rPr>
        <w:t>s prepletanjem aspektov</w:t>
      </w:r>
      <w:r w:rsidR="00E531FC"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umetnosti, </w:t>
      </w:r>
      <w:r w:rsidR="004456DD" w:rsidRPr="00327C02">
        <w:rPr>
          <w:rFonts w:ascii="Times New Roman" w:hAnsi="Times New Roman" w:cs="Times New Roman"/>
          <w:sz w:val="24"/>
          <w:szCs w:val="24"/>
        </w:rPr>
        <w:t xml:space="preserve">glasbe, programiranja, igranja in </w:t>
      </w:r>
      <w:r w:rsidR="004036C1" w:rsidRPr="00327C02">
        <w:rPr>
          <w:rFonts w:ascii="Times New Roman" w:hAnsi="Times New Roman" w:cs="Times New Roman"/>
          <w:sz w:val="24"/>
          <w:szCs w:val="24"/>
        </w:rPr>
        <w:t>poslovnega upravljanja</w:t>
      </w:r>
      <w:r w:rsidR="00110704"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327C02">
        <w:rPr>
          <w:rFonts w:ascii="Times New Roman" w:hAnsi="Times New Roman" w:cs="Times New Roman"/>
          <w:sz w:val="24"/>
          <w:szCs w:val="24"/>
        </w:rPr>
        <w:fldChar w:fldCharType="separate"/>
      </w:r>
      <w:r w:rsidR="00A45A39" w:rsidRPr="00327C02">
        <w:rPr>
          <w:rFonts w:ascii="Times New Roman" w:hAnsi="Times New Roman" w:cs="Times New Roman"/>
          <w:sz w:val="24"/>
        </w:rPr>
        <w:t>(Ramadan in Widyani 2013</w:t>
      </w:r>
      <w:r w:rsidR="00666544" w:rsidRPr="00327C02">
        <w:rPr>
          <w:rFonts w:ascii="Times New Roman" w:hAnsi="Times New Roman" w:cs="Times New Roman"/>
          <w:sz w:val="24"/>
        </w:rPr>
        <w:t>, 95)</w:t>
      </w:r>
      <w:r w:rsidR="004036C1"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w:t>
      </w:r>
      <w:r w:rsidR="00767D4C" w:rsidRPr="00327C02">
        <w:rPr>
          <w:rFonts w:ascii="Times New Roman" w:hAnsi="Times New Roman" w:cs="Times New Roman"/>
          <w:sz w:val="24"/>
          <w:szCs w:val="24"/>
        </w:rPr>
        <w:t xml:space="preserve"> </w:t>
      </w:r>
      <w:r w:rsidR="00567EBA" w:rsidRPr="00327C02">
        <w:rPr>
          <w:rFonts w:ascii="Times New Roman" w:hAnsi="Times New Roman" w:cs="Times New Roman"/>
          <w:sz w:val="24"/>
          <w:szCs w:val="24"/>
        </w:rPr>
        <w:t xml:space="preserve">Igre </w:t>
      </w:r>
      <w:r w:rsidR="002304AD" w:rsidRPr="00327C02">
        <w:rPr>
          <w:rFonts w:ascii="Times New Roman" w:hAnsi="Times New Roman" w:cs="Times New Roman"/>
          <w:sz w:val="24"/>
          <w:szCs w:val="24"/>
        </w:rPr>
        <w:t>bolj stremijo k proizvajanju uporabniške izkušnje kot uporabnosti.</w:t>
      </w:r>
      <w:r w:rsidR="003D016F" w:rsidRPr="00327C02">
        <w:rPr>
          <w:rFonts w:ascii="Times New Roman" w:hAnsi="Times New Roman" w:cs="Times New Roman"/>
          <w:sz w:val="24"/>
          <w:szCs w:val="24"/>
        </w:rPr>
        <w:t xml:space="preserve"> </w:t>
      </w:r>
      <w:r w:rsidR="003D016F"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{"citationID":"FpsQzT1B","properties":{"formattedCitation":"{\\rtf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3D016F" w:rsidRPr="00327C02">
        <w:rPr>
          <w:rFonts w:ascii="Times New Roman" w:hAnsi="Times New Roman" w:cs="Times New Roman"/>
          <w:sz w:val="24"/>
          <w:szCs w:val="24"/>
        </w:rPr>
        <w:fldChar w:fldCharType="end"/>
      </w:r>
      <w:r w:rsidR="003D016F" w:rsidRPr="00327C02">
        <w:rPr>
          <w:rFonts w:ascii="Times New Roman" w:hAnsi="Times New Roman" w:cs="Times New Roman"/>
          <w:sz w:val="24"/>
          <w:szCs w:val="24"/>
        </w:rPr>
        <w:t xml:space="preserve">. </w:t>
      </w:r>
      <w:r w:rsidR="009C2635" w:rsidRPr="00327C02">
        <w:rPr>
          <w:rFonts w:ascii="Times New Roman" w:hAnsi="Times New Roman" w:cs="Times New Roman"/>
          <w:sz w:val="24"/>
          <w:szCs w:val="24"/>
        </w:rPr>
        <w:t>Poudarek</w:t>
      </w:r>
      <w:r w:rsidR="00567EBA" w:rsidRPr="00327C02">
        <w:rPr>
          <w:rFonts w:ascii="Times New Roman" w:hAnsi="Times New Roman" w:cs="Times New Roman"/>
          <w:sz w:val="24"/>
          <w:szCs w:val="24"/>
        </w:rPr>
        <w:t xml:space="preserve"> je</w:t>
      </w:r>
      <w:r w:rsidR="009C2635" w:rsidRPr="00327C02">
        <w:rPr>
          <w:rFonts w:ascii="Times New Roman" w:hAnsi="Times New Roman" w:cs="Times New Roman"/>
          <w:sz w:val="24"/>
          <w:szCs w:val="24"/>
        </w:rPr>
        <w:t xml:space="preserve"> na evalv</w:t>
      </w:r>
      <w:r w:rsidR="003615BF" w:rsidRPr="00327C02">
        <w:rPr>
          <w:rFonts w:ascii="Times New Roman" w:hAnsi="Times New Roman" w:cs="Times New Roman"/>
          <w:sz w:val="24"/>
          <w:szCs w:val="24"/>
        </w:rPr>
        <w:t xml:space="preserve">aciji uporabniške izkušnje </w:t>
      </w:r>
      <w:r w:rsidR="009C2635" w:rsidRPr="00327C02">
        <w:rPr>
          <w:rFonts w:ascii="Times New Roman" w:hAnsi="Times New Roman" w:cs="Times New Roman"/>
          <w:sz w:val="24"/>
          <w:szCs w:val="24"/>
        </w:rPr>
        <w:t>in uporab</w:t>
      </w:r>
      <w:r w:rsidR="00292902" w:rsidRPr="00327C02">
        <w:rPr>
          <w:rFonts w:ascii="Times New Roman" w:hAnsi="Times New Roman" w:cs="Times New Roman"/>
          <w:sz w:val="24"/>
          <w:szCs w:val="24"/>
        </w:rPr>
        <w:t>o</w:t>
      </w:r>
      <w:r w:rsidR="009C2635" w:rsidRPr="00327C02">
        <w:rPr>
          <w:rFonts w:ascii="Times New Roman" w:hAnsi="Times New Roman" w:cs="Times New Roman"/>
          <w:sz w:val="24"/>
          <w:szCs w:val="24"/>
        </w:rPr>
        <w:t xml:space="preserve"> povratnih</w:t>
      </w:r>
      <w:r w:rsidR="00A645C5" w:rsidRPr="00327C02">
        <w:rPr>
          <w:rFonts w:ascii="Times New Roman" w:hAnsi="Times New Roman" w:cs="Times New Roman"/>
          <w:sz w:val="24"/>
          <w:szCs w:val="24"/>
        </w:rPr>
        <w:t xml:space="preserve"> informacij</w:t>
      </w:r>
      <w:r w:rsidR="0011772D"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t>ki nato vodi</w:t>
      </w:r>
      <w:r w:rsidR="009C2635" w:rsidRPr="00327C02">
        <w:rPr>
          <w:rFonts w:ascii="Times New Roman" w:hAnsi="Times New Roman" w:cs="Times New Roman"/>
          <w:sz w:val="24"/>
          <w:szCs w:val="24"/>
        </w:rPr>
        <w:t>jo</w:t>
      </w:r>
      <w:r w:rsidR="003302E5" w:rsidRPr="00327C02">
        <w:rPr>
          <w:rFonts w:ascii="Times New Roman" w:hAnsi="Times New Roman" w:cs="Times New Roman"/>
          <w:sz w:val="24"/>
          <w:szCs w:val="24"/>
        </w:rPr>
        <w:t xml:space="preserve"> tok iteracij </w:t>
      </w:r>
      <w:r w:rsidR="007E15C3" w:rsidRPr="00327C02">
        <w:rPr>
          <w:rFonts w:ascii="Times New Roman" w:hAnsi="Times New Roman" w:cs="Times New Roman"/>
          <w:sz w:val="24"/>
          <w:szCs w:val="24"/>
        </w:rPr>
        <w:t>razvoja</w:t>
      </w:r>
      <w:r w:rsidR="003302E5"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{"citationID":"ELU3YXI1","properties":{"formattedCitation":"{\\rtf (O\\uc0\\u8217{}Hagan, Coleman, in O\\uc0\\u8217{}Connor 2014a, 183)}","plainCitation":"(O’Hagan, Coleman, in O’Connor 2014a,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183)</w:t>
      </w:r>
      <w:r w:rsidR="003302E5" w:rsidRPr="00327C02">
        <w:rPr>
          <w:rFonts w:ascii="Times New Roman" w:hAnsi="Times New Roman" w:cs="Times New Roman"/>
          <w:sz w:val="24"/>
          <w:szCs w:val="24"/>
        </w:rPr>
        <w:fldChar w:fldCharType="end"/>
      </w:r>
      <w:r w:rsidR="0074181A" w:rsidRPr="00327C02">
        <w:rPr>
          <w:rFonts w:ascii="Times New Roman" w:hAnsi="Times New Roman" w:cs="Times New Roman"/>
          <w:sz w:val="24"/>
          <w:szCs w:val="24"/>
        </w:rPr>
        <w:t xml:space="preserve">. Pressman zagovarja, da so igre programska oprema, ki ponujajo zabavo </w:t>
      </w:r>
      <w:r w:rsidR="0074181A"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327C02">
        <w:rPr>
          <w:rFonts w:ascii="Times New Roman" w:hAnsi="Times New Roman" w:cs="Times New Roman"/>
          <w:sz w:val="24"/>
          <w:szCs w:val="24"/>
        </w:rPr>
        <w:fldChar w:fldCharType="separate"/>
      </w:r>
      <w:r w:rsidR="0074181A" w:rsidRPr="00327C02">
        <w:rPr>
          <w:rFonts w:ascii="Times New Roman" w:hAnsi="Times New Roman" w:cs="Times New Roman"/>
          <w:sz w:val="24"/>
        </w:rPr>
        <w:t>(Ramadan in Widyani 2013, 95)</w:t>
      </w:r>
      <w:r w:rsidR="0074181A" w:rsidRPr="00327C02">
        <w:rPr>
          <w:rFonts w:ascii="Times New Roman" w:hAnsi="Times New Roman" w:cs="Times New Roman"/>
          <w:sz w:val="24"/>
          <w:szCs w:val="24"/>
        </w:rPr>
        <w:fldChar w:fldCharType="end"/>
      </w:r>
      <w:r w:rsidR="00FF3234" w:rsidRPr="00327C02">
        <w:rPr>
          <w:rFonts w:ascii="Times New Roman" w:hAnsi="Times New Roman" w:cs="Times New Roman"/>
          <w:sz w:val="24"/>
          <w:szCs w:val="24"/>
        </w:rPr>
        <w:t xml:space="preserve">, vendar </w:t>
      </w:r>
      <w:r w:rsidR="00461314" w:rsidRPr="00327C02">
        <w:rPr>
          <w:rFonts w:ascii="Times New Roman" w:hAnsi="Times New Roman" w:cs="Times New Roman"/>
          <w:sz w:val="24"/>
          <w:szCs w:val="24"/>
        </w:rPr>
        <w:t>ni metode za določanje subjektivnega elementa zabave, na katero se osredotočajo oblikovalci iger.</w:t>
      </w:r>
      <w:r w:rsidR="00FF3234" w:rsidRPr="00327C02">
        <w:rPr>
          <w:rFonts w:ascii="Times New Roman" w:hAnsi="Times New Roman" w:cs="Times New Roman"/>
          <w:sz w:val="24"/>
          <w:szCs w:val="24"/>
        </w:rPr>
        <w:t xml:space="preserve"> Zato je razvoj iger toliko bolj kompleksen </w:t>
      </w:r>
      <w:r w:rsidR="00B918D7" w:rsidRPr="00327C02">
        <w:rPr>
          <w:rFonts w:ascii="Times New Roman" w:hAnsi="Times New Roman" w:cs="Times New Roman"/>
          <w:sz w:val="24"/>
          <w:szCs w:val="24"/>
        </w:rPr>
        <w:t>v nasprotju s tradicional</w:t>
      </w:r>
      <w:r w:rsidR="00FF3234" w:rsidRPr="00327C02">
        <w:rPr>
          <w:rFonts w:ascii="Times New Roman" w:hAnsi="Times New Roman" w:cs="Times New Roman"/>
          <w:sz w:val="24"/>
          <w:szCs w:val="24"/>
        </w:rPr>
        <w:t>n</w:t>
      </w:r>
      <w:r w:rsidR="00B918D7" w:rsidRPr="00327C02">
        <w:rPr>
          <w:rFonts w:ascii="Times New Roman" w:hAnsi="Times New Roman" w:cs="Times New Roman"/>
          <w:sz w:val="24"/>
          <w:szCs w:val="24"/>
        </w:rPr>
        <w:t>im</w:t>
      </w:r>
      <w:r w:rsidR="00FF3234" w:rsidRPr="00327C02">
        <w:rPr>
          <w:rFonts w:ascii="Times New Roman" w:hAnsi="Times New Roman" w:cs="Times New Roman"/>
          <w:sz w:val="24"/>
          <w:szCs w:val="24"/>
        </w:rPr>
        <w:t xml:space="preserve"> razvoj</w:t>
      </w:r>
      <w:r w:rsidR="00B918D7" w:rsidRPr="00327C02">
        <w:rPr>
          <w:rFonts w:ascii="Times New Roman" w:hAnsi="Times New Roman" w:cs="Times New Roman"/>
          <w:sz w:val="24"/>
          <w:szCs w:val="24"/>
        </w:rPr>
        <w:t>em</w:t>
      </w:r>
      <w:r w:rsidR="00FF3234" w:rsidRPr="00327C02">
        <w:rPr>
          <w:rFonts w:ascii="Times New Roman" w:hAnsi="Times New Roman" w:cs="Times New Roman"/>
          <w:sz w:val="24"/>
          <w:szCs w:val="24"/>
        </w:rPr>
        <w:t xml:space="preserve"> programske opreme.</w:t>
      </w:r>
      <w:r w:rsidR="00B918D7" w:rsidRPr="00327C02">
        <w:rPr>
          <w:rFonts w:ascii="Times New Roman" w:hAnsi="Times New Roman" w:cs="Times New Roman"/>
          <w:sz w:val="24"/>
          <w:szCs w:val="24"/>
        </w:rPr>
        <w:t xml:space="preserve"> </w:t>
      </w:r>
      <w:r w:rsidR="00461314" w:rsidRPr="00327C02">
        <w:rPr>
          <w:rFonts w:ascii="Times New Roman" w:hAnsi="Times New Roman" w:cs="Times New Roman"/>
          <w:sz w:val="24"/>
          <w:szCs w:val="24"/>
        </w:rPr>
        <w:t>Potrebno je razširiti</w:t>
      </w:r>
      <w:r w:rsidR="0034355E" w:rsidRPr="00327C02">
        <w:rPr>
          <w:rFonts w:ascii="Times New Roman" w:hAnsi="Times New Roman" w:cs="Times New Roman"/>
          <w:sz w:val="24"/>
          <w:szCs w:val="24"/>
        </w:rPr>
        <w:t xml:space="preserve"> podedovane</w:t>
      </w:r>
      <w:r w:rsidR="00461314" w:rsidRPr="00327C02">
        <w:rPr>
          <w:rFonts w:ascii="Times New Roman" w:hAnsi="Times New Roman" w:cs="Times New Roman"/>
          <w:sz w:val="24"/>
          <w:szCs w:val="24"/>
        </w:rPr>
        <w:t xml:space="preserve"> tradicionalne tehnike razvoja</w:t>
      </w:r>
      <w:r w:rsidR="0034355E" w:rsidRPr="00327C02">
        <w:rPr>
          <w:rFonts w:ascii="Times New Roman" w:hAnsi="Times New Roman" w:cs="Times New Roman"/>
          <w:sz w:val="24"/>
          <w:szCs w:val="24"/>
        </w:rPr>
        <w:t xml:space="preserve"> programske opreme</w:t>
      </w:r>
      <w:r w:rsidR="00461314" w:rsidRPr="00327C02">
        <w:rPr>
          <w:rFonts w:ascii="Times New Roman" w:hAnsi="Times New Roman" w:cs="Times New Roman"/>
          <w:sz w:val="24"/>
          <w:szCs w:val="24"/>
        </w:rPr>
        <w:t>, da bi lahko p</w:t>
      </w:r>
      <w:r w:rsidR="00463CC6" w:rsidRPr="00327C02">
        <w:rPr>
          <w:rFonts w:ascii="Times New Roman" w:hAnsi="Times New Roman" w:cs="Times New Roman"/>
          <w:sz w:val="24"/>
          <w:szCs w:val="24"/>
        </w:rPr>
        <w:t xml:space="preserve">odprli </w:t>
      </w:r>
      <w:r w:rsidR="00463CC6" w:rsidRPr="00327C02">
        <w:rPr>
          <w:rFonts w:ascii="Times New Roman" w:hAnsi="Times New Roman" w:cs="Times New Roman"/>
          <w:sz w:val="24"/>
          <w:szCs w:val="24"/>
        </w:rPr>
        <w:lastRenderedPageBreak/>
        <w:t xml:space="preserve">kreativni proces razvoja video </w:t>
      </w:r>
      <w:r w:rsidR="001A29C0">
        <w:rPr>
          <w:rFonts w:ascii="Times New Roman" w:hAnsi="Times New Roman" w:cs="Times New Roman"/>
          <w:sz w:val="24"/>
          <w:szCs w:val="24"/>
        </w:rPr>
        <w:t xml:space="preserve">iger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{"citationID":"hsHuk8e0","properties":{"formattedCitation":"{\\rtf (F\\uc0\\u225{}bio Petrillo in dr. 2009, 19)}","plainCitation":"(Fábio Petrillo in dr. 2009, 19)"},"citationItems":[{"id":878,"uris":["http://zotero.org/users/local/1VrTeLcH/items/7IJZ4ARP"],"uri":["http://zotero.org/users/local/1VrTeLcH/items/7IJZ4ARP"],"itemData":{"id":878,"type":"article-journal","title":"What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19)</w:t>
      </w:r>
      <w:r w:rsidR="001A29C0">
        <w:rPr>
          <w:rFonts w:ascii="Times New Roman" w:hAnsi="Times New Roman" w:cs="Times New Roman"/>
          <w:sz w:val="24"/>
          <w:szCs w:val="24"/>
        </w:rPr>
        <w:fldChar w:fldCharType="end"/>
      </w:r>
      <w:r w:rsidR="00AC5DA4" w:rsidRPr="00327C02">
        <w:rPr>
          <w:rFonts w:ascii="Times New Roman" w:hAnsi="Times New Roman" w:cs="Times New Roman"/>
          <w:sz w:val="24"/>
          <w:szCs w:val="24"/>
        </w:rPr>
        <w:t>.</w:t>
      </w:r>
      <w:r w:rsidR="00B67578"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R</w:t>
      </w:r>
      <w:r w:rsidR="005A4F32" w:rsidRPr="00327C02">
        <w:rPr>
          <w:rFonts w:ascii="Times New Roman" w:hAnsi="Times New Roman" w:cs="Times New Roman"/>
          <w:sz w:val="24"/>
          <w:szCs w:val="24"/>
        </w:rPr>
        <w:t>azvoj iger potrebuje specifične usmeritve</w:t>
      </w:r>
      <w:r w:rsidR="00884FDA" w:rsidRPr="00327C02">
        <w:rPr>
          <w:rFonts w:ascii="Times New Roman" w:hAnsi="Times New Roman" w:cs="Times New Roman"/>
          <w:sz w:val="24"/>
          <w:szCs w:val="24"/>
        </w:rPr>
        <w:t>,</w:t>
      </w:r>
      <w:r w:rsidR="00666544"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ki temeljijo na najboljših praksah in</w:t>
      </w:r>
      <w:r w:rsidR="00666544" w:rsidRPr="00327C02">
        <w:rPr>
          <w:rFonts w:ascii="Times New Roman" w:hAnsi="Times New Roman" w:cs="Times New Roman"/>
          <w:sz w:val="24"/>
          <w:szCs w:val="24"/>
        </w:rPr>
        <w:t xml:space="preserve"> ocenjevalni model za reševanje izzivov, s katerimi se soočajo</w:t>
      </w:r>
      <w:r w:rsidR="00E00D8E" w:rsidRPr="00327C02">
        <w:rPr>
          <w:rFonts w:ascii="Times New Roman" w:hAnsi="Times New Roman" w:cs="Times New Roman"/>
          <w:sz w:val="24"/>
          <w:szCs w:val="24"/>
        </w:rPr>
        <w:t xml:space="preserve"> razvijalci</w:t>
      </w:r>
      <w:r w:rsidR="00666544" w:rsidRPr="00327C02">
        <w:rPr>
          <w:rFonts w:ascii="Times New Roman" w:hAnsi="Times New Roman" w:cs="Times New Roman"/>
          <w:sz w:val="24"/>
          <w:szCs w:val="24"/>
        </w:rPr>
        <w:t xml:space="preserve"> pri izvajanju trenutnih procesov </w:t>
      </w:r>
      <w:r w:rsidR="00666544"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327C02">
        <w:rPr>
          <w:rFonts w:ascii="Times New Roman" w:hAnsi="Times New Roman" w:cs="Times New Roman"/>
          <w:sz w:val="24"/>
          <w:szCs w:val="24"/>
        </w:rPr>
        <w:fldChar w:fldCharType="separate"/>
      </w:r>
      <w:r w:rsidR="00666544" w:rsidRPr="00327C02">
        <w:rPr>
          <w:rFonts w:ascii="Times New Roman" w:hAnsi="Times New Roman" w:cs="Times New Roman"/>
          <w:sz w:val="24"/>
        </w:rPr>
        <w:t xml:space="preserve">(Ramadan in </w:t>
      </w:r>
      <w:r w:rsidR="000E6645" w:rsidRPr="00327C02">
        <w:rPr>
          <w:rFonts w:ascii="Times New Roman" w:hAnsi="Times New Roman" w:cs="Times New Roman"/>
          <w:sz w:val="24"/>
        </w:rPr>
        <w:t>Widyani 2013</w:t>
      </w:r>
      <w:r w:rsidR="00666544" w:rsidRPr="00327C02">
        <w:rPr>
          <w:rFonts w:ascii="Times New Roman" w:hAnsi="Times New Roman" w:cs="Times New Roman"/>
          <w:sz w:val="24"/>
        </w:rPr>
        <w:t>, 95; Aleem, Capretz, in Ahmed 2016, 55)</w:t>
      </w:r>
      <w:r w:rsidR="00666544" w:rsidRPr="00327C02">
        <w:rPr>
          <w:rFonts w:ascii="Times New Roman" w:hAnsi="Times New Roman" w:cs="Times New Roman"/>
          <w:sz w:val="24"/>
          <w:szCs w:val="24"/>
        </w:rPr>
        <w:fldChar w:fldCharType="end"/>
      </w:r>
      <w:r w:rsidR="00E97640" w:rsidRPr="00327C02">
        <w:rPr>
          <w:rFonts w:ascii="Times New Roman" w:hAnsi="Times New Roman" w:cs="Times New Roman"/>
          <w:sz w:val="24"/>
          <w:szCs w:val="24"/>
        </w:rPr>
        <w:t>.</w:t>
      </w:r>
      <w:r w:rsidR="000C4514"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V kratki zgodovini discipline</w:t>
      </w:r>
      <w:r w:rsidR="005F4F70"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usmeritve</w:t>
      </w:r>
      <w:r w:rsidR="00EF0E92" w:rsidRPr="00327C02">
        <w:rPr>
          <w:rFonts w:ascii="Times New Roman" w:hAnsi="Times New Roman" w:cs="Times New Roman"/>
          <w:sz w:val="24"/>
          <w:szCs w:val="24"/>
        </w:rPr>
        <w:t xml:space="preserve"> in praks</w:t>
      </w:r>
      <w:r w:rsidR="006C105F" w:rsidRPr="00327C02">
        <w:rPr>
          <w:rFonts w:ascii="Times New Roman" w:hAnsi="Times New Roman" w:cs="Times New Roman"/>
          <w:sz w:val="24"/>
          <w:szCs w:val="24"/>
        </w:rPr>
        <w:t xml:space="preserve">e </w:t>
      </w:r>
      <w:r w:rsidR="003A468E" w:rsidRPr="00327C02">
        <w:rPr>
          <w:rFonts w:ascii="Times New Roman" w:hAnsi="Times New Roman" w:cs="Times New Roman"/>
          <w:sz w:val="24"/>
          <w:szCs w:val="24"/>
        </w:rPr>
        <w:t>še niso</w:t>
      </w:r>
      <w:r w:rsidR="0012782A" w:rsidRPr="00327C02">
        <w:rPr>
          <w:rFonts w:ascii="Times New Roman" w:hAnsi="Times New Roman" w:cs="Times New Roman"/>
          <w:sz w:val="24"/>
          <w:szCs w:val="24"/>
        </w:rPr>
        <w:t xml:space="preserve"> bile</w:t>
      </w:r>
      <w:r w:rsidR="003A468E" w:rsidRPr="00327C02">
        <w:rPr>
          <w:rFonts w:ascii="Times New Roman" w:hAnsi="Times New Roman" w:cs="Times New Roman"/>
          <w:sz w:val="24"/>
          <w:szCs w:val="24"/>
        </w:rPr>
        <w:t xml:space="preserve"> </w:t>
      </w:r>
      <w:r w:rsidR="002A127F" w:rsidRPr="00327C02">
        <w:rPr>
          <w:rFonts w:ascii="Times New Roman" w:hAnsi="Times New Roman" w:cs="Times New Roman"/>
          <w:sz w:val="24"/>
          <w:szCs w:val="24"/>
        </w:rPr>
        <w:t>povsem raziskane</w:t>
      </w:r>
      <w:r w:rsidR="0087533A" w:rsidRPr="00327C02">
        <w:rPr>
          <w:rFonts w:ascii="Times New Roman" w:hAnsi="Times New Roman" w:cs="Times New Roman"/>
          <w:sz w:val="24"/>
          <w:szCs w:val="24"/>
        </w:rPr>
        <w:t xml:space="preserve"> </w:t>
      </w:r>
      <w:r w:rsidR="0087533A"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327C02">
        <w:rPr>
          <w:rFonts w:ascii="Times New Roman" w:hAnsi="Times New Roman" w:cs="Times New Roman"/>
          <w:sz w:val="24"/>
          <w:szCs w:val="24"/>
        </w:rPr>
        <w:fldChar w:fldCharType="separate"/>
      </w:r>
      <w:r w:rsidR="00174EF5" w:rsidRPr="00327C02">
        <w:rPr>
          <w:rFonts w:ascii="Times New Roman" w:hAnsi="Times New Roman" w:cs="Times New Roman"/>
          <w:sz w:val="24"/>
        </w:rPr>
        <w:t>(Aleem, Capretz, in Ahmed 2016</w:t>
      </w:r>
      <w:r w:rsidR="00637485" w:rsidRPr="00327C02">
        <w:rPr>
          <w:rFonts w:ascii="Times New Roman" w:hAnsi="Times New Roman" w:cs="Times New Roman"/>
          <w:sz w:val="24"/>
        </w:rPr>
        <w:t>, 27)</w:t>
      </w:r>
      <w:r w:rsidR="0087533A" w:rsidRPr="00327C02">
        <w:rPr>
          <w:rFonts w:ascii="Times New Roman" w:hAnsi="Times New Roman" w:cs="Times New Roman"/>
          <w:sz w:val="24"/>
          <w:szCs w:val="24"/>
        </w:rPr>
        <w:fldChar w:fldCharType="end"/>
      </w:r>
      <w:r w:rsidR="00F05259" w:rsidRPr="00327C02">
        <w:rPr>
          <w:rFonts w:ascii="Times New Roman" w:hAnsi="Times New Roman" w:cs="Times New Roman"/>
          <w:sz w:val="24"/>
          <w:szCs w:val="24"/>
        </w:rPr>
        <w:t>.</w:t>
      </w:r>
      <w:r w:rsidR="00452C61" w:rsidRPr="00327C02">
        <w:rPr>
          <w:rFonts w:ascii="Times New Roman" w:hAnsi="Times New Roman" w:cs="Times New Roman"/>
          <w:sz w:val="24"/>
          <w:szCs w:val="24"/>
        </w:rPr>
        <w:t xml:space="preserve"> </w:t>
      </w:r>
      <w:r w:rsidR="00C40D01" w:rsidRPr="00327C02">
        <w:rPr>
          <w:rFonts w:ascii="Times New Roman" w:hAnsi="Times New Roman" w:cs="Times New Roman"/>
          <w:sz w:val="24"/>
          <w:szCs w:val="24"/>
        </w:rPr>
        <w:t>Posledično n</w:t>
      </w:r>
      <w:r w:rsidR="00102D82" w:rsidRPr="00327C02">
        <w:rPr>
          <w:rFonts w:ascii="Times New Roman" w:hAnsi="Times New Roman" w:cs="Times New Roman"/>
          <w:sz w:val="24"/>
          <w:szCs w:val="24"/>
        </w:rPr>
        <w:t>i</w:t>
      </w:r>
      <w:r w:rsidR="00B21497" w:rsidRPr="00327C02">
        <w:rPr>
          <w:rFonts w:ascii="Times New Roman" w:hAnsi="Times New Roman" w:cs="Times New Roman"/>
          <w:sz w:val="24"/>
          <w:szCs w:val="24"/>
        </w:rPr>
        <w:t xml:space="preserve"> bilo</w:t>
      </w:r>
      <w:r w:rsidR="00102D82" w:rsidRPr="00327C02">
        <w:rPr>
          <w:rFonts w:ascii="Times New Roman" w:hAnsi="Times New Roman" w:cs="Times New Roman"/>
          <w:sz w:val="24"/>
          <w:szCs w:val="24"/>
        </w:rPr>
        <w:t xml:space="preserve"> izdelanega procesnega</w:t>
      </w:r>
      <w:r w:rsidR="00452C61" w:rsidRPr="00327C02">
        <w:rPr>
          <w:rFonts w:ascii="Times New Roman" w:hAnsi="Times New Roman" w:cs="Times New Roman"/>
          <w:sz w:val="24"/>
          <w:szCs w:val="24"/>
        </w:rPr>
        <w:t xml:space="preserve"> model</w:t>
      </w:r>
      <w:r w:rsidR="00102D82" w:rsidRPr="00327C02">
        <w:rPr>
          <w:rFonts w:ascii="Times New Roman" w:hAnsi="Times New Roman" w:cs="Times New Roman"/>
          <w:sz w:val="24"/>
          <w:szCs w:val="24"/>
        </w:rPr>
        <w:t>a</w:t>
      </w:r>
      <w:r w:rsidR="00452C61" w:rsidRPr="00327C02">
        <w:rPr>
          <w:rFonts w:ascii="Times New Roman" w:hAnsi="Times New Roman" w:cs="Times New Roman"/>
          <w:sz w:val="24"/>
          <w:szCs w:val="24"/>
        </w:rPr>
        <w:t>, ki bi temeljil na najboljših praksah</w:t>
      </w:r>
      <w:r w:rsidR="000A297D" w:rsidRPr="00327C02">
        <w:rPr>
          <w:rFonts w:ascii="Times New Roman" w:hAnsi="Times New Roman" w:cs="Times New Roman"/>
          <w:sz w:val="24"/>
          <w:szCs w:val="24"/>
        </w:rPr>
        <w:t xml:space="preserve"> razvoja iger</w:t>
      </w:r>
      <w:r w:rsidR="00452C61" w:rsidRPr="00327C02">
        <w:rPr>
          <w:rFonts w:ascii="Times New Roman" w:hAnsi="Times New Roman" w:cs="Times New Roman"/>
          <w:sz w:val="24"/>
          <w:szCs w:val="24"/>
        </w:rPr>
        <w:t>. Takšen model, bi</w:t>
      </w:r>
      <w:r w:rsidR="0065181B" w:rsidRPr="00327C02">
        <w:rPr>
          <w:rFonts w:ascii="Times New Roman" w:hAnsi="Times New Roman" w:cs="Times New Roman"/>
          <w:sz w:val="24"/>
          <w:szCs w:val="24"/>
        </w:rPr>
        <w:t xml:space="preserve"> lahko</w:t>
      </w:r>
      <w:r w:rsidR="00452C61" w:rsidRPr="00327C02">
        <w:rPr>
          <w:rFonts w:ascii="Times New Roman" w:hAnsi="Times New Roman" w:cs="Times New Roman"/>
          <w:sz w:val="24"/>
          <w:szCs w:val="24"/>
        </w:rPr>
        <w:t xml:space="preserve"> zmanjšal čas razvoja</w:t>
      </w:r>
      <w:r w:rsidR="007615EA" w:rsidRPr="00327C02">
        <w:rPr>
          <w:rFonts w:ascii="Times New Roman" w:hAnsi="Times New Roman" w:cs="Times New Roman"/>
          <w:sz w:val="24"/>
          <w:szCs w:val="24"/>
        </w:rPr>
        <w:t>, čas vstopa na trg ali</w:t>
      </w:r>
      <w:r w:rsidR="0065181B" w:rsidRPr="00327C02">
        <w:rPr>
          <w:rFonts w:ascii="Times New Roman" w:hAnsi="Times New Roman" w:cs="Times New Roman"/>
          <w:sz w:val="24"/>
          <w:szCs w:val="24"/>
        </w:rPr>
        <w:t xml:space="preserve"> celo izboljšal kvaliteto iger</w:t>
      </w:r>
      <w:r w:rsidR="003A41C5" w:rsidRPr="00327C02">
        <w:rPr>
          <w:rFonts w:ascii="Times New Roman" w:hAnsi="Times New Roman" w:cs="Times New Roman"/>
          <w:sz w:val="24"/>
          <w:szCs w:val="24"/>
        </w:rPr>
        <w:t xml:space="preserve"> </w:t>
      </w:r>
      <w:r w:rsidR="003A41C5" w:rsidRPr="00327C02">
        <w:rPr>
          <w:rFonts w:ascii="Times New Roman" w:hAnsi="Times New Roman" w:cs="Times New Roman"/>
          <w:sz w:val="24"/>
          <w:szCs w:val="24"/>
        </w:rPr>
        <w:fldChar w:fldCharType="begin"/>
      </w:r>
      <w:r w:rsidR="003A41C5" w:rsidRPr="00327C02">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327C02">
        <w:rPr>
          <w:rFonts w:ascii="Times New Roman" w:hAnsi="Times New Roman" w:cs="Times New Roman"/>
          <w:sz w:val="24"/>
          <w:szCs w:val="24"/>
        </w:rPr>
        <w:fldChar w:fldCharType="separate"/>
      </w:r>
      <w:r w:rsidR="003A41C5" w:rsidRPr="00327C02">
        <w:rPr>
          <w:rFonts w:ascii="Times New Roman" w:hAnsi="Times New Roman" w:cs="Times New Roman"/>
          <w:sz w:val="24"/>
          <w:szCs w:val="24"/>
        </w:rPr>
        <w:t>(O’Hagan in O’Connor 2015, 15)</w:t>
      </w:r>
      <w:r w:rsidR="003A41C5" w:rsidRPr="00327C02">
        <w:rPr>
          <w:rFonts w:ascii="Times New Roman" w:hAnsi="Times New Roman" w:cs="Times New Roman"/>
          <w:sz w:val="24"/>
          <w:szCs w:val="24"/>
        </w:rPr>
        <w:fldChar w:fldCharType="end"/>
      </w:r>
      <w:r w:rsidR="0065181B" w:rsidRPr="00327C02">
        <w:rPr>
          <w:rFonts w:ascii="Times New Roman" w:hAnsi="Times New Roman" w:cs="Times New Roman"/>
          <w:sz w:val="24"/>
          <w:szCs w:val="24"/>
        </w:rPr>
        <w:t>.</w:t>
      </w:r>
    </w:p>
    <w:p w14:paraId="08F7D9FF" w14:textId="77777777" w:rsidR="004044E0" w:rsidRPr="00327C02" w:rsidRDefault="00154DF9"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Prav tako</w:t>
      </w:r>
      <w:r w:rsidR="00F11D54" w:rsidRPr="00327C02">
        <w:rPr>
          <w:rFonts w:ascii="Times New Roman" w:hAnsi="Times New Roman" w:cs="Times New Roman"/>
          <w:sz w:val="24"/>
          <w:szCs w:val="24"/>
        </w:rPr>
        <w:t xml:space="preserve"> do nedavnega</w:t>
      </w:r>
      <w:r w:rsidRPr="00327C02">
        <w:rPr>
          <w:rFonts w:ascii="Times New Roman" w:hAnsi="Times New Roman" w:cs="Times New Roman"/>
          <w:sz w:val="24"/>
          <w:szCs w:val="24"/>
        </w:rPr>
        <w:t xml:space="preserve"> še ni bilo zrelostnega modela, ki bi direktno naslovil težave ocenjevanja in izboljšanja procesov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(Aleem, Capretz, in Ahmed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772AEEE" w14:textId="77777777" w:rsidR="00BA7E48" w:rsidRPr="00327C02" w:rsidRDefault="00497171"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To je privedlo v motivacijo </w:t>
      </w:r>
      <w:r w:rsidR="00FF3A16" w:rsidRPr="00327C02">
        <w:rPr>
          <w:rFonts w:ascii="Times New Roman" w:hAnsi="Times New Roman" w:cs="Times New Roman"/>
          <w:sz w:val="24"/>
          <w:szCs w:val="24"/>
        </w:rPr>
        <w:t xml:space="preserve">identifikacije </w:t>
      </w:r>
      <w:r w:rsidR="00E334D8" w:rsidRPr="00327C02">
        <w:rPr>
          <w:rFonts w:ascii="Times New Roman" w:hAnsi="Times New Roman" w:cs="Times New Roman"/>
          <w:sz w:val="24"/>
          <w:szCs w:val="24"/>
        </w:rPr>
        <w:t>usmeritev in praks ter</w:t>
      </w:r>
      <w:r w:rsidR="00266458" w:rsidRPr="00327C02">
        <w:rPr>
          <w:rFonts w:ascii="Times New Roman" w:hAnsi="Times New Roman" w:cs="Times New Roman"/>
          <w:sz w:val="24"/>
          <w:szCs w:val="24"/>
        </w:rPr>
        <w:t xml:space="preserve"> predla</w:t>
      </w:r>
      <w:r w:rsidR="008F6A1E" w:rsidRPr="00327C02">
        <w:rPr>
          <w:rFonts w:ascii="Times New Roman" w:hAnsi="Times New Roman" w:cs="Times New Roman"/>
          <w:sz w:val="24"/>
          <w:szCs w:val="24"/>
        </w:rPr>
        <w:t>ganje</w:t>
      </w:r>
      <w:r w:rsidR="00E00D8E" w:rsidRPr="00327C02">
        <w:rPr>
          <w:rFonts w:ascii="Times New Roman" w:hAnsi="Times New Roman" w:cs="Times New Roman"/>
          <w:sz w:val="24"/>
          <w:szCs w:val="24"/>
        </w:rPr>
        <w:t xml:space="preserve"> procesnega modela za igr</w:t>
      </w:r>
      <w:r w:rsidR="009040A0" w:rsidRPr="00327C02">
        <w:rPr>
          <w:rFonts w:ascii="Times New Roman" w:hAnsi="Times New Roman" w:cs="Times New Roman"/>
          <w:sz w:val="24"/>
          <w:szCs w:val="24"/>
        </w:rPr>
        <w:t>e, ki ga bomo v delu optimizirali s prvim</w:t>
      </w:r>
      <w:r w:rsidR="003731EF" w:rsidRPr="00327C02">
        <w:rPr>
          <w:rStyle w:val="Sprotnaopomba-sklic"/>
          <w:rFonts w:ascii="Times New Roman" w:hAnsi="Times New Roman" w:cs="Times New Roman"/>
          <w:sz w:val="24"/>
          <w:szCs w:val="24"/>
        </w:rPr>
        <w:footnoteReference w:id="4"/>
      </w:r>
      <w:r w:rsidR="009040A0" w:rsidRPr="00327C02">
        <w:rPr>
          <w:rFonts w:ascii="Times New Roman" w:hAnsi="Times New Roman" w:cs="Times New Roman"/>
          <w:sz w:val="24"/>
          <w:szCs w:val="24"/>
        </w:rPr>
        <w:t xml:space="preserve"> primernim zrelostnim modelom za igre</w:t>
      </w:r>
      <w:r w:rsidR="006521AC" w:rsidRPr="00327C02">
        <w:rPr>
          <w:rStyle w:val="Sprotnaopomba-sklic"/>
          <w:rFonts w:ascii="Times New Roman" w:hAnsi="Times New Roman" w:cs="Times New Roman"/>
          <w:sz w:val="24"/>
          <w:szCs w:val="24"/>
        </w:rPr>
        <w:footnoteReference w:id="5"/>
      </w:r>
      <w:r w:rsidR="00045E27" w:rsidRPr="00327C02">
        <w:rPr>
          <w:rFonts w:ascii="Times New Roman" w:hAnsi="Times New Roman" w:cs="Times New Roman"/>
          <w:sz w:val="24"/>
          <w:szCs w:val="24"/>
        </w:rPr>
        <w:t xml:space="preserve">. </w:t>
      </w:r>
      <w:r w:rsidR="00042BA8" w:rsidRPr="00327C02">
        <w:rPr>
          <w:rFonts w:ascii="Times New Roman" w:hAnsi="Times New Roman" w:cs="Times New Roman"/>
          <w:sz w:val="24"/>
          <w:szCs w:val="24"/>
        </w:rPr>
        <w:t>Delo je prikaz sistematičnega pristopa k izgradnji domenskega procesa</w:t>
      </w:r>
      <w:r w:rsidR="006F392D" w:rsidRPr="00327C02">
        <w:rPr>
          <w:rFonts w:ascii="Times New Roman" w:hAnsi="Times New Roman" w:cs="Times New Roman"/>
          <w:sz w:val="24"/>
          <w:szCs w:val="24"/>
        </w:rPr>
        <w:t>, kateri</w:t>
      </w:r>
      <w:r w:rsidR="00042BA8" w:rsidRPr="00327C02">
        <w:rPr>
          <w:rFonts w:ascii="Times New Roman" w:hAnsi="Times New Roman" w:cs="Times New Roman"/>
          <w:sz w:val="24"/>
          <w:szCs w:val="24"/>
        </w:rPr>
        <w:t xml:space="preserve"> kljub sistematizaciji in optimizaciji ohranja prostor za kreativnost.</w:t>
      </w:r>
    </w:p>
    <w:p w14:paraId="75ADA923" w14:textId="77777777" w:rsidR="00BA7E48" w:rsidRPr="00327C02" w:rsidRDefault="00BA7E48"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223EAB43" w14:textId="77777777"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2 METODOLOGIJA</w:t>
      </w:r>
    </w:p>
    <w:p w14:paraId="593CF371" w14:textId="77777777" w:rsidR="0060508B" w:rsidRPr="00327C02" w:rsidRDefault="0060508B" w:rsidP="005A6A3B">
      <w:pPr>
        <w:spacing w:line="360" w:lineRule="auto"/>
        <w:contextualSpacing/>
        <w:jc w:val="both"/>
        <w:rPr>
          <w:rFonts w:ascii="Times New Roman" w:hAnsi="Times New Roman" w:cs="Times New Roman"/>
          <w:sz w:val="24"/>
          <w:szCs w:val="24"/>
        </w:rPr>
      </w:pPr>
    </w:p>
    <w:p w14:paraId="1254288B" w14:textId="588E4A70"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Metodološki pregled pretekle literature je ključnega pomena vsakega akademskega raziskovanja. Področja kot so inženiring, so zaradi podcenjevanja pomembnosti metode pregleda literature kronično utrpela pomanjkanje raziskovalnih del, kar je otežilo teoretski in konceptualni napredek</w:t>
      </w:r>
      <w:r w:rsidR="006E00C5">
        <w:rPr>
          <w:rFonts w:ascii="Times New Roman" w:hAnsi="Times New Roman" w:cs="Times New Roman"/>
          <w:sz w:val="24"/>
          <w:szCs w:val="24"/>
        </w:rPr>
        <w:t xml:space="preserve"> </w:t>
      </w:r>
      <w:r w:rsidR="006E00C5" w:rsidRPr="00327C02">
        <w:rPr>
          <w:rFonts w:ascii="Times New Roman" w:hAnsi="Times New Roman" w:cs="Times New Roman"/>
          <w:sz w:val="24"/>
          <w:szCs w:val="24"/>
        </w:rPr>
        <w:fldChar w:fldCharType="begin"/>
      </w:r>
      <w:r w:rsidR="006E00C5" w:rsidRPr="00327C02">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E00C5" w:rsidRPr="00327C02">
        <w:rPr>
          <w:rFonts w:ascii="Times New Roman" w:hAnsi="Times New Roman" w:cs="Times New Roman"/>
          <w:sz w:val="24"/>
          <w:szCs w:val="24"/>
        </w:rPr>
        <w:fldChar w:fldCharType="separate"/>
      </w:r>
      <w:r w:rsidR="006E00C5" w:rsidRPr="00327C02">
        <w:rPr>
          <w:rFonts w:ascii="Times New Roman" w:hAnsi="Times New Roman" w:cs="Times New Roman"/>
          <w:sz w:val="24"/>
        </w:rPr>
        <w:t>(Y. Levy in J. Ellis 2006, 181)</w:t>
      </w:r>
      <w:r w:rsidR="006E00C5"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Metoda nam omogoča pregled preteklih dognanj, ki služijo kot dobri temelji prihodnjim raziskavam </w:t>
      </w:r>
      <w:r w:rsidR="00FD701E">
        <w:rPr>
          <w:rFonts w:ascii="Times New Roman" w:hAnsi="Times New Roman" w:cs="Times New Roman"/>
          <w:sz w:val="24"/>
          <w:szCs w:val="24"/>
        </w:rPr>
        <w:t>(</w:t>
      </w:r>
      <w:r w:rsidR="006C09F3" w:rsidRPr="00327C02">
        <w:rPr>
          <w:rFonts w:ascii="Times New Roman" w:hAnsi="Times New Roman" w:cs="Times New Roman"/>
          <w:sz w:val="24"/>
          <w:szCs w:val="24"/>
        </w:rPr>
        <w:fldChar w:fldCharType="begin"/>
      </w:r>
      <w:r w:rsidR="006C09F3" w:rsidRPr="00327C02">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C09F3" w:rsidRPr="00327C02">
        <w:rPr>
          <w:rFonts w:ascii="Times New Roman" w:hAnsi="Times New Roman" w:cs="Times New Roman"/>
          <w:sz w:val="24"/>
          <w:szCs w:val="24"/>
        </w:rPr>
        <w:fldChar w:fldCharType="separate"/>
      </w:r>
      <w:r w:rsidR="006C09F3">
        <w:rPr>
          <w:rFonts w:ascii="Times New Roman" w:hAnsi="Times New Roman" w:cs="Times New Roman"/>
          <w:sz w:val="24"/>
        </w:rPr>
        <w:t>prav tam</w:t>
      </w:r>
      <w:r w:rsidR="006C09F3" w:rsidRPr="00327C02">
        <w:rPr>
          <w:rFonts w:ascii="Times New Roman" w:hAnsi="Times New Roman" w:cs="Times New Roman"/>
          <w:sz w:val="24"/>
        </w:rPr>
        <w:t>)</w:t>
      </w:r>
      <w:r w:rsidR="006C09F3"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Industrija video iger ponuja veliko literature z usmeritvami razvoja video iger vendar je na to temo malo akademske</w:t>
      </w:r>
      <w:r w:rsidR="00EF0BDA">
        <w:rPr>
          <w:rFonts w:ascii="Times New Roman" w:hAnsi="Times New Roman" w:cs="Times New Roman"/>
          <w:sz w:val="24"/>
          <w:szCs w:val="24"/>
        </w:rPr>
        <w:t xml:space="preserve"> </w:t>
      </w:r>
      <w:r w:rsidR="00EF0BDA" w:rsidRPr="00327C02">
        <w:rPr>
          <w:rFonts w:ascii="Times New Roman" w:hAnsi="Times New Roman" w:cs="Times New Roman"/>
          <w:sz w:val="24"/>
          <w:szCs w:val="24"/>
        </w:rPr>
        <w:fldChar w:fldCharType="begin"/>
      </w:r>
      <w:r w:rsidR="00EF0BDA" w:rsidRPr="00327C02">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00EF0BDA" w:rsidRPr="00327C02">
        <w:rPr>
          <w:rFonts w:ascii="Times New Roman" w:hAnsi="Times New Roman" w:cs="Times New Roman"/>
          <w:sz w:val="24"/>
          <w:szCs w:val="24"/>
        </w:rPr>
        <w:fldChar w:fldCharType="separate"/>
      </w:r>
      <w:r w:rsidR="00EF0BDA" w:rsidRPr="00327C02">
        <w:rPr>
          <w:rFonts w:ascii="Times New Roman" w:hAnsi="Times New Roman" w:cs="Times New Roman"/>
          <w:sz w:val="24"/>
        </w:rPr>
        <w:t>(Ruonala 2016, 1)</w:t>
      </w:r>
      <w:r w:rsidR="00EF0BDA" w:rsidRPr="00327C02">
        <w:rPr>
          <w:rFonts w:ascii="Times New Roman" w:hAnsi="Times New Roman" w:cs="Times New Roman"/>
          <w:sz w:val="24"/>
          <w:szCs w:val="24"/>
        </w:rPr>
        <w:fldChar w:fldCharType="end"/>
      </w:r>
      <w:r w:rsidRPr="00327C02">
        <w:rPr>
          <w:rFonts w:ascii="Times New Roman" w:hAnsi="Times New Roman" w:cs="Times New Roman"/>
          <w:sz w:val="24"/>
          <w:szCs w:val="24"/>
        </w:rPr>
        <w:t>. Razvoj iger j</w:t>
      </w:r>
      <w:r w:rsidR="00FE483B">
        <w:rPr>
          <w:rFonts w:ascii="Times New Roman" w:hAnsi="Times New Roman" w:cs="Times New Roman"/>
          <w:sz w:val="24"/>
          <w:szCs w:val="24"/>
        </w:rPr>
        <w:t>e inherentno agilna aktivnost</w:t>
      </w:r>
      <w:r w:rsidR="00EF0BDA">
        <w:rPr>
          <w:rFonts w:ascii="Times New Roman" w:hAnsi="Times New Roman" w:cs="Times New Roman"/>
          <w:sz w:val="24"/>
          <w:szCs w:val="24"/>
        </w:rPr>
        <w:t xml:space="preserve"> (prav tam)</w:t>
      </w:r>
      <w:r w:rsidR="00FE483B">
        <w:rPr>
          <w:rFonts w:ascii="Times New Roman" w:hAnsi="Times New Roman" w:cs="Times New Roman"/>
          <w:sz w:val="24"/>
          <w:szCs w:val="24"/>
        </w:rPr>
        <w:t>.</w:t>
      </w:r>
      <w:r w:rsidR="00AE7990">
        <w:rPr>
          <w:rFonts w:ascii="Times New Roman" w:hAnsi="Times New Roman" w:cs="Times New Roman"/>
          <w:sz w:val="24"/>
          <w:szCs w:val="24"/>
        </w:rPr>
        <w:t xml:space="preserve"> Večina</w:t>
      </w:r>
      <w:r w:rsidR="00570EAB">
        <w:rPr>
          <w:rFonts w:ascii="Times New Roman" w:hAnsi="Times New Roman" w:cs="Times New Roman"/>
          <w:sz w:val="24"/>
          <w:szCs w:val="24"/>
        </w:rPr>
        <w:t xml:space="preserve"> organizacij</w:t>
      </w:r>
      <w:r w:rsidR="00D14D3E">
        <w:rPr>
          <w:rFonts w:ascii="Times New Roman" w:hAnsi="Times New Roman" w:cs="Times New Roman"/>
          <w:sz w:val="24"/>
          <w:szCs w:val="24"/>
        </w:rPr>
        <w:t xml:space="preserve"> je</w:t>
      </w:r>
      <w:r w:rsidR="00570EAB">
        <w:rPr>
          <w:rFonts w:ascii="Times New Roman" w:hAnsi="Times New Roman" w:cs="Times New Roman"/>
          <w:sz w:val="24"/>
          <w:szCs w:val="24"/>
        </w:rPr>
        <w:t xml:space="preserve"> </w:t>
      </w:r>
      <w:r w:rsidRPr="00327C02">
        <w:rPr>
          <w:rFonts w:ascii="Times New Roman" w:hAnsi="Times New Roman" w:cs="Times New Roman"/>
          <w:sz w:val="24"/>
          <w:szCs w:val="24"/>
        </w:rPr>
        <w:t xml:space="preserve">podedovalo agilne prakse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327C02">
        <w:rPr>
          <w:rFonts w:ascii="Times New Roman" w:hAnsi="Times New Roman" w:cs="Times New Roman"/>
          <w:sz w:val="24"/>
          <w:szCs w:val="24"/>
        </w:rPr>
        <w:fldChar w:fldCharType="separate"/>
      </w:r>
      <w:r w:rsidR="00EF0BDA">
        <w:rPr>
          <w:rFonts w:ascii="Times New Roman" w:hAnsi="Times New Roman" w:cs="Times New Roman"/>
          <w:sz w:val="24"/>
        </w:rPr>
        <w:t>(prav tam</w:t>
      </w:r>
      <w:r w:rsidR="0008640F" w:rsidRPr="00327C02">
        <w:rPr>
          <w:rFonts w:ascii="Times New Roman" w:hAnsi="Times New Roman" w:cs="Times New Roman"/>
          <w:sz w:val="24"/>
        </w:rPr>
        <w:t>)</w:t>
      </w:r>
      <w:r w:rsidRPr="00327C02">
        <w:rPr>
          <w:rFonts w:ascii="Times New Roman" w:hAnsi="Times New Roman" w:cs="Times New Roman"/>
          <w:sz w:val="24"/>
          <w:szCs w:val="24"/>
        </w:rPr>
        <w:fldChar w:fldCharType="end"/>
      </w:r>
      <w:r w:rsidR="00E0512A">
        <w:rPr>
          <w:rFonts w:ascii="Times New Roman" w:hAnsi="Times New Roman" w:cs="Times New Roman"/>
          <w:sz w:val="24"/>
          <w:szCs w:val="24"/>
        </w:rPr>
        <w:t xml:space="preserve"> za katere postoji </w:t>
      </w:r>
      <w:r w:rsidRPr="00327C02">
        <w:rPr>
          <w:rFonts w:ascii="Times New Roman" w:hAnsi="Times New Roman" w:cs="Times New Roman"/>
          <w:sz w:val="24"/>
          <w:szCs w:val="24"/>
        </w:rPr>
        <w:t xml:space="preserve">veliko literature, </w:t>
      </w:r>
      <w:r w:rsidR="001E75CA">
        <w:rPr>
          <w:rFonts w:ascii="Times New Roman" w:hAnsi="Times New Roman" w:cs="Times New Roman"/>
          <w:sz w:val="24"/>
          <w:szCs w:val="24"/>
        </w:rPr>
        <w:t xml:space="preserve">vendar ta ni </w:t>
      </w:r>
      <w:r w:rsidRPr="00327C02">
        <w:rPr>
          <w:rFonts w:ascii="Times New Roman" w:hAnsi="Times New Roman" w:cs="Times New Roman"/>
          <w:sz w:val="24"/>
          <w:szCs w:val="24"/>
        </w:rPr>
        <w:t xml:space="preserve">usmerjena v razvoj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(Barbosa 2017, 292)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pregledom literature smo disciplini razvoja video iger </w:t>
      </w:r>
      <w:r w:rsidR="001C1009">
        <w:rPr>
          <w:rFonts w:ascii="Times New Roman" w:hAnsi="Times New Roman" w:cs="Times New Roman"/>
          <w:sz w:val="24"/>
          <w:szCs w:val="24"/>
        </w:rPr>
        <w:t>prispevamo določene</w:t>
      </w:r>
      <w:r w:rsidR="001C1009"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temelje nadaljnjim raziskavam na področju raziskovanja razvojnih procesov. </w:t>
      </w:r>
    </w:p>
    <w:p w14:paraId="41A424F4" w14:textId="77777777" w:rsidR="00BA7E48" w:rsidRPr="00327C02" w:rsidRDefault="00BA7E48" w:rsidP="005A6A3B">
      <w:pPr>
        <w:spacing w:line="360" w:lineRule="auto"/>
        <w:contextualSpacing/>
        <w:jc w:val="both"/>
        <w:rPr>
          <w:rFonts w:ascii="Times New Roman" w:hAnsi="Times New Roman" w:cs="Times New Roman"/>
          <w:sz w:val="24"/>
          <w:szCs w:val="24"/>
        </w:rPr>
      </w:pPr>
    </w:p>
    <w:p w14:paraId="512A70EB"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2.1 NAMEN RAZISKOVANJA</w:t>
      </w:r>
    </w:p>
    <w:p w14:paraId="643ABDC3" w14:textId="77777777" w:rsidR="00BA7E48" w:rsidRPr="00327C02" w:rsidRDefault="00564B7C"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Namen raziskovanja je postavitev temeljev za sistematično razumevanje procesov in procesnih aktivnosti pri razvoju iger.</w:t>
      </w:r>
      <w:r w:rsidR="00F71A2F">
        <w:rPr>
          <w:rFonts w:ascii="Times New Roman" w:hAnsi="Times New Roman" w:cs="Times New Roman"/>
          <w:sz w:val="24"/>
          <w:szCs w:val="24"/>
        </w:rPr>
        <w:t xml:space="preserve"> </w:t>
      </w:r>
      <w:r w:rsidR="00BA7E48" w:rsidRPr="00327C02">
        <w:rPr>
          <w:rFonts w:ascii="Times New Roman" w:hAnsi="Times New Roman" w:cs="Times New Roman"/>
          <w:sz w:val="24"/>
          <w:szCs w:val="24"/>
        </w:rPr>
        <w:t>Cilj naloge je sestaviti procesni model, ki bi bil primeren za uporabo in optimizacijo</w:t>
      </w:r>
      <w:r w:rsidR="00B46320">
        <w:rPr>
          <w:rFonts w:ascii="Times New Roman" w:hAnsi="Times New Roman" w:cs="Times New Roman"/>
          <w:sz w:val="24"/>
          <w:szCs w:val="24"/>
        </w:rPr>
        <w:t xml:space="preserve"> s prvim </w:t>
      </w:r>
      <w:r w:rsidR="00BA7E48" w:rsidRPr="00327C02">
        <w:rPr>
          <w:rFonts w:ascii="Times New Roman" w:hAnsi="Times New Roman" w:cs="Times New Roman"/>
          <w:sz w:val="24"/>
          <w:szCs w:val="24"/>
        </w:rPr>
        <w:t>zrelostnim modelom za igre.</w:t>
      </w:r>
    </w:p>
    <w:p w14:paraId="4D3E174D" w14:textId="3C99B55E"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Na podlagi tega smo formulirali naslednja raziskovalna vprašanja:</w:t>
      </w:r>
    </w:p>
    <w:p w14:paraId="6210C853"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RV1:</w:t>
      </w:r>
      <w:r w:rsidRPr="00327C02">
        <w:rPr>
          <w:rFonts w:ascii="Times New Roman" w:hAnsi="Times New Roman" w:cs="Times New Roman"/>
          <w:sz w:val="24"/>
          <w:szCs w:val="24"/>
        </w:rPr>
        <w:t xml:space="preserve"> Katere procesne modele, se uporablja pri razvoju video iger?</w:t>
      </w:r>
    </w:p>
    <w:p w14:paraId="38E212D0"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RV2:</w:t>
      </w:r>
      <w:r w:rsidRPr="00327C02">
        <w:rPr>
          <w:rFonts w:ascii="Times New Roman" w:hAnsi="Times New Roman" w:cs="Times New Roman"/>
          <w:sz w:val="24"/>
          <w:szCs w:val="24"/>
        </w:rPr>
        <w:t xml:space="preserve"> Katere so osnovne aktivnosti v procesu, ki bi lahko sestavljale korake procesa?</w:t>
      </w:r>
    </w:p>
    <w:p w14:paraId="53F8764D"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RV3:</w:t>
      </w:r>
      <w:r w:rsidRPr="00327C02">
        <w:rPr>
          <w:rFonts w:ascii="Times New Roman" w:hAnsi="Times New Roman" w:cs="Times New Roman"/>
          <w:sz w:val="24"/>
          <w:szCs w:val="24"/>
        </w:rPr>
        <w:t xml:space="preserve"> Ali lahko sestavimo ustrezen procesni model, ki bi bil primeren za optimizacijo z zrelostnim modelom za igre?</w:t>
      </w:r>
    </w:p>
    <w:p w14:paraId="7DDF3F69" w14:textId="77777777" w:rsidR="00BA7E48" w:rsidRPr="00327C02" w:rsidRDefault="00BA7E48" w:rsidP="005A6A3B">
      <w:pPr>
        <w:spacing w:line="360" w:lineRule="auto"/>
        <w:contextualSpacing/>
        <w:jc w:val="both"/>
        <w:rPr>
          <w:rFonts w:ascii="Times New Roman" w:hAnsi="Times New Roman" w:cs="Times New Roman"/>
          <w:sz w:val="24"/>
          <w:szCs w:val="24"/>
        </w:rPr>
      </w:pPr>
    </w:p>
    <w:p w14:paraId="78909E5F"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2.2 ZBIRANJE PODATKOV</w:t>
      </w:r>
    </w:p>
    <w:p w14:paraId="5F188CD5"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Kvaliteta literature vpliva na celostno napredovanje znanja tematike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{"citationID":"1IzXzib9","properties":{"formattedCitation":"(Y. Levy in J. Ellis 2006, 183)","plainCitation":"(Y. 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(Y. Levy in J. Ellis 2006, 183)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14:paraId="4BDFBDFD" w14:textId="77777777"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Digitalne tehnike</w:t>
      </w:r>
      <w:r w:rsidRPr="00327C02">
        <w:rPr>
          <w:rFonts w:ascii="Times New Roman" w:hAnsi="Times New Roman" w:cs="Times New Roman"/>
          <w:sz w:val="24"/>
          <w:szCs w:val="24"/>
        </w:rPr>
        <w:t xml:space="preserve"> vključujejo zbiranje literature iz najbolj stabilnih in priznanih podatkovnih skladišč, knjižnic in izjemoma spletnih strani, katerih moderatorji so večje organizacije. Za iskanje literature smo izvajali poizvedbe na spletnih straneh in iskalnikih:</w:t>
      </w:r>
    </w:p>
    <w:p w14:paraId="6188815A"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google.si,</w:t>
      </w:r>
    </w:p>
    <w:p w14:paraId="4CD74FDB"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books.google.com,</w:t>
      </w:r>
    </w:p>
    <w:p w14:paraId="7B1F6F8E"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amazon.com,</w:t>
      </w:r>
    </w:p>
    <w:p w14:paraId="0007831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link.springer.com,</w:t>
      </w:r>
    </w:p>
    <w:p w14:paraId="3B3DB1FF"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tandfonline.com,</w:t>
      </w:r>
    </w:p>
    <w:p w14:paraId="48E261E6"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sciencedirect.com,</w:t>
      </w:r>
    </w:p>
    <w:p w14:paraId="2FD28900"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onlinelibrary.wiley.com,</w:t>
      </w:r>
    </w:p>
    <w:p w14:paraId="3ADE93A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uk.sagepub.com,</w:t>
      </w:r>
    </w:p>
    <w:p w14:paraId="07D4230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Web of Knowledge,</w:t>
      </w:r>
    </w:p>
    <w:p w14:paraId="70515CF9"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ACM Digital Library,</w:t>
      </w:r>
    </w:p>
    <w:p w14:paraId="7C689F95"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IEEE Xplore.</w:t>
      </w:r>
    </w:p>
    <w:p w14:paraId="43BAD4EF" w14:textId="55D4E8F2"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Večina podatkovnih skladišč ponuja lastne grafične vmesnike s funkcijami omejevanja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ki omogočajo modifikacijo poizvedb. V kolikor je bilo to mogoče smo se posluževali teh. V veliko primerih smo z namenom strnitve zadetkov bili primorani uporabiti</w:t>
      </w:r>
      <w:r w:rsidR="004F5AE2">
        <w:rPr>
          <w:rFonts w:ascii="Times New Roman" w:hAnsi="Times New Roman" w:cs="Times New Roman"/>
          <w:sz w:val="24"/>
          <w:szCs w:val="24"/>
        </w:rPr>
        <w:t xml:space="preserve"> naprednejše tehnike iskanja</w:t>
      </w:r>
      <w:r w:rsidR="008D3EDC">
        <w:rPr>
          <w:rFonts w:ascii="Times New Roman" w:hAnsi="Times New Roman" w:cs="Times New Roman"/>
          <w:sz w:val="24"/>
          <w:szCs w:val="24"/>
        </w:rPr>
        <w:t xml:space="preserve"> s prostim tekstom. </w:t>
      </w:r>
      <w:r w:rsidRPr="00327C02">
        <w:rPr>
          <w:rFonts w:ascii="Times New Roman" w:hAnsi="Times New Roman" w:cs="Times New Roman"/>
          <w:sz w:val="24"/>
          <w:szCs w:val="24"/>
        </w:rPr>
        <w:t>Elektronske baze tipično dovoljujejo iskanje s prosim tekstom. Pristop, ki se velikokrat izkaže za pomanjkljivega smo podprli z uporabo krajšav ('*','$', '%') in nadomestnih ('?', '!') simbolov. Poleg iskanja s prostim tekstom smo uporabili iskanje s tezavri</w:t>
      </w:r>
      <w:r w:rsidRPr="00327C02">
        <w:rPr>
          <w:rStyle w:val="Sprotnaopomba-sklic"/>
          <w:rFonts w:ascii="Times New Roman" w:hAnsi="Times New Roman" w:cs="Times New Roman"/>
        </w:rPr>
        <w:footnoteReference w:id="6"/>
      </w:r>
      <w:r w:rsidRPr="00327C02">
        <w:rPr>
          <w:rFonts w:ascii="Times New Roman" w:hAnsi="Times New Roman" w:cs="Times New Roman"/>
          <w:sz w:val="24"/>
          <w:szCs w:val="24"/>
        </w:rPr>
        <w:t xml:space="preserve">, ki služijo podatkovni bazam za naslavljanje predmetov ali opisov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Naprednejše tehnike je vključevala tudi uporaba logičnih operatorjev (AND, OR, NOT):</w:t>
      </w:r>
    </w:p>
    <w:p w14:paraId="7187ADFC"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OR združuje termine z istim konceptom in s tem razširi iskanje,</w:t>
      </w:r>
    </w:p>
    <w:p w14:paraId="7D2AA297"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AND združuje termine z različnimi koncepti in s tem strni iskanje,</w:t>
      </w:r>
    </w:p>
    <w:p w14:paraId="67AC7968"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NOT izključuje nepomembne termine in strni iskanje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5EBA830A"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Analogne tehnike</w:t>
      </w:r>
      <w:r w:rsidRPr="00327C02">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 literatur. To nam je pomagalo pri spoznavanju vplivnih literatur, avtorjev in spoznanju terminologije tematike.</w:t>
      </w:r>
    </w:p>
    <w:p w14:paraId="344204EE"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Kot vplivne literature smo identificirali dela:</w:t>
      </w:r>
    </w:p>
    <w:p w14:paraId="63C3E052" w14:textId="77777777"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t>Ruonala, Henna-Riikka. 2016. „Agile Game Development: A Systematic Literature Review“.</w:t>
      </w:r>
    </w:p>
    <w:p w14:paraId="6C819D07" w14:textId="77777777"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lastRenderedPageBreak/>
        <w:t xml:space="preserve">Aleem, Saiqa, Luiz Fernando Capretz, in Faheem Ahmed. 2016. „A Digital Game Maturity Model (DGMM)“. </w:t>
      </w:r>
      <w:r w:rsidRPr="00327C02">
        <w:rPr>
          <w:rFonts w:ascii="Times New Roman" w:hAnsi="Times New Roman" w:cs="Times New Roman"/>
          <w:i/>
          <w:iCs/>
          <w:sz w:val="24"/>
        </w:rPr>
        <w:t>Entertainment Computing</w:t>
      </w:r>
      <w:r w:rsidRPr="00327C02">
        <w:rPr>
          <w:rFonts w:ascii="Times New Roman" w:hAnsi="Times New Roman" w:cs="Times New Roman"/>
          <w:sz w:val="24"/>
        </w:rPr>
        <w:t xml:space="preserve"> 17 (Supplement C): 55–73. doi:10.1016/j.entcom.2016.08.004.</w:t>
      </w:r>
    </w:p>
    <w:p w14:paraId="4371FD52" w14:textId="54B9BF9F"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Prvo delo je sistematični pregled literature, ki vsebuje analize člankov in njihove povezave. Slednje delo je prvi primer zrelostnega pristopa za igre</w:t>
      </w:r>
      <w:r w:rsidR="008A2191">
        <w:rPr>
          <w:rFonts w:ascii="Times New Roman" w:hAnsi="Times New Roman" w:cs="Times New Roman"/>
          <w:sz w:val="24"/>
          <w:szCs w:val="24"/>
        </w:rPr>
        <w:t>, ki</w:t>
      </w:r>
      <w:r w:rsidR="00123FFF">
        <w:rPr>
          <w:rFonts w:ascii="Times New Roman" w:hAnsi="Times New Roman" w:cs="Times New Roman"/>
          <w:sz w:val="24"/>
          <w:szCs w:val="24"/>
        </w:rPr>
        <w:t xml:space="preserve"> </w:t>
      </w:r>
      <w:r w:rsidRPr="00327C02">
        <w:rPr>
          <w:rFonts w:ascii="Times New Roman" w:hAnsi="Times New Roman" w:cs="Times New Roman"/>
          <w:sz w:val="24"/>
          <w:szCs w:val="24"/>
        </w:rPr>
        <w:t>smo</w:t>
      </w:r>
      <w:r w:rsidR="008A2191">
        <w:rPr>
          <w:rFonts w:ascii="Times New Roman" w:hAnsi="Times New Roman" w:cs="Times New Roman"/>
          <w:sz w:val="24"/>
          <w:szCs w:val="24"/>
        </w:rPr>
        <w:t xml:space="preserve"> ga</w:t>
      </w:r>
      <w:r w:rsidRPr="00327C02">
        <w:rPr>
          <w:rFonts w:ascii="Times New Roman" w:hAnsi="Times New Roman" w:cs="Times New Roman"/>
          <w:sz w:val="24"/>
          <w:szCs w:val="24"/>
        </w:rPr>
        <w:t xml:space="preserve"> uporabili tudi v našem, delu. Iz terminologije smo razbrali gesla, ki so nam pomagala pri kreiranju poizvedb. Gesla sledijo po pomembnosti:</w:t>
      </w:r>
    </w:p>
    <w:p w14:paraId="070FFC4C"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w:t>
      </w:r>
    </w:p>
    <w:p w14:paraId="0B4EAA5B"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Process,</w:t>
      </w:r>
    </w:p>
    <w:p w14:paraId="63EA281E"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life-cycle,</w:t>
      </w:r>
    </w:p>
    <w:p w14:paraId="2911F68B"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method,</w:t>
      </w:r>
    </w:p>
    <w:p w14:paraId="312BFEB3"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engineering,</w:t>
      </w:r>
    </w:p>
    <w:p w14:paraId="7FD6E873"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development.</w:t>
      </w:r>
    </w:p>
    <w:p w14:paraId="72A0724B" w14:textId="77777777"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Iz teh smo sestavljali kombinacije, ki veljajo za indekse. Sledita primera:</w:t>
      </w:r>
    </w:p>
    <w:p w14:paraId="104DA474" w14:textId="77777777"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 Development Process OR Life-Cycle.</w:t>
      </w:r>
    </w:p>
    <w:p w14:paraId="0DAABDB3" w14:textId="77777777"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Game Process OR Method OR Life-Cycle. </w:t>
      </w:r>
    </w:p>
    <w:p w14:paraId="6A3C4169"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2.3 POTEK DELA</w:t>
      </w:r>
    </w:p>
    <w:p w14:paraId="24A63AA1" w14:textId="2E5B8F5C"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Uvodoma smo predstavili potencial, ki ga predstavljajo video igre. </w:t>
      </w:r>
      <w:r w:rsidR="0052213B">
        <w:rPr>
          <w:rFonts w:ascii="Times New Roman" w:hAnsi="Times New Roman" w:cs="Times New Roman"/>
          <w:sz w:val="24"/>
          <w:szCs w:val="24"/>
        </w:rPr>
        <w:t xml:space="preserve">Iz literature je razvidno, da je bilo na temo razvoja procesov za video igre opravljenih malo raziskav. </w:t>
      </w:r>
      <w:r w:rsidRPr="00327C02">
        <w:rPr>
          <w:rFonts w:ascii="Times New Roman" w:hAnsi="Times New Roman" w:cs="Times New Roman"/>
          <w:sz w:val="24"/>
          <w:szCs w:val="24"/>
        </w:rPr>
        <w:t xml:space="preserve">V tretjem poglavju bomo </w:t>
      </w:r>
      <w:r w:rsidR="00F70D06">
        <w:rPr>
          <w:rFonts w:ascii="Times New Roman" w:hAnsi="Times New Roman" w:cs="Times New Roman"/>
          <w:sz w:val="24"/>
          <w:szCs w:val="24"/>
        </w:rPr>
        <w:t>poizkusili</w:t>
      </w:r>
      <w:r w:rsidR="00F70D06"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predstaviti vse procese, ki jih lahko najdemo v literaturi. To znanje bo omogočalo lažje razumevanje delovanja procesov in spoznanje terminologije. Nato bomo v četrtem poglavju zbrali vse pretekle </w:t>
      </w:r>
      <w:r w:rsidR="00F70D06" w:rsidRPr="00327C02">
        <w:rPr>
          <w:rFonts w:ascii="Times New Roman" w:hAnsi="Times New Roman" w:cs="Times New Roman"/>
          <w:sz w:val="24"/>
          <w:szCs w:val="24"/>
        </w:rPr>
        <w:t>poizkuse</w:t>
      </w:r>
      <w:r w:rsidRPr="00327C02">
        <w:rPr>
          <w:rFonts w:ascii="Times New Roman" w:hAnsi="Times New Roman" w:cs="Times New Roman"/>
          <w:sz w:val="24"/>
          <w:szCs w:val="24"/>
        </w:rPr>
        <w:t xml:space="preserve"> izgradnje procesov in jih pokomentirali na podlagi problematike, ki se pojavlja v razvojih video iger. V tem poglavju bomo spoznali vse aktivnosti in naravnanost discipline razvoja video iger, ki bo pripomogla k usmeritvam pri izgradnji procesnega modela.</w:t>
      </w:r>
    </w:p>
    <w:p w14:paraId="1823F208"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Izgradnja modela bo potekala sistematično in si sledi po poglavjih:</w:t>
      </w:r>
    </w:p>
    <w:p w14:paraId="3608D195" w14:textId="5DAD14E3"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4</w:t>
      </w:r>
      <w:r w:rsidR="00BA7E48" w:rsidRPr="00327C02">
        <w:rPr>
          <w:rFonts w:ascii="Times New Roman" w:hAnsi="Times New Roman" w:cs="Times New Roman"/>
          <w:sz w:val="24"/>
          <w:szCs w:val="24"/>
        </w:rPr>
        <w:t>: spoznanje discipline, ki gradi metode za izgradnjo procesnih modelov,</w:t>
      </w:r>
    </w:p>
    <w:p w14:paraId="0B5D0F35" w14:textId="54073017"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5</w:t>
      </w:r>
      <w:r w:rsidR="00BA7E48" w:rsidRPr="00327C02">
        <w:rPr>
          <w:rFonts w:ascii="Times New Roman" w:hAnsi="Times New Roman" w:cs="Times New Roman"/>
          <w:sz w:val="24"/>
          <w:szCs w:val="24"/>
        </w:rPr>
        <w:t>: izgradnja metode za definiranje procesnega modela,</w:t>
      </w:r>
    </w:p>
    <w:p w14:paraId="0C1D2213" w14:textId="32CCC437"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6</w:t>
      </w:r>
      <w:r w:rsidR="00BA7E48" w:rsidRPr="00327C02">
        <w:rPr>
          <w:rFonts w:ascii="Times New Roman" w:hAnsi="Times New Roman" w:cs="Times New Roman"/>
          <w:sz w:val="24"/>
          <w:szCs w:val="24"/>
        </w:rPr>
        <w:t>: apliciranje metode in izgradnja procesnega modela,</w:t>
      </w:r>
    </w:p>
    <w:p w14:paraId="54B0E0C2" w14:textId="74902DFF"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7</w:t>
      </w:r>
      <w:r w:rsidR="00BA7E48" w:rsidRPr="00327C02">
        <w:rPr>
          <w:rFonts w:ascii="Times New Roman" w:hAnsi="Times New Roman" w:cs="Times New Roman"/>
          <w:sz w:val="24"/>
          <w:szCs w:val="24"/>
        </w:rPr>
        <w:t>: spoznanje pristopov optimizacije in ilustracija optimiziranje.</w:t>
      </w:r>
    </w:p>
    <w:p w14:paraId="20AB529D" w14:textId="00B2ED17"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w:t>
      </w:r>
      <w:r w:rsidR="00BA6E5F">
        <w:rPr>
          <w:rFonts w:ascii="Times New Roman" w:hAnsi="Times New Roman" w:cs="Times New Roman"/>
          <w:sz w:val="24"/>
          <w:szCs w:val="24"/>
        </w:rPr>
        <w:t>j</w:t>
      </w:r>
      <w:r w:rsidRPr="00327C02">
        <w:rPr>
          <w:rFonts w:ascii="Times New Roman" w:hAnsi="Times New Roman" w:cs="Times New Roman"/>
          <w:sz w:val="24"/>
          <w:szCs w:val="24"/>
        </w:rPr>
        <w:t>o uporabili za shranjevanje dokumentacije raziskave.</w:t>
      </w:r>
    </w:p>
    <w:p w14:paraId="678D063B"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2.4 OMEJITVE</w:t>
      </w:r>
    </w:p>
    <w:p w14:paraId="2835044A"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Upoštevati moramo, da smo pri iskanju literature v večini uporabljali digitalne tehnike. Ker je raziskovalno področje razvojnih procesov slabo raziskano je velika možnost nekonsistentne terminologije ali nepravilne rabe. V literaturah se prepletajo trije termini, ki definirajo procese. Čeprav vsak termin posamezno definira drugačen obseg lastnosti in namenov (pog. 5) so jih avtorji enačili. Ti termini si sledijo po pojavnostih: proces (process), življenjski cikel (life-cycle) in metoda (method). Poleg tega smo opazili nekonsistentnost pri poimenovanju procesnih modelov. Navedeno je nekaj ekvivalenčnih izrazov procesnih modelov (življenjskih ciklov, metod):</w:t>
      </w:r>
    </w:p>
    <w:p w14:paraId="14F25238"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Code and fix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w:t>
      </w:r>
      <w:r w:rsidRPr="00327C02">
        <w:rPr>
          <w:rFonts w:ascii="Times New Roman" w:hAnsi="Times New Roman" w:cs="Times New Roman"/>
          <w:color w:val="222222"/>
          <w:sz w:val="24"/>
          <w:szCs w:val="21"/>
          <w:shd w:val="clear" w:color="auto" w:fill="FFFFFF"/>
        </w:rPr>
        <w:t xml:space="preserve"> Build and fix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8)</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14:paraId="2F48DED3"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Phased-release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14:paraId="19990C23"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color w:val="222222"/>
          <w:sz w:val="24"/>
          <w:szCs w:val="21"/>
          <w:shd w:val="clear" w:color="auto" w:fill="FFFFFF"/>
        </w:rPr>
        <w:t xml:space="preserve">Incremental Software Development Life Cycle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16)</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delivery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(Sommerville 2010, 47)</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Process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(Pressman in Maxim 2014, 43)</w:t>
      </w:r>
      <w:r w:rsidRPr="00327C02">
        <w:rPr>
          <w:rFonts w:ascii="Times New Roman" w:hAnsi="Times New Roman" w:cs="Times New Roman"/>
          <w:color w:val="222222"/>
          <w:sz w:val="24"/>
          <w:szCs w:val="21"/>
          <w:shd w:val="clear" w:color="auto" w:fill="FFFFFF"/>
        </w:rPr>
        <w:fldChar w:fldCharType="end"/>
      </w:r>
    </w:p>
    <w:p w14:paraId="1F735922" w14:textId="77777777" w:rsidR="00C77DB1"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Nevarnost rezultatov poizvedb predstavljajo tudi ključne besede, katerih pomen ne opisuje vsebine literature. Tukaj smo si pomagali s sopomenkami (inženiring, razvoj). Za prevajanje strokovnih izrazov v slovenščino smo uporabljali Računalniški slovarček</w:t>
      </w:r>
      <w:r w:rsidRPr="00327C02">
        <w:rPr>
          <w:rStyle w:val="Sprotnaopomba-sklic"/>
          <w:rFonts w:ascii="Times New Roman" w:hAnsi="Times New Roman" w:cs="Times New Roman"/>
        </w:rPr>
        <w:footnoteReference w:id="7"/>
      </w:r>
      <w:r w:rsidRPr="00327C02">
        <w:rPr>
          <w:rFonts w:ascii="Times New Roman" w:hAnsi="Times New Roman" w:cs="Times New Roman"/>
          <w:sz w:val="24"/>
          <w:szCs w:val="24"/>
        </w:rPr>
        <w:t>. Besed, ki jih nismo našli smo prevedli sami in  podprli z opombo v izvorni obliki.</w:t>
      </w:r>
    </w:p>
    <w:p w14:paraId="272F2C98" w14:textId="77777777" w:rsidR="00C77DB1" w:rsidRPr="00327C02" w:rsidRDefault="00C77DB1"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57CE8262" w14:textId="6D8445AC"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PROCESNI MODELI</w:t>
      </w:r>
    </w:p>
    <w:p w14:paraId="286CC82A" w14:textId="58948ADF" w:rsidR="00C77DB1"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Programski inženiring je uporaba discipliniranega, merljivega in sistematičnega pristopa </w:t>
      </w:r>
      <w:r w:rsidR="00BC05B4">
        <w:rPr>
          <w:rFonts w:ascii="Times New Roman" w:hAnsi="Times New Roman" w:cs="Times New Roman"/>
          <w:sz w:val="24"/>
          <w:szCs w:val="24"/>
        </w:rPr>
        <w:t>pri razvoju, zagonu in vzdrževanju</w:t>
      </w:r>
      <w:r w:rsidR="00BC05B4"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programske opreme. Temelj programskega inženiringa predstavlja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informacijskih sistemih je definiran kot pot, ki jo moramo upoštevati, da pridemo do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(Rolland 1998, 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 je zbirka aktivnosti, del in nalog, ki se izvajajo ob ustvarjanju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Procesi so kompleksne aktivnosti, ki lahko vsebujejo tudi sebi podrejene procese.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Vse te aktivnosti bivajo v okvirjih ali modelih, ki definirajo njihove povezave s procesom in drugimi aktivnostmi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Procesi so se razvili, da bi izkoristili sposobnosti ljudi v organizaciji in karakteristike sistema katerega razvijajo.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Procesi iste narave so razdeljeni v procesne modele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(Rolland 1998,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Procesni model je poenostavljena predstavitev procesa razvoja. Vsak model predstavlja proces z določene perspektive in tako podaja le delček informacije o dejanskem procesu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Procesni model je bolj ali manj grobo pričakovanje poteka procesa, ki ga dejansko vidimo šele ob uporabi v praksi (Rolland 1998, 8). Pri uporabi se modeli med seboj ne izključujejo. V velikih sistemih se jih pogosto uporablja več skupaj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Procesni model je primarni pristop, ki projekt organizira v aktivnosti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sidR="002810D9" w:rsidRPr="00327C02">
        <w:rPr>
          <w:rFonts w:ascii="Times New Roman" w:hAnsi="Times New Roman" w:cs="Times New Roman"/>
          <w:sz w:val="24"/>
          <w:szCs w:val="24"/>
        </w:rPr>
        <w:t>.</w:t>
      </w:r>
    </w:p>
    <w:p w14:paraId="23E3FA08" w14:textId="567B9797"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br w:type="page"/>
      </w:r>
    </w:p>
    <w:p w14:paraId="7BFBB89A"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3.5 AGILNI PROCESNI MODELI</w:t>
      </w:r>
    </w:p>
    <w:p w14:paraId="02E5F8E4"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Agilni procesi so družina razvojnih metodologij, ki proizvajajo programsko opremo s kratkimi iteracijami in dovoljujejo večje spremembe v načrtovanju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84)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Agilno programiranje je pravzaprav nabor najboljših praks zbranih iz drugih življenjskih ciklov in uspešnih praks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 začetku opomnimo, da niso vse karakteristike agilnega procesa nove ali revolucionarne. Veliko jih izhaja iz leta izkušenj, ki sta jih prinesla uporaba iterativnih in inkrementalnih procesov. Ne obstaja končna definicija kaj sestavlja Agilno metodo, vendar obstaja kar nekaj karakteristik, ki so metodam sorodne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84)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Leta 2001 so Kent Beck in 16 ostalih priznanih razvijalcev, piscev in svetovalcev (t.i. agilno zavezništvo) podpisali manifest</w:t>
      </w:r>
      <w:r w:rsidR="00F00F38" w:rsidRPr="00327C02">
        <w:rPr>
          <w:rStyle w:val="Sprotnaopomba-sklic"/>
          <w:rFonts w:ascii="Times New Roman" w:hAnsi="Times New Roman" w:cs="Times New Roman"/>
          <w:sz w:val="24"/>
          <w:szCs w:val="24"/>
        </w:rPr>
        <w:footnoteReference w:id="8"/>
      </w:r>
      <w:r w:rsidRPr="00327C02">
        <w:rPr>
          <w:rFonts w:ascii="Times New Roman" w:hAnsi="Times New Roman" w:cs="Times New Roman"/>
          <w:sz w:val="24"/>
          <w:szCs w:val="24"/>
        </w:rPr>
        <w:t xml:space="preserve"> agilnega razvoja, ki povzema;</w:t>
      </w:r>
    </w:p>
    <w:p w14:paraId="4B89E991" w14:textId="77777777" w:rsidR="00C77DB1" w:rsidRPr="00327C02" w:rsidRDefault="00C77DB1" w:rsidP="005A6A3B">
      <w:pPr>
        <w:spacing w:line="360" w:lineRule="auto"/>
        <w:contextualSpacing/>
        <w:jc w:val="both"/>
        <w:rPr>
          <w:rFonts w:ascii="Times New Roman" w:hAnsi="Times New Roman" w:cs="Times New Roman"/>
          <w:sz w:val="24"/>
          <w:szCs w:val="24"/>
        </w:rPr>
      </w:pPr>
    </w:p>
    <w:p w14:paraId="04D23600" w14:textId="77777777"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Individuals and interactions over processes and tools,</w:t>
      </w:r>
    </w:p>
    <w:p w14:paraId="0F6E4BB6" w14:textId="77777777"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working software over comprehensing documentation,</w:t>
      </w:r>
    </w:p>
    <w:p w14:paraId="155B30F4" w14:textId="77777777"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customer collaboration over contract negotiation,</w:t>
      </w:r>
    </w:p>
    <w:p w14:paraId="6671BE14" w14:textId="77777777"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responding to change over following a plan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496035F" w14:textId="77777777" w:rsidR="00C77DB1" w:rsidRPr="00327C02" w:rsidRDefault="00C77DB1" w:rsidP="005A6A3B">
      <w:pPr>
        <w:spacing w:line="360" w:lineRule="auto"/>
        <w:contextualSpacing/>
        <w:jc w:val="both"/>
        <w:rPr>
          <w:rFonts w:ascii="Times New Roman" w:hAnsi="Times New Roman" w:cs="Times New Roman"/>
          <w:sz w:val="24"/>
          <w:szCs w:val="24"/>
        </w:rPr>
      </w:pPr>
    </w:p>
    <w:p w14:paraId="7A0C21E2"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Agilni pristop zajema tri osnove: načine poslovanja z naročnikom, prakse razvoja in prakse zagotavljanja kvalitete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Konstantna interakcija s klientom je vzpostavljena z integracijo njegovega predstavnika v razvojno ekipo.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Agilni pristop vpelje koncept konstantnega testiranja, ki je izvedljivo zavoljo izdaje delujočih različic sistema ob končanih intervalih. Posledično lahko naročnik poda oceno funkcionalnosti zelo zgodaj v razvoju.</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Naročnik med razvojnim procesom nenehno podaja povratne informacije o spremembah potreb ali zahtev preko neformalnega komunikacijskega kanala, kar pripomore k zmanjšanju nepotrebne dokumentacije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Agilni pristop eksplicitno zavrača procese katerih vodenje zahteva veliko dokumentacije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3E7CDB28" w14:textId="77777777" w:rsidR="00C77DB1" w:rsidRPr="00327C02" w:rsidRDefault="00C77DB1" w:rsidP="005A6A3B">
      <w:pPr>
        <w:spacing w:line="360" w:lineRule="auto"/>
        <w:contextualSpacing/>
        <w:jc w:val="both"/>
        <w:rPr>
          <w:rFonts w:ascii="Times New Roman" w:hAnsi="Times New Roman" w:cs="Times New Roman"/>
          <w:sz w:val="20"/>
          <w:szCs w:val="20"/>
        </w:rPr>
      </w:pPr>
      <w:r w:rsidRPr="00327C02">
        <w:rPr>
          <w:rFonts w:ascii="Times New Roman" w:hAnsi="Times New Roman" w:cs="Times New Roman"/>
          <w:sz w:val="24"/>
          <w:szCs w:val="24"/>
        </w:rPr>
        <w:t>Čeprav se sistem stalno testira se prav tako dogajajo spremembe, kar je v nasprotju s priporočili Brooksa in drugih</w:t>
      </w:r>
      <w:r w:rsidRPr="00327C02">
        <w:rPr>
          <w:rStyle w:val="Sprotnaopomba-sklic"/>
          <w:rFonts w:ascii="Times New Roman" w:hAnsi="Times New Roman" w:cs="Times New Roman"/>
        </w:rPr>
        <w:footnoteReference w:id="9"/>
      </w:r>
      <w:r w:rsidRPr="00327C02">
        <w:rPr>
          <w:rFonts w:ascii="Times New Roman" w:hAnsi="Times New Roman" w:cs="Times New Roman"/>
          <w:sz w:val="24"/>
          <w:szCs w:val="24"/>
        </w:rPr>
        <w:t xml:space="preserve">. Po njihovih priporočilih naj bi se testiranje in spremembe </w:t>
      </w:r>
      <w:r w:rsidRPr="00327C02">
        <w:rPr>
          <w:rFonts w:ascii="Times New Roman" w:hAnsi="Times New Roman" w:cs="Times New Roman"/>
          <w:sz w:val="24"/>
          <w:szCs w:val="24"/>
        </w:rPr>
        <w:lastRenderedPageBreak/>
        <w:t xml:space="preserve">sistema izvajalo ločeno.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Skrb za stabilnost se rešuje z nenehno izdajo delujočih različic, njihovim testiranjem in apliciranjem spremenjenih standardov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56F05157" w14:textId="77777777" w:rsidR="00C77DB1" w:rsidRPr="00327C02" w:rsidRDefault="00C77DB1" w:rsidP="005A6A3B">
      <w:pPr>
        <w:spacing w:line="360" w:lineRule="auto"/>
        <w:contextualSpacing/>
        <w:jc w:val="both"/>
        <w:rPr>
          <w:rFonts w:ascii="Times New Roman" w:hAnsi="Times New Roman" w:cs="Times New Roman"/>
          <w:sz w:val="20"/>
          <w:szCs w:val="24"/>
        </w:rPr>
      </w:pPr>
      <w:r w:rsidRPr="00327C02">
        <w:rPr>
          <w:rFonts w:ascii="Times New Roman" w:hAnsi="Times New Roman" w:cs="Times New Roman"/>
          <w:sz w:val="24"/>
          <w:szCs w:val="24"/>
        </w:rPr>
        <w:t xml:space="preserve">Čeprav agilne metode slonijo na inkrementalnem razvoju in izdaji, predlagajo drugačne procese za doseganje tega. Ne glede na raznolikost v procesih si delijo načela predstavljena v agilnem manifestu.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Tabela 3.1 spodaj jih podrobno opisuje.</w:t>
      </w:r>
    </w:p>
    <w:p w14:paraId="5C6D5F34" w14:textId="77777777" w:rsidR="00C77DB1" w:rsidRPr="00327C02" w:rsidRDefault="0071568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br/>
      </w:r>
      <w:r w:rsidR="00C77DB1" w:rsidRPr="00327C02">
        <w:rPr>
          <w:rFonts w:ascii="Times New Roman" w:hAnsi="Times New Roman" w:cs="Times New Roman"/>
          <w:sz w:val="20"/>
          <w:szCs w:val="24"/>
        </w:rPr>
        <w:t>Tabela 3.1 podrobno opisana načela agilnega pristopa</w:t>
      </w:r>
      <w:r w:rsidRPr="00327C02">
        <w:rPr>
          <w:rFonts w:ascii="Times New Roman" w:hAnsi="Times New Roman" w:cs="Times New Roman"/>
          <w:sz w:val="20"/>
          <w:szCs w:val="24"/>
        </w:rPr>
        <w:br/>
      </w:r>
      <w:r w:rsidR="00C77DB1" w:rsidRPr="00327C02">
        <w:rPr>
          <w:rFonts w:ascii="Times New Roman" w:hAnsi="Times New Roman" w:cs="Times New Roman"/>
          <w:noProof/>
          <w:sz w:val="18"/>
          <w:lang w:eastAsia="sl-SI"/>
        </w:rPr>
        <w:drawing>
          <wp:inline distT="0" distB="0" distL="0" distR="0" wp14:anchorId="2581DAAC" wp14:editId="01AEB209">
            <wp:extent cx="5712118" cy="3120795"/>
            <wp:effectExtent l="0" t="0" r="3175" b="381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19718" cy="3124947"/>
                    </a:xfrm>
                    <a:prstGeom prst="rect">
                      <a:avLst/>
                    </a:prstGeom>
                  </pic:spPr>
                </pic:pic>
              </a:graphicData>
            </a:graphic>
          </wp:inline>
        </w:drawing>
      </w:r>
      <w:r w:rsidR="00C77DB1" w:rsidRPr="00327C02">
        <w:rPr>
          <w:rFonts w:ascii="Times New Roman" w:hAnsi="Times New Roman" w:cs="Times New Roman"/>
          <w:sz w:val="20"/>
          <w:szCs w:val="24"/>
        </w:rPr>
        <w:t xml:space="preserve">vir: </w:t>
      </w:r>
      <w:r w:rsidR="00C77DB1" w:rsidRPr="00327C02">
        <w:rPr>
          <w:rFonts w:ascii="Times New Roman" w:hAnsi="Times New Roman" w:cs="Times New Roman"/>
          <w:sz w:val="20"/>
          <w:szCs w:val="24"/>
        </w:rPr>
        <w:fldChar w:fldCharType="begin"/>
      </w:r>
      <w:r w:rsidR="00C77DB1" w:rsidRPr="00327C02">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C77DB1" w:rsidRPr="00327C02">
        <w:rPr>
          <w:rFonts w:ascii="Times New Roman" w:hAnsi="Times New Roman" w:cs="Times New Roman"/>
          <w:sz w:val="20"/>
          <w:szCs w:val="24"/>
        </w:rPr>
        <w:fldChar w:fldCharType="separate"/>
      </w:r>
      <w:r w:rsidR="00C77DB1" w:rsidRPr="00327C02">
        <w:rPr>
          <w:rFonts w:ascii="Times New Roman" w:hAnsi="Times New Roman" w:cs="Times New Roman"/>
          <w:sz w:val="20"/>
        </w:rPr>
        <w:t>(Sommerville 2010, 60)</w:t>
      </w:r>
      <w:r w:rsidR="00C77DB1" w:rsidRPr="00327C02">
        <w:rPr>
          <w:rFonts w:ascii="Times New Roman" w:hAnsi="Times New Roman" w:cs="Times New Roman"/>
          <w:sz w:val="20"/>
          <w:szCs w:val="24"/>
        </w:rPr>
        <w:fldChar w:fldCharType="end"/>
      </w:r>
    </w:p>
    <w:p w14:paraId="6AEA3D9B"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V praksi se tudi pri agilnih metodah srečamo s težavami. Ker se ti pristopi fokusirajo na manjše integrirane ekipe obstajajo težave umestitve pristopov v večje sisteme. Sicer obstajajo primeri integracije agilnih pristopov v sisteme kritičnega inženirstva vendar so bile potrebne modifikacije metod za zagotavljanje jamstva, varnosti in zanesljivosti. Uspeh integracije predstavnika naročnika v razvoj je odvisen od naročnikovih razpoložljivih sredstev ali sposobnosti zastopanja vlagateljev. V projektih z več vlagatelji je nasploh težavno postavljati prioritete</w:t>
      </w:r>
      <w:r w:rsidR="00715681" w:rsidRPr="00327C02">
        <w:rPr>
          <w:rFonts w:ascii="Times New Roman" w:hAnsi="Times New Roman" w:cs="Times New Roman"/>
          <w:sz w:val="24"/>
          <w:szCs w:val="24"/>
        </w:rPr>
        <w:t>, ker n</w:t>
      </w:r>
      <w:r w:rsidRPr="00327C02">
        <w:rPr>
          <w:rFonts w:ascii="Times New Roman" w:hAnsi="Times New Roman" w:cs="Times New Roman"/>
          <w:sz w:val="24"/>
          <w:szCs w:val="24"/>
        </w:rPr>
        <w:t xml:space="preserve">avadno vlagatelji nimajo skupnih </w:t>
      </w:r>
      <w:r w:rsidR="00377285" w:rsidRPr="00327C02">
        <w:rPr>
          <w:rFonts w:ascii="Times New Roman" w:hAnsi="Times New Roman" w:cs="Times New Roman"/>
          <w:sz w:val="24"/>
          <w:szCs w:val="24"/>
        </w:rPr>
        <w:t>ciljev</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74A5CD8"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Najbolj utemeljena kritika pristopov, DeMarco in Boehm navajata tako prednosti kot slabosti agilnih metod. Priporočata uporabo hibridnega pristopa kjer v agilne pristope integriramo tehnike načrtno-usmerjenega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Veliko podjetij je v praksi trdilo, da so uporabili agilne pristope razvoja medtem, ko so dejansko integrirali agilne metode v svoj načrtno-usmerjen proces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3AD895EC" w14:textId="77777777" w:rsidR="00C77DB1" w:rsidRPr="00327C02" w:rsidRDefault="00C77DB1" w:rsidP="005A6A3B">
      <w:pPr>
        <w:spacing w:line="360" w:lineRule="auto"/>
        <w:contextualSpacing/>
        <w:jc w:val="both"/>
        <w:rPr>
          <w:rFonts w:ascii="Times New Roman" w:hAnsi="Times New Roman" w:cs="Times New Roman"/>
          <w:sz w:val="24"/>
          <w:szCs w:val="24"/>
        </w:rPr>
      </w:pPr>
    </w:p>
    <w:p w14:paraId="21FC5534"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3.5.1 EKSTREMNO PROGRAMIRANJE</w:t>
      </w:r>
    </w:p>
    <w:p w14:paraId="685D76E4"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Ekstremno programiranje (XP), uporablja paradigmo objektno-orientiranega razvoja in zajema pravila in prakse štirih okvirnih aktivnosti (sl. 3.1</w:t>
      </w:r>
      <w:r w:rsidR="004D150A" w:rsidRPr="00327C02">
        <w:rPr>
          <w:rFonts w:ascii="Times New Roman" w:hAnsi="Times New Roman" w:cs="Times New Roman"/>
          <w:sz w:val="24"/>
          <w:szCs w:val="24"/>
        </w:rPr>
        <w:t>5</w:t>
      </w:r>
      <w:r w:rsidRPr="00327C02">
        <w:rPr>
          <w:rFonts w:ascii="Times New Roman" w:hAnsi="Times New Roman" w:cs="Times New Roman"/>
          <w:sz w:val="24"/>
          <w:szCs w:val="24"/>
        </w:rPr>
        <w:t xml:space="preserve">): načrtovanja, oblikovanja, kodiranja in testiranja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Načrtovanje se začne s poslušanjem in zbiranjem aktivnosti katere omogočajo razvijalcem razumevanje poslovnega konteksta in širšo sliko potrebnih funkcionalnosti. Poslušanje vodi v izdelavo zgodb</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ali scenarijev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ki opisujejo potreben output, funkcionalnosti in lastnosti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64A70236" w14:textId="77777777" w:rsidR="00C77DB1" w:rsidRPr="00327C02" w:rsidRDefault="00C77DB1" w:rsidP="005A6A3B">
      <w:pPr>
        <w:spacing w:line="360" w:lineRule="auto"/>
        <w:contextualSpacing/>
        <w:jc w:val="both"/>
        <w:rPr>
          <w:rFonts w:ascii="Times New Roman" w:hAnsi="Times New Roman" w:cs="Times New Roman"/>
          <w:sz w:val="24"/>
          <w:szCs w:val="24"/>
        </w:rPr>
      </w:pPr>
    </w:p>
    <w:p w14:paraId="760CB558"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Zgodbe se nahajajo v posameznih časovnih periodah, ki jih predstavlja</w:t>
      </w:r>
      <w:r w:rsidR="007E23F5" w:rsidRPr="00327C02">
        <w:rPr>
          <w:rFonts w:ascii="Times New Roman" w:hAnsi="Times New Roman" w:cs="Times New Roman"/>
          <w:sz w:val="24"/>
          <w:szCs w:val="24"/>
        </w:rPr>
        <w:t>jo stolpci intervalov</w:t>
      </w:r>
      <w:r w:rsidR="003A2AFF" w:rsidRPr="00327C02">
        <w:rPr>
          <w:rFonts w:ascii="Times New Roman" w:hAnsi="Times New Roman" w:cs="Times New Roman"/>
          <w:sz w:val="24"/>
          <w:szCs w:val="24"/>
        </w:rPr>
        <w:t xml:space="preserve"> na sliki 3.1</w:t>
      </w:r>
      <w:r w:rsidR="004D150A" w:rsidRPr="00327C02">
        <w:rPr>
          <w:rFonts w:ascii="Times New Roman" w:hAnsi="Times New Roman" w:cs="Times New Roman"/>
          <w:sz w:val="24"/>
          <w:szCs w:val="24"/>
        </w:rPr>
        <w:t>6</w:t>
      </w:r>
      <w:r w:rsidR="00B4283A" w:rsidRPr="00327C02">
        <w:rPr>
          <w:rFonts w:ascii="Times New Roman" w:hAnsi="Times New Roman" w:cs="Times New Roman"/>
          <w:sz w:val="24"/>
          <w:szCs w:val="24"/>
        </w:rPr>
        <w:t xml:space="preserve">. </w:t>
      </w:r>
      <w:r w:rsidRPr="00327C02">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Pr="00327C02">
        <w:rPr>
          <w:rStyle w:val="Sprotnaopomba-sklic"/>
          <w:rFonts w:ascii="Times New Roman" w:hAnsi="Times New Roman" w:cs="Times New Roman"/>
        </w:rPr>
        <w:footnoteReference w:id="10"/>
      </w:r>
      <w:r w:rsidRPr="00327C02">
        <w:rPr>
          <w:rFonts w:ascii="Times New Roman" w:hAnsi="Times New Roman" w:cs="Times New Roman"/>
          <w:sz w:val="24"/>
          <w:szCs w:val="24"/>
        </w:rPr>
        <w:t xml:space="preserve">. Vsaka zgodba je napisana na kartico indeksa ali drug medij, ki je dostopen celotni razvojni ekipi. Naročnik vsaki zgodbi pripiše prioriteto na podlagi splošnega števila točk celotnega projekta ali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 so zgodbe (scenariji)  definirani jih razvojna ekipa razdeli na naloge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Člani ekipe pripiše oceno</w:t>
      </w:r>
      <w:r w:rsidRPr="00327C02">
        <w:rPr>
          <w:rStyle w:val="Sprotnaopomba-sklic"/>
          <w:rFonts w:ascii="Times New Roman" w:hAnsi="Times New Roman" w:cs="Times New Roman"/>
        </w:rPr>
        <w:footnoteReference w:id="11"/>
      </w:r>
      <w:r w:rsidRPr="00327C02">
        <w:rPr>
          <w:rFonts w:ascii="Times New Roman" w:hAnsi="Times New Roman" w:cs="Times New Roman"/>
          <w:sz w:val="24"/>
          <w:szCs w:val="24"/>
        </w:rPr>
        <w:t xml:space="preserve"> indeksa posameznim zgodbam, ki je relativna glede na njeno težavnost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095E81A" w14:textId="77777777"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w:t>
      </w:r>
      <w:r w:rsidR="00E764EC" w:rsidRPr="00327C02">
        <w:rPr>
          <w:rFonts w:ascii="Times New Roman" w:hAnsi="Times New Roman" w:cs="Times New Roman"/>
          <w:sz w:val="20"/>
          <w:szCs w:val="20"/>
        </w:rPr>
        <w:t>ika 3.15</w:t>
      </w:r>
      <w:r w:rsidRPr="00327C02">
        <w:rPr>
          <w:rFonts w:ascii="Times New Roman" w:hAnsi="Times New Roman" w:cs="Times New Roman"/>
          <w:sz w:val="20"/>
          <w:szCs w:val="20"/>
        </w:rPr>
        <w:t xml:space="preserve"> prikaz procesa ekstremnega programiranja</w:t>
      </w:r>
    </w:p>
    <w:p w14:paraId="71F62674" w14:textId="77777777"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25F0A391" wp14:editId="1BBFB02C">
            <wp:extent cx="4016405" cy="3200400"/>
            <wp:effectExtent l="0" t="0" r="3175"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33228" cy="3213805"/>
                    </a:xfrm>
                    <a:prstGeom prst="rect">
                      <a:avLst/>
                    </a:prstGeom>
                  </pic:spPr>
                </pic:pic>
              </a:graphicData>
            </a:graphic>
          </wp:inline>
        </w:drawing>
      </w:r>
    </w:p>
    <w:p w14:paraId="0B2E1765" w14:textId="77777777"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(Pressman in Maxim 2014, 72)</w:t>
      </w:r>
      <w:r w:rsidRPr="00327C02">
        <w:rPr>
          <w:rFonts w:ascii="Times New Roman" w:hAnsi="Times New Roman" w:cs="Times New Roman"/>
          <w:sz w:val="20"/>
          <w:szCs w:val="20"/>
        </w:rPr>
        <w:fldChar w:fldCharType="end"/>
      </w:r>
    </w:p>
    <w:p w14:paraId="02443CDC" w14:textId="77777777" w:rsidR="002068CA" w:rsidRPr="00327C02" w:rsidRDefault="002068CA"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0"/>
        </w:rPr>
        <w:lastRenderedPageBreak/>
        <w:t>Slika 3.1</w:t>
      </w:r>
      <w:r w:rsidR="004D150A" w:rsidRPr="00327C02">
        <w:rPr>
          <w:rFonts w:ascii="Times New Roman" w:hAnsi="Times New Roman" w:cs="Times New Roman"/>
          <w:sz w:val="20"/>
          <w:szCs w:val="20"/>
        </w:rPr>
        <w:t>6</w:t>
      </w:r>
      <w:r w:rsidR="00C77DB1" w:rsidRPr="00327C02">
        <w:rPr>
          <w:rFonts w:ascii="Times New Roman" w:hAnsi="Times New Roman" w:cs="Times New Roman"/>
          <w:sz w:val="20"/>
          <w:szCs w:val="20"/>
        </w:rPr>
        <w:t xml:space="preserve"> d</w:t>
      </w:r>
      <w:r w:rsidR="00611953" w:rsidRPr="00327C02">
        <w:rPr>
          <w:rFonts w:ascii="Times New Roman" w:hAnsi="Times New Roman" w:cs="Times New Roman"/>
          <w:sz w:val="20"/>
          <w:szCs w:val="20"/>
        </w:rPr>
        <w:t>etajlni prikaz zgradbe XP</w:t>
      </w:r>
      <w:r w:rsidR="006D0C94" w:rsidRPr="00327C02">
        <w:rPr>
          <w:rFonts w:ascii="Times New Roman" w:hAnsi="Times New Roman" w:cs="Times New Roman"/>
          <w:sz w:val="20"/>
          <w:szCs w:val="20"/>
        </w:rPr>
        <w:br/>
      </w:r>
      <w:r w:rsidR="00C77DB1" w:rsidRPr="00327C02">
        <w:rPr>
          <w:rFonts w:ascii="Times New Roman" w:hAnsi="Times New Roman" w:cs="Times New Roman"/>
          <w:noProof/>
          <w:sz w:val="24"/>
          <w:szCs w:val="24"/>
          <w:lang w:eastAsia="sl-SI"/>
        </w:rPr>
        <w:drawing>
          <wp:inline distT="0" distB="0" distL="0" distR="0" wp14:anchorId="23D63ED5" wp14:editId="6D3549B8">
            <wp:extent cx="3996249" cy="1611923"/>
            <wp:effectExtent l="0" t="0" r="4445" b="762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17045" cy="1620311"/>
                    </a:xfrm>
                    <a:prstGeom prst="rect">
                      <a:avLst/>
                    </a:prstGeom>
                  </pic:spPr>
                </pic:pic>
              </a:graphicData>
            </a:graphic>
          </wp:inline>
        </w:drawing>
      </w:r>
    </w:p>
    <w:p w14:paraId="0EDF7C1F" w14:textId="77777777"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0080289A" w:rsidRPr="00327C02">
        <w:rPr>
          <w:rFonts w:ascii="Times New Roman" w:hAnsi="Times New Roman" w:cs="Times New Roman"/>
          <w:sz w:val="24"/>
          <w:szCs w:val="24"/>
        </w:rPr>
        <w:t>.</w:t>
      </w:r>
    </w:p>
    <w:p w14:paraId="2EA96D95" w14:textId="77777777" w:rsidR="00C77DB1" w:rsidRPr="00BD26B2" w:rsidRDefault="00C77DB1" w:rsidP="005A6A3B">
      <w:pPr>
        <w:spacing w:line="360" w:lineRule="auto"/>
        <w:contextualSpacing/>
        <w:jc w:val="both"/>
        <w:rPr>
          <w:rFonts w:ascii="Times New Roman" w:hAnsi="Times New Roman" w:cs="Times New Roman"/>
          <w:sz w:val="24"/>
          <w:szCs w:val="24"/>
        </w:rPr>
      </w:pPr>
      <w:r w:rsidRPr="00BD26B2">
        <w:rPr>
          <w:rFonts w:ascii="Times New Roman" w:hAnsi="Times New Roman" w:cs="Times New Roman"/>
          <w:sz w:val="24"/>
          <w:szCs w:val="24"/>
        </w:rPr>
        <w:t>Seštevek vseh točk projekta = 4000,</w:t>
      </w:r>
    </w:p>
    <w:p w14:paraId="34DDC013" w14:textId="77777777" w:rsidR="00C77DB1" w:rsidRPr="00BD26B2" w:rsidRDefault="00C77DB1" w:rsidP="005A6A3B">
      <w:pPr>
        <w:spacing w:line="360" w:lineRule="auto"/>
        <w:contextualSpacing/>
        <w:jc w:val="both"/>
        <w:rPr>
          <w:rFonts w:ascii="Times New Roman" w:hAnsi="Times New Roman" w:cs="Times New Roman"/>
          <w:sz w:val="24"/>
          <w:szCs w:val="24"/>
        </w:rPr>
      </w:pPr>
      <w:r w:rsidRPr="00BD26B2">
        <w:rPr>
          <w:rFonts w:ascii="Times New Roman" w:hAnsi="Times New Roman" w:cs="Times New Roman"/>
          <w:sz w:val="24"/>
          <w:szCs w:val="24"/>
        </w:rPr>
        <w:t>pričakovano povprečno število točk na 2-tedenski interval = 50,</w:t>
      </w:r>
    </w:p>
    <w:p w14:paraId="3A1E75AA" w14:textId="77777777" w:rsidR="00C77DB1" w:rsidRPr="00BD26B2" w:rsidRDefault="00C77DB1" w:rsidP="005A6A3B">
      <w:pPr>
        <w:spacing w:line="360" w:lineRule="auto"/>
        <w:contextualSpacing/>
        <w:jc w:val="both"/>
        <w:rPr>
          <w:rFonts w:ascii="Times New Roman" w:hAnsi="Times New Roman" w:cs="Times New Roman"/>
          <w:sz w:val="24"/>
          <w:szCs w:val="24"/>
        </w:rPr>
      </w:pPr>
      <w:r w:rsidRPr="00BD26B2">
        <w:rPr>
          <w:rFonts w:ascii="Times New Roman" w:hAnsi="Times New Roman" w:cs="Times New Roman"/>
          <w:sz w:val="24"/>
          <w:szCs w:val="24"/>
        </w:rPr>
        <w:t>pričakovan čas razvoja (4000/50) = 80 intervalov.</w:t>
      </w:r>
    </w:p>
    <w:p w14:paraId="3D94CFA7" w14:textId="77777777" w:rsidR="00C77DB1" w:rsidRPr="00327C02" w:rsidRDefault="00C77DB1" w:rsidP="005A6A3B">
      <w:pPr>
        <w:spacing w:line="360" w:lineRule="auto"/>
        <w:contextualSpacing/>
        <w:jc w:val="both"/>
        <w:rPr>
          <w:rFonts w:ascii="Times New Roman" w:hAnsi="Times New Roman" w:cs="Times New Roman"/>
          <w:sz w:val="24"/>
          <w:szCs w:val="24"/>
        </w:rPr>
      </w:pPr>
    </w:p>
    <w:p w14:paraId="10EF0BCB"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9C61B4" w:rsidRPr="00327C02">
        <w:rPr>
          <w:rFonts w:ascii="Times New Roman" w:hAnsi="Times New Roman" w:cs="Times New Roman"/>
          <w:sz w:val="24"/>
          <w:szCs w:val="24"/>
        </w:rPr>
        <w:t xml:space="preserve"> na 2-tedenski interval (tab.</w:t>
      </w:r>
      <w:r w:rsidR="003A2AFF" w:rsidRPr="00327C02">
        <w:rPr>
          <w:rFonts w:ascii="Times New Roman" w:hAnsi="Times New Roman" w:cs="Times New Roman"/>
          <w:sz w:val="24"/>
          <w:szCs w:val="24"/>
        </w:rPr>
        <w:t xml:space="preserve"> 3</w:t>
      </w:r>
      <w:r w:rsidR="004D150A" w:rsidRPr="00327C02">
        <w:rPr>
          <w:rFonts w:ascii="Times New Roman" w:hAnsi="Times New Roman" w:cs="Times New Roman"/>
          <w:sz w:val="24"/>
          <w:szCs w:val="24"/>
        </w:rPr>
        <w:t>.17</w:t>
      </w:r>
      <w:r w:rsidRPr="00327C02">
        <w:rPr>
          <w:rFonts w:ascii="Times New Roman" w:hAnsi="Times New Roman" w:cs="Times New Roman"/>
          <w:sz w:val="24"/>
          <w:szCs w:val="24"/>
        </w:rPr>
        <w:t>). Ta tehnika je podobna inženirskemu principu načrtovanja</w:t>
      </w:r>
      <w:r w:rsidRPr="00327C02">
        <w:rPr>
          <w:rStyle w:val="Sprotnaopomba-sklic"/>
          <w:rFonts w:ascii="Times New Roman" w:hAnsi="Times New Roman" w:cs="Times New Roman"/>
        </w:rPr>
        <w:footnoteReference w:id="12"/>
      </w:r>
      <w:r w:rsidRPr="00327C02">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DA42138" w14:textId="77777777" w:rsidR="00C77DB1" w:rsidRPr="00327C02" w:rsidRDefault="006D0C94"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br/>
      </w:r>
      <w:r w:rsidR="009C61B4" w:rsidRPr="00327C02">
        <w:rPr>
          <w:rFonts w:ascii="Times New Roman" w:hAnsi="Times New Roman" w:cs="Times New Roman"/>
          <w:sz w:val="20"/>
          <w:szCs w:val="20"/>
        </w:rPr>
        <w:t>Tabela</w:t>
      </w:r>
      <w:r w:rsidR="00C77DB1" w:rsidRPr="00327C02">
        <w:rPr>
          <w:rFonts w:ascii="Times New Roman" w:hAnsi="Times New Roman" w:cs="Times New Roman"/>
          <w:sz w:val="20"/>
          <w:szCs w:val="20"/>
        </w:rPr>
        <w:t xml:space="preserve"> 3</w:t>
      </w:r>
      <w:r w:rsidR="009C61B4" w:rsidRPr="00327C02">
        <w:rPr>
          <w:rFonts w:ascii="Times New Roman" w:hAnsi="Times New Roman" w:cs="Times New Roman"/>
          <w:sz w:val="20"/>
          <w:szCs w:val="20"/>
        </w:rPr>
        <w:t>.2</w:t>
      </w:r>
      <w:r w:rsidR="00C77DB1" w:rsidRPr="00327C02">
        <w:rPr>
          <w:rFonts w:ascii="Times New Roman" w:hAnsi="Times New Roman" w:cs="Times New Roman"/>
          <w:sz w:val="20"/>
          <w:szCs w:val="20"/>
        </w:rPr>
        <w:t xml:space="preserve"> primer preračuna povprečnega števila točk na 2-tedenski interval</w:t>
      </w:r>
    </w:p>
    <w:p w14:paraId="5C9B3D34" w14:textId="77777777"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3059F79A" wp14:editId="067CAE2F">
            <wp:extent cx="3399692" cy="1515875"/>
            <wp:effectExtent l="0" t="0" r="0" b="8255"/>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16653" cy="1523438"/>
                    </a:xfrm>
                    <a:prstGeom prst="rect">
                      <a:avLst/>
                    </a:prstGeom>
                  </pic:spPr>
                </pic:pic>
              </a:graphicData>
            </a:graphic>
          </wp:inline>
        </w:drawing>
      </w:r>
    </w:p>
    <w:p w14:paraId="4A87E841" w14:textId="77777777"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(Peters 2008, 117)</w:t>
      </w:r>
      <w:r w:rsidRPr="00327C02">
        <w:rPr>
          <w:rFonts w:ascii="Times New Roman" w:hAnsi="Times New Roman" w:cs="Times New Roman"/>
          <w:sz w:val="20"/>
          <w:szCs w:val="20"/>
        </w:rPr>
        <w:fldChar w:fldCharType="end"/>
      </w:r>
    </w:p>
    <w:p w14:paraId="5AE5E2D3" w14:textId="77777777" w:rsidR="00C77DB1" w:rsidRPr="00327C02" w:rsidRDefault="0023455A"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Oblikovanje</w:t>
      </w:r>
      <w:r w:rsidR="00C77DB1" w:rsidRPr="00327C02">
        <w:rPr>
          <w:rFonts w:ascii="Times New Roman" w:hAnsi="Times New Roman" w:cs="Times New Roman"/>
          <w:sz w:val="24"/>
          <w:szCs w:val="24"/>
        </w:rPr>
        <w:t xml:space="preserve"> sledi principu KIS</w:t>
      </w:r>
      <w:r w:rsidR="00C77DB1" w:rsidRPr="00327C02">
        <w:rPr>
          <w:rStyle w:val="Sprotnaopomba-sklic"/>
          <w:rFonts w:ascii="Times New Roman" w:hAnsi="Times New Roman" w:cs="Times New Roman"/>
        </w:rPr>
        <w:footnoteReference w:id="13"/>
      </w:r>
      <w:r w:rsidR="00C77DB1" w:rsidRPr="00327C02">
        <w:rPr>
          <w:rFonts w:ascii="Times New Roman" w:hAnsi="Times New Roman" w:cs="Times New Roman"/>
          <w:sz w:val="24"/>
          <w:szCs w:val="24"/>
        </w:rPr>
        <w:t>. Priporoča se enostavnejše oblikovanje pred kompleksnimi. Pristop spodbuja uporabo kartic CRC</w:t>
      </w:r>
      <w:r w:rsidR="00C77DB1" w:rsidRPr="00327C02">
        <w:rPr>
          <w:rStyle w:val="Sprotnaopomba-sklic"/>
          <w:rFonts w:ascii="Times New Roman" w:hAnsi="Times New Roman" w:cs="Times New Roman"/>
        </w:rPr>
        <w:footnoteReference w:id="14"/>
      </w:r>
      <w:r w:rsidR="00C77DB1" w:rsidRPr="00327C02">
        <w:rPr>
          <w:rFonts w:ascii="Times New Roman" w:hAnsi="Times New Roman" w:cs="Times New Roman"/>
          <w:sz w:val="24"/>
          <w:szCs w:val="24"/>
        </w:rPr>
        <w:t xml:space="preserve"> kot uspešen mehanizem za identifikacijo in organizacijo objektno-orientiranih razredov, ki so potrebni sledeči inkrement. Pri zapletenem oblikovanju na podlagi težavnega dela načrta razvojna ekipa ustvari prototip, ki ga imenujejo ostra rešitev</w:t>
      </w:r>
      <w:r w:rsidR="00C77DB1" w:rsidRPr="00327C02">
        <w:rPr>
          <w:rStyle w:val="Sprotnaopomba-sklic"/>
          <w:rFonts w:ascii="Times New Roman" w:hAnsi="Times New Roman" w:cs="Times New Roman"/>
        </w:rPr>
        <w:footnoteReference w:id="15"/>
      </w:r>
      <w:r w:rsidR="00C77DB1" w:rsidRPr="00327C02">
        <w:rPr>
          <w:rFonts w:ascii="Times New Roman" w:hAnsi="Times New Roman" w:cs="Times New Roman"/>
          <w:sz w:val="24"/>
          <w:szCs w:val="24"/>
        </w:rPr>
        <w:t xml:space="preserve">. Namen te rešitve je zmanjšanje tveganja ob začetku pravega razvoja. Osrednja esenca tega pristopa je oblikovanje, ki se pojavi pred in po začetku kodiranja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rPr>
        <w:t>(Pressman in Maxim 2014, 75)</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 xml:space="preserve">. </w:t>
      </w:r>
    </w:p>
    <w:p w14:paraId="403B90FE"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Osrednji koncept aktivnosti kodiranja zajema skupinsko kodiranje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Pri agilnem tipu programiranja razvojni inženirji delajo v parih. En par dela na eni delovni postaji in si deli tipkovnico. Par navadno sestavljata izkušenejši in mladi razvijalec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praksi imata različne naloge. Medtem ko en skrbi za standard kodiranja se drugi osredotoča na detajle kodiranja določenega dela zgodbe. To zagotavlja reševanje problemov in zagotavljanje kvalitete v realnem času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48364008"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Enote za testiranje so ustvarjene s pomočjo posebnih orodij, ki omogočajo, da se jih avtomatizira. To omogoča strategijo regresivnega testiranja. Enote testiranj so organizirane v univerzalne testne pakete, ki dnevno integrirajo in validirajo delovanje sistema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Med izdajami različic je kratek časovni razkorak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Nove različice so lahko izdane večkrat dnevno. Za vsako novo različico je potrebno pognati definirane testne pakete. Nova verzija je sprejeta samo če se na njej uspešno izvedejo vsi testni scenariji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44351FD"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Industrijsko ekstremno programiranje (IXP) je organska evolucija XP. Vključuje minimalistično, naročniku in testiranju usmerjeno prepričanje. IXP se od XP razlikuje po večjem vključevanju managementa, razširjeni vlogi naročnika in posodobljenim tehničnim praksam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IXP vključuje šest novih praks, ki omogočajo delovanje XP modela v večjih organizacijah: ocena pripravljenosti, usposobljenost skupnosti, uporabnost projekta, usmerjenost k testiranju, retrospektiva in konstantno učenje. Ocena pripravljenosti ugotavlja ali vsi vpleteni razumejo problem projekta. Usposobljenost skupnosti preverja ali so na naloge postavljeni ustrezno usposobljeni posamezniki. Ekipa IXP določi </w:t>
      </w:r>
      <w:r w:rsidRPr="00327C02">
        <w:rPr>
          <w:rFonts w:ascii="Times New Roman" w:hAnsi="Times New Roman" w:cs="Times New Roman"/>
          <w:sz w:val="24"/>
          <w:szCs w:val="24"/>
        </w:rPr>
        <w:lastRenderedPageBreak/>
        <w:t xml:space="preserve">zbirko časovnih mejnikov, ki ocenjujejo potek dela. Na podlagi mejnikov pa ustvarijo mehanizme, ki bodo sporočali ali so bili doseženi. Med prakticiranjem retrospektive ekipa izvede specializiran tehnični pregled različice programa. Pregled preuči aktivnosti, napake in pridobljeno znanje. Konstantno učenje je zadnja izmed razširjenih praks, ki ga uvede IXP. Ekipa spodbuja učenje novih metod in tehnik, ki vodijo v boljšo kvaliteto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05AD4402" w14:textId="77777777" w:rsidR="00C77DB1" w:rsidRPr="00327C02" w:rsidRDefault="00C77DB1" w:rsidP="005A6A3B">
      <w:pPr>
        <w:spacing w:line="360" w:lineRule="auto"/>
        <w:contextualSpacing/>
        <w:jc w:val="both"/>
        <w:rPr>
          <w:rFonts w:ascii="Times New Roman" w:hAnsi="Times New Roman" w:cs="Times New Roman"/>
          <w:sz w:val="24"/>
          <w:szCs w:val="24"/>
        </w:rPr>
      </w:pPr>
    </w:p>
    <w:p w14:paraId="6316C62F"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3.5.2 SCRUM</w:t>
      </w:r>
    </w:p>
    <w:p w14:paraId="7BBDE185"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Scrum</w:t>
      </w:r>
      <w:r w:rsidRPr="00327C02">
        <w:rPr>
          <w:rStyle w:val="Sprotnaopomba-sklic"/>
          <w:rFonts w:ascii="Times New Roman" w:hAnsi="Times New Roman" w:cs="Times New Roman"/>
        </w:rPr>
        <w:footnoteReference w:id="16"/>
      </w:r>
      <w:r w:rsidRPr="00327C02">
        <w:rPr>
          <w:rFonts w:ascii="Times New Roman" w:hAnsi="Times New Roman" w:cs="Times New Roman"/>
          <w:sz w:val="24"/>
          <w:szCs w:val="24"/>
        </w:rPr>
        <w:t xml:space="preserve"> model je agilna metoda, ki se fokusira na upravljanje inkrementalnega razvoja. Čeprav model ne definira tehničnih aspektov agilnih pristopov je zato bolj primeren za uporabo ob bolj tehničnih pristopih kot je model XP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{"citationID":"xtTcp8jp","properties":{"formattedCitation":"(Sommerville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Scrum zajema tri faze (sl. </w:t>
      </w:r>
      <w:r w:rsidR="00BC7A3D" w:rsidRPr="00327C02">
        <w:rPr>
          <w:rFonts w:ascii="Times New Roman" w:hAnsi="Times New Roman" w:cs="Times New Roman"/>
          <w:sz w:val="24"/>
          <w:szCs w:val="24"/>
        </w:rPr>
        <w:t>3</w:t>
      </w:r>
      <w:r w:rsidR="00EF592D" w:rsidRPr="00327C02">
        <w:rPr>
          <w:rFonts w:ascii="Times New Roman" w:hAnsi="Times New Roman" w:cs="Times New Roman"/>
          <w:sz w:val="24"/>
          <w:szCs w:val="24"/>
        </w:rPr>
        <w:t>.17</w:t>
      </w:r>
      <w:r w:rsidRPr="00327C02">
        <w:rPr>
          <w:rFonts w:ascii="Times New Roman" w:hAnsi="Times New Roman" w:cs="Times New Roman"/>
          <w:sz w:val="24"/>
          <w:szCs w:val="24"/>
        </w:rPr>
        <w:t xml:space="preserve">). Prva je faza načrtovanja. Tukaj se definirajo osnovni cilji in arhitektura projekta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{"citationID":"BI5uN9VH","properties":{"formattedCitation":"(Sommerville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Načrtovanju sledijo cikli sprintov, kjer vsak cikel predstavlja en inkrement programa. Proces se konča v zaključku projekta, kjer se dokončajo dokumentacije kot so dokumenti za vzdrževanje programske opreme, navodila za uporabo</w:t>
      </w:r>
      <w:r w:rsidR="00E44AA7" w:rsidRPr="00327C02">
        <w:rPr>
          <w:rFonts w:ascii="Times New Roman" w:hAnsi="Times New Roman" w:cs="Times New Roman"/>
          <w:sz w:val="24"/>
          <w:szCs w:val="24"/>
        </w:rPr>
        <w:t xml:space="preserve"> in dokument obdukcije razvoja</w:t>
      </w:r>
      <w:r w:rsidRPr="00327C02">
        <w:rPr>
          <w:rFonts w:ascii="Times New Roman" w:hAnsi="Times New Roman" w:cs="Times New Roman"/>
          <w:sz w:val="24"/>
          <w:szCs w:val="24"/>
        </w:rPr>
        <w:t xml:space="preserve">. Inovativna lastnost modela so sprint cikli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Sprint je enota načrtovanja, kjer se oceni potrebno delo, izberejo funkcionalnosti za razvoj in opravijo implementacije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Sprint je sestavljen iz ocene, izbire, razvoja in pregleda.</w:t>
      </w:r>
    </w:p>
    <w:p w14:paraId="3E81B376" w14:textId="77777777" w:rsidR="007B2FDC" w:rsidRPr="00327C02" w:rsidRDefault="007B2FDC" w:rsidP="005A6A3B">
      <w:pPr>
        <w:spacing w:line="360" w:lineRule="auto"/>
        <w:contextualSpacing/>
        <w:jc w:val="both"/>
        <w:rPr>
          <w:rFonts w:ascii="Times New Roman" w:hAnsi="Times New Roman" w:cs="Times New Roman"/>
          <w:sz w:val="24"/>
          <w:szCs w:val="24"/>
        </w:rPr>
      </w:pPr>
    </w:p>
    <w:p w14:paraId="10CE915C" w14:textId="77777777"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3</w:t>
      </w:r>
      <w:r w:rsidR="00BC7A3D" w:rsidRPr="00327C02">
        <w:rPr>
          <w:rFonts w:ascii="Times New Roman" w:hAnsi="Times New Roman" w:cs="Times New Roman"/>
          <w:sz w:val="20"/>
          <w:szCs w:val="20"/>
        </w:rPr>
        <w:t>.</w:t>
      </w:r>
      <w:r w:rsidR="00EF592D" w:rsidRPr="00327C02">
        <w:rPr>
          <w:rFonts w:ascii="Times New Roman" w:hAnsi="Times New Roman" w:cs="Times New Roman"/>
          <w:sz w:val="20"/>
          <w:szCs w:val="20"/>
        </w:rPr>
        <w:t>17</w:t>
      </w:r>
      <w:r w:rsidRPr="00327C02">
        <w:rPr>
          <w:rFonts w:ascii="Times New Roman" w:hAnsi="Times New Roman" w:cs="Times New Roman"/>
          <w:sz w:val="20"/>
          <w:szCs w:val="20"/>
        </w:rPr>
        <w:t xml:space="preserve"> osnovne faze scrum procesa</w:t>
      </w:r>
    </w:p>
    <w:p w14:paraId="5FAB2194" w14:textId="77777777"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7832EF60" wp14:editId="55163FD1">
            <wp:extent cx="3709015" cy="1430215"/>
            <wp:effectExtent l="0" t="0" r="635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51097" cy="1446442"/>
                    </a:xfrm>
                    <a:prstGeom prst="rect">
                      <a:avLst/>
                    </a:prstGeom>
                  </pic:spPr>
                </pic:pic>
              </a:graphicData>
            </a:graphic>
          </wp:inline>
        </w:drawing>
      </w:r>
    </w:p>
    <w:p w14:paraId="43341C95" w14:textId="77777777"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{"citationID":"Z0aRAoqH","properties":{"formattedCitation":"(Sommerville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(Sommerville 2010, 73)</w:t>
      </w:r>
      <w:r w:rsidRPr="00327C02">
        <w:rPr>
          <w:rFonts w:ascii="Times New Roman" w:hAnsi="Times New Roman" w:cs="Times New Roman"/>
          <w:sz w:val="20"/>
          <w:szCs w:val="20"/>
        </w:rPr>
        <w:fldChar w:fldCharType="end"/>
      </w:r>
    </w:p>
    <w:p w14:paraId="41395699" w14:textId="77777777" w:rsidR="00C77DB1" w:rsidRPr="00327C02" w:rsidRDefault="00C77DB1" w:rsidP="005A6A3B">
      <w:pPr>
        <w:spacing w:line="360" w:lineRule="auto"/>
        <w:contextualSpacing/>
        <w:jc w:val="both"/>
        <w:rPr>
          <w:rFonts w:ascii="Times New Roman" w:hAnsi="Times New Roman" w:cs="Times New Roman"/>
          <w:sz w:val="24"/>
          <w:szCs w:val="24"/>
        </w:rPr>
      </w:pPr>
    </w:p>
    <w:p w14:paraId="4FBBF696"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Principi modela se skladajo z agilnim manifestom in zajemajo okvirne aktivnosti; potreb, analiz, oblikovanja, evolucije in izdaje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{"citationID":"PdwxhUMv","properties":{"formattedCitation":"(Pressman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Znotraj aktivnosti v sprintu se izvajajo opravila. Opravila definirajo in modificirajo člani Scrum ekipe na podlagi problematike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{"citationID":"Et6hmGlt","properties":{"formattedCitation":"(Pressman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78EFAB82" w14:textId="77777777"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lastRenderedPageBreak/>
        <w:t>Slika 3</w:t>
      </w:r>
      <w:r w:rsidR="00EF592D" w:rsidRPr="00327C02">
        <w:rPr>
          <w:rFonts w:ascii="Times New Roman" w:hAnsi="Times New Roman" w:cs="Times New Roman"/>
          <w:sz w:val="20"/>
          <w:szCs w:val="20"/>
        </w:rPr>
        <w:t>.18</w:t>
      </w:r>
      <w:r w:rsidRPr="00327C02">
        <w:rPr>
          <w:rFonts w:ascii="Times New Roman" w:hAnsi="Times New Roman" w:cs="Times New Roman"/>
          <w:sz w:val="20"/>
          <w:szCs w:val="20"/>
        </w:rPr>
        <w:t xml:space="preserve"> podroben prikaz Sprinta</w:t>
      </w:r>
    </w:p>
    <w:p w14:paraId="1D93A452" w14:textId="77777777"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519B1E33" wp14:editId="46E26C3C">
            <wp:extent cx="4067908" cy="2572391"/>
            <wp:effectExtent l="0" t="0" r="889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78521" cy="2579102"/>
                    </a:xfrm>
                    <a:prstGeom prst="rect">
                      <a:avLst/>
                    </a:prstGeom>
                  </pic:spPr>
                </pic:pic>
              </a:graphicData>
            </a:graphic>
          </wp:inline>
        </w:drawing>
      </w:r>
    </w:p>
    <w:p w14:paraId="4413AEA3" w14:textId="77777777"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{"citationID":"ydLr3zs6","properties":{"formattedCitation":"(Pressman in Maxim 2014, 78)","plainCitation":"(Pressman in Maxim 2014, 78)"},"citationItems":[{"id":215,"uris":["http://zotero.org/users/local/1VrTeLcH/items/HUGR3TQC"],"uri":["http://zotero.org/users/local/1VrTeLcH/items/HUGR3TQC"],"itemData":{"id":215,"type":"book","title":"Software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S."},{"family":"Maxim","given":"Bruce"}],"issued":{"date-parts":[["2014",1,23]]}},"locator":"78"}],"schema":"https://github.com/citation-style-language/schema/raw/master/csl-citation.json"}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(Pressman in Maxim 2014, 78)</w:t>
      </w:r>
      <w:r w:rsidRPr="00327C02">
        <w:rPr>
          <w:rFonts w:ascii="Times New Roman" w:hAnsi="Times New Roman" w:cs="Times New Roman"/>
          <w:sz w:val="20"/>
          <w:szCs w:val="20"/>
        </w:rPr>
        <w:fldChar w:fldCharType="end"/>
      </w:r>
      <w:r w:rsidRPr="00327C02">
        <w:rPr>
          <w:rFonts w:ascii="Times New Roman" w:hAnsi="Times New Roman" w:cs="Times New Roman"/>
          <w:sz w:val="20"/>
          <w:szCs w:val="20"/>
        </w:rPr>
        <w:br/>
      </w:r>
    </w:p>
    <w:p w14:paraId="421F7CAE" w14:textId="77CDFEFE" w:rsidR="00C77DB1"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Slika</w:t>
      </w:r>
      <w:r w:rsidR="00EF592D" w:rsidRPr="00327C02">
        <w:rPr>
          <w:rFonts w:ascii="Times New Roman" w:hAnsi="Times New Roman" w:cs="Times New Roman"/>
          <w:sz w:val="24"/>
          <w:szCs w:val="24"/>
        </w:rPr>
        <w:t xml:space="preserve"> 3.18</w:t>
      </w:r>
      <w:r w:rsidRPr="00327C02">
        <w:rPr>
          <w:rFonts w:ascii="Times New Roman" w:hAnsi="Times New Roman" w:cs="Times New Roman"/>
          <w:sz w:val="24"/>
          <w:szCs w:val="24"/>
        </w:rPr>
        <w:t xml:space="preserve"> prikazuje en potek Sprinta. Ti so fiksnih dolžin, navadno 2-4 tedne. Sovpadajo z izdajanjem različice po XP modelu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{"citationID":"xCowcCXr","properties":{"formattedCitation":"(Sommerville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Sprinte sestavljajo delovne enote, ki so definirane z zahtevami napisanimi v dnevniku zaostankov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{"citationID":"dJNRCbac","properties":{"formattedCitation":"(Pressman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Dnevnik</w:t>
      </w:r>
      <w:r w:rsidRPr="00327C02">
        <w:rPr>
          <w:rStyle w:val="Sprotnaopomba-sklic"/>
          <w:rFonts w:ascii="Times New Roman" w:hAnsi="Times New Roman" w:cs="Times New Roman"/>
        </w:rPr>
        <w:footnoteReference w:id="17"/>
      </w:r>
      <w:r w:rsidRPr="00327C02">
        <w:rPr>
          <w:rFonts w:ascii="Times New Roman" w:hAnsi="Times New Roman" w:cs="Times New Roman"/>
          <w:sz w:val="24"/>
          <w:szCs w:val="24"/>
        </w:rPr>
        <w:t xml:space="preserve"> zaostankov je seznam zahtev ali funkcionalnosti, ki za naročnika pomenijo poslovni kapital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{"citationID":"qainQdng","properties":{"formattedCitation":"(Pressman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je seznam del, ki jih je na projektu potrebno narediti. Faza ocenjevanja v sprintu služi za pregled seznama opravil, posodobitev prioritet in identifikacijo tveganj. Naročnik je v tej fazi tesno povezan z razvojem in lahko predstavi nove zahteve ali naloge na začetku novega sprinta. Med fazo izbire, ekipa razvijalcev skupaj z naročnikom izbere funkcionalnosti, ki se bodo razvijala med naslednji ciklel. Nato se ekipa osredotoči na razvoj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{"citationID":"1tYMzX4w","properties":{"formattedCitation":"(Sommerville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Vsakodnevni, kratki (tipično do 15 min) sestanki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{"citationID":"yDiuq9Pl","properties":{"formattedCitation":"(Pressman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služijo za pregled napredka dela in možnost spremembe prioritet. Med to fazo je razvojna ekipa izolirana. Komunika</w:t>
      </w:r>
      <w:r w:rsidR="00E94C15" w:rsidRPr="00327C02">
        <w:rPr>
          <w:rFonts w:ascii="Times New Roman" w:hAnsi="Times New Roman" w:cs="Times New Roman"/>
          <w:sz w:val="24"/>
          <w:szCs w:val="24"/>
        </w:rPr>
        <w:t>cija do naročnika poteka preko S</w:t>
      </w:r>
      <w:r w:rsidRPr="00327C02">
        <w:rPr>
          <w:rFonts w:ascii="Times New Roman" w:hAnsi="Times New Roman" w:cs="Times New Roman"/>
          <w:sz w:val="24"/>
          <w:szCs w:val="24"/>
        </w:rPr>
        <w:t xml:space="preserve">crum vodje. Njegova naloga je </w:t>
      </w:r>
      <w:r w:rsidR="00E94C15" w:rsidRPr="00327C02">
        <w:rPr>
          <w:rFonts w:ascii="Times New Roman" w:hAnsi="Times New Roman" w:cs="Times New Roman"/>
          <w:sz w:val="24"/>
          <w:szCs w:val="24"/>
        </w:rPr>
        <w:t>zaščitita razvojne ekipe</w:t>
      </w:r>
      <w:r w:rsidRPr="00327C02">
        <w:rPr>
          <w:rFonts w:ascii="Times New Roman" w:hAnsi="Times New Roman" w:cs="Times New Roman"/>
          <w:sz w:val="24"/>
          <w:szCs w:val="24"/>
        </w:rPr>
        <w:t xml:space="preserve"> pred zunanjimi motnjami,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{"citationID":"AsVD04gM","properties":{"formattedCitation":"(Sommerville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00E94C15" w:rsidRPr="00327C02">
        <w:rPr>
          <w:rFonts w:ascii="Times New Roman" w:hAnsi="Times New Roman" w:cs="Times New Roman"/>
          <w:sz w:val="24"/>
          <w:szCs w:val="24"/>
        </w:rPr>
        <w:t xml:space="preserve"> skrbi</w:t>
      </w:r>
      <w:r w:rsidRPr="00327C02">
        <w:rPr>
          <w:rFonts w:ascii="Times New Roman" w:hAnsi="Times New Roman" w:cs="Times New Roman"/>
          <w:sz w:val="24"/>
          <w:szCs w:val="24"/>
        </w:rPr>
        <w:t xml:space="preserve"> za posodobitev dnevnika, organizira sestanke, evidentira odločitve in vzdržuje komunikacijo z vodstvom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{"citationID":"aGUfyzix","properties":{"formattedCitation":"(Sommerville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želi spodbuditi člane ekipe k sprejemanju odločitev. Na sestankih je prisotna celotna ekipa. Vsi člani delijo informacije o napredku od prejšnjega sestanka, problemih, ki so nastali in kaj imajo načrtovano za prihajajoči dan. Vsi člani tako vedo kaj se dogaja in lahko načrte prilagodijo glede na problematiko. Nadrejeni ne usmerjajo razvoja, kratkoročno načrtovanje je v domeni vsakega posameznika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{"citationID":"pSNayMuP","properties":{"formattedCitation":"(Sommerville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4BC49F7" w14:textId="77777777" w:rsidR="00B62807" w:rsidRPr="00327C02" w:rsidRDefault="00B62807" w:rsidP="005A6A3B">
      <w:pPr>
        <w:spacing w:line="360" w:lineRule="auto"/>
        <w:contextualSpacing/>
        <w:jc w:val="both"/>
        <w:rPr>
          <w:rFonts w:ascii="Times New Roman" w:hAnsi="Times New Roman" w:cs="Times New Roman"/>
          <w:sz w:val="24"/>
          <w:szCs w:val="24"/>
        </w:rPr>
      </w:pPr>
    </w:p>
    <w:p w14:paraId="4CFEF467"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3.5.3 RAZVOJ DINAMIČNIH SISTEMOV</w:t>
      </w:r>
    </w:p>
    <w:p w14:paraId="6BF30169" w14:textId="366E4D9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Metoda za razvoj dinamičnih sistemov ali DSDM</w:t>
      </w:r>
      <w:r w:rsidRPr="00327C02">
        <w:rPr>
          <w:rStyle w:val="Sprotnaopomba-sklic"/>
          <w:rFonts w:ascii="Times New Roman" w:hAnsi="Times New Roman" w:cs="Times New Roman"/>
        </w:rPr>
        <w:footnoteReference w:id="18"/>
      </w:r>
      <w:r w:rsidRPr="00327C02">
        <w:rPr>
          <w:rFonts w:ascii="Times New Roman" w:hAnsi="Times New Roman" w:cs="Times New Roman"/>
          <w:sz w:val="24"/>
          <w:szCs w:val="24"/>
        </w:rPr>
        <w:t xml:space="preserve"> je metoda za razvoj sistemov z zahtevnimi časovnimi omejitvami s pomočjo inkrementalnega prototipiranja v kontroliranem okolju. Filozofija modela sloni </w:t>
      </w:r>
      <w:r w:rsidR="00B62807">
        <w:rPr>
          <w:rFonts w:ascii="Times New Roman" w:hAnsi="Times New Roman" w:cs="Times New Roman"/>
          <w:sz w:val="24"/>
          <w:szCs w:val="24"/>
        </w:rPr>
        <w:t>n</w:t>
      </w:r>
      <w:r w:rsidRPr="00327C02">
        <w:rPr>
          <w:rFonts w:ascii="Times New Roman" w:hAnsi="Times New Roman" w:cs="Times New Roman"/>
          <w:sz w:val="24"/>
          <w:szCs w:val="24"/>
        </w:rPr>
        <w:t xml:space="preserve">a modificiranem Paretovem principu, da je mogoče narediti 80% aplikacije v 20% časa, ki bi bil potreben za izdajo celotne aplikacije. Cikel se prične v študiji izvedljivosti katera omogoča definiranje zahtev in omejitev. Nato se nadaljuje v poslovno študijo kjer se identificirajo informacijske in funkcionalne zahteve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Metoda definira tri različne iterativne cikle; funkcionalni cikel, načrtovalno-razvojni cikel in cikel implementacije. Funkcionalni cikel proizvede zbirko inkrementalnih prototipov, ki demonstrirajo delovanje naročniku. Namen je pridobiti dodatne informacije za izboljšanje specifikacije. Načrtovalno-razvojni cikel zagotavlja, da prototipi ustrezajo poslovnim načrtom naročnika. V določenih primerih se ta cikel odvija vzporedno z funkcionalnim. Cikel implementacije postavi zadnji inkrement v delovno okolje. Nato se razvoj nadaljuje z aktivnostmi v funkcionalnem ciklu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{"citationID":"LAVaRAWp","properties":{"formattedCitation":"(Pressman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48A0BDC"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 uporabo DSDM z XP pridobimo hibridni pristop, ki definira stabilni procesni model za razvoj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{"citationID":"tJsifRHX","properties":{"formattedCitation":"(Pressman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1EF5D45C" w14:textId="77777777" w:rsidR="00C77DB1" w:rsidRPr="00327C02" w:rsidRDefault="002010D6"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br/>
      </w:r>
      <w:r w:rsidR="00C77DB1" w:rsidRPr="00327C02">
        <w:rPr>
          <w:rFonts w:ascii="Times New Roman" w:hAnsi="Times New Roman" w:cs="Times New Roman"/>
          <w:sz w:val="24"/>
          <w:szCs w:val="24"/>
        </w:rPr>
        <w:t>3.5.4 CRYSTAL</w:t>
      </w:r>
    </w:p>
    <w:p w14:paraId="57E0944E"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Kristalno družino metod je razvil Alistair Cockburn z namenon prilagoditve metodologij projektom. Cockburn razdeli projekte na faktorje velikosti, tveganj in prioritet. Velikost je sorazmerna glede na število razvijalcev na projektu. Tveganja predstavljajo izgube, ki bi se pojavile ob izpadu delovanja. Prioriteta pa izraža časovni pritisk na projekt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{"citationID":"TiNHtN3t","properties":{"formattedCitation":"(Tsui,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5DA647BB"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Faktor prioritete je za potrebe določitve kompleksnosti in kvalitete projekta razdeljen na štiri stopnje kritičnosti;</w:t>
      </w:r>
    </w:p>
    <w:p w14:paraId="4F1AB124" w14:textId="2AABFFE0" w:rsidR="00C77DB1" w:rsidRPr="00327C02" w:rsidRDefault="00B62807" w:rsidP="005A6A3B">
      <w:pPr>
        <w:pStyle w:val="Odstavekseznama"/>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ž</w:t>
      </w:r>
      <w:r w:rsidR="00C77DB1" w:rsidRPr="00327C02">
        <w:rPr>
          <w:rFonts w:ascii="Times New Roman" w:hAnsi="Times New Roman" w:cs="Times New Roman"/>
          <w:sz w:val="24"/>
          <w:szCs w:val="24"/>
        </w:rPr>
        <w:t>ivljenja; so težave, ki lahko fizično ali celo fatalno ogrozijo posameznike,</w:t>
      </w:r>
    </w:p>
    <w:p w14:paraId="4E0A949C" w14:textId="77777777"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osnovnega kapitala; so težave izgube kapitala, ki grozijo preživetju organizacije,  </w:t>
      </w:r>
    </w:p>
    <w:p w14:paraId="06F3F90C" w14:textId="77777777"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diskrecijskega kapitala; so težave izgube kapitala, ki ne ogrožajo organizacije,</w:t>
      </w:r>
    </w:p>
    <w:p w14:paraId="58A5E2B4" w14:textId="77777777"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udobja; so težave manjše izgube kapitala, ki zmanjšajo zadovoljstvo uporabnikov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{"citationID":"SzqbcQ1P","properties":{"formattedCitation":"(Tsui,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EF6E6B5" w14:textId="77777777"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Cockburn definira osnovne principe metodologij in njihov način prilagoditve projektom. Primeri metodologij so: Crystal Clear, Crystal Orange, Crystal Orange Web. Metodologije so definirane z barvami. Temnejša kot je barve težavnejša je metodologija (sl. </w:t>
      </w:r>
      <w:r w:rsidR="00EF592D" w:rsidRPr="00327C02">
        <w:rPr>
          <w:rFonts w:ascii="Times New Roman" w:hAnsi="Times New Roman" w:cs="Times New Roman"/>
          <w:sz w:val="24"/>
          <w:szCs w:val="24"/>
        </w:rPr>
        <w:t>3.19</w:t>
      </w:r>
      <w:r w:rsidRPr="00327C02">
        <w:rPr>
          <w:rFonts w:ascii="Times New Roman" w:hAnsi="Times New Roman" w:cs="Times New Roman"/>
          <w:sz w:val="24"/>
          <w:szCs w:val="24"/>
        </w:rPr>
        <w:t xml:space="preserve">). Kristalno čista metodologija je primerna za manjše nekritične projekte medtem, ko lahko kristalno oranžno metodologijo uporabimo pri projektih, ki štejejo do 40 ljudi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Kristalna družina metodologij ima generično osnovo. Ta osnova pomaga, da lahko ustvarimo novega člana družine če ga potrebujemo. Pristop predvideva, da se novega člana ustvari pred vsakim projektom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(Cockburn 2006, 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10FDAD5C" w14:textId="77777777" w:rsidR="00C77DB1" w:rsidRPr="00327C02" w:rsidRDefault="003F62F7"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sz w:val="20"/>
          <w:lang w:eastAsia="sl-SI"/>
        </w:rPr>
        <w:t>Sl. 3.</w:t>
      </w:r>
      <w:r w:rsidR="00EF592D" w:rsidRPr="00327C02">
        <w:rPr>
          <w:rFonts w:ascii="Times New Roman" w:hAnsi="Times New Roman" w:cs="Times New Roman"/>
          <w:noProof/>
          <w:sz w:val="20"/>
          <w:lang w:eastAsia="sl-SI"/>
        </w:rPr>
        <w:t>19</w:t>
      </w:r>
      <w:r w:rsidR="00C77DB1" w:rsidRPr="00327C02">
        <w:rPr>
          <w:rFonts w:ascii="Times New Roman" w:hAnsi="Times New Roman" w:cs="Times New Roman"/>
          <w:noProof/>
          <w:sz w:val="20"/>
          <w:lang w:eastAsia="sl-SI"/>
        </w:rPr>
        <w:t xml:space="preserve"> dimenzije kristalnih metod</w:t>
      </w:r>
    </w:p>
    <w:p w14:paraId="6EF062C8" w14:textId="77777777"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775F0E3D" wp14:editId="14B22F33">
            <wp:extent cx="4396154" cy="3496450"/>
            <wp:effectExtent l="0" t="0" r="4445"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03866" cy="3502583"/>
                    </a:xfrm>
                    <a:prstGeom prst="rect">
                      <a:avLst/>
                    </a:prstGeom>
                  </pic:spPr>
                </pic:pic>
              </a:graphicData>
            </a:graphic>
          </wp:inline>
        </w:drawing>
      </w:r>
    </w:p>
    <w:p w14:paraId="170A93FC" w14:textId="77777777"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{"citationID":"DahsGnEq","properties":{"formattedCitation":"(Abrahamsson in dr. 2017, 39)","plainCitation":"(Abrahamsson in dr. 2017, 39)"},"citationItems":[{"id":310,"uris":["http://zotero.org/users/local/1VrTeLcH/items/JFHR6LVS"],"uri":["http://zotero.org/users/local/1VrTeLcH/items/JFHR6LVS"],"itemData":{"id":310,"type":"article-journal","title":"Agile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39"}],"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(Abrahamsson in dr. 2017, 39)</w:t>
      </w:r>
      <w:r w:rsidRPr="00327C02">
        <w:rPr>
          <w:rFonts w:ascii="Times New Roman" w:hAnsi="Times New Roman" w:cs="Times New Roman"/>
          <w:sz w:val="20"/>
          <w:szCs w:val="24"/>
        </w:rPr>
        <w:fldChar w:fldCharType="end"/>
      </w:r>
    </w:p>
    <w:p w14:paraId="0BDBF1CF" w14:textId="77777777"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Pri kreiranju nove metodologije moramo upoštevati sledeče principe:</w:t>
      </w:r>
    </w:p>
    <w:p w14:paraId="0FD83BB6" w14:textId="2383F304" w:rsidR="00C77DB1" w:rsidRPr="00327C02" w:rsidRDefault="00B62807" w:rsidP="005A6A3B">
      <w:pPr>
        <w:pStyle w:val="Odstavekseznam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C77DB1" w:rsidRPr="00327C02">
        <w:rPr>
          <w:rFonts w:ascii="Times New Roman" w:hAnsi="Times New Roman" w:cs="Times New Roman"/>
          <w:sz w:val="24"/>
          <w:szCs w:val="24"/>
        </w:rPr>
        <w:t>porabiti je potrebno večje metodologije za večje ekipe,</w:t>
      </w:r>
    </w:p>
    <w:p w14:paraId="757780B8" w14:textId="77777777"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uporabiti je potrebno težavnejše metodologije za bolj kritične projekte,</w:t>
      </w:r>
    </w:p>
    <w:p w14:paraId="0491F740" w14:textId="77777777"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dati je potrebno preferenco lažjim metodologijam, ker težje stanejo več,</w:t>
      </w:r>
    </w:p>
    <w:p w14:paraId="6EC71502" w14:textId="77777777"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dati je potrebno preferenco osebni komunikaciji pred formalno dokumentacijo,</w:t>
      </w:r>
    </w:p>
    <w:p w14:paraId="667DE7DC" w14:textId="77777777"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razumeti moramo, da zanesljivost ljudi v ekipi skozi čas niha,</w:t>
      </w:r>
    </w:p>
    <w:p w14:paraId="0734BFC3" w14:textId="77777777"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predvidevati je potrebno, da želijo biti posamezniki dobri državljani. Lahko prevzamejo iniciativo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{"citationID":"7A0TzXNJ","properties":{"formattedCitation":"(Tsui,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0DAD5158" w14:textId="77777777" w:rsidR="00C77DB1" w:rsidRPr="00327C02" w:rsidRDefault="00C96C97" w:rsidP="005A6A3B">
      <w:pPr>
        <w:spacing w:line="360" w:lineRule="auto"/>
        <w:jc w:val="center"/>
        <w:rPr>
          <w:rFonts w:ascii="Times New Roman" w:hAnsi="Times New Roman" w:cs="Times New Roman"/>
          <w:noProof/>
          <w:sz w:val="20"/>
          <w:lang w:eastAsia="sl-SI"/>
        </w:rPr>
      </w:pPr>
      <w:r w:rsidRPr="00327C02">
        <w:rPr>
          <w:rFonts w:ascii="Times New Roman" w:hAnsi="Times New Roman" w:cs="Times New Roman"/>
          <w:noProof/>
          <w:sz w:val="20"/>
          <w:lang w:eastAsia="sl-SI"/>
        </w:rPr>
        <w:lastRenderedPageBreak/>
        <w:t>Slika 3.2</w:t>
      </w:r>
      <w:r w:rsidR="00EF2C77" w:rsidRPr="00327C02">
        <w:rPr>
          <w:rFonts w:ascii="Times New Roman" w:hAnsi="Times New Roman" w:cs="Times New Roman"/>
          <w:noProof/>
          <w:sz w:val="20"/>
          <w:lang w:eastAsia="sl-SI"/>
        </w:rPr>
        <w:t>0</w:t>
      </w:r>
      <w:r w:rsidR="00C77DB1" w:rsidRPr="00327C02">
        <w:rPr>
          <w:rFonts w:ascii="Times New Roman" w:hAnsi="Times New Roman" w:cs="Times New Roman"/>
          <w:noProof/>
          <w:sz w:val="20"/>
          <w:lang w:eastAsia="sl-SI"/>
        </w:rPr>
        <w:t xml:space="preserve"> en inkrement kristalno oranžne metode</w:t>
      </w:r>
    </w:p>
    <w:p w14:paraId="4D16449B" w14:textId="77777777"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lang w:eastAsia="sl-SI"/>
        </w:rPr>
        <w:drawing>
          <wp:inline distT="0" distB="0" distL="0" distR="0" wp14:anchorId="12C986E1" wp14:editId="584826ED">
            <wp:extent cx="5712118" cy="3633383"/>
            <wp:effectExtent l="0" t="0" r="3175" b="571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21280" cy="3639211"/>
                    </a:xfrm>
                    <a:prstGeom prst="rect">
                      <a:avLst/>
                    </a:prstGeom>
                  </pic:spPr>
                </pic:pic>
              </a:graphicData>
            </a:graphic>
          </wp:inline>
        </w:drawing>
      </w:r>
    </w:p>
    <w:p w14:paraId="6A52CB84" w14:textId="77777777"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{"citationID":"j0P4TIC8","properties":{"formattedCitation":"(Abrahamsson in dr. 2017, 43)","plainCitation":"(Abrahamsson in dr. 2017, 43)"},"citationItems":[{"id":310,"uris":["http://zotero.org/users/local/1VrTeLcH/items/JFHR6LVS"],"uri":["http://zotero.org/users/local/1VrTeLcH/items/JFHR6LVS"],"itemData":{"id":310,"type":"article-journal","title":"Agile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43"}],"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(Abrahamsson in dr. 2017, 43)</w:t>
      </w:r>
      <w:r w:rsidRPr="00327C02">
        <w:rPr>
          <w:rFonts w:ascii="Times New Roman" w:hAnsi="Times New Roman" w:cs="Times New Roman"/>
          <w:sz w:val="20"/>
          <w:szCs w:val="24"/>
        </w:rPr>
        <w:fldChar w:fldCharType="end"/>
      </w:r>
    </w:p>
    <w:p w14:paraId="055685A9"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Poleg tega obstaja še sedem lastnosti, ki razširjajo te principe in podajajo dodatne</w:t>
      </w:r>
      <w:r w:rsidR="00B858DB" w:rsidRPr="00327C02">
        <w:rPr>
          <w:rFonts w:ascii="Times New Roman" w:hAnsi="Times New Roman" w:cs="Times New Roman"/>
          <w:sz w:val="24"/>
          <w:szCs w:val="24"/>
        </w:rPr>
        <w:t xml:space="preserve"> usmeritve k modeliranju. Te so</w:t>
      </w:r>
      <w:r w:rsidR="00343568" w:rsidRPr="00327C02">
        <w:rPr>
          <w:rFonts w:ascii="Times New Roman" w:hAnsi="Times New Roman" w:cs="Times New Roman"/>
          <w:sz w:val="24"/>
          <w:szCs w:val="24"/>
        </w:rPr>
        <w:t>:</w:t>
      </w:r>
      <w:r w:rsidRPr="00327C02">
        <w:rPr>
          <w:rFonts w:ascii="Times New Roman" w:hAnsi="Times New Roman" w:cs="Times New Roman"/>
          <w:sz w:val="24"/>
          <w:szCs w:val="24"/>
        </w:rPr>
        <w:t xml:space="preserve"> pogosto izdajanje različic, refleksivne izboljšave, tesna komunikacija, osebna varnost, fokusiranje, lahek dostop uporabnikov in dobro tehnično okolje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{"citationID":"U6YUprrz","properties":{"formattedCitation":"(Tsui, Karam, in Bernal 2013, 92)","plainCitation":"(Tsui, Karam, in Bernal 2013, 92)"},"citationItems":[{"id":276,"uris":["http://zotero.org/users/local/1VrTeLcH/items/NQE6T7U3"],"uri":["http://zotero.org/users/local/1VrTeLcH/items/NQE6T7U3"],"itemData":{"id":276,"type":"book","title":"Essentials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96265F" w:rsidRPr="00327C02">
        <w:rPr>
          <w:rFonts w:ascii="Times New Roman" w:hAnsi="Times New Roman" w:cs="Times New Roman"/>
          <w:sz w:val="24"/>
          <w:szCs w:val="24"/>
        </w:rPr>
        <w:t xml:space="preserve"> Slika 3.20 prikazuje potek procesa in predstavlja en inkrement kristalno oranžne metode.</w:t>
      </w:r>
      <w:r w:rsidRPr="00327C02">
        <w:rPr>
          <w:rFonts w:ascii="Times New Roman" w:hAnsi="Times New Roman" w:cs="Times New Roman"/>
          <w:sz w:val="24"/>
          <w:szCs w:val="24"/>
        </w:rPr>
        <w:t xml:space="preserve"> Priporočeno je večkrat mesečno izdajanje različic testiranih, stabilnih in uporabnih različic.</w:t>
      </w:r>
      <w:r w:rsidR="00A91B31"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Ne glede na to na kateri stopnji je projekt, je mogoče izvajati izboljšave. Refleksivne izboljšave pomagajo spreminjati in izboljšati proces med samim projektom. Osebna komunikacija pripomore k reševanju težav brez nepotrebnih izgub časa. Priporoča se osmozna komunikacija, ki predstavlja nezavedno sprejemanje informacij. To pomeni, da komunikacija poteka tako, da ostali člani, ki niso neposredno v komunikaciji vsaj slišijo pogovor. Osebna varnost posameznika pomeni, da so vsi posamezniki pripravljeni spregovoriti brez strahu posledic. To prinaša psihološko varnost posameznikov ekipe in pripomore k podajanju iskrenih povratnih informacij. Fokus opozarja na težavo motenj pri koncentraciji. Velikokrat se dogaja, da so izkušenejši člani ekipe bolj obremenjeni zaradi svojega znanja. Drugi želijo izkoristiti njihovo znanje pri čemer se slednji ne morejo osredotočiti na svoje delo. Za potrebe reševanja takšnih težav se priporoča vzpostavitve </w:t>
      </w:r>
      <w:r w:rsidRPr="00327C02">
        <w:rPr>
          <w:rFonts w:ascii="Times New Roman" w:hAnsi="Times New Roman" w:cs="Times New Roman"/>
          <w:sz w:val="24"/>
          <w:szCs w:val="24"/>
        </w:rPr>
        <w:lastRenderedPageBreak/>
        <w:t>konice</w:t>
      </w:r>
      <w:r w:rsidRPr="00327C02">
        <w:rPr>
          <w:rStyle w:val="Sprotnaopomba-sklic"/>
          <w:rFonts w:ascii="Times New Roman" w:hAnsi="Times New Roman" w:cs="Times New Roman"/>
        </w:rPr>
        <w:footnoteReference w:id="19"/>
      </w:r>
      <w:r w:rsidRPr="00327C02">
        <w:rPr>
          <w:rFonts w:ascii="Times New Roman" w:hAnsi="Times New Roman" w:cs="Times New Roman"/>
          <w:sz w:val="24"/>
          <w:szCs w:val="24"/>
        </w:rPr>
        <w:t xml:space="preserve"> tišine. Lažji dostop uporabnikom pripomore k hitrim povratnim informacijam. Za vzpostavitev dobrega tehničnega okolja je potrebno implementirati avtomatizirano testiranje, frekvenčne integracije in sistema upravljanje konfiguracij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{"citationID":"FeREgXjY","properties":{"formattedCitation":"(Tsui, Karam, in Bernal 2013, 93)","plainCitation":"(Tsui, Karam, in Bernal 2013, 93)"},"citationItems":[{"id":276,"uris":["http://zotero.org/users/local/1VrTeLcH/items/NQE6T7U3"],"uri":["http://zotero.org/users/local/1VrTeLcH/items/NQE6T7U3"],"itemData":{"id":276,"type":"book","title":"Essentials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63525DCA"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Ljudje smo boljši pri modificiranju kot ustvarjanju. V ta namen obstajajo ti principi in lastnosti kristalne metodologije. Niso namenjeni, da se jih prevzame in uporablja nedotaknjene. Obstajajo zato, da se jih prevzame, preučuje, odvzema podrobnosti dokler ne ustrezajo potrebam. Modifikacija metodologije je nazadnje le temeljni element kristalnih pristopov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{"citationID":"G4mZwBAl","properties":{"formattedCitation":"(Cockburn 2006, 97)","plainCitation":"(Cockburn 2006, 97)"},"citationItems":[{"id":279,"uris":["http://zotero.org/users/local/1VrTeLcH/items/9JT3H95J"],"uri":["http://zotero.org/users/local/1VrTeLcH/items/9JT3H95J"],"itemData":{"id":279,"type":"book","title":"Agile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Development","language":"English","author":[{"family":"Cockburn","given":"Alistair"}],"issued":{"date-parts":[["2006",10,29]]}},"locator":"97"}],"schema":"https://github.com/citation-style-language/schema/raw/master/csl-citation.json"}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(Cockburn 2006, 97)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9E4ED77"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w:t>
      </w:r>
    </w:p>
    <w:p w14:paraId="0E76DB54"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3.5.5 ODPRTOKODNI MODEL</w:t>
      </w:r>
    </w:p>
    <w:p w14:paraId="00C8EAFA"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Model brezplačno distribuira programsko opremo z izvorno kodo. Posamezniki nato prispevajo izboljšavam brez plačila uporabnikov. Ti posamezniki so navadno entuziasti ali uporabniki opreme. Model pričakuje, da bodo člani skupnosti zato imeli razlog za izboljšanje programa. Odprtokodno gibanje je prineslo širok spekter pomembnih sistemov kot so Linux operacijski sistemi in orodja GNU</w:t>
      </w:r>
      <w:r w:rsidRPr="00327C02">
        <w:rPr>
          <w:rStyle w:val="Sprotnaopomba-sklic"/>
          <w:rFonts w:ascii="Times New Roman" w:hAnsi="Times New Roman" w:cs="Times New Roman"/>
        </w:rPr>
        <w:footnoteReference w:id="20"/>
      </w:r>
      <w:r w:rsidRPr="00327C02">
        <w:rPr>
          <w:rFonts w:ascii="Times New Roman" w:hAnsi="Times New Roman" w:cs="Times New Roman"/>
          <w:sz w:val="24"/>
          <w:szCs w:val="24"/>
        </w:rPr>
        <w:t xml:space="preserve">. Zagotavljanje kakovosti izvaja skupnost sama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Odprtokodni model se agilnim metodam zelo približuje. Frekventno se izdajajo manjše različice, na podlagi specifikacij pridobljenih preko e-pošte, oglasnih desk in drugih neformalnih medijev. Integracije se dogajajo pogosto, preko spleta. Razvijalci imajo skupne vizije, saj opremo potrebujejo in jo razvijajo za lastne potrebe. Uspeh </w:t>
      </w:r>
      <w:r w:rsidR="0063732A" w:rsidRPr="00327C02">
        <w:rPr>
          <w:rFonts w:ascii="Times New Roman" w:hAnsi="Times New Roman" w:cs="Times New Roman"/>
          <w:sz w:val="24"/>
          <w:szCs w:val="24"/>
        </w:rPr>
        <w:t xml:space="preserve">te metodologije lahko pripišemo </w:t>
      </w:r>
      <w:r w:rsidRPr="00327C02">
        <w:rPr>
          <w:rFonts w:ascii="Times New Roman" w:hAnsi="Times New Roman" w:cs="Times New Roman"/>
          <w:sz w:val="24"/>
          <w:szCs w:val="24"/>
        </w:rPr>
        <w:t>posebno nadarjenim razvijalcem.</w:t>
      </w:r>
      <w:r w:rsidR="00B155B5" w:rsidRPr="00327C02">
        <w:rPr>
          <w:rFonts w:ascii="Times New Roman" w:hAnsi="Times New Roman" w:cs="Times New Roman"/>
          <w:sz w:val="24"/>
          <w:szCs w:val="24"/>
        </w:rPr>
        <w:t xml:space="preserve"> Veliko jih dela</w:t>
      </w:r>
      <w:r w:rsidRPr="00327C02">
        <w:rPr>
          <w:rFonts w:ascii="Times New Roman" w:hAnsi="Times New Roman" w:cs="Times New Roman"/>
          <w:sz w:val="24"/>
          <w:szCs w:val="24"/>
        </w:rPr>
        <w:t xml:space="preserve"> brezplačno in pridobivajo motivacijo z zadovoljstvom uporabnikov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6EB3AE8" w14:textId="77777777" w:rsidR="0063732A" w:rsidRPr="00327C02" w:rsidRDefault="0063732A" w:rsidP="005A6A3B">
      <w:pPr>
        <w:spacing w:line="360" w:lineRule="auto"/>
        <w:contextualSpacing/>
        <w:jc w:val="both"/>
        <w:rPr>
          <w:rFonts w:ascii="Times New Roman" w:hAnsi="Times New Roman" w:cs="Times New Roman"/>
          <w:sz w:val="24"/>
          <w:szCs w:val="24"/>
        </w:rPr>
      </w:pPr>
    </w:p>
    <w:p w14:paraId="793FB810"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3.5.6 LEAN</w:t>
      </w:r>
    </w:p>
    <w:p w14:paraId="1C8524B1"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Lean ali vitka metoda je bila ustvarjena za potrebe avtomobilske industrije. Povzema sedem principov; znižanje odpadkov, kvaliteto produkta, ustvarjanje znanja, proizvodnjo v pravem trenutku</w:t>
      </w:r>
      <w:r w:rsidRPr="00327C02">
        <w:rPr>
          <w:rStyle w:val="Sprotnaopomba-sklic"/>
          <w:rFonts w:ascii="Times New Roman" w:hAnsi="Times New Roman" w:cs="Times New Roman"/>
        </w:rPr>
        <w:footnoteReference w:id="21"/>
      </w:r>
      <w:r w:rsidRPr="00327C02">
        <w:rPr>
          <w:rFonts w:ascii="Times New Roman" w:hAnsi="Times New Roman" w:cs="Times New Roman"/>
          <w:sz w:val="24"/>
          <w:szCs w:val="24"/>
        </w:rPr>
        <w:t xml:space="preserve">, spoštovanje ljudi in konstantno optimizacijo. Curt Hibbs in kolegi predlagajo drugačni pristop za integracijo vitkega upravljanja v razvoj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Pristop je usmerjen v kodo in zajema naslednje prakse:</w:t>
      </w:r>
    </w:p>
    <w:p w14:paraId="3ADD5CEA" w14:textId="180EB49A" w:rsidR="00C77DB1" w:rsidRPr="00327C02" w:rsidRDefault="00DC5ABF" w:rsidP="005A6A3B">
      <w:pPr>
        <w:pStyle w:val="Odstavekseznama"/>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C77DB1" w:rsidRPr="00327C02">
        <w:rPr>
          <w:rFonts w:ascii="Times New Roman" w:hAnsi="Times New Roman" w:cs="Times New Roman"/>
          <w:sz w:val="24"/>
          <w:szCs w:val="24"/>
        </w:rPr>
        <w:t>pravljanje izvorne kode in avtomatizacija izdajanja,</w:t>
      </w:r>
    </w:p>
    <w:p w14:paraId="594242D7" w14:textId="77777777"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avtomatizirano testiranje,</w:t>
      </w:r>
    </w:p>
    <w:p w14:paraId="5E0B1708" w14:textId="77777777"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konstantna integracija,</w:t>
      </w:r>
    </w:p>
    <w:p w14:paraId="6A7F8172" w14:textId="77777777"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manj kode, </w:t>
      </w:r>
    </w:p>
    <w:p w14:paraId="3895CFB3" w14:textId="77777777"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kratke iteracije,</w:t>
      </w:r>
    </w:p>
    <w:p w14:paraId="664DE556" w14:textId="77777777"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participacija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{"citationID":"fs0hiGC1","properties":{"formattedCitation":"(Janes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5563EFE1"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Uporaba upravljanja izvorne kode in avtomatizacija izdajanja skupaj z avtomatskim testiranjem je način avtonomizacije razvoja. Proces se ustavi če izvorna koda ne ustreza pričakovanjem. Poleg tega se preprečuje nalaganje defektne kode v produkcijo. Konstantna integracija je prav tako en del avtonomnosti razvoja. Problemi, ki jih lahko posamezna integracija prinese v sistem so takoj evidentirani in rešeni. Kratke iteracija in prisotnost naročnika pripomoreta k pridobivanju hitrih povratnih informacij in razumevanja dodane vrednosti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{"citationID":"FbrbBmoT","properties":{"formattedCitation":"(Janes in Succi 2014, 133)","plainCitation":"(Janes in Succi 2014, 133)"},"citationItems":[{"id":283,"uris":["http://zotero.org/users/local/1VrTeLcH/items/7YWXMTVV"],"uri":["http://zotero.org/users/local/1VrTeLcH/items/7YWXMTVV"],"itemData":{"id":283,"type":"book","title":"Lean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75F66A32"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Opaziti je prepričanje, da je pisanje programske opreme podobno izgradnji avtomobila, kar ne upošteva, da  je programska oprema nevidna. Potrebne so izčrpne meritve, ki so skladne z organizacijskimi cilji ustanoviteljev Lean metode. Medtem, ko se ostale agilne metode nagibajo k agilnosti se ta metoda k efektivnosti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0954E9BE" w14:textId="77777777" w:rsidR="00C77DB1" w:rsidRPr="00327C02" w:rsidRDefault="00C77DB1" w:rsidP="005A6A3B">
      <w:pPr>
        <w:spacing w:line="360" w:lineRule="auto"/>
        <w:contextualSpacing/>
        <w:jc w:val="both"/>
        <w:rPr>
          <w:rFonts w:ascii="Times New Roman" w:hAnsi="Times New Roman" w:cs="Times New Roman"/>
          <w:sz w:val="24"/>
          <w:szCs w:val="24"/>
        </w:rPr>
      </w:pPr>
    </w:p>
    <w:p w14:paraId="1997CEF4"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3.5.7 FUNKCIONALNO USMERJEN RAZVOJ</w:t>
      </w:r>
    </w:p>
    <w:p w14:paraId="6FEB3191"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Funkcionalno</w:t>
      </w:r>
      <w:r w:rsidRPr="00327C02">
        <w:rPr>
          <w:rStyle w:val="Sprotnaopomba-sklic"/>
          <w:rFonts w:ascii="Times New Roman" w:hAnsi="Times New Roman" w:cs="Times New Roman"/>
        </w:rPr>
        <w:footnoteReference w:id="22"/>
      </w:r>
      <w:r w:rsidRPr="00327C02">
        <w:rPr>
          <w:rFonts w:ascii="Times New Roman" w:hAnsi="Times New Roman" w:cs="Times New Roman"/>
          <w:sz w:val="24"/>
          <w:szCs w:val="24"/>
        </w:rPr>
        <w:t xml:space="preserve"> usmerjen razvoj je zgrajen okoli jedra najboljših praks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{"citationID":"o15XooWY","properties":{"formattedCitation":"(Palmer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Jedro sestavljajo; domensko modeliranje objektov, razvoj po funkcionalnostih, odgovornosti, razvojne ekipe, kontrolo, redne izdaje, upravljanje konfiguracij</w:t>
      </w:r>
      <w:r w:rsidRPr="00327C02">
        <w:rPr>
          <w:rStyle w:val="Sprotnaopomba-sklic"/>
          <w:rFonts w:ascii="Times New Roman" w:hAnsi="Times New Roman" w:cs="Times New Roman"/>
        </w:rPr>
        <w:footnoteReference w:id="23"/>
      </w:r>
      <w:r w:rsidRPr="00327C02">
        <w:rPr>
          <w:rFonts w:ascii="Times New Roman" w:hAnsi="Times New Roman" w:cs="Times New Roman"/>
          <w:sz w:val="24"/>
          <w:szCs w:val="24"/>
        </w:rPr>
        <w:t xml:space="preserve"> in poročanje.</w:t>
      </w:r>
    </w:p>
    <w:p w14:paraId="2CD97A18" w14:textId="77777777" w:rsidR="00CE5B6D"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Domensko modeliranje objektov je postopek izgradnje razrednih diagramov, ki predstavljajo posamezne tipe objektov in njihove medsebojne odvisnosti znotraj nekega problema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{"citationID":"wN7QIfxh","properties":{"formattedCitation":"(Palmer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Slika 3.</w:t>
      </w:r>
      <w:r w:rsidR="00C66ABA" w:rsidRPr="00327C02">
        <w:rPr>
          <w:rFonts w:ascii="Times New Roman" w:hAnsi="Times New Roman" w:cs="Times New Roman"/>
          <w:sz w:val="24"/>
          <w:szCs w:val="24"/>
        </w:rPr>
        <w:t>21</w:t>
      </w:r>
      <w:r w:rsidRPr="00327C02">
        <w:rPr>
          <w:rFonts w:ascii="Times New Roman" w:hAnsi="Times New Roman" w:cs="Times New Roman"/>
          <w:sz w:val="24"/>
          <w:szCs w:val="24"/>
        </w:rPr>
        <w:t xml:space="preserve"> predstavlja diagram, kateri zagotavlja celosten okvir na katerega dodajamo funkcionalnosti. Pomaga pri razumevanju konceptualne integritete sistema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{"citationID":"6BmrHKzP","properties":{"formattedCitation":"(Palmer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E2DAC48"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Razvoj po funkcionalnostih se nadaljuje po identifikaciji razredov. Zbrane zahteve naročnika predstavljajo razredi s svojimi metodami (funkcijami), ki skupaj tvorijo funkcionalnosti. Funkcionalnosti nato ovrednotimo glede na uporabno vrednost naročnika. Ovrednotene služijo kot vodilo in sledenje napredku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CE5B6D"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Velikost in kompleksnost funkcionalnosti mora biti takšna, da je njena implementacija mogoča v času največ dveh tednov. Kompleksnejše funkcionalnosti se razgradi na manjše funkcije dokler vsak pod-problem ne predstavlja samostojne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{"citationID":"7QM38yzs","properties":{"formattedCitation":"(Palmer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9371D86" w14:textId="77777777" w:rsidR="00CE5B6D" w:rsidRPr="00327C02" w:rsidRDefault="00C66ABA"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lastRenderedPageBreak/>
        <w:t>Slika 3.21</w:t>
      </w:r>
      <w:r w:rsidR="00CE5B6D" w:rsidRPr="00327C02">
        <w:rPr>
          <w:rFonts w:ascii="Times New Roman" w:hAnsi="Times New Roman" w:cs="Times New Roman"/>
          <w:sz w:val="20"/>
          <w:szCs w:val="24"/>
        </w:rPr>
        <w:t xml:space="preserve"> domenski diagram funkcionalnosti</w:t>
      </w:r>
    </w:p>
    <w:p w14:paraId="42746F94" w14:textId="77777777" w:rsidR="00CE5B6D" w:rsidRPr="00327C02" w:rsidRDefault="00CE5B6D"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630A2CFC" wp14:editId="186CA60D">
            <wp:extent cx="3349527" cy="2784231"/>
            <wp:effectExtent l="0" t="0" r="381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61410" cy="2794109"/>
                    </a:xfrm>
                    <a:prstGeom prst="rect">
                      <a:avLst/>
                    </a:prstGeom>
                  </pic:spPr>
                </pic:pic>
              </a:graphicData>
            </a:graphic>
          </wp:inline>
        </w:drawing>
      </w:r>
    </w:p>
    <w:p w14:paraId="07E948B3" w14:textId="77777777" w:rsidR="00CE5B6D" w:rsidRPr="00327C02" w:rsidRDefault="00CE5B6D"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{"citationID":"kbCESELl","properties":{"formattedCitation":"(Palmer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(Palmer in Felsing 2002, 37)</w:t>
      </w:r>
      <w:r w:rsidRPr="00327C02">
        <w:rPr>
          <w:rFonts w:ascii="Times New Roman" w:hAnsi="Times New Roman" w:cs="Times New Roman"/>
          <w:sz w:val="20"/>
          <w:szCs w:val="24"/>
        </w:rPr>
        <w:fldChar w:fldCharType="end"/>
      </w:r>
      <w:r w:rsidRPr="00327C02">
        <w:rPr>
          <w:rFonts w:ascii="Times New Roman" w:hAnsi="Times New Roman" w:cs="Times New Roman"/>
          <w:sz w:val="20"/>
          <w:szCs w:val="24"/>
        </w:rPr>
        <w:br/>
      </w:r>
    </w:p>
    <w:p w14:paraId="1B96BCE4"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Odgovornost določa področja odgovornosti razvoja za posamezni razred (del kode)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{"citationID":"h9byh1no","properties":{"formattedCitation":"(Palmer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Vsakemu razvijalcu se pripiše odgovornost za določen del razredov, ki so predstavljeni v domenskem diagramu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{"citationID":"qD42X600","properties":{"formattedCitation":"(Palmer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omogoča, nadzor nad kvaliteto in delovanjem za vsak posamezni del kode, ki je v domeni enega razvijalca in onemogoča preobremenjenost posameznikov z delitvijo odgovornosti, posledično dela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{"citationID":"aJV1tLJ8","properties":{"formattedCitation":"(Palmer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00D943B5"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Razvojne ekipe so sestavljene okoli funkcionalnosti. Te so navadno skupek razredov, zato ekipo sestavlja več posameznikov. Kot razredom se tudi funkcionalnostim pripišejo skrbniki, ki predstavljajo vodje razvojnih ekip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{"citationID":"WvzoYYgH","properties":{"formattedCitation":"(Palmer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 je funkcionalnost končana se ekipa razpusti. Skrbnik funkcionalnosti nato znova sestavi ekipo, ki je odvisna od lastnikov razredov, kateri predstavljajo funkcionalnost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{"citationID":"yfIsvEwj","properties":{"formattedCitation":"(Palmer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2A07382B"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Kontrola služi za zagotavljanje kvalitete načrtovanja in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{"citationID":"jbgoMsgS","properties":{"formattedCitation":"(Palmer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Kontrole se uporablja tudi z namenom procesnih izboljšav in tehnik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{"citationID":"wlyNVqIQ","properties":{"formattedCitation":"(Palmer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Izvajati se morajo objektivno, saj lahko vodijo v ponižanje razvijalcev. Slednji se morajo zavedati, da je kontrola odlično orodje za razhroščevanje in učenje ter, da ni orodje za identifikacijo učinkovitosti posameznika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{"citationID":"Hf0ohjTK","properties":{"formattedCitation":"(Palmer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7202930D"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Redne izdaje sestavljajo končane funkcionalnosti integrirane v sistem. Sistem se lahko predstavi naročniku, odkrijejo se napake in težave, ki bi lahko pomenile tveganje v prihodnosti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{"citationID":"pUpdXlRi","properties":{"formattedCitation":"(Palmer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Redne izdaje lahko odkrijejo napake zelo zgodaj v razvoju, generirajo ali posodobijo dokumentacijo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{"citationID":"dohcObBy","properties":{"formattedCitation":"(Palmer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7D03F5C"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Upravljanje konfiguracije je lahko enostavno ali izredno kompleksno. V teoriji FDD potrebuje sistem za spremljanje izvorne kode, s časovnim žigom in zgodovino sprememb. Napaka je v razmišljanju, da nadzor nad različico potrebuje le izvorna koda. Analize, načrti, komercialne pogodbe in ne nazadnje najpomembnejše, zahteve za razvoj predstavljajo artefakte, ki se uporabljajo in spreminjajo med razvojem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{"citationID":"OG42MYJU","properties":{"formattedCitation":"(Palmer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3B1BA8BB"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Poročanje pomaga pri razumevanju trenutnega napredka projekta, hitrosti implementacije funkcionalnosti in splošni želeni rezultat. S tem znanjem projektni vodja usmerja tok poteka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{"citationID":"8fQoQt53","properties":{"formattedCitation":"(Palmer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F24CE86" w14:textId="77777777" w:rsidR="00C77DB1" w:rsidRPr="00327C02" w:rsidRDefault="00C77DB1" w:rsidP="005A6A3B">
      <w:pPr>
        <w:spacing w:line="360" w:lineRule="auto"/>
        <w:contextualSpacing/>
        <w:jc w:val="both"/>
        <w:rPr>
          <w:rFonts w:ascii="Times New Roman" w:hAnsi="Times New Roman" w:cs="Times New Roman"/>
          <w:sz w:val="24"/>
          <w:szCs w:val="24"/>
        </w:rPr>
      </w:pPr>
    </w:p>
    <w:p w14:paraId="3213B42F"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3.5.8 KANBAN</w:t>
      </w:r>
    </w:p>
    <w:p w14:paraId="38F4502F"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Kanban</w:t>
      </w:r>
      <w:r w:rsidRPr="00327C02">
        <w:rPr>
          <w:rStyle w:val="Sprotnaopomba-sklic"/>
          <w:rFonts w:ascii="Times New Roman" w:hAnsi="Times New Roman" w:cs="Times New Roman"/>
        </w:rPr>
        <w:footnoteReference w:id="24"/>
      </w:r>
      <w:r w:rsidRPr="00327C02">
        <w:rPr>
          <w:rFonts w:ascii="Times New Roman" w:hAnsi="Times New Roman" w:cs="Times New Roman"/>
          <w:sz w:val="24"/>
          <w:szCs w:val="24"/>
        </w:rPr>
        <w:t xml:space="preserve"> je metoda za definiranje, upravljanje in izboljšanje storitev, ki proizvajajo znanje. Je usmerjevalec hitrih in fokusiranih sprememb z namenom njihovega izkoriščanja za dosego ciljev. Metoda se izvaja z uporabo kanban sistema, ki omejuje delo v teku z uporabo vizualnih signalov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Da lahko sistem označimo za Kanban mora ta ustrezati več pogojem. Sistem mora imeti vizualno ločiti delo v teku, določeno točko zaveze in izdaje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{"citationID":"VvMdvnz5","properties":{"formattedCitation":"(Anderson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0FB4DE23" w14:textId="77777777"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Proces se lahko definira kot serija korakov. Kanban tabla (sl. </w:t>
      </w:r>
      <w:r w:rsidR="007B34A8" w:rsidRPr="00327C02">
        <w:rPr>
          <w:rFonts w:ascii="Times New Roman" w:hAnsi="Times New Roman" w:cs="Times New Roman"/>
          <w:sz w:val="24"/>
          <w:szCs w:val="24"/>
        </w:rPr>
        <w:t>3.22</w:t>
      </w:r>
      <w:r w:rsidRPr="00327C02">
        <w:rPr>
          <w:rFonts w:ascii="Times New Roman" w:hAnsi="Times New Roman" w:cs="Times New Roman"/>
          <w:sz w:val="24"/>
          <w:szCs w:val="24"/>
        </w:rPr>
        <w:t xml:space="preserve">) prikazuje potek sistema skozi različne stopnje procesa od leve proti desni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{"citationID":"E3jyHv9u","properties":{"formattedCitation":"(Anderson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8BAADFF" w14:textId="77777777" w:rsidR="00C77DB1" w:rsidRPr="00327C02" w:rsidRDefault="007B34A8"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t>Slika 3.22</w:t>
      </w:r>
      <w:r w:rsidR="00C77DB1" w:rsidRPr="00327C02">
        <w:rPr>
          <w:rFonts w:ascii="Times New Roman" w:hAnsi="Times New Roman" w:cs="Times New Roman"/>
          <w:noProof/>
          <w:sz w:val="20"/>
          <w:szCs w:val="20"/>
          <w:lang w:eastAsia="sl-SI"/>
        </w:rPr>
        <w:t xml:space="preserve"> kanban tabla poteka dela</w:t>
      </w:r>
      <w:r w:rsidR="00C77DB1" w:rsidRPr="00327C02">
        <w:rPr>
          <w:rFonts w:ascii="Times New Roman" w:hAnsi="Times New Roman" w:cs="Times New Roman"/>
          <w:noProof/>
          <w:sz w:val="20"/>
          <w:szCs w:val="20"/>
          <w:lang w:eastAsia="sl-SI"/>
        </w:rPr>
        <w:drawing>
          <wp:inline distT="0" distB="0" distL="0" distR="0" wp14:anchorId="1B2B06C8" wp14:editId="5CAFFA20">
            <wp:extent cx="5719369" cy="2473569"/>
            <wp:effectExtent l="0" t="0" r="0" b="317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083" cy="2478635"/>
                    </a:xfrm>
                    <a:prstGeom prst="rect">
                      <a:avLst/>
                    </a:prstGeom>
                  </pic:spPr>
                </pic:pic>
              </a:graphicData>
            </a:graphic>
          </wp:inline>
        </w:drawing>
      </w:r>
    </w:p>
    <w:p w14:paraId="1CB1DBD7" w14:textId="77777777"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{"citationID":"569rzYSS","properties":{"formattedCitation":"(Anderson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13)</w:t>
      </w:r>
      <w:r w:rsidRPr="00327C02">
        <w:rPr>
          <w:rFonts w:ascii="Times New Roman" w:hAnsi="Times New Roman" w:cs="Times New Roman"/>
          <w:sz w:val="20"/>
          <w:szCs w:val="20"/>
        </w:rPr>
        <w:fldChar w:fldCharType="end"/>
      </w:r>
    </w:p>
    <w:p w14:paraId="6E4B9687" w14:textId="77777777" w:rsidR="00737633" w:rsidRPr="00327C02" w:rsidRDefault="00737633" w:rsidP="005A6A3B">
      <w:pPr>
        <w:spacing w:line="360" w:lineRule="auto"/>
        <w:jc w:val="both"/>
        <w:rPr>
          <w:rFonts w:ascii="Times New Roman" w:hAnsi="Times New Roman" w:cs="Times New Roman"/>
          <w:sz w:val="24"/>
          <w:szCs w:val="24"/>
        </w:rPr>
      </w:pPr>
    </w:p>
    <w:p w14:paraId="64DAA78F" w14:textId="77777777"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Zaveza je eksplicitni dogovor med naročnikom in razvojem, ki narekuje razvoju delo na tistih postavkah katere želi naročnik. Zahteve ali postavke se nahajajo v bazenu idej, ki so lahko izbrane ali pa tudi ne. Čas od izbrane postavke do izdaje definira naročnikov dobavni rok</w:t>
      </w:r>
      <w:r w:rsidRPr="00327C02">
        <w:rPr>
          <w:rStyle w:val="Sprotnaopomba-sklic"/>
          <w:rFonts w:ascii="Times New Roman" w:hAnsi="Times New Roman" w:cs="Times New Roman"/>
        </w:rPr>
        <w:footnoteReference w:id="25"/>
      </w:r>
      <w:r w:rsidRPr="00327C02">
        <w:rPr>
          <w:rFonts w:ascii="Times New Roman" w:hAnsi="Times New Roman" w:cs="Times New Roman"/>
          <w:sz w:val="24"/>
          <w:szCs w:val="24"/>
        </w:rPr>
        <w:t>. Dobavni rok razvoja pa je čas od izbranih postavk do njihove dostave naročniku. Ta čas definira vse postavke, ki so v danem trenutku obravnavane</w:t>
      </w:r>
      <w:r w:rsidR="00FE78A5" w:rsidRPr="00327C02">
        <w:rPr>
          <w:rFonts w:ascii="Times New Roman" w:hAnsi="Times New Roman" w:cs="Times New Roman"/>
          <w:sz w:val="24"/>
          <w:szCs w:val="24"/>
        </w:rPr>
        <w:t xml:space="preserve"> in ga označuje </w:t>
      </w:r>
      <w:r w:rsidRPr="00327C02">
        <w:rPr>
          <w:rFonts w:ascii="Times New Roman" w:hAnsi="Times New Roman" w:cs="Times New Roman"/>
          <w:sz w:val="24"/>
          <w:szCs w:val="24"/>
        </w:rPr>
        <w:t>kot delo v teku</w:t>
      </w:r>
      <w:r w:rsidRPr="00327C02">
        <w:rPr>
          <w:rStyle w:val="Sprotnaopomba-sklic"/>
          <w:rFonts w:ascii="Times New Roman" w:hAnsi="Times New Roman" w:cs="Times New Roman"/>
        </w:rPr>
        <w:footnoteReference w:id="26"/>
      </w:r>
      <w:r w:rsidRPr="00327C02">
        <w:rPr>
          <w:rFonts w:ascii="Times New Roman" w:hAnsi="Times New Roman" w:cs="Times New Roman"/>
          <w:sz w:val="24"/>
          <w:szCs w:val="24"/>
        </w:rPr>
        <w:t>.</w:t>
      </w:r>
      <w:r w:rsidRPr="00327C02">
        <w:rPr>
          <w:rFonts w:ascii="Times New Roman" w:hAnsi="Times New Roman" w:cs="Times New Roman"/>
          <w:sz w:val="24"/>
          <w:szCs w:val="24"/>
        </w:rPr>
        <w:br/>
        <w:t>Hitrost s katero se izdajajo postavke imenujemo obseg</w:t>
      </w:r>
      <w:r w:rsidRPr="00327C02">
        <w:rPr>
          <w:rStyle w:val="Sprotnaopomba-sklic"/>
          <w:rFonts w:ascii="Times New Roman" w:hAnsi="Times New Roman" w:cs="Times New Roman"/>
        </w:rPr>
        <w:footnoteReference w:id="27"/>
      </w:r>
      <w:r w:rsidRPr="00327C02">
        <w:rPr>
          <w:rFonts w:ascii="Times New Roman" w:hAnsi="Times New Roman" w:cs="Times New Roman"/>
          <w:sz w:val="24"/>
          <w:szCs w:val="24"/>
        </w:rPr>
        <w:t xml:space="preserve"> izdaje, ki je definiran z številom postavk v določenem dobavnem roku. V poteku dela, ki nima trenda se ga lahko izračuna kot kvocient povprečja postavk v obravnavi in povprečje dobavnih rokov razvoja (sl. 3</w:t>
      </w:r>
      <w:r w:rsidR="007B34A8" w:rsidRPr="00327C02">
        <w:rPr>
          <w:rFonts w:ascii="Times New Roman" w:hAnsi="Times New Roman" w:cs="Times New Roman"/>
          <w:sz w:val="24"/>
          <w:szCs w:val="24"/>
        </w:rPr>
        <w:t>.23</w:t>
      </w:r>
      <w:r w:rsidRPr="00327C02">
        <w:rPr>
          <w:rFonts w:ascii="Times New Roman" w:hAnsi="Times New Roman" w:cs="Times New Roman"/>
          <w:sz w:val="24"/>
          <w:szCs w:val="24"/>
        </w:rPr>
        <w:t>). Imenujemo ga tudi mali</w:t>
      </w:r>
      <w:r w:rsidRPr="00327C02">
        <w:rPr>
          <w:rStyle w:val="Sprotnaopomba-sklic"/>
          <w:rFonts w:ascii="Times New Roman" w:hAnsi="Times New Roman" w:cs="Times New Roman"/>
        </w:rPr>
        <w:footnoteReference w:id="28"/>
      </w:r>
      <w:r w:rsidRPr="00327C02">
        <w:rPr>
          <w:rFonts w:ascii="Times New Roman" w:hAnsi="Times New Roman" w:cs="Times New Roman"/>
          <w:sz w:val="24"/>
          <w:szCs w:val="24"/>
        </w:rPr>
        <w:t xml:space="preserve"> zakon.</w:t>
      </w:r>
    </w:p>
    <w:p w14:paraId="335B1628" w14:textId="77777777" w:rsidR="00C77DB1" w:rsidRPr="00327C02" w:rsidRDefault="007B34A8"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Slika 3.23</w:t>
      </w:r>
      <w:r w:rsidR="00C77DB1" w:rsidRPr="00327C02">
        <w:rPr>
          <w:rFonts w:ascii="Times New Roman" w:hAnsi="Times New Roman" w:cs="Times New Roman"/>
          <w:noProof/>
          <w:sz w:val="20"/>
          <w:szCs w:val="20"/>
          <w:lang w:eastAsia="sl-SI"/>
        </w:rPr>
        <w:t xml:space="preserve"> povprečni obseg izdaje</w:t>
      </w:r>
    </w:p>
    <w:p w14:paraId="486DC403" w14:textId="77777777"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661B84CD" wp14:editId="48C28AE2">
            <wp:extent cx="2309221" cy="668264"/>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40626" cy="677352"/>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{"citationID":"zgQUxD8L","properties":{"formattedCitation":"(Anderson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15)</w:t>
      </w:r>
      <w:r w:rsidRPr="00327C02">
        <w:rPr>
          <w:rFonts w:ascii="Times New Roman" w:hAnsi="Times New Roman" w:cs="Times New Roman"/>
          <w:sz w:val="20"/>
          <w:szCs w:val="20"/>
        </w:rPr>
        <w:fldChar w:fldCharType="end"/>
      </w:r>
    </w:p>
    <w:p w14:paraId="36058BDF" w14:textId="77777777" w:rsidR="00C77DB1" w:rsidRPr="00327C02" w:rsidRDefault="00C77DB1" w:rsidP="005A6A3B">
      <w:p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Če bi želeli pridobiti informacijo za druge poteke dela Kanban sistema lahko namesto dobavnega časa uporabimo čas v procesu (TiP – Time in Process)</w:t>
      </w:r>
      <w:r w:rsidR="00DB3AFA" w:rsidRPr="00327C02">
        <w:rPr>
          <w:rFonts w:ascii="Times New Roman" w:hAnsi="Times New Roman" w:cs="Times New Roman"/>
          <w:sz w:val="24"/>
          <w:szCs w:val="20"/>
        </w:rPr>
        <w:t xml:space="preserve"> (sl. 3</w:t>
      </w:r>
      <w:r w:rsidR="007B34A8" w:rsidRPr="00327C02">
        <w:rPr>
          <w:rFonts w:ascii="Times New Roman" w:hAnsi="Times New Roman" w:cs="Times New Roman"/>
          <w:sz w:val="24"/>
          <w:szCs w:val="20"/>
        </w:rPr>
        <w:t>.24</w:t>
      </w:r>
      <w:r w:rsidRPr="00327C02">
        <w:rPr>
          <w:rFonts w:ascii="Times New Roman" w:hAnsi="Times New Roman" w:cs="Times New Roman"/>
          <w:sz w:val="24"/>
          <w:szCs w:val="20"/>
        </w:rPr>
        <w:t>). Tedaj dobimo kvocient, ki predstavlja pretočnost</w:t>
      </w:r>
      <w:r w:rsidRPr="00327C02">
        <w:rPr>
          <w:rStyle w:val="Sprotnaopomba-sklic"/>
          <w:rFonts w:ascii="Times New Roman" w:hAnsi="Times New Roman" w:cs="Times New Roman"/>
        </w:rPr>
        <w:footnoteReference w:id="29"/>
      </w:r>
      <w:r w:rsidRPr="00327C02">
        <w:rPr>
          <w:rFonts w:ascii="Times New Roman" w:hAnsi="Times New Roman" w:cs="Times New Roman"/>
          <w:sz w:val="24"/>
          <w:szCs w:val="20"/>
        </w:rPr>
        <w:t xml:space="preserve">. Namesto TiP lahko uporabimo tudi druge specifične časovnice; čas v razvoju (TiD), čas v testu (TiT), čas v sistemu (TiS) ali čas v čakalni vrsti (TiQ)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{"citationID":"VHH4vr1P","properties":{"formattedCitation":"(Anderson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15)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DD3A941" w14:textId="77777777" w:rsidR="00C77DB1" w:rsidRPr="00327C02" w:rsidRDefault="007B34A8"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sz w:val="20"/>
          <w:szCs w:val="20"/>
          <w:lang w:eastAsia="sl-SI"/>
        </w:rPr>
        <w:t>Slika 3.24</w:t>
      </w:r>
      <w:r w:rsidR="00C77DB1" w:rsidRPr="00327C02">
        <w:rPr>
          <w:rFonts w:ascii="Times New Roman" w:hAnsi="Times New Roman" w:cs="Times New Roman"/>
          <w:noProof/>
          <w:sz w:val="20"/>
          <w:szCs w:val="20"/>
          <w:lang w:eastAsia="sl-SI"/>
        </w:rPr>
        <w:t xml:space="preserve"> povprečni obseg izdaje</w:t>
      </w:r>
      <w:r w:rsidR="00C77DB1" w:rsidRPr="00327C02">
        <w:rPr>
          <w:rFonts w:ascii="Times New Roman" w:hAnsi="Times New Roman" w:cs="Times New Roman"/>
          <w:noProof/>
          <w:sz w:val="20"/>
          <w:szCs w:val="20"/>
          <w:lang w:eastAsia="sl-SI"/>
        </w:rPr>
        <w:br/>
      </w:r>
      <w:r w:rsidR="00C77DB1" w:rsidRPr="00327C02">
        <w:rPr>
          <w:rFonts w:ascii="Times New Roman" w:hAnsi="Times New Roman" w:cs="Times New Roman"/>
          <w:noProof/>
          <w:lang w:eastAsia="sl-SI"/>
        </w:rPr>
        <w:drawing>
          <wp:inline distT="0" distB="0" distL="0" distR="0" wp14:anchorId="6A56D4D8" wp14:editId="20304D05">
            <wp:extent cx="2252818" cy="84118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07088" cy="861444"/>
                    </a:xfrm>
                    <a:prstGeom prst="rect">
                      <a:avLst/>
                    </a:prstGeom>
                  </pic:spPr>
                </pic:pic>
              </a:graphicData>
            </a:graphic>
          </wp:inline>
        </w:drawing>
      </w:r>
      <w:r w:rsidR="00C77DB1" w:rsidRPr="00327C02">
        <w:rPr>
          <w:rFonts w:ascii="Times New Roman" w:hAnsi="Times New Roman" w:cs="Times New Roman"/>
          <w:noProof/>
          <w:sz w:val="20"/>
          <w:szCs w:val="20"/>
          <w:lang w:eastAsia="sl-SI"/>
        </w:rPr>
        <w:br/>
      </w:r>
      <w:r w:rsidR="00C77DB1" w:rsidRPr="00327C02">
        <w:rPr>
          <w:rFonts w:ascii="Times New Roman" w:hAnsi="Times New Roman" w:cs="Times New Roman"/>
          <w:sz w:val="20"/>
          <w:szCs w:val="20"/>
        </w:rPr>
        <w:t xml:space="preserve">vir: </w:t>
      </w:r>
      <w:r w:rsidR="00C77DB1" w:rsidRPr="00327C02">
        <w:rPr>
          <w:rFonts w:ascii="Times New Roman" w:hAnsi="Times New Roman" w:cs="Times New Roman"/>
          <w:sz w:val="20"/>
          <w:szCs w:val="20"/>
        </w:rPr>
        <w:fldChar w:fldCharType="begin"/>
      </w:r>
      <w:r w:rsidR="00C77DB1" w:rsidRPr="00327C02">
        <w:rPr>
          <w:rFonts w:ascii="Times New Roman" w:hAnsi="Times New Roman" w:cs="Times New Roman"/>
          <w:sz w:val="20"/>
          <w:szCs w:val="20"/>
        </w:rPr>
        <w:instrText xml:space="preserve"> ADDIN ZOTERO_ITEM CSL_CITATION {"citationID":"7j9mfSRf","properties":{"formattedCitation":"(Anderson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C77DB1" w:rsidRPr="00327C02">
        <w:rPr>
          <w:rFonts w:ascii="Times New Roman" w:hAnsi="Times New Roman" w:cs="Times New Roman"/>
          <w:sz w:val="20"/>
          <w:szCs w:val="20"/>
        </w:rPr>
        <w:fldChar w:fldCharType="separate"/>
      </w:r>
      <w:r w:rsidR="00C77DB1" w:rsidRPr="00327C02">
        <w:rPr>
          <w:rFonts w:ascii="Times New Roman" w:hAnsi="Times New Roman" w:cs="Times New Roman"/>
          <w:sz w:val="20"/>
          <w:szCs w:val="20"/>
        </w:rPr>
        <w:t>(Anderson in Carmichael 2016, 15)</w:t>
      </w:r>
      <w:r w:rsidR="00C77DB1" w:rsidRPr="00327C02">
        <w:rPr>
          <w:rFonts w:ascii="Times New Roman" w:hAnsi="Times New Roman" w:cs="Times New Roman"/>
          <w:sz w:val="20"/>
          <w:szCs w:val="20"/>
        </w:rPr>
        <w:fldChar w:fldCharType="end"/>
      </w:r>
    </w:p>
    <w:p w14:paraId="0C10E1C8" w14:textId="77777777"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Mali zakon lahko predstavimo tudi kot kumulativni graf pretočnosti (tab. </w:t>
      </w:r>
      <w:r w:rsidR="007B34A8" w:rsidRPr="00327C02">
        <w:rPr>
          <w:rFonts w:ascii="Times New Roman" w:hAnsi="Times New Roman" w:cs="Times New Roman"/>
          <w:sz w:val="24"/>
          <w:szCs w:val="24"/>
        </w:rPr>
        <w:t>3.3</w:t>
      </w:r>
      <w:r w:rsidRPr="00327C02">
        <w:rPr>
          <w:rFonts w:ascii="Times New Roman" w:hAnsi="Times New Roman" w:cs="Times New Roman"/>
          <w:sz w:val="24"/>
          <w:szCs w:val="24"/>
        </w:rPr>
        <w:t xml:space="preserve">), ki prikazuje kumulativno število prispelih in izdanih postavk sistema. Hipotenuza trikotnika na v tabeli predstavlja povprečni obseg izdaje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{"citationID":"OlMh5o6Q","properties":{"formattedCitation":"(Anderson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16)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7EB26DD9" w14:textId="77777777" w:rsidR="00BA0699" w:rsidRPr="00327C02" w:rsidRDefault="00BA0699" w:rsidP="005A6A3B">
      <w:pPr>
        <w:spacing w:line="360" w:lineRule="auto"/>
        <w:jc w:val="center"/>
        <w:rPr>
          <w:rFonts w:ascii="Times New Roman" w:hAnsi="Times New Roman" w:cs="Times New Roman"/>
          <w:sz w:val="20"/>
          <w:szCs w:val="20"/>
        </w:rPr>
      </w:pPr>
    </w:p>
    <w:p w14:paraId="1E2D26E1" w14:textId="77777777"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lastRenderedPageBreak/>
        <w:t xml:space="preserve">Tabela </w:t>
      </w:r>
      <w:r w:rsidR="007B34A8" w:rsidRPr="00327C02">
        <w:rPr>
          <w:rFonts w:ascii="Times New Roman" w:hAnsi="Times New Roman" w:cs="Times New Roman"/>
          <w:sz w:val="20"/>
          <w:szCs w:val="20"/>
        </w:rPr>
        <w:t>3.3</w:t>
      </w:r>
      <w:r w:rsidRPr="00327C02">
        <w:rPr>
          <w:rFonts w:ascii="Times New Roman" w:hAnsi="Times New Roman" w:cs="Times New Roman"/>
          <w:sz w:val="20"/>
          <w:szCs w:val="20"/>
        </w:rPr>
        <w:t xml:space="preserve"> kumulativni graf pretočnosti</w:t>
      </w:r>
      <w:r w:rsidRPr="00327C02">
        <w:rPr>
          <w:rFonts w:ascii="Times New Roman" w:hAnsi="Times New Roman" w:cs="Times New Roman"/>
          <w:noProof/>
          <w:sz w:val="20"/>
          <w:szCs w:val="20"/>
          <w:lang w:eastAsia="sl-SI"/>
        </w:rPr>
        <w:drawing>
          <wp:inline distT="0" distB="0" distL="0" distR="0" wp14:anchorId="78077787" wp14:editId="51817785">
            <wp:extent cx="5598652" cy="2623087"/>
            <wp:effectExtent l="0" t="0" r="2540" b="635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9781" cy="2632987"/>
                    </a:xfrm>
                    <a:prstGeom prst="rect">
                      <a:avLst/>
                    </a:prstGeom>
                  </pic:spPr>
                </pic:pic>
              </a:graphicData>
            </a:graphic>
          </wp:inline>
        </w:drawing>
      </w:r>
    </w:p>
    <w:p w14:paraId="453941C1" w14:textId="77777777"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{"citationID":"PRpQCW3p","properties":{"formattedCitation":"(Anderson in Carmichael 2016, 16)","plainCitation":"(Anderson in Carmichael 2016, 16)"},"citationItems":[{"id":285,"uris":["http://zotero.org/users/local/1VrTeLcH/items/4LASNHZT"],"uri":["http://zotero.org/users/local/1VrTeLcH/items/4LASNHZT"],"itemData":{"id":285,"type":"book","title":"Essential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J."},{"family":"Carmichael","given":"Andy"}],"issued":{"date-parts":[["2016",5,9]]}},"locator":"16"}],"schema":"https://github.com/citation-style-language/schema/raw/master/csl-citation.json"}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16)</w:t>
      </w:r>
      <w:r w:rsidRPr="00327C02">
        <w:rPr>
          <w:rFonts w:ascii="Times New Roman" w:hAnsi="Times New Roman" w:cs="Times New Roman"/>
          <w:sz w:val="20"/>
          <w:szCs w:val="20"/>
        </w:rPr>
        <w:fldChar w:fldCharType="end"/>
      </w:r>
    </w:p>
    <w:p w14:paraId="409C75E9" w14:textId="50FBC112" w:rsidR="00C77DB1" w:rsidRPr="00327C02" w:rsidRDefault="00A77419"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w:t>
      </w:r>
      <w:r w:rsidR="00C77DB1" w:rsidRPr="00327C02">
        <w:rPr>
          <w:rFonts w:ascii="Times New Roman" w:hAnsi="Times New Roman" w:cs="Times New Roman"/>
          <w:sz w:val="24"/>
          <w:szCs w:val="24"/>
        </w:rPr>
        <w:t xml:space="preserve">ačela Kanbana definirajo primarne aktivnosti za uspešno </w:t>
      </w:r>
      <w:r w:rsidR="00DC5ABF">
        <w:rPr>
          <w:rFonts w:ascii="Times New Roman" w:hAnsi="Times New Roman" w:cs="Times New Roman"/>
          <w:sz w:val="24"/>
          <w:szCs w:val="24"/>
        </w:rPr>
        <w:t>izvajanje</w:t>
      </w:r>
      <w:r w:rsidR="00DC5ABF" w:rsidRPr="00327C02">
        <w:rPr>
          <w:rFonts w:ascii="Times New Roman" w:hAnsi="Times New Roman" w:cs="Times New Roman"/>
          <w:sz w:val="24"/>
          <w:szCs w:val="24"/>
        </w:rPr>
        <w:t xml:space="preserve"> </w:t>
      </w:r>
      <w:r w:rsidR="002F70B2" w:rsidRPr="00327C02">
        <w:rPr>
          <w:rFonts w:ascii="Times New Roman" w:hAnsi="Times New Roman" w:cs="Times New Roman"/>
          <w:sz w:val="24"/>
          <w:szCs w:val="24"/>
        </w:rPr>
        <w:t>K</w:t>
      </w:r>
      <w:r w:rsidR="00C77DB1" w:rsidRPr="00327C02">
        <w:rPr>
          <w:rFonts w:ascii="Times New Roman" w:hAnsi="Times New Roman" w:cs="Times New Roman"/>
          <w:sz w:val="24"/>
          <w:szCs w:val="24"/>
        </w:rPr>
        <w:t xml:space="preserve">anban sistema. Sestavljajo jih vizualizacija, omejevanje dela v teku, upravljanje poteka, eksplicitno določanje pravil, zanke povratnih informacij in optimizacija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{"citationID":"7am1dSK2","properties":{"formattedCitation":"(Anderson in Carmichael 2016, 17)","plainCitation":"(Anderson in Carmichael 2016, 17)"},"citationItems":[{"id":285,"uris":["http://zotero.org/users/local/1VrTeLcH/items/4LASNHZT"],"uri":["http://zotero.org/users/local/1VrTeLcH/items/4LASNHZT"],"itemData":{"id":285,"type":"book","title":"Essential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J."},{"family":"Carmichael","given":"Andy"}],"issued":{"date-parts":[["2016",5,9]]}},"locator":"17"}],"schema":"https://github.com/citation-style-language/schema/raw/master/csl-citation.json"}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rPr>
        <w:t>(Anderson in Carmichael 2016, 17)</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 xml:space="preserve">. </w:t>
      </w:r>
      <w:r w:rsidR="00C77DB1" w:rsidRPr="00327C02">
        <w:rPr>
          <w:rFonts w:ascii="Times New Roman" w:hAnsi="Times New Roman" w:cs="Times New Roman"/>
          <w:sz w:val="24"/>
          <w:szCs w:val="24"/>
        </w:rPr>
        <w:br/>
        <w:t>Vizualizacija se prične</w:t>
      </w:r>
      <w:r w:rsidR="00AB6BB5" w:rsidRPr="00327C02">
        <w:rPr>
          <w:rFonts w:ascii="Times New Roman" w:hAnsi="Times New Roman" w:cs="Times New Roman"/>
          <w:sz w:val="24"/>
          <w:szCs w:val="24"/>
        </w:rPr>
        <w:t xml:space="preserve"> s K</w:t>
      </w:r>
      <w:r w:rsidR="009C114D" w:rsidRPr="00327C02">
        <w:rPr>
          <w:rFonts w:ascii="Times New Roman" w:hAnsi="Times New Roman" w:cs="Times New Roman"/>
          <w:sz w:val="24"/>
          <w:szCs w:val="24"/>
        </w:rPr>
        <w:t>anban tablo (sl. 3.2</w:t>
      </w:r>
      <w:r w:rsidR="007B34A8" w:rsidRPr="00327C02">
        <w:rPr>
          <w:rFonts w:ascii="Times New Roman" w:hAnsi="Times New Roman" w:cs="Times New Roman"/>
          <w:sz w:val="24"/>
          <w:szCs w:val="24"/>
        </w:rPr>
        <w:t>2</w:t>
      </w:r>
      <w:r w:rsidR="00C77DB1" w:rsidRPr="00327C02">
        <w:rPr>
          <w:rFonts w:ascii="Times New Roman" w:hAnsi="Times New Roman" w:cs="Times New Roman"/>
          <w:sz w:val="24"/>
          <w:szCs w:val="24"/>
        </w:rPr>
        <w:t xml:space="preserve">), na kateri morajo biti vizualno označene in definirane točke zaveze in jasno opredeljene meje dela v teku. Vizualizacije je lahko digitalna vendar je znano, da ekipe, ki uporabljajo fizične table pogosto najdejo druge kreativne načine za prikaz informacij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{"citationID":"MmQyQtjx","properties":{"formattedCitation":"(Anderson in Carmichael 2016, 18)","plainCitation":"(Anderson in Carmichael 2016, 18)"},"citationItems":[{"id":285,"uris":["http://zotero.org/users/local/1VrTeLcH/items/4LASNHZT"],"uri":["http://zotero.org/users/local/1VrTeLcH/items/4LASNHZT"],"itemData":{"id":285,"type":"book","title":"Essential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J."},{"family":"Carmichael","given":"Andy"}],"issued":{"date-parts":[["2016",5,9]]}},"locator":"18"}],"schema":"https://github.com/citation-style-language/schema/raw/master/csl-citation.json"}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rPr>
        <w:t>(Anderson in Carmichael 2016, 18)</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w:t>
      </w:r>
    </w:p>
    <w:p w14:paraId="4D643B98"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Omejevanje dela v teku pomaga, da se nove postavne ne začnejo dokler drugo delo ni končano ali preklicano. Preveč dela naenkrat podaljšuje pretočnost, onemogoča odzivnost naročniku in spreminjajočim razmeram ter priložnostim. Opazovanje, omejevanje in optimizacija količine dela vodi v izboljšano pretočnost, kvaliteto in skrajšan čas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{"citationID":"hj8U18mm","properties":{"formattedCitation":"(Anderson in Carmichael 2016, 19)","plainCitation":"(Anderson in Carmichael 2016, 19)"},"citationItems":[{"id":285,"uris":["http://zotero.org/users/local/1VrTeLcH/items/4LASNHZT"],"uri":["http://zotero.org/users/local/1VrTeLcH/items/4LASNHZT"],"itemData":{"id":285,"type":"book","title":"Essential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194F08CB"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Upravljanje pretoka omogoča maksimiranje dobavnih vrednosti, zmanjšanje dobavnih rokov in omogoča predvidljivost. Ključno za razumevanje maksimiranja pretoka so stroški zamude. To so količine izgubljenega kapitala ob  daljši časovni zamudi implementacije. Navadno so stroški zamude odvisni od časa vendar niso vedno konstantni. Kanban zato uporablja štiri tipe za določitev nastalih stroškov v odv</w:t>
      </w:r>
      <w:r w:rsidR="003369C4" w:rsidRPr="00327C02">
        <w:rPr>
          <w:rFonts w:ascii="Times New Roman" w:hAnsi="Times New Roman" w:cs="Times New Roman"/>
          <w:sz w:val="24"/>
          <w:szCs w:val="24"/>
        </w:rPr>
        <w:t>isnosti od časovne zamude (sl. 3</w:t>
      </w:r>
      <w:r w:rsidR="0067029A" w:rsidRPr="00327C02">
        <w:rPr>
          <w:rFonts w:ascii="Times New Roman" w:hAnsi="Times New Roman" w:cs="Times New Roman"/>
          <w:sz w:val="24"/>
          <w:szCs w:val="24"/>
        </w:rPr>
        <w:t>.25</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{"citationID":"xKUrow1x","properties":{"formattedCitation":"(Anderson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08110DAB" w14:textId="77777777" w:rsidR="00C77DB1" w:rsidRPr="00327C02" w:rsidRDefault="0067029A"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lastRenderedPageBreak/>
        <w:t>Slika 3.25</w:t>
      </w:r>
      <w:r w:rsidR="00C77DB1" w:rsidRPr="00327C02">
        <w:rPr>
          <w:rFonts w:ascii="Times New Roman" w:hAnsi="Times New Roman" w:cs="Times New Roman"/>
          <w:noProof/>
          <w:sz w:val="20"/>
          <w:szCs w:val="20"/>
          <w:lang w:eastAsia="sl-SI"/>
        </w:rPr>
        <w:t xml:space="preserve"> stroški zamude za Kanban</w:t>
      </w:r>
      <w:r w:rsidR="00C77DB1" w:rsidRPr="00327C02">
        <w:rPr>
          <w:rFonts w:ascii="Times New Roman" w:hAnsi="Times New Roman" w:cs="Times New Roman"/>
          <w:noProof/>
          <w:sz w:val="20"/>
          <w:szCs w:val="20"/>
          <w:lang w:eastAsia="sl-SI"/>
        </w:rPr>
        <w:drawing>
          <wp:inline distT="0" distB="0" distL="0" distR="0" wp14:anchorId="6ED2FE5C" wp14:editId="2F74EF7B">
            <wp:extent cx="4108939" cy="1140053"/>
            <wp:effectExtent l="0" t="0" r="6350" b="3175"/>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16030" cy="1142021"/>
                    </a:xfrm>
                    <a:prstGeom prst="rect">
                      <a:avLst/>
                    </a:prstGeom>
                  </pic:spPr>
                </pic:pic>
              </a:graphicData>
            </a:graphic>
          </wp:inline>
        </w:drawing>
      </w:r>
    </w:p>
    <w:p w14:paraId="11461C43" w14:textId="77777777"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{"citationID":"yBldOlu5","properties":{"formattedCitation":"(Anderson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21)</w:t>
      </w:r>
      <w:r w:rsidRPr="00327C02">
        <w:rPr>
          <w:rFonts w:ascii="Times New Roman" w:hAnsi="Times New Roman" w:cs="Times New Roman"/>
          <w:sz w:val="20"/>
          <w:szCs w:val="20"/>
        </w:rPr>
        <w:fldChar w:fldCharType="end"/>
      </w:r>
    </w:p>
    <w:p w14:paraId="49B6E039" w14:textId="77777777"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Eksplicitno določanje pravil je artikulacija in definicija procesa izven poteka dela. Pravila omejijo aktivnosti v procesu in izzovejo nastajanje posebnih značilnosti omejitev, ki se jih lahko optimizira. Obnašanje kompleksnih sistemov je težko napovedati. Pravila, ki se zdijo intuitivna pogosto ustvarijo obratne rezultate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{"citationID":"d14p8tL5","properties":{"formattedCitation":"(Anderson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Zato je pomembna aplikacija pravil in mehanizmov za njihovo optimizacijo v kolikor se spoznajo za neproduktivne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{"citationID":"wXMWvmtJ","properties":{"formattedCitation":"(Anderson in Carmichael 2016, 23)","plainCitation":"(Anderson in Carmichael 2016, 23)"},"citationItems":[{"id":285,"uris":["http://zotero.org/users/local/1VrTeLcH/items/4LASNHZT"],"uri":["http://zotero.org/users/local/1VrTeLcH/items/4LASNHZT"],"itemData":{"id":285,"type":"book","title":"Essential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7C4D928" w14:textId="77777777"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Zanke povratnih informacij so pomemben del vsakega procesa, še posebej, če gre za procese, ki vključujejo evolucijske spremembe. Kanban definira sedem sklopov povratnih informacij, ki jih imenuje kadence (sl. </w:t>
      </w:r>
      <w:r w:rsidR="00557E4B" w:rsidRPr="00327C02">
        <w:rPr>
          <w:rFonts w:ascii="Times New Roman" w:hAnsi="Times New Roman" w:cs="Times New Roman"/>
          <w:sz w:val="24"/>
          <w:szCs w:val="20"/>
        </w:rPr>
        <w:t>3</w:t>
      </w:r>
      <w:r w:rsidR="00776004" w:rsidRPr="00327C02">
        <w:rPr>
          <w:rFonts w:ascii="Times New Roman" w:hAnsi="Times New Roman" w:cs="Times New Roman"/>
          <w:sz w:val="24"/>
          <w:szCs w:val="20"/>
        </w:rPr>
        <w:t>.26</w:t>
      </w:r>
      <w:r w:rsidRPr="00327C02">
        <w:rPr>
          <w:rFonts w:ascii="Times New Roman" w:hAnsi="Times New Roman" w:cs="Times New Roman"/>
          <w:sz w:val="24"/>
          <w:szCs w:val="20"/>
        </w:rPr>
        <w:t xml:space="preserve">). Kadenca se nanaša na čas med pregledi. Ti so lahko dnevni ali mesečni. Izbira prave kadence je odvisna od konteksta in vpliva na kvaliteto rezultatov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{"citationID":"acvcj9TF","properties":{"formattedCitation":"(Anderson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24)</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Implementacija sedmih kadenc ne implicira dodaja</w:t>
      </w:r>
      <w:r w:rsidR="006A1AC3" w:rsidRPr="00327C02">
        <w:rPr>
          <w:rFonts w:ascii="Times New Roman" w:hAnsi="Times New Roman" w:cs="Times New Roman"/>
          <w:sz w:val="24"/>
          <w:szCs w:val="20"/>
        </w:rPr>
        <w:t xml:space="preserve">nje sedmih različnih sestankov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{"citationID":"VFMcPTt6","properties":{"formattedCitation":"(Anderson in Carmichael 2016, 25)","plainCitation":"(Anderson in Carmichael 2016, 25)"},"citationItems":[{"id":285,"uris":["http://zotero.org/users/local/1VrTeLcH/items/4LASNHZT"],"uri":["http://zotero.org/users/local/1VrTeLcH/items/4LASNHZT"],"itemData":{"id":285,"type":"book","title":"Essential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 osnovi lahko en sestanek zajema več kadenc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{"citationID":"rbgXXC68","properties":{"formattedCitation":"(Anderson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25CB7CF8" w14:textId="77777777" w:rsidR="00C77DB1" w:rsidRPr="00327C02" w:rsidRDefault="00557E4B"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br/>
      </w:r>
      <w:r w:rsidR="00776004" w:rsidRPr="00327C02">
        <w:rPr>
          <w:rFonts w:ascii="Times New Roman" w:hAnsi="Times New Roman" w:cs="Times New Roman"/>
          <w:noProof/>
          <w:sz w:val="20"/>
          <w:szCs w:val="20"/>
          <w:lang w:eastAsia="sl-SI"/>
        </w:rPr>
        <w:t>Slika 3.26</w:t>
      </w:r>
      <w:r w:rsidR="00C77DB1" w:rsidRPr="00327C02">
        <w:rPr>
          <w:rFonts w:ascii="Times New Roman" w:hAnsi="Times New Roman" w:cs="Times New Roman"/>
          <w:noProof/>
          <w:sz w:val="20"/>
          <w:szCs w:val="20"/>
          <w:lang w:eastAsia="sl-SI"/>
        </w:rPr>
        <w:t xml:space="preserve"> kadence po Anderson in Charmichael</w:t>
      </w:r>
      <w:r w:rsidRPr="00327C02">
        <w:rPr>
          <w:rFonts w:ascii="Times New Roman" w:hAnsi="Times New Roman" w:cs="Times New Roman"/>
          <w:noProof/>
          <w:sz w:val="20"/>
          <w:szCs w:val="20"/>
          <w:lang w:eastAsia="sl-SI"/>
        </w:rPr>
        <w:br/>
      </w:r>
      <w:r w:rsidR="00C77DB1" w:rsidRPr="00327C02">
        <w:rPr>
          <w:rFonts w:ascii="Times New Roman" w:hAnsi="Times New Roman" w:cs="Times New Roman"/>
          <w:noProof/>
          <w:sz w:val="20"/>
          <w:szCs w:val="20"/>
          <w:lang w:eastAsia="sl-SI"/>
        </w:rPr>
        <w:drawing>
          <wp:inline distT="0" distB="0" distL="0" distR="0" wp14:anchorId="3414166E" wp14:editId="01AD3E26">
            <wp:extent cx="3729957" cy="2878016"/>
            <wp:effectExtent l="0" t="0" r="4445"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29957" cy="2878016"/>
                    </a:xfrm>
                    <a:prstGeom prst="rect">
                      <a:avLst/>
                    </a:prstGeom>
                  </pic:spPr>
                </pic:pic>
              </a:graphicData>
            </a:graphic>
          </wp:inline>
        </w:drawing>
      </w:r>
      <w:r w:rsidR="00EA6DB4" w:rsidRPr="00327C02">
        <w:rPr>
          <w:rFonts w:ascii="Times New Roman" w:hAnsi="Times New Roman" w:cs="Times New Roman"/>
          <w:sz w:val="20"/>
          <w:szCs w:val="20"/>
        </w:rPr>
        <w:br/>
      </w:r>
      <w:r w:rsidR="00C77DB1" w:rsidRPr="00327C02">
        <w:rPr>
          <w:rFonts w:ascii="Times New Roman" w:hAnsi="Times New Roman" w:cs="Times New Roman"/>
          <w:sz w:val="20"/>
          <w:szCs w:val="20"/>
        </w:rPr>
        <w:t xml:space="preserve">Vir: </w:t>
      </w:r>
      <w:r w:rsidR="00C77DB1" w:rsidRPr="00327C02">
        <w:rPr>
          <w:rFonts w:ascii="Times New Roman" w:hAnsi="Times New Roman" w:cs="Times New Roman"/>
          <w:sz w:val="20"/>
          <w:szCs w:val="20"/>
        </w:rPr>
        <w:fldChar w:fldCharType="begin"/>
      </w:r>
      <w:r w:rsidR="00C77DB1" w:rsidRPr="00327C02">
        <w:rPr>
          <w:rFonts w:ascii="Times New Roman" w:hAnsi="Times New Roman" w:cs="Times New Roman"/>
          <w:sz w:val="20"/>
          <w:szCs w:val="20"/>
        </w:rPr>
        <w:instrText xml:space="preserve"> ADDIN ZOTERO_ITEM CSL_CITATION {"citationID":"8dznrUZc","properties":{"formattedCitation":"(Anderson in Carmichael 2016, 24)","plainCitation":"(Anderson in Carmichael 2016, 24)"},"citationItems":[{"id":285,"uris":["http://zotero.org/users/local/1VrTeLcH/items/4LASNHZT"],"uri":["http://zotero.org/users/local/1VrTeLcH/items/4LASNHZT"],"itemData":{"id":285,"type":"book","title":"Essential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J."},{"family":"Carmichael","given":"Andy"}],"issued":{"date-parts":[["2016",5,9]]}},"locator":"24"}],"schema":"https://github.com/citation-style-language/schema/raw/master/csl-citation.json"} </w:instrText>
      </w:r>
      <w:r w:rsidR="00C77DB1" w:rsidRPr="00327C02">
        <w:rPr>
          <w:rFonts w:ascii="Times New Roman" w:hAnsi="Times New Roman" w:cs="Times New Roman"/>
          <w:sz w:val="20"/>
          <w:szCs w:val="20"/>
        </w:rPr>
        <w:fldChar w:fldCharType="separate"/>
      </w:r>
      <w:r w:rsidR="00C77DB1" w:rsidRPr="00327C02">
        <w:rPr>
          <w:rFonts w:ascii="Times New Roman" w:hAnsi="Times New Roman" w:cs="Times New Roman"/>
          <w:sz w:val="20"/>
          <w:szCs w:val="20"/>
        </w:rPr>
        <w:t>(Anderson in Carmichael 2016, 24)</w:t>
      </w:r>
      <w:r w:rsidR="00C77DB1" w:rsidRPr="00327C02">
        <w:rPr>
          <w:rFonts w:ascii="Times New Roman" w:hAnsi="Times New Roman" w:cs="Times New Roman"/>
          <w:sz w:val="20"/>
          <w:szCs w:val="20"/>
        </w:rPr>
        <w:fldChar w:fldCharType="end"/>
      </w:r>
    </w:p>
    <w:p w14:paraId="0A85FABB" w14:textId="77777777"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Optimizacija je temeljni cilj metode Kanban. Metoda uporablja paradigmo vitke metodologije za doseganje evolucijskih in inkrementalnih izboljšav. Metoda omogoča sprejemanje in oblikovanje uporabnih sprememb in hkrati zavračanje neuporabnih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{"citationID":"y9qF8voe","properties":{"formattedCitation":"(Anderson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50F09A18" w14:textId="77777777"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V nasprotju z metodo Scrum, Kanban dovoljuje spreminjanje dostavnih rokov postavk, med katerokoli stopnjo procesa. Prav tako lahko Kanban spreminja prioritete postavkam. V kolikor se pojavi urgentna funkcionalnost ta nastopi kot naslednja za v razvoj. Sistem ohranja veliko fleksibilnosti Agilnih procesov in je lahko apliciran na razvojne ekipe vseh velikosti in specializiranosti posameznikov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{"citationID":"tz15ArNB","properties":{"formattedCitation":"(Unger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180)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39547378" w14:textId="77777777" w:rsidR="00C77DB1" w:rsidRPr="00327C02" w:rsidRDefault="00C77DB1" w:rsidP="005A6A3B">
      <w:pPr>
        <w:spacing w:line="360" w:lineRule="auto"/>
        <w:contextualSpacing/>
        <w:jc w:val="both"/>
        <w:rPr>
          <w:rFonts w:ascii="Times New Roman" w:hAnsi="Times New Roman" w:cs="Times New Roman"/>
          <w:sz w:val="24"/>
          <w:szCs w:val="20"/>
        </w:rPr>
      </w:pPr>
    </w:p>
    <w:p w14:paraId="77DE99E2" w14:textId="77777777"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3.5.9 TESTNO USMERJEN RAZVOJ</w:t>
      </w:r>
    </w:p>
    <w:p w14:paraId="31C26465" w14:textId="77777777"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Pristop za izboljšanje procesa razvoja in zmanjšanje ponavljajočega dela je testno</w:t>
      </w:r>
      <w:r w:rsidRPr="00327C02">
        <w:rPr>
          <w:rStyle w:val="Sprotnaopomba-sklic"/>
          <w:rFonts w:ascii="Times New Roman" w:hAnsi="Times New Roman" w:cs="Times New Roman"/>
        </w:rPr>
        <w:footnoteReference w:id="30"/>
      </w:r>
      <w:r w:rsidRPr="00327C02">
        <w:rPr>
          <w:rFonts w:ascii="Times New Roman" w:hAnsi="Times New Roman" w:cs="Times New Roman"/>
          <w:sz w:val="24"/>
          <w:szCs w:val="20"/>
        </w:rPr>
        <w:t xml:space="preserve"> usmerjen razvoj. Sloni na ponovitvah</w:t>
      </w:r>
      <w:r w:rsidR="005714F8" w:rsidRPr="00327C02">
        <w:rPr>
          <w:rFonts w:ascii="Times New Roman" w:hAnsi="Times New Roman" w:cs="Times New Roman"/>
          <w:sz w:val="24"/>
          <w:szCs w:val="20"/>
        </w:rPr>
        <w:t xml:space="preserve"> (sl 3.2</w:t>
      </w:r>
      <w:r w:rsidR="00776004" w:rsidRPr="00327C02">
        <w:rPr>
          <w:rFonts w:ascii="Times New Roman" w:hAnsi="Times New Roman" w:cs="Times New Roman"/>
          <w:sz w:val="24"/>
          <w:szCs w:val="20"/>
        </w:rPr>
        <w:t>7</w:t>
      </w:r>
      <w:r w:rsidR="00EF1410" w:rsidRPr="00327C02">
        <w:rPr>
          <w:rFonts w:ascii="Times New Roman" w:hAnsi="Times New Roman" w:cs="Times New Roman"/>
          <w:sz w:val="24"/>
          <w:szCs w:val="20"/>
        </w:rPr>
        <w:t>)</w:t>
      </w:r>
      <w:r w:rsidRPr="00327C02">
        <w:rPr>
          <w:rFonts w:ascii="Times New Roman" w:hAnsi="Times New Roman" w:cs="Times New Roman"/>
          <w:sz w:val="24"/>
          <w:szCs w:val="20"/>
        </w:rPr>
        <w:t xml:space="preserve"> kratkih razvojnih ciklov. Je evolucijski proces pri katerem prvo izdela test pred produkcijsko kodo, ki ustreza temu scenariju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 razliko od </w:t>
      </w:r>
      <w:r w:rsidR="00053D0B">
        <w:rPr>
          <w:rFonts w:ascii="Times New Roman" w:hAnsi="Times New Roman" w:cs="Times New Roman"/>
          <w:sz w:val="24"/>
          <w:szCs w:val="20"/>
        </w:rPr>
        <w:t>standardnega testiranja je pri tem modelu</w:t>
      </w:r>
      <w:r w:rsidRPr="00327C02">
        <w:rPr>
          <w:rFonts w:ascii="Times New Roman" w:hAnsi="Times New Roman" w:cs="Times New Roman"/>
          <w:sz w:val="24"/>
          <w:szCs w:val="20"/>
        </w:rPr>
        <w:t xml:space="preserve"> test napisan pred kodiranjem. Razlog tega je, da testni scenariji vodijo načrtovanje, saj ti določajo potrebe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99242BF" w14:textId="77777777"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br/>
      </w:r>
      <w:r w:rsidR="00776004" w:rsidRPr="00327C02">
        <w:rPr>
          <w:rFonts w:ascii="Times New Roman" w:hAnsi="Times New Roman" w:cs="Times New Roman"/>
          <w:sz w:val="20"/>
          <w:szCs w:val="20"/>
        </w:rPr>
        <w:t>Slika 3.27</w:t>
      </w:r>
      <w:r w:rsidR="00053D0B">
        <w:rPr>
          <w:rFonts w:ascii="Times New Roman" w:hAnsi="Times New Roman" w:cs="Times New Roman"/>
          <w:sz w:val="20"/>
          <w:szCs w:val="20"/>
        </w:rPr>
        <w:t xml:space="preserve"> prikaz cikla testno usmerjenega razvoja</w:t>
      </w:r>
    </w:p>
    <w:p w14:paraId="4B175AE0" w14:textId="77777777"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18"/>
          <w:lang w:eastAsia="sl-SI"/>
        </w:rPr>
        <w:drawing>
          <wp:inline distT="0" distB="0" distL="0" distR="0" wp14:anchorId="6E35F684" wp14:editId="273F276F">
            <wp:extent cx="2875280" cy="1987164"/>
            <wp:effectExtent l="0" t="0" r="127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82842" cy="1992390"/>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{"citationID":"RroXUEGB","properties":{"formattedCitation":"(Duka in Hribar 2010, 2)","plainCitation":"(Duka in Hribar 2010, 2)"},"citationItems":[{"id":300,"uris":["http://zotero.org/users/local/1VrTeLcH/items/7RKTK2PT"],"uri":["http://zotero.org/users/local/1VrTeLcH/items/7RKTK2PT"],"itemData":{"id":300,"type":"paper-conference","title":"Test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2"}],"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rPr>
        <w:t>(Duka in Hribar 2010, 2)</w:t>
      </w:r>
      <w:r w:rsidRPr="00327C02">
        <w:rPr>
          <w:rFonts w:ascii="Times New Roman" w:hAnsi="Times New Roman" w:cs="Times New Roman"/>
          <w:sz w:val="20"/>
          <w:szCs w:val="20"/>
        </w:rPr>
        <w:fldChar w:fldCharType="end"/>
      </w:r>
    </w:p>
    <w:p w14:paraId="5A0613C6" w14:textId="77777777" w:rsidR="00486512" w:rsidRPr="00327C02" w:rsidRDefault="00053D0B" w:rsidP="005A6A3B">
      <w:pPr>
        <w:spacing w:line="360" w:lineRule="auto"/>
        <w:jc w:val="both"/>
        <w:rPr>
          <w:rFonts w:ascii="Times New Roman" w:hAnsi="Times New Roman" w:cs="Times New Roman"/>
          <w:sz w:val="24"/>
          <w:szCs w:val="20"/>
        </w:rPr>
      </w:pPr>
      <w:r>
        <w:rPr>
          <w:rFonts w:ascii="Times New Roman" w:hAnsi="Times New Roman" w:cs="Times New Roman"/>
          <w:sz w:val="24"/>
          <w:szCs w:val="20"/>
        </w:rPr>
        <w:t>P</w:t>
      </w:r>
      <w:r w:rsidR="00C77DB1" w:rsidRPr="00327C02">
        <w:rPr>
          <w:rFonts w:ascii="Times New Roman" w:hAnsi="Times New Roman" w:cs="Times New Roman"/>
          <w:sz w:val="24"/>
          <w:szCs w:val="20"/>
        </w:rPr>
        <w:t>rvi</w:t>
      </w:r>
      <w:r>
        <w:rPr>
          <w:rFonts w:ascii="Times New Roman" w:hAnsi="Times New Roman" w:cs="Times New Roman"/>
          <w:sz w:val="24"/>
          <w:szCs w:val="20"/>
        </w:rPr>
        <w:t xml:space="preserve"> je</w:t>
      </w:r>
      <w:r w:rsidR="00C77DB1" w:rsidRPr="00327C02">
        <w:rPr>
          <w:rFonts w:ascii="Times New Roman" w:hAnsi="Times New Roman" w:cs="Times New Roman"/>
          <w:sz w:val="24"/>
          <w:szCs w:val="20"/>
        </w:rPr>
        <w:t xml:space="preserve"> korak izdelava avtomatiziranih testnih scenarijev, ki predstavljajo zahteve. Testi vsebujejo trditve, ki imajo trdilni ali nikalni izid (true, false). Vsaka izgradnja funkcionalnosti se začne s testom. Za izdelavo testa mora razvijalec zahteve in specifikacije poznati do popolnosti. Pri tem mu lahko pomagajo </w:t>
      </w:r>
      <w:r w:rsidR="00CF72C8" w:rsidRPr="00327C02">
        <w:rPr>
          <w:rFonts w:ascii="Times New Roman" w:hAnsi="Times New Roman" w:cs="Times New Roman"/>
          <w:sz w:val="24"/>
          <w:szCs w:val="20"/>
        </w:rPr>
        <w:t>primeri uporabe ali zgodbe (pog. 3.5.1</w:t>
      </w:r>
      <w:r w:rsidR="00486512" w:rsidRPr="00327C02">
        <w:rPr>
          <w:rFonts w:ascii="Times New Roman" w:hAnsi="Times New Roman" w:cs="Times New Roman"/>
          <w:sz w:val="24"/>
          <w:szCs w:val="20"/>
        </w:rPr>
        <w:t>).</w:t>
      </w:r>
    </w:p>
    <w:p w14:paraId="363168F3" w14:textId="77777777" w:rsidR="00C77DB1" w:rsidRPr="00327C02" w:rsidRDefault="00C77DB1" w:rsidP="005A6A3B">
      <w:p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Po pisanju testa sledi razvoj funkcionalnosti. Pomembno je, da je ta napisana le z namenom uspešnega prestajanja testa. Uspešni izid testiranja funkcionalnosti potrdi delovanje kode in njeno ustreznost specifikaciji. Po uspešnem testiranju sledi refaktoriranje. Proces predstavlja optimizacijo kode z brisanjem podvojenih instanc ali drugih namenov brez nevarnosti ogrožanja obstoječega delovanja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{"citationID":"qCzYgHo0","properties":{"formattedCitation":"(Duka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S ponovitvijo novega testa potisnemo funkcionalnost v delovanje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{"citationID":"upszjol6","properties":{"formattedCitation":"(Duka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00B744AF">
        <w:rPr>
          <w:rFonts w:ascii="Times New Roman" w:hAnsi="Times New Roman" w:cs="Times New Roman"/>
          <w:sz w:val="24"/>
          <w:szCs w:val="20"/>
        </w:rPr>
        <w:t xml:space="preserve"> Pristop </w:t>
      </w:r>
      <w:r w:rsidRPr="00327C02">
        <w:rPr>
          <w:rFonts w:ascii="Times New Roman" w:hAnsi="Times New Roman" w:cs="Times New Roman"/>
          <w:sz w:val="24"/>
          <w:szCs w:val="20"/>
        </w:rPr>
        <w:t xml:space="preserve">prinaša hitre rezultate, fleksibilnost, avtomatsko beleženje regresijskih testov in enostavno delujočo kodo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{"citationID":"ePcaM2ts","properties":{"formattedCitation":"(Duka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4)</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14:paraId="2093F9D6"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3.5.10 DISCIPLINIRANA AGILNA DOSTAVA</w:t>
      </w:r>
    </w:p>
    <w:p w14:paraId="67E44C20"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DAD</w:t>
      </w:r>
      <w:r w:rsidRPr="00327C02">
        <w:rPr>
          <w:rStyle w:val="Sprotnaopomba-sklic"/>
          <w:rFonts w:ascii="Times New Roman" w:hAnsi="Times New Roman" w:cs="Times New Roman"/>
        </w:rPr>
        <w:footnoteReference w:id="31"/>
      </w:r>
      <w:r w:rsidR="00780F5A" w:rsidRPr="00327C02">
        <w:rPr>
          <w:rFonts w:ascii="Times New Roman" w:hAnsi="Times New Roman" w:cs="Times New Roman"/>
          <w:sz w:val="24"/>
          <w:szCs w:val="24"/>
        </w:rPr>
        <w:t xml:space="preserve"> </w:t>
      </w:r>
      <w:r w:rsidRPr="00327C02">
        <w:rPr>
          <w:rFonts w:ascii="Times New Roman" w:hAnsi="Times New Roman" w:cs="Times New Roman"/>
          <w:sz w:val="24"/>
          <w:szCs w:val="24"/>
        </w:rPr>
        <w:t>je agilna metoda, katere osrednji del je izbira dostavnih (izdajnih) pristopov na podlagi problematike. Metoda omogoča taktična umestitev agilnih strategij razvoja skozi življenjski cikel glede na potrebe razvoja. Zagovarja efektivnost ekip z istočasno uporabo agilnih in Lean usmeritev razvoja (Ambler in Lines 2016, 4). To predstavlja veliko prednost, saj oba pristopa posedujeta veliko tehnik, strategij in praks. Brez DAD okvirja pa je težko vedeti katere spadajo skupaj (Ambler in Lines 2016, 5). DAD omogoča usmeritve kdaj in kako jih umestiti v proces. DA</w:t>
      </w:r>
      <w:r w:rsidR="00390B06" w:rsidRPr="00327C02">
        <w:rPr>
          <w:rFonts w:ascii="Times New Roman" w:hAnsi="Times New Roman" w:cs="Times New Roman"/>
          <w:sz w:val="24"/>
          <w:szCs w:val="24"/>
        </w:rPr>
        <w:t xml:space="preserve">D </w:t>
      </w:r>
      <w:r w:rsidRPr="00327C02">
        <w:rPr>
          <w:rFonts w:ascii="Times New Roman" w:hAnsi="Times New Roman" w:cs="Times New Roman"/>
          <w:sz w:val="24"/>
          <w:szCs w:val="24"/>
        </w:rPr>
        <w:t>podpira celoten cikel izdaje (Ambler in Lines 2016, 6). Slika 3</w:t>
      </w:r>
      <w:r w:rsidR="005714F8" w:rsidRPr="00327C02">
        <w:rPr>
          <w:rFonts w:ascii="Times New Roman" w:hAnsi="Times New Roman" w:cs="Times New Roman"/>
          <w:sz w:val="24"/>
          <w:szCs w:val="24"/>
        </w:rPr>
        <w:t>.2</w:t>
      </w:r>
      <w:r w:rsidR="00776004" w:rsidRPr="00327C02">
        <w:rPr>
          <w:rFonts w:ascii="Times New Roman" w:hAnsi="Times New Roman" w:cs="Times New Roman"/>
          <w:sz w:val="24"/>
          <w:szCs w:val="24"/>
        </w:rPr>
        <w:t>8</w:t>
      </w:r>
      <w:r w:rsidRPr="00327C02">
        <w:rPr>
          <w:rFonts w:ascii="Times New Roman" w:hAnsi="Times New Roman" w:cs="Times New Roman"/>
          <w:sz w:val="24"/>
          <w:szCs w:val="24"/>
        </w:rPr>
        <w:t xml:space="preserve"> prikazuje </w:t>
      </w:r>
      <w:r w:rsidR="002E628E" w:rsidRPr="00327C02">
        <w:rPr>
          <w:rFonts w:ascii="Times New Roman" w:hAnsi="Times New Roman" w:cs="Times New Roman"/>
          <w:sz w:val="24"/>
          <w:szCs w:val="24"/>
        </w:rPr>
        <w:t>prikaz</w:t>
      </w:r>
      <w:r w:rsidRPr="00327C02">
        <w:rPr>
          <w:rFonts w:ascii="Times New Roman" w:hAnsi="Times New Roman" w:cs="Times New Roman"/>
          <w:sz w:val="24"/>
          <w:szCs w:val="24"/>
        </w:rPr>
        <w:t xml:space="preserve"> procesnega cikla.</w:t>
      </w:r>
    </w:p>
    <w:p w14:paraId="3C49491B"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w:t>
      </w:r>
    </w:p>
    <w:p w14:paraId="628676B6" w14:textId="77777777" w:rsidR="00C77DB1" w:rsidRPr="00327C02" w:rsidRDefault="00C77DB1"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Slika 3</w:t>
      </w:r>
      <w:r w:rsidR="00776004" w:rsidRPr="00327C02">
        <w:rPr>
          <w:rFonts w:ascii="Times New Roman" w:hAnsi="Times New Roman" w:cs="Times New Roman"/>
          <w:noProof/>
          <w:sz w:val="20"/>
          <w:szCs w:val="20"/>
          <w:lang w:eastAsia="sl-SI"/>
        </w:rPr>
        <w:t>.28</w:t>
      </w:r>
      <w:r w:rsidRPr="00327C02">
        <w:rPr>
          <w:rFonts w:ascii="Times New Roman" w:hAnsi="Times New Roman" w:cs="Times New Roman"/>
          <w:noProof/>
          <w:sz w:val="20"/>
          <w:szCs w:val="20"/>
          <w:lang w:eastAsia="sl-SI"/>
        </w:rPr>
        <w:t xml:space="preserve"> življenjski cikel discipliniranega agilnega procesa</w:t>
      </w:r>
    </w:p>
    <w:p w14:paraId="5B84FF27" w14:textId="77777777"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3CD89315" wp14:editId="5B8F6A96">
            <wp:extent cx="5642429" cy="1770233"/>
            <wp:effectExtent l="0" t="0" r="0" b="1905"/>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45203" cy="1771103"/>
                    </a:xfrm>
                    <a:prstGeom prst="rect">
                      <a:avLst/>
                    </a:prstGeom>
                  </pic:spPr>
                </pic:pic>
              </a:graphicData>
            </a:graphic>
          </wp:inline>
        </w:drawing>
      </w:r>
    </w:p>
    <w:p w14:paraId="183D6F9C" w14:textId="77777777"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08640F" w:rsidRPr="00327C02">
        <w:rPr>
          <w:rFonts w:ascii="Times New Roman" w:hAnsi="Times New Roman" w:cs="Times New Roman"/>
          <w:sz w:val="20"/>
          <w:szCs w:val="20"/>
        </w:rPr>
        <w:instrText xml:space="preserve"> ADDIN ZOTERO_ITEM CSL_CITATION {"citationID":"gWp5m9kO","properties":{"formattedCitation":"(S. W. Ambler in Lines 2016, 6)","plainCitation":"(S. W. 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327C02">
        <w:rPr>
          <w:rFonts w:ascii="Times New Roman" w:hAnsi="Times New Roman" w:cs="Times New Roman"/>
          <w:sz w:val="20"/>
          <w:szCs w:val="20"/>
        </w:rPr>
        <w:fldChar w:fldCharType="separate"/>
      </w:r>
      <w:r w:rsidR="0008640F" w:rsidRPr="00327C02">
        <w:rPr>
          <w:rFonts w:ascii="Times New Roman" w:hAnsi="Times New Roman" w:cs="Times New Roman"/>
          <w:sz w:val="20"/>
        </w:rPr>
        <w:t>(S. W. Ambler in Lines 2016, 6)</w:t>
      </w:r>
      <w:r w:rsidRPr="00327C02">
        <w:rPr>
          <w:rFonts w:ascii="Times New Roman" w:hAnsi="Times New Roman" w:cs="Times New Roman"/>
          <w:sz w:val="20"/>
          <w:szCs w:val="20"/>
        </w:rPr>
        <w:fldChar w:fldCharType="end"/>
      </w:r>
    </w:p>
    <w:p w14:paraId="07EF717E"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Notranje tri faze začetka, izgradnje, in prehoda, formirajo razvojni del. V tem delu se izvaja inkrementacija produkta. Navadno gredo sistemi večkrat skozi ta del procesa (Ambler in Lines 2016, 6). 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pozna štiri različice razvojnega dela procesa. Prva je agilna/bazična različica, ki razširja cikel izgradnje po Scrum metodi. Druga je naprednejša/lean, kateri </w:t>
      </w:r>
      <w:r w:rsidRPr="00327C02">
        <w:rPr>
          <w:rFonts w:ascii="Times New Roman" w:hAnsi="Times New Roman" w:cs="Times New Roman"/>
          <w:sz w:val="24"/>
          <w:szCs w:val="24"/>
        </w:rPr>
        <w:lastRenderedPageBreak/>
        <w:t>osnova je Kanban. Tretja je neskončni cikel izdajanje in zadnji četrta je raziskovalna, kateri osnova predstavlja Lean Start-up</w:t>
      </w:r>
      <w:r w:rsidRPr="00327C02">
        <w:rPr>
          <w:rStyle w:val="Sprotnaopomba-sklic"/>
          <w:rFonts w:ascii="Times New Roman" w:hAnsi="Times New Roman" w:cs="Times New Roman"/>
        </w:rPr>
        <w:footnoteReference w:id="32"/>
      </w:r>
      <w:r w:rsidRPr="00327C02">
        <w:rPr>
          <w:rFonts w:ascii="Times New Roman" w:hAnsi="Times New Roman" w:cs="Times New Roman"/>
          <w:sz w:val="24"/>
          <w:szCs w:val="24"/>
        </w:rPr>
        <w:t xml:space="preserve"> pristop. Razvojna ekipa na podlagi problematike izbere ustrezni pristop razvojenga dela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{"citationID":"ffMER2vO","properties":{"formattedCitation":"(S. W. Ambler in Lines 2016, 7)","plainCitation":"(S. W. 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(S. W. Ambler in Lines 2016, 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07E19CA2"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Za potrebe izboljšav procesa 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posvoji uporabo ciljno usmerjenih tehnik. 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razdeli fazne odločitve na naloge, ki so povzete in predstavljene z miselnimi vzorci (sl. </w:t>
      </w:r>
      <w:r w:rsidR="00776004" w:rsidRPr="00327C02">
        <w:rPr>
          <w:rFonts w:ascii="Times New Roman" w:hAnsi="Times New Roman" w:cs="Times New Roman"/>
          <w:sz w:val="24"/>
          <w:szCs w:val="24"/>
        </w:rPr>
        <w:t>3.29</w:t>
      </w:r>
      <w:r w:rsidRPr="00327C02">
        <w:rPr>
          <w:rFonts w:ascii="Times New Roman" w:hAnsi="Times New Roman" w:cs="Times New Roman"/>
          <w:sz w:val="24"/>
          <w:szCs w:val="24"/>
        </w:rPr>
        <w:t xml:space="preserve">). Vsaka ekipa lahko definira svoje naloge, ki jih odkrivajo z izkušnjami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{"citationID":"Gr21KRh3","properties":{"formattedCitation":"(S. W. Ambler in Lines 2016, 7)","plainCitation":"(S. W. 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(S. W. Ambler in Lines 2016, 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Naloge predstavljajo možnosti, ki jih imajo ekipe v določeni fazi procesa. Zaradi različnih praks, ki se odkrivajo in spreminjajo je nemogoče naloge definirati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{"citationID":"I2TjC5Uu","properties":{"formattedCitation":"(Ambler in Lines 2016, 7)","plainCitation":"(Ambler in Lines 2016, 7)","dontUpdate":true},"citationItems":[{"id":305,"uris":["http://zotero.org/users/local/1VrTeLcH/items/76YDRILF"],"uri":["http://zotero.org/users/local/1VrTeLcH/items/76YDRILF"],"itemData":{"id":305,"type":"paper-conference","title":"The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(Ambler in Lines 2016,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7542AC9E"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je okvir, ki zagotavlja delovanje geografsko razpršenih številčnih ekip. Omogoča razvoj tehnično enostavnih ali kompleksnejših projektov z življenjsko dobo podpore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{"citationID":"Omks8XFU","properties":{"formattedCitation":"(Ambler in Lines 2016, 7)","plainCitation":"(Ambler in Lines 2016, 7)","dontUpdate":true},"citationItems":[{"id":305,"uris":["http://zotero.org/users/local/1VrTeLcH/items/76YDRILF"],"uri":["http://zotero.org/users/local/1VrTeLcH/items/76YDRILF"],"itemData":{"id":305,"type":"paper-conference","title":"The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(Ambler in Lines 2016, 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19E52B54"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proces upošteva načela; izbire tipa razvoja, optimizacije celotnega cikla, konstantnih izboljšav, sprejemanje procesnih sprememb, lastništvo procesov razvojnih ekip in učenje iz izkušenj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{"citationID":"2tUw9Jd5","properties":{"formattedCitation":"(Ambler in Lines 2016, 7)","plainCitation":"(Ambler in Lines 2016, 7)","dontUpdate":true},"citationItems":[{"id":305,"uris":["http://zotero.org/users/local/1VrTeLcH/items/76YDRILF"],"uri":["http://zotero.org/users/local/1VrTeLcH/items/76YDRILF"],"itemData":{"id":305,"type":"paper-conference","title":"The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(Ambler in Lines 2016, 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07BBE7CC" w14:textId="77777777" w:rsidR="00C77DB1" w:rsidRPr="00327C02" w:rsidRDefault="00C77DB1"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br/>
        <w:t>Slika 3</w:t>
      </w:r>
      <w:r w:rsidR="00776004" w:rsidRPr="00327C02">
        <w:rPr>
          <w:rFonts w:ascii="Times New Roman" w:hAnsi="Times New Roman" w:cs="Times New Roman"/>
          <w:noProof/>
          <w:sz w:val="20"/>
          <w:szCs w:val="20"/>
          <w:lang w:eastAsia="sl-SI"/>
        </w:rPr>
        <w:t>.29</w:t>
      </w:r>
      <w:r w:rsidRPr="00327C02">
        <w:rPr>
          <w:rFonts w:ascii="Times New Roman" w:hAnsi="Times New Roman" w:cs="Times New Roman"/>
          <w:noProof/>
          <w:sz w:val="20"/>
          <w:szCs w:val="20"/>
          <w:lang w:eastAsia="sl-SI"/>
        </w:rPr>
        <w:t xml:space="preserve"> miselni vzorec ciljev razvoja</w:t>
      </w:r>
    </w:p>
    <w:p w14:paraId="4EB82C04" w14:textId="77777777"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27F8F428" wp14:editId="14BB5915">
            <wp:extent cx="5597769" cy="3259015"/>
            <wp:effectExtent l="0" t="0" r="3175"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96681" cy="3258382"/>
                    </a:xfrm>
                    <a:prstGeom prst="rect">
                      <a:avLst/>
                    </a:prstGeom>
                  </pic:spPr>
                </pic:pic>
              </a:graphicData>
            </a:graphic>
          </wp:inline>
        </w:drawing>
      </w:r>
    </w:p>
    <w:p w14:paraId="0A7D640E" w14:textId="77777777"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08640F" w:rsidRPr="00327C02">
        <w:rPr>
          <w:rFonts w:ascii="Times New Roman" w:hAnsi="Times New Roman" w:cs="Times New Roman"/>
          <w:sz w:val="20"/>
          <w:szCs w:val="20"/>
        </w:rPr>
        <w:instrText xml:space="preserve"> ADDIN ZOTERO_ITEM CSL_CITATION {"citationID":"8ZYRGanj","properties":{"formattedCitation":"(S. W. Ambler in Lines 2016, 6)","plainCitation":"(S. W. 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327C02">
        <w:rPr>
          <w:rFonts w:ascii="Times New Roman" w:hAnsi="Times New Roman" w:cs="Times New Roman"/>
          <w:sz w:val="20"/>
          <w:szCs w:val="20"/>
        </w:rPr>
        <w:fldChar w:fldCharType="separate"/>
      </w:r>
      <w:r w:rsidR="0008640F" w:rsidRPr="00327C02">
        <w:rPr>
          <w:rFonts w:ascii="Times New Roman" w:hAnsi="Times New Roman" w:cs="Times New Roman"/>
          <w:sz w:val="20"/>
        </w:rPr>
        <w:t>(S. W. Ambler in Lines 2016, 6)</w:t>
      </w:r>
      <w:r w:rsidRPr="00327C02">
        <w:rPr>
          <w:rFonts w:ascii="Times New Roman" w:hAnsi="Times New Roman" w:cs="Times New Roman"/>
          <w:sz w:val="20"/>
          <w:szCs w:val="20"/>
        </w:rPr>
        <w:fldChar w:fldCharType="end"/>
      </w:r>
    </w:p>
    <w:p w14:paraId="07743552" w14:textId="77777777" w:rsidR="00716B07" w:rsidRPr="00327C02" w:rsidRDefault="00716B07" w:rsidP="005A6A3B">
      <w:pPr>
        <w:spacing w:line="360" w:lineRule="auto"/>
        <w:contextualSpacing/>
        <w:rPr>
          <w:rFonts w:ascii="Times New Roman" w:hAnsi="Times New Roman" w:cs="Times New Roman"/>
          <w:sz w:val="24"/>
          <w:szCs w:val="24"/>
        </w:rPr>
      </w:pPr>
    </w:p>
    <w:p w14:paraId="102E422A" w14:textId="77777777" w:rsidR="00C77DB1" w:rsidRPr="00327C02" w:rsidRDefault="00C77DB1"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lastRenderedPageBreak/>
        <w:t>3.5.11 PRILAGODLJIV RAZVOJNI MODEL</w:t>
      </w:r>
    </w:p>
    <w:p w14:paraId="59AD01A6"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Prilagodljiv razvojni model (ASD</w:t>
      </w:r>
      <w:r w:rsidRPr="00327C02">
        <w:rPr>
          <w:rStyle w:val="Sprotnaopomba-sklic"/>
          <w:rFonts w:ascii="Times New Roman" w:hAnsi="Times New Roman" w:cs="Times New Roman"/>
        </w:rPr>
        <w:footnoteReference w:id="33"/>
      </w:r>
      <w:r w:rsidRPr="00327C02">
        <w:rPr>
          <w:rFonts w:ascii="Times New Roman" w:hAnsi="Times New Roman" w:cs="Times New Roman"/>
          <w:sz w:val="24"/>
          <w:szCs w:val="24"/>
        </w:rPr>
        <w:t>) se je razvil iz praks uporabe RAD pristopa. Pristop se fokusira na razvoj velikih in kompleksnih sistemov. Metoda spodbuja uporabo inkrementalnih in iterativnih tehnik s konstantnim prototipiranjem. ASD spremljajo tri faze razvoja; predvidevan</w:t>
      </w:r>
      <w:r w:rsidR="00216535" w:rsidRPr="00327C02">
        <w:rPr>
          <w:rFonts w:ascii="Times New Roman" w:hAnsi="Times New Roman" w:cs="Times New Roman"/>
          <w:sz w:val="24"/>
          <w:szCs w:val="24"/>
        </w:rPr>
        <w:t xml:space="preserve">je, sodelovanje in učenje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72)</w:t>
      </w:r>
      <w:r w:rsidRPr="00327C02">
        <w:rPr>
          <w:rFonts w:ascii="Times New Roman" w:hAnsi="Times New Roman" w:cs="Times New Roman"/>
          <w:sz w:val="24"/>
          <w:szCs w:val="24"/>
        </w:rPr>
        <w:fldChar w:fldCharType="end"/>
      </w:r>
      <w:r w:rsidR="00E55193" w:rsidRPr="00327C02">
        <w:rPr>
          <w:rFonts w:ascii="Times New Roman" w:hAnsi="Times New Roman" w:cs="Times New Roman"/>
          <w:sz w:val="24"/>
          <w:szCs w:val="24"/>
        </w:rPr>
        <w:t xml:space="preserve">. </w:t>
      </w:r>
      <w:r w:rsidR="00F56B73" w:rsidRPr="00327C02">
        <w:rPr>
          <w:rFonts w:ascii="Times New Roman" w:hAnsi="Times New Roman" w:cs="Times New Roman"/>
          <w:sz w:val="24"/>
          <w:szCs w:val="24"/>
        </w:rPr>
        <w:t>Slika 3.3</w:t>
      </w:r>
      <w:r w:rsidR="00776004" w:rsidRPr="00327C02">
        <w:rPr>
          <w:rFonts w:ascii="Times New Roman" w:hAnsi="Times New Roman" w:cs="Times New Roman"/>
          <w:sz w:val="24"/>
          <w:szCs w:val="24"/>
        </w:rPr>
        <w:t>0</w:t>
      </w:r>
      <w:r w:rsidRPr="00327C02">
        <w:rPr>
          <w:rFonts w:ascii="Times New Roman" w:hAnsi="Times New Roman" w:cs="Times New Roman"/>
          <w:sz w:val="24"/>
          <w:szCs w:val="24"/>
        </w:rPr>
        <w:t xml:space="preserve"> prikazuje ASD bolj podrobno. Inicializacijo projekta predstavlja definiranje projektne naloge. Z njo predstavimo grob okvir končnega produkta na podlagi katere se usmerja razvoj. Pomemben del pri definiranju projektne naloge je pridobitev informacij, ki so potrebne za uspešen razvoj. Deli se na tri dokumente; projektno vizijo, podatke projekta in opis projekta. Inicializacijska faza določi splošni razpored projekta kot tudi razpored dela in nalog znotraj cikla. Cikel navadno traja 4 do 8 tednov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{"citationID":"N0p2OjP3","properties":{"formattedCitation":"(Abrahamsson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ASD je bolj usmerjen na delovanje komponent kot izvrševanje nalog. To povzema faza sodelovanja, kjer je lahko več komponent v vzporednem razvoju. Načrtovanje faz je iterativen proces, katerih podlaga so ponavljajoče kontrole kvalitete, ki se izvajajo skupaj z naročnikom ali skupino strokovnjakov ob koncu vsakega cikla. Redkost kontrol ASD rešuje z izvajanjem projektnih</w:t>
      </w:r>
      <w:r w:rsidR="00747519" w:rsidRPr="00327C02">
        <w:rPr>
          <w:rFonts w:ascii="Times New Roman" w:hAnsi="Times New Roman" w:cs="Times New Roman"/>
          <w:sz w:val="24"/>
          <w:szCs w:val="24"/>
        </w:rPr>
        <w:t xml:space="preserve"> JAD</w:t>
      </w:r>
      <w:r w:rsidRPr="00327C02">
        <w:rPr>
          <w:rFonts w:ascii="Times New Roman" w:hAnsi="Times New Roman" w:cs="Times New Roman"/>
          <w:sz w:val="24"/>
          <w:szCs w:val="24"/>
        </w:rPr>
        <w:t xml:space="preserve"> delavnic</w:t>
      </w:r>
      <w:r w:rsidR="00747519"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z namenom preciziranja želenega delovanja produkta in negovanja komunikacije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{"citationID":"QMtIRCZp","properties":{"formattedCitation":"(Abrahamsson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5D252694" w14:textId="77777777"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3.3</w:t>
      </w:r>
      <w:r w:rsidR="00776004" w:rsidRPr="00327C02">
        <w:rPr>
          <w:rFonts w:ascii="Times New Roman" w:hAnsi="Times New Roman" w:cs="Times New Roman"/>
          <w:sz w:val="20"/>
          <w:szCs w:val="24"/>
        </w:rPr>
        <w:t>0</w:t>
      </w:r>
      <w:r w:rsidRPr="00327C02">
        <w:rPr>
          <w:rFonts w:ascii="Times New Roman" w:hAnsi="Times New Roman" w:cs="Times New Roman"/>
          <w:sz w:val="20"/>
          <w:szCs w:val="24"/>
        </w:rPr>
        <w:t xml:space="preserve"> podrobnejši prikaz procesnih korakov ASD</w:t>
      </w:r>
    </w:p>
    <w:p w14:paraId="7545DD78" w14:textId="77777777"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lang w:eastAsia="sl-SI"/>
        </w:rPr>
        <w:drawing>
          <wp:inline distT="0" distB="0" distL="0" distR="0" wp14:anchorId="72553718" wp14:editId="4A2F83F6">
            <wp:extent cx="4382205" cy="1875692"/>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89553" cy="1878837"/>
                    </a:xfrm>
                    <a:prstGeom prst="rect">
                      <a:avLst/>
                    </a:prstGeom>
                  </pic:spPr>
                </pic:pic>
              </a:graphicData>
            </a:graphic>
          </wp:inline>
        </w:drawing>
      </w:r>
    </w:p>
    <w:p w14:paraId="144E3F67" w14:textId="77777777"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{"citationID":"doR2VSXs","properties":{"formattedCitation":"(Abrahamsson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(Abrahamsson in dr. 2017, 74)</w:t>
      </w:r>
      <w:r w:rsidRPr="00327C02">
        <w:rPr>
          <w:rFonts w:ascii="Times New Roman" w:hAnsi="Times New Roman" w:cs="Times New Roman"/>
          <w:sz w:val="20"/>
          <w:szCs w:val="24"/>
        </w:rPr>
        <w:fldChar w:fldCharType="end"/>
      </w:r>
    </w:p>
    <w:p w14:paraId="18E3212C"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Zadnja faza modela sestoji iz kontrole kvalitete in izdaje produkta. ASD ne predpisuje delovanje te faze vendar opozarja na pomembnosti zavedanja pridobljenih izkušenj. </w:t>
      </w:r>
      <w:r w:rsidR="00382665" w:rsidRPr="00327C02">
        <w:rPr>
          <w:rFonts w:ascii="Times New Roman" w:hAnsi="Times New Roman" w:cs="Times New Roman"/>
          <w:sz w:val="24"/>
          <w:szCs w:val="24"/>
        </w:rPr>
        <w:t>Dokumenti o</w:t>
      </w:r>
      <w:r w:rsidRPr="00327C02">
        <w:rPr>
          <w:rFonts w:ascii="Times New Roman" w:hAnsi="Times New Roman" w:cs="Times New Roman"/>
          <w:sz w:val="24"/>
          <w:szCs w:val="24"/>
        </w:rPr>
        <w:t>bdukcije projektov</w:t>
      </w:r>
      <w:r w:rsidR="00382665"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so izredno pomembni dokumenti, ki te izkušnje povzemajo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{"citationID":"hFsQT2E4","properties":{"formattedCitation":"(Abrahamsson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5C7C44CA" w14:textId="00B8340E"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ASD ne postavlja omejitev njegove uporabe. V nasprotju z večino razvojnih metod ASD ne spodbuja razvoja na kolokaciji. Izgradnja kompleksnih sistemov včasih potrebuje obsežno znanje, ki združuje strokovnjake različnih področij. Razvoj pogosto sestavljajo ekipe, ki so  prostorsko, časovno ali organizacijsko deljene. ASD spodbuja uporabo komunikacijskih orodij in strategij s postopnim stopnjevanjem delovnih omejitev za zagotavljanje podpore distribuiranemu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{"citationID":"DtycFwm9","properties":{"formattedCitation":"(Abrahamsson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2667CEE1" w14:textId="77777777"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br/>
        <w:t>3.5.12 SCRUMBAN</w:t>
      </w:r>
    </w:p>
    <w:p w14:paraId="77784AE0" w14:textId="098D9058"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Scrumban je hibrid Scrum in Kanban agilnih modelov namenjen obvladovanju dinamičnih sprememb naročniških zahtev in frekvenčnih težav z izvorno kodo</w:t>
      </w:r>
      <w:r w:rsidR="0009390E">
        <w:rPr>
          <w:rFonts w:ascii="Times New Roman" w:hAnsi="Times New Roman" w:cs="Times New Roman"/>
          <w:sz w:val="24"/>
          <w:szCs w:val="24"/>
        </w:rPr>
        <w:t xml:space="preserve"> </w:t>
      </w:r>
      <w:r w:rsidR="0009390E" w:rsidRPr="00327C02">
        <w:rPr>
          <w:rFonts w:ascii="Times New Roman" w:hAnsi="Times New Roman" w:cs="Times New Roman"/>
          <w:sz w:val="24"/>
          <w:szCs w:val="24"/>
        </w:rPr>
        <w:fldChar w:fldCharType="begin"/>
      </w:r>
      <w:r w:rsidR="0009390E" w:rsidRPr="00327C02">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0009390E" w:rsidRPr="00327C02">
        <w:rPr>
          <w:rFonts w:ascii="Times New Roman" w:hAnsi="Times New Roman" w:cs="Times New Roman"/>
          <w:sz w:val="24"/>
          <w:szCs w:val="24"/>
        </w:rPr>
        <w:fldChar w:fldCharType="separate"/>
      </w:r>
      <w:r w:rsidR="0009390E" w:rsidRPr="00327C02">
        <w:rPr>
          <w:rFonts w:ascii="Times New Roman" w:hAnsi="Times New Roman" w:cs="Times New Roman"/>
          <w:sz w:val="24"/>
          <w:szCs w:val="24"/>
        </w:rPr>
        <w:t>(Yilmaz in O’Connor 2016, 238)</w:t>
      </w:r>
      <w:r w:rsidR="0009390E" w:rsidRPr="00327C02">
        <w:rPr>
          <w:rFonts w:ascii="Times New Roman" w:hAnsi="Times New Roman" w:cs="Times New Roman"/>
          <w:sz w:val="24"/>
          <w:szCs w:val="24"/>
        </w:rPr>
        <w:fldChar w:fldCharType="end"/>
      </w:r>
      <w:r w:rsidRPr="00327C02">
        <w:rPr>
          <w:rFonts w:ascii="Times New Roman" w:hAnsi="Times New Roman" w:cs="Times New Roman"/>
          <w:sz w:val="24"/>
          <w:szCs w:val="24"/>
        </w:rPr>
        <w:t>. Od metode Scrum je povzel tehnike dnevnih sestankov, definiranja zgodb in samo organizacijski pogled na razpored dela</w:t>
      </w:r>
      <w:r w:rsidR="0009390E">
        <w:rPr>
          <w:rFonts w:ascii="Times New Roman" w:hAnsi="Times New Roman" w:cs="Times New Roman"/>
          <w:sz w:val="24"/>
          <w:szCs w:val="24"/>
        </w:rPr>
        <w:t xml:space="preserve"> (prav tam)</w:t>
      </w:r>
      <w:r w:rsidRPr="00327C02">
        <w:rPr>
          <w:rFonts w:ascii="Times New Roman" w:hAnsi="Times New Roman" w:cs="Times New Roman"/>
          <w:sz w:val="24"/>
          <w:szCs w:val="24"/>
        </w:rPr>
        <w:t>. Zaradi boljše organizacije dela, preglednosti napredka in sprememb se za koordinacijski mehanizem uporablja Kanban tehniko WiP</w:t>
      </w:r>
      <w:r w:rsidR="0009390E">
        <w:rPr>
          <w:rFonts w:ascii="Times New Roman" w:hAnsi="Times New Roman" w:cs="Times New Roman"/>
          <w:sz w:val="24"/>
          <w:szCs w:val="24"/>
        </w:rPr>
        <w:t xml:space="preserve"> </w:t>
      </w:r>
      <w:r w:rsidR="0009390E">
        <w:rPr>
          <w:rFonts w:ascii="Times New Roman" w:hAnsi="Times New Roman" w:cs="Times New Roman"/>
          <w:sz w:val="24"/>
          <w:szCs w:val="24"/>
        </w:rPr>
        <w:t>(prav tam)</w:t>
      </w:r>
      <w:r w:rsidRPr="00327C02">
        <w:rPr>
          <w:rFonts w:ascii="Times New Roman" w:hAnsi="Times New Roman" w:cs="Times New Roman"/>
          <w:sz w:val="24"/>
          <w:szCs w:val="24"/>
        </w:rPr>
        <w:t xml:space="preserve">. Ta omogoča koordinacijo vlečenja dela v nasprotju </w:t>
      </w:r>
      <w:r w:rsidR="006E7CE2">
        <w:rPr>
          <w:rFonts w:ascii="Times New Roman" w:hAnsi="Times New Roman" w:cs="Times New Roman"/>
          <w:sz w:val="24"/>
          <w:szCs w:val="24"/>
        </w:rPr>
        <w:t>s</w:t>
      </w:r>
      <w:r w:rsidRPr="00327C02">
        <w:rPr>
          <w:rFonts w:ascii="Times New Roman" w:hAnsi="Times New Roman" w:cs="Times New Roman"/>
          <w:sz w:val="24"/>
          <w:szCs w:val="24"/>
        </w:rPr>
        <w:t xml:space="preserve"> Scrum, ki </w:t>
      </w:r>
      <w:r w:rsidR="006E7CE2">
        <w:rPr>
          <w:rFonts w:ascii="Times New Roman" w:hAnsi="Times New Roman" w:cs="Times New Roman"/>
          <w:sz w:val="24"/>
          <w:szCs w:val="24"/>
        </w:rPr>
        <w:t>izvaja</w:t>
      </w:r>
      <w:r w:rsidR="006E7CE2" w:rsidRPr="00327C02">
        <w:rPr>
          <w:rFonts w:ascii="Times New Roman" w:hAnsi="Times New Roman" w:cs="Times New Roman"/>
          <w:sz w:val="24"/>
          <w:szCs w:val="24"/>
        </w:rPr>
        <w:t xml:space="preserve"> </w:t>
      </w:r>
      <w:r w:rsidRPr="00327C02">
        <w:rPr>
          <w:rFonts w:ascii="Times New Roman" w:hAnsi="Times New Roman" w:cs="Times New Roman"/>
          <w:sz w:val="24"/>
          <w:szCs w:val="24"/>
        </w:rPr>
        <w:t>potiskanje dela</w:t>
      </w:r>
      <w:r w:rsidR="0009390E">
        <w:rPr>
          <w:rFonts w:ascii="Times New Roman" w:hAnsi="Times New Roman" w:cs="Times New Roman"/>
          <w:sz w:val="24"/>
          <w:szCs w:val="24"/>
        </w:rPr>
        <w:t xml:space="preserve"> </w:t>
      </w:r>
      <w:r w:rsidR="0009390E">
        <w:rPr>
          <w:rFonts w:ascii="Times New Roman" w:hAnsi="Times New Roman" w:cs="Times New Roman"/>
          <w:sz w:val="24"/>
          <w:szCs w:val="24"/>
        </w:rPr>
        <w:t>(prav tam)</w:t>
      </w:r>
      <w:r w:rsidRPr="00327C02">
        <w:rPr>
          <w:rFonts w:ascii="Times New Roman" w:hAnsi="Times New Roman" w:cs="Times New Roman"/>
          <w:sz w:val="24"/>
          <w:szCs w:val="24"/>
        </w:rPr>
        <w:t>. Zaradi potiskanja dela v praksi velikokrat prihaja do zastojev zaradi večopravilnosti razvoja</w:t>
      </w:r>
      <w:r w:rsidR="0009390E">
        <w:rPr>
          <w:rFonts w:ascii="Times New Roman" w:hAnsi="Times New Roman" w:cs="Times New Roman"/>
          <w:sz w:val="24"/>
          <w:szCs w:val="24"/>
        </w:rPr>
        <w:t xml:space="preserve"> </w:t>
      </w:r>
      <w:r w:rsidRPr="00327C02">
        <w:rPr>
          <w:rFonts w:ascii="Times New Roman" w:hAnsi="Times New Roman" w:cs="Times New Roman"/>
          <w:sz w:val="24"/>
          <w:szCs w:val="24"/>
        </w:rPr>
        <w:t>. Tehnika vlečenja pomeni, da je toliko enot dela v teku kolikor jih lahko razvoj zaključi</w:t>
      </w:r>
      <w:r w:rsidR="0009390E">
        <w:rPr>
          <w:rFonts w:ascii="Times New Roman" w:hAnsi="Times New Roman" w:cs="Times New Roman"/>
          <w:sz w:val="24"/>
          <w:szCs w:val="24"/>
        </w:rPr>
        <w:t xml:space="preserve"> </w:t>
      </w:r>
      <w:r w:rsidR="0009390E">
        <w:rPr>
          <w:rFonts w:ascii="Times New Roman" w:hAnsi="Times New Roman" w:cs="Times New Roman"/>
          <w:sz w:val="24"/>
          <w:szCs w:val="24"/>
        </w:rPr>
        <w:t>(prav tam)</w:t>
      </w:r>
      <w:r w:rsidRPr="00327C02">
        <w:rPr>
          <w:rFonts w:ascii="Times New Roman" w:hAnsi="Times New Roman" w:cs="Times New Roman"/>
          <w:sz w:val="24"/>
          <w:szCs w:val="24"/>
        </w:rPr>
        <w:t>. Optimizacija dela v teku je odvisna od prave izbire nalog za dosego optimalne pretočnosti</w:t>
      </w:r>
      <w:r w:rsidR="0009390E">
        <w:rPr>
          <w:rFonts w:ascii="Times New Roman" w:hAnsi="Times New Roman" w:cs="Times New Roman"/>
          <w:sz w:val="24"/>
          <w:szCs w:val="24"/>
        </w:rPr>
        <w:t xml:space="preserve"> </w:t>
      </w:r>
      <w:r w:rsidR="0009390E">
        <w:rPr>
          <w:rFonts w:ascii="Times New Roman" w:hAnsi="Times New Roman" w:cs="Times New Roman"/>
          <w:sz w:val="24"/>
          <w:szCs w:val="24"/>
        </w:rPr>
        <w:t>(prav tam)</w:t>
      </w:r>
      <w:r w:rsidRPr="00327C02">
        <w:rPr>
          <w:rFonts w:ascii="Times New Roman" w:hAnsi="Times New Roman" w:cs="Times New Roman"/>
          <w:sz w:val="24"/>
          <w:szCs w:val="24"/>
        </w:rPr>
        <w:t xml:space="preserve">. WiP pomaga razvijalcem omejiti večopravilnost z namenom povečanja produktivnosti </w:t>
      </w:r>
      <w:r w:rsidR="0009390E">
        <w:rPr>
          <w:rFonts w:ascii="Times New Roman" w:hAnsi="Times New Roman" w:cs="Times New Roman"/>
          <w:sz w:val="24"/>
          <w:szCs w:val="24"/>
        </w:rPr>
        <w:t>(prav tam)</w:t>
      </w:r>
      <w:commentRangeStart w:id="4"/>
      <w:r w:rsidRPr="00327C02">
        <w:rPr>
          <w:rFonts w:ascii="Times New Roman" w:hAnsi="Times New Roman" w:cs="Times New Roman"/>
          <w:sz w:val="24"/>
          <w:szCs w:val="24"/>
        </w:rPr>
        <w:t>.</w:t>
      </w:r>
      <w:commentRangeEnd w:id="4"/>
      <w:r w:rsidR="00763BE4">
        <w:rPr>
          <w:rStyle w:val="Pripombasklic"/>
        </w:rPr>
        <w:commentReference w:id="4"/>
      </w:r>
    </w:p>
    <w:p w14:paraId="5CDD7BF8" w14:textId="77777777" w:rsidR="00BA7E48" w:rsidRPr="00327C02" w:rsidRDefault="00BA7E48" w:rsidP="005A6A3B">
      <w:pPr>
        <w:spacing w:line="360" w:lineRule="auto"/>
        <w:contextualSpacing/>
        <w:jc w:val="both"/>
        <w:rPr>
          <w:rFonts w:ascii="Times New Roman" w:hAnsi="Times New Roman" w:cs="Times New Roman"/>
          <w:sz w:val="24"/>
          <w:szCs w:val="24"/>
        </w:rPr>
      </w:pPr>
    </w:p>
    <w:p w14:paraId="37E9B807" w14:textId="77777777" w:rsidR="00A72A23" w:rsidRPr="00327C02" w:rsidRDefault="00042BA8"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w:t>
      </w:r>
    </w:p>
    <w:p w14:paraId="1C45C3B4" w14:textId="77777777" w:rsidR="00A72A23" w:rsidRPr="00327C02" w:rsidRDefault="00A72A23"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3B719E18" w14:textId="56D9D821" w:rsidR="00114D4B" w:rsidRDefault="00BC227B"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3</w:t>
      </w:r>
      <w:r w:rsidR="00114D4B" w:rsidRPr="00327C02">
        <w:rPr>
          <w:rFonts w:ascii="Times New Roman" w:hAnsi="Times New Roman" w:cs="Times New Roman"/>
          <w:sz w:val="24"/>
          <w:szCs w:val="24"/>
        </w:rPr>
        <w:t xml:space="preserve"> RAZVOJ VIDEO IGER</w:t>
      </w:r>
    </w:p>
    <w:p w14:paraId="4AE402A9" w14:textId="77777777" w:rsidR="0078726B" w:rsidRDefault="0078726B" w:rsidP="005A6A3B">
      <w:pPr>
        <w:spacing w:line="360" w:lineRule="auto"/>
        <w:contextualSpacing/>
        <w:jc w:val="both"/>
        <w:rPr>
          <w:rFonts w:ascii="Times New Roman" w:hAnsi="Times New Roman" w:cs="Times New Roman"/>
          <w:sz w:val="24"/>
          <w:szCs w:val="24"/>
        </w:rPr>
      </w:pPr>
    </w:p>
    <w:p w14:paraId="4D36C1E9" w14:textId="0B911125" w:rsidR="00114D4B" w:rsidRDefault="00D34F72" w:rsidP="005A6A3B">
      <w:pPr>
        <w:spacing w:line="360" w:lineRule="auto"/>
        <w:contextualSpacing/>
        <w:jc w:val="both"/>
        <w:rPr>
          <w:rFonts w:ascii="Times New Roman" w:hAnsi="Times New Roman" w:cs="Times New Roman"/>
          <w:sz w:val="24"/>
          <w:szCs w:val="24"/>
        </w:rPr>
      </w:pPr>
      <w:commentRangeStart w:id="5"/>
      <w:r>
        <w:rPr>
          <w:rFonts w:ascii="Times New Roman" w:hAnsi="Times New Roman" w:cs="Times New Roman"/>
          <w:sz w:val="24"/>
          <w:szCs w:val="24"/>
        </w:rPr>
        <w:t>K</w:t>
      </w:r>
      <w:r w:rsidR="007A3D43">
        <w:rPr>
          <w:rFonts w:ascii="Times New Roman" w:hAnsi="Times New Roman" w:cs="Times New Roman"/>
          <w:sz w:val="24"/>
          <w:szCs w:val="24"/>
        </w:rPr>
        <w:t>a</w:t>
      </w:r>
      <w:r>
        <w:rPr>
          <w:rFonts w:ascii="Times New Roman" w:hAnsi="Times New Roman" w:cs="Times New Roman"/>
          <w:sz w:val="24"/>
          <w:szCs w:val="24"/>
        </w:rPr>
        <w:t xml:space="preserve">že </w:t>
      </w:r>
      <w:commentRangeEnd w:id="5"/>
      <w:r w:rsidR="00C42EB6">
        <w:rPr>
          <w:rStyle w:val="Pripombasklic"/>
        </w:rPr>
        <w:commentReference w:id="5"/>
      </w:r>
      <w:r>
        <w:rPr>
          <w:rFonts w:ascii="Times New Roman" w:hAnsi="Times New Roman" w:cs="Times New Roman"/>
          <w:sz w:val="24"/>
          <w:szCs w:val="24"/>
        </w:rPr>
        <w:t>se v</w:t>
      </w:r>
      <w:r w:rsidR="00114D4B" w:rsidRPr="00327C02">
        <w:rPr>
          <w:rFonts w:ascii="Times New Roman" w:hAnsi="Times New Roman" w:cs="Times New Roman"/>
          <w:sz w:val="24"/>
          <w:szCs w:val="24"/>
        </w:rPr>
        <w:t>eliko</w:t>
      </w:r>
      <w:r>
        <w:rPr>
          <w:rFonts w:ascii="Times New Roman" w:hAnsi="Times New Roman" w:cs="Times New Roman"/>
          <w:sz w:val="24"/>
          <w:szCs w:val="24"/>
        </w:rPr>
        <w:t xml:space="preserve"> </w:t>
      </w:r>
      <w:r w:rsidR="00114D4B" w:rsidRPr="00327C02">
        <w:rPr>
          <w:rFonts w:ascii="Times New Roman" w:hAnsi="Times New Roman" w:cs="Times New Roman"/>
          <w:sz w:val="24"/>
          <w:szCs w:val="24"/>
        </w:rPr>
        <w:t xml:space="preserve">interesa na temo raziskovanja discipline metodologij razvoja video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{"citationID":"OE1qKuIu","properties":{"formattedCitation":"(Ampatzoglou in Stamelos 2010, 889)","plainCitation":"(Ampatzoglou in Stamelos 2010, 889)"},"citationItems":[{"id":198,"uris":["http://zotero.org/users/local/1VrTeLcH/items/FJ9YKEYP"],"uri":["http://zotero.org/users/local/1VrTeLcH/items/FJ9YKEYP"],"itemData":{"id":198,"type":"article-journal","title":"Software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Technology","author":[{"family":"Ampatzoglou","given":"Apostolos"},{"family":"Stamelos","given":"Ioannis"}],"issued":{"date-parts":[["2010",9,1]]}},"locator":"889"}],"schema":"https://github.com/citation-style-language/schema/raw/master/csl-citation.json"}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889)</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w:t>
      </w:r>
      <w:r w:rsidR="00C42EB6">
        <w:rPr>
          <w:rFonts w:ascii="Times New Roman" w:hAnsi="Times New Roman" w:cs="Times New Roman"/>
          <w:sz w:val="24"/>
          <w:szCs w:val="24"/>
        </w:rPr>
        <w:t>P</w:t>
      </w:r>
      <w:r w:rsidR="00114D4B" w:rsidRPr="00327C02">
        <w:rPr>
          <w:rFonts w:ascii="Times New Roman" w:hAnsi="Times New Roman" w:cs="Times New Roman"/>
          <w:sz w:val="24"/>
          <w:szCs w:val="24"/>
        </w:rPr>
        <w:t>oveča</w:t>
      </w:r>
      <w:r w:rsidR="00C42EB6">
        <w:rPr>
          <w:rFonts w:ascii="Times New Roman" w:hAnsi="Times New Roman" w:cs="Times New Roman"/>
          <w:sz w:val="24"/>
          <w:szCs w:val="24"/>
        </w:rPr>
        <w:t>lo se je</w:t>
      </w:r>
      <w:r w:rsidR="00114D4B" w:rsidRPr="00327C02">
        <w:rPr>
          <w:rFonts w:ascii="Times New Roman" w:hAnsi="Times New Roman" w:cs="Times New Roman"/>
          <w:sz w:val="24"/>
          <w:szCs w:val="24"/>
        </w:rPr>
        <w:t xml:space="preserve"> število raziskav na tem področju. Poleg tega aktivnost raziskovanja inženiringa video iger v primerjavi z raziskovanjem razvoja programske o</w:t>
      </w:r>
      <w:bookmarkStart w:id="6" w:name="_GoBack"/>
      <w:bookmarkEnd w:id="6"/>
      <w:r w:rsidR="00114D4B" w:rsidRPr="00327C02">
        <w:rPr>
          <w:rFonts w:ascii="Times New Roman" w:hAnsi="Times New Roman" w:cs="Times New Roman"/>
          <w:sz w:val="24"/>
          <w:szCs w:val="24"/>
        </w:rPr>
        <w:t xml:space="preserve">preme raste hitreje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{"citationID":"OChhsh8K","properties":{"formattedCitation":"(Ampatzoglou in Stamelos 2010, 993)","plainCitation":"(Ampatzoglou in Stamelos 2010, 993)"},"citationItems":[{"id":198,"uris":["http://zotero.org/users/local/1VrTeLcH/items/FJ9YKEYP"],"uri":["http://zotero.org/users/local/1VrTeLcH/items/FJ9YKEYP"],"itemData":{"id":198,"type":"article-journal","title":"Software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Technology","author":[{"family":"Ampatzoglou","given":"Apostolos"},{"family":"Stamelos","given":"Ioannis"}],"issued":{"date-parts":[["2010",9,1]]}},"locator":"993"}],"schema":"https://github.com/citation-style-language/schema/raw/master/csl-citation.json"}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893)</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Od leta 2008 je bilo </w:t>
      </w:r>
      <w:r w:rsidR="00C42EB6">
        <w:rPr>
          <w:rFonts w:ascii="Times New Roman" w:hAnsi="Times New Roman" w:cs="Times New Roman"/>
          <w:sz w:val="24"/>
          <w:szCs w:val="24"/>
        </w:rPr>
        <w:t>objavljenih</w:t>
      </w:r>
      <w:r w:rsidR="00C42EB6" w:rsidRPr="00327C02">
        <w:rPr>
          <w:rFonts w:ascii="Times New Roman" w:hAnsi="Times New Roman" w:cs="Times New Roman"/>
          <w:sz w:val="24"/>
          <w:szCs w:val="24"/>
        </w:rPr>
        <w:t xml:space="preserve"> </w:t>
      </w:r>
      <w:r w:rsidR="00114D4B" w:rsidRPr="00327C02">
        <w:rPr>
          <w:rFonts w:ascii="Times New Roman" w:hAnsi="Times New Roman" w:cs="Times New Roman"/>
          <w:sz w:val="24"/>
          <w:szCs w:val="24"/>
        </w:rPr>
        <w:t xml:space="preserve">več študij na temo upravljanja razvoja video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{"citationID":"HKT5pVzf","properties":{"formattedCitation":"(Ampatzoglou in Stamelos 2010, 894)","plainCitation":"(Ampatzoglou in Stamelos 2010, 894)"},"citationItems":[{"id":198,"uris":["http://zotero.org/users/local/1VrTeLcH/items/FJ9YKEYP"],"uri":["http://zotero.org/users/local/1VrTeLcH/items/FJ9YKEYP"],"itemData":{"id":198,"type":"article-journal","title":"Software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Technology","author":[{"family":"Ampatzoglou","given":"Apostolos"},{"family":"Stamelos","given":"Ioannis"}],"issued":{"date-parts":[["2010",9,1]]}},"locator":"894"}],"schema":"https://github.com/citation-style-language/schema/raw/master/csl-citation.json"}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894)</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ki zajema tehnike upravljanja s procesi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{"citationID":"jNpa9XkE","properties":{"formattedCitation":"(Novak 2012, 351)","plainCitation":"(Novak 2012, 351)"},"citationItems":[{"id":83,"uris":["http://zotero.org/users/local/1VrTeLcH/items/ZLCN5TN2"],"uri":["http://zotero.org/users/local/1VrTeLcH/items/ZLCN5TN2"],"itemData":{"id":83,"type":"book","title":"Game Development Essentials: An Introduction 3rd Edition","author":[{"family":"Novak","given":"Jeannie"}],"issued":{"date-parts":[["2012"]]}},"locator":"351"}],"schema":"https://github.com/citation-style-language/schema/raw/master/csl-citation.json"}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(Novak 2012, 351)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To potrdi tudi sistematičen pregled literature, ki so ga </w:t>
      </w:r>
      <w:r w:rsidR="004644F1">
        <w:rPr>
          <w:rFonts w:ascii="Times New Roman" w:hAnsi="Times New Roman" w:cs="Times New Roman"/>
          <w:sz w:val="24"/>
          <w:szCs w:val="24"/>
        </w:rPr>
        <w:t xml:space="preserve">izvedli Aleem in kolegi (2016). </w:t>
      </w:r>
      <w:r w:rsidR="00114D4B" w:rsidRPr="00327C02">
        <w:rPr>
          <w:rFonts w:ascii="Times New Roman" w:hAnsi="Times New Roman" w:cs="Times New Roman"/>
          <w:sz w:val="24"/>
          <w:szCs w:val="24"/>
        </w:rPr>
        <w:t>Razvidno je da je število raziskav doseglo vrhunec</w:t>
      </w:r>
      <w:r w:rsidR="008875BD" w:rsidRPr="00327C02">
        <w:rPr>
          <w:rFonts w:ascii="Times New Roman" w:hAnsi="Times New Roman" w:cs="Times New Roman"/>
          <w:sz w:val="24"/>
          <w:szCs w:val="24"/>
        </w:rPr>
        <w:t xml:space="preserve"> med leti 2008-2015</w:t>
      </w:r>
      <w:r w:rsidR="00114D4B" w:rsidRPr="00327C02">
        <w:rPr>
          <w:rFonts w:ascii="Times New Roman" w:hAnsi="Times New Roman" w:cs="Times New Roman"/>
          <w:sz w:val="24"/>
          <w:szCs w:val="24"/>
        </w:rPr>
        <w:t xml:space="preserve"> (PRILOGA A). Kljub porastu raziskav smo opazili, da se organizacije poslužujejo različnim pristopom in njihovim hibridom predstavljenih v prejšnjem poglavju. Našli smo le nekaj raziskav, ki so definirale razvojni proces, metodologijo ali življenjski cikel izključno za razvoj video iger. Morda je krivo to, da v literaturi še ni bilo podrobneje predstavljenih najboljših praks ali strategij za razvoj iger. Poleg tega je bila disciplina okrnjena orodja za optimizacijo procesa, ki j</w:t>
      </w:r>
      <w:r w:rsidR="004A445E">
        <w:rPr>
          <w:rFonts w:ascii="Times New Roman" w:hAnsi="Times New Roman" w:cs="Times New Roman"/>
          <w:sz w:val="24"/>
          <w:szCs w:val="24"/>
        </w:rPr>
        <w:t>e ključno za izboljšanje procesov</w:t>
      </w:r>
      <w:r w:rsidR="00114D4B" w:rsidRPr="00327C02">
        <w:rPr>
          <w:rFonts w:ascii="Times New Roman" w:hAnsi="Times New Roman" w:cs="Times New Roman"/>
          <w:sz w:val="24"/>
          <w:szCs w:val="24"/>
        </w:rPr>
        <w:t xml:space="preserve"> </w:t>
      </w:r>
      <w:r w:rsidR="00114D4B"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{"citationID":"J8imPJsE","properties":{"formattedCitation":"(Aleem, Capretz, in Ahmed 2016b, 26)","plainCitation":"(Aleem, Capretz, in Ahmed 2016b, 26)"},"citationItems":[{"id":190,"uris":["http://zotero.org/users/local/1VrTeLcH/items/CXNJ8JBF"],"uri":["http://zotero.org/users/local/1VrTeLcH/items/CXNJ8JBF"],"itemData":{"id":190,"type":"article-journal","title":"Game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Fernando"},{"family":"Ahmed","given":"Faheem"}],"issued":{"date-parts":[["2016",12,1]]}},"locator":"26"}],"schema":"https://github.com/citation-style-language/schema/raw/master/csl-citation.json"} </w:instrText>
      </w:r>
      <w:r w:rsidR="00114D4B"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(Aleem, Capretz, in Ahmed 2016b, 26)</w:t>
      </w:r>
      <w:r w:rsidR="00114D4B" w:rsidRPr="00327C02">
        <w:rPr>
          <w:rFonts w:ascii="Times New Roman" w:hAnsi="Times New Roman" w:cs="Times New Roman"/>
          <w:sz w:val="24"/>
          <w:szCs w:val="24"/>
        </w:rPr>
        <w:fldChar w:fldCharType="end"/>
      </w:r>
      <w:r w:rsidR="00444625">
        <w:rPr>
          <w:rFonts w:ascii="Times New Roman" w:hAnsi="Times New Roman" w:cs="Times New Roman"/>
          <w:sz w:val="24"/>
          <w:szCs w:val="24"/>
        </w:rPr>
        <w:t>.</w:t>
      </w:r>
    </w:p>
    <w:p w14:paraId="48B9E5E7" w14:textId="77777777" w:rsidR="00444625" w:rsidRPr="00327C02" w:rsidRDefault="00444625" w:rsidP="005A6A3B">
      <w:pPr>
        <w:spacing w:line="360" w:lineRule="auto"/>
        <w:contextualSpacing/>
        <w:jc w:val="both"/>
        <w:rPr>
          <w:rFonts w:ascii="Times New Roman" w:hAnsi="Times New Roman" w:cs="Times New Roman"/>
          <w:sz w:val="24"/>
          <w:szCs w:val="24"/>
        </w:rPr>
      </w:pPr>
    </w:p>
    <w:p w14:paraId="1EB5BC17" w14:textId="574B7FC6" w:rsidR="00114D4B" w:rsidRPr="00327C02" w:rsidRDefault="00BC227B"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00114D4B" w:rsidRPr="00327C02">
        <w:rPr>
          <w:rFonts w:ascii="Times New Roman" w:hAnsi="Times New Roman" w:cs="Times New Roman"/>
          <w:sz w:val="24"/>
          <w:szCs w:val="24"/>
        </w:rPr>
        <w:t>.1 ZNAČILNOSTI IGER</w:t>
      </w:r>
    </w:p>
    <w:p w14:paraId="3CFD8AC8"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 razvoj iger je jasno, da poseduje značilnosti, ki niso prisotne v ostalih disciplinah inženiringa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{"citationID":"XlEyh9Ll","properties":{"formattedCitation":"(Abrahamsson in dr. 2017, 1)","plainCitation":"(Abrahamsson in dr. 2017, 1)"},"citationItems":[{"id":310,"uris":["http://zotero.org/users/local/1VrTeLcH/items/JFHR6LVS"],"uri":["http://zotero.org/users/local/1VrTeLcH/items/JFHR6LVS"],"itemData":{"id":310,"type":"article-journal","title":"Agile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5C1FEFC"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Igre se osredotočajo na igranje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{"citationID":"uMvNyFm5","properties":{"formattedCitation":"(Esposito 2005, 3)","plainCitation":"(Esposito 2005, 3)"},"citationItems":[{"id":403,"uris":["http://zotero.org/users/local/1VrTeLcH/items/WC2SHUAH"],"uri":["http://zotero.org/users/local/1VrTeLcH/items/WC2SHUAH"],"itemData":{"id":403,"type":"book","title":"A Short and Simple Definition of What a Videogame Is.","source":"ResearchGate","abstract":"Videogames have been studied seriously only for a few years. So, we can wonder how we could use the recent academic works to approach new design methods. This article proposes a first step: a short and simple definition of what a videogame is, this definition being connected with existing academic works about game, play, interactivity, and narrative. The definition is: A videogame is a game which we play thanks to an audiovisual apparatus and which can be based on a story. The article also shows what the videogame heritage teaches us about what a videogame is.","author":[{"family":"Esposito","given":"Nicolas"}],"issued":{"date-parts":[["2005",1,1]]}},"locator":"3"}],"schema":"https://github.com/citation-style-language/schema/raw/master/csl-citation.json"}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(Esposito 2005, 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Igranje predstavlja element, ki emocionalno pritegne igralce. Je nekakšno stanje, ki je podobno zabavi</w:t>
      </w:r>
      <w:r w:rsidR="00477D2A">
        <w:rPr>
          <w:rFonts w:ascii="Times New Roman" w:hAnsi="Times New Roman" w:cs="Times New Roman"/>
          <w:sz w:val="24"/>
          <w:szCs w:val="24"/>
        </w:rPr>
        <w:t xml:space="preserve"> </w:t>
      </w:r>
      <w:r w:rsidR="00477D2A">
        <w:rPr>
          <w:rFonts w:ascii="Times New Roman" w:hAnsi="Times New Roman" w:cs="Times New Roman"/>
          <w:sz w:val="24"/>
          <w:szCs w:val="24"/>
        </w:rPr>
        <w:fldChar w:fldCharType="begin"/>
      </w:r>
      <w:r w:rsidR="00477D2A">
        <w:rPr>
          <w:rFonts w:ascii="Times New Roman" w:hAnsi="Times New Roman" w:cs="Times New Roman"/>
          <w:sz w:val="24"/>
          <w:szCs w:val="24"/>
        </w:rPr>
        <w:instrText xml:space="preserve"> ADDIN ZOTERO_ITEM CSL_CITATION {"citationID":"mgVQza68","properties":{"formattedCitation":"(Fullerton 2014, 103)","plainCitation":"(Fullerton 2014, 103)"},"citationItems":[{"id":437,"uris":["http://zotero.org/users/local/1VrTeLcH/items/W345D427"],"uri":["http://zotero.org/users/local/1VrTeLcH/items/W345D427"],"itemData":{"id":437,"type":"book","title":"Game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Workshop","language":"English","author":[{"family":"Fullerton","given":"Tracy"}],"issued":{"date-parts":[["2014",3,7]]}},"locator":"103"}],"schema":"https://github.com/citation-style-language/schema/raw/master/csl-citation.json"} </w:instrText>
      </w:r>
      <w:r w:rsidR="00477D2A">
        <w:rPr>
          <w:rFonts w:ascii="Times New Roman" w:hAnsi="Times New Roman" w:cs="Times New Roman"/>
          <w:sz w:val="24"/>
          <w:szCs w:val="24"/>
        </w:rPr>
        <w:fldChar w:fldCharType="separate"/>
      </w:r>
      <w:r w:rsidR="00477D2A" w:rsidRPr="00477D2A">
        <w:rPr>
          <w:rFonts w:ascii="Times New Roman" w:hAnsi="Times New Roman" w:cs="Times New Roman"/>
          <w:sz w:val="24"/>
        </w:rPr>
        <w:t>(Fullerton 2014, 103)</w:t>
      </w:r>
      <w:r w:rsidR="00477D2A">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Posledično se igre smatrajo za najbolj </w:t>
      </w:r>
      <w:commentRangeStart w:id="7"/>
      <w:r w:rsidRPr="00327C02">
        <w:rPr>
          <w:rFonts w:ascii="Times New Roman" w:hAnsi="Times New Roman" w:cs="Times New Roman"/>
          <w:sz w:val="24"/>
          <w:szCs w:val="24"/>
        </w:rPr>
        <w:t>ekstremne hedonične informacijske sisteme</w:t>
      </w:r>
      <w:commentRangeEnd w:id="7"/>
      <w:r w:rsidR="00C42EB6">
        <w:rPr>
          <w:rStyle w:val="Pripombasklic"/>
        </w:rPr>
        <w:commentReference w:id="7"/>
      </w:r>
      <w:r w:rsidRPr="00327C02">
        <w:rPr>
          <w:rFonts w:ascii="Times New Roman" w:hAnsi="Times New Roman" w:cs="Times New Roman"/>
          <w:sz w:val="24"/>
          <w:szCs w:val="24"/>
        </w:rPr>
        <w:t xml:space="preserve">, pa vendar se pri utilitarnih namenih uporabe uporabna motivacija premakne iz zabave v uporabnost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{"citationID":"1IOuy1sA","properties":{"formattedCitation":"(Hamari in Keronen 2017, 136)","plainCitation":"(Hamari in Keronen 2017, 136)"},"citationItems":[{"id":34,"uris":["http://zotero.org/users/local/1VrTeLcH/items/NCKCDMW8"],"uri":["http://zotero.org/users/local/1VrTeLcH/items/NCKCDMW8"],"itemData":{"id":34,"type":"article-journal","title":"Why do people play games? A meta-analysis","container-title":"International Journal of Information Management","page":"125-141","volume":"37","issue":"3","source":"ScienceDirect","abstract":"During the last decade games have arguably become the largest form of leisure information systems (IS). However, today games are also increasingly being employed for a variety of instrumental purposes. Although games have garnered a substantial amount of research attention during the last decade, research literature is scattered and there is still a lack of a clear and reliable understanding of why games are being used, and how they are placed in the established utilitarian-hedonic continuum of information systems. To address this gap, we conducted a meta-analysis of the quantitative body of literature that has examined the reasons for using games (48 studies). Additionally, we compared the findings across games that are intended for either leisure or instrumental use. Even though games are generally regarded as a pinnacle form of hedonically-oriented ISs, our results show that enjoyment and usefulness are equally important determinants for using them (though their definitive role varies between game types). Therefore, it can be posited that games are multi-purpose ISs which nevertheless rely on hedonic factors, even in the pursuit of instrumental outcomes. The present study contributes to and advances our theoretical and empirical understanding of multi-purpose ISs and the ways in which they are used.","DOI":"10.1016/j.ijinfomgt.2017.01.006","ISSN":"0268-4012","shortTitle":"Why do people play games?","journalAbbreviation":"International Journal of Information Management","author":[{"family":"Hamari","given":"Juho"},{"family":"Keronen","given":"Lauri"}],"issued":{"date-parts":[["2017",6]]}},"locator":"136"}],"schema":"https://github.com/citation-style-language/schema/raw/master/csl-citation.json"}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(Hamari in Keronen 2017, 136)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5E5FEBB4"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Igre lahko vodijo tako intrinzične kot ekstrinzične motivacije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{"citationID":"A44Zj90O","properties":{"formattedCitation":"(Novak 2012, 198)","plainCitation":"(Novak 2012, 198)"},"citationItems":[{"id":83,"uris":["http://zotero.org/users/local/1VrTeLcH/items/ZLCN5TN2"],"uri":["http://zotero.org/users/local/1VrTeLcH/items/ZLCN5TN2"],"itemData":{"id":83,"type":"book","title":"Game Development Essentials: An Introduction 3rd Edition","author":[{"family":"Novak","given":"Jeannie"}],"issued":{"date-parts":[["2012"]]}},"locator":"198"}],"schema":"https://github.com/citation-style-language/schema/raw/master/csl-citation.json"}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198)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Številne študije kažejo pozitivne učinke učnih iger na področju motivacije do učenja in učnega izkoristka. Motivacija in pozitivne emocije sta pomembna faktorja pri učenju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{"citationID":"JREQ7Sid","properties":{"formattedCitation":"(Imlig-Iten in Petko 2014, 47:151)","plainCitation":"(Imlig-Iten in Petko 2014, 47:151)"},"citationItems":[{"id":407,"uris":["http://zotero.org/users/local/1VrTeLcH/items/SU2FL2Z7"],"uri":["http://zotero.org/users/local/1VrTeLcH/items/SU2FL2Z7"],"itemData":{"id":407,"type":"book","title":"Learning with serious games: Is fun playing the game a predictor of learning success?","volume":"47","source":"ResearchGate","abstract":"Serious games are generally considered to induce positive effects in the areas of learning motivation and learning gains. Yet few studies have examined how these factors are related. Therefore, an empirical study was conducted to test the relationship between anticipated enjoyment and willingness to play, as well as between game enjoyment, self-reported cognitive and motivational learning gains and test results. In an explorative study, 74 children from five primary schools played the learning game AWWWARE. The results of pre- and post-tests were analysed using multiple linear regressions. The analysis showed that anticipated enjoyment played only a minor part in students' willingness to learn with serious games. Of greater importance was the students' expectation that the learning game would be easy and instructive. The level of actual enjoyment of the game also had a smaller influence than expected. While there was a correlation between enjoyment and the motivation to continue being engaged with the subject matter of the game, no effect was found with respect to self-assessed or tested learning gains. The results lead to the conclusion that other factors, such as explicit learning tasks, instruction and support inherent in the game or supplemented by teachers, may be more decisive than the experience of fun during the game.\n\nDirect Link to Open PDF:\nhttp://onlinelibrary.wiley.com/doi/10.1111/bjet.12226/pdf","note":"DOI: 10.1111/bjet.12226","shortTitle":"Learning with serious games","author":[{"family":"Imlig-Iten","given":"Nina"},{"family":"Petko","given":"Dominik"}],"issued":{"date-parts":[["2014",12,1]]}},"locator":"151"}],"schema":"https://github.com/citation-style-language/schema/raw/master/csl-citation.json"}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(Imlig-Iten in Petko 2014, 151)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katerih uravnoteženost igre predstavlja efektivnost, ki je pridobljena s konsistenco zahtevnosti in zabave pri igranju</w:t>
      </w:r>
      <w:r w:rsidRPr="00327C02">
        <w:rPr>
          <w:rStyle w:val="Sprotnaopomba-sklic"/>
          <w:rFonts w:ascii="Times New Roman" w:hAnsi="Times New Roman" w:cs="Times New Roman"/>
          <w:sz w:val="24"/>
          <w:szCs w:val="24"/>
        </w:rPr>
        <w:footnoteReference w:id="34"/>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{"citationID":"ORaSeGfb","properties":{"formattedCitation":"(Novak 2012, 202)","plainCitation":"(Novak 2012, 202)"},"citationItems":[{"id":83,"uris":["http://zotero.org/users/local/1VrTeLcH/items/ZLCN5TN2"],"uri":["http://zotero.org/users/local/1VrTeLcH/items/ZLCN5TN2"],"itemData":{"id":83,"type":"book","title":"Game Development Essentials: An Introduction 3rd Edition","author":[{"family":"Novak","given":"Jeannie"}],"issued":{"date-parts":[["2012"]]}},"locator":"202"}],"schema":"https://github.com/citation-style-language/schema/raw/master/csl-citation.json"}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202)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predstavlja zabavno izkušnjo, ki je najpomembnejše merilo uspeha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{"citationID":"sQSOfClg","properties":{"formattedCitation":"(Cooper in Scacchi 2015, 12)","plainCitation":"(Cooper in Scacchi 2015, 12)"},"citationItems":[{"id":397,"uris":["http://zotero.org/users/local/1VrTeLcH/items/2P3IIYSY"],"uri":["http://zotero.org/users/local/1VrTeLcH/items/2P3IIYSY"],"itemData":{"id":397,"type":"book","title":"Computer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V razvoju iger se uporablja termin uporabniška izkušnja</w:t>
      </w:r>
      <w:r w:rsidRPr="00327C02">
        <w:rPr>
          <w:rStyle w:val="Sprotnaopomba-sklic"/>
          <w:rFonts w:ascii="Times New Roman" w:hAnsi="Times New Roman" w:cs="Times New Roman"/>
          <w:sz w:val="24"/>
          <w:szCs w:val="24"/>
        </w:rPr>
        <w:footnoteReference w:id="35"/>
      </w:r>
      <w:r w:rsidRPr="00327C02">
        <w:rPr>
          <w:rFonts w:ascii="Times New Roman" w:hAnsi="Times New Roman" w:cs="Times New Roman"/>
          <w:sz w:val="24"/>
          <w:szCs w:val="24"/>
        </w:rPr>
        <w:t xml:space="preserve">, ki jo z iterativnim procesom upoštevanja </w:t>
      </w:r>
      <w:r w:rsidRPr="00327C02">
        <w:rPr>
          <w:rFonts w:ascii="Times New Roman" w:hAnsi="Times New Roman" w:cs="Times New Roman"/>
          <w:sz w:val="24"/>
          <w:szCs w:val="24"/>
        </w:rPr>
        <w:lastRenderedPageBreak/>
        <w:t>uporabniških povratnih informacij oblikovalci izboljšujejo tekom procesa razvoja</w:t>
      </w:r>
      <w:r w:rsidR="00B61032">
        <w:rPr>
          <w:rFonts w:ascii="Times New Roman" w:hAnsi="Times New Roman" w:cs="Times New Roman"/>
          <w:sz w:val="24"/>
          <w:szCs w:val="24"/>
        </w:rPr>
        <w:t xml:space="preserve"> </w:t>
      </w:r>
      <w:r w:rsidR="00B61032">
        <w:rPr>
          <w:rFonts w:ascii="Times New Roman" w:hAnsi="Times New Roman" w:cs="Times New Roman"/>
          <w:sz w:val="24"/>
          <w:szCs w:val="24"/>
        </w:rPr>
        <w:fldChar w:fldCharType="begin"/>
      </w:r>
      <w:r w:rsidR="00B61032">
        <w:rPr>
          <w:rFonts w:ascii="Times New Roman" w:hAnsi="Times New Roman" w:cs="Times New Roman"/>
          <w:sz w:val="24"/>
          <w:szCs w:val="24"/>
        </w:rPr>
        <w:instrText xml:space="preserve"> ADDIN ZOTERO_ITEM CSL_CITATION {"citationID":"69gHPEno","properties":{"formattedCitation":"(Fullerton 2014, 2)","plainCitation":"(Fullerton 2014, 2)"},"citationItems":[{"id":437,"uris":["http://zotero.org/users/local/1VrTeLcH/items/W345D427"],"uri":["http://zotero.org/users/local/1VrTeLcH/items/W345D427"],"itemData":{"id":437,"type":"book","title":"Game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Workshop","language":"English","author":[{"family":"Fullerton","given":"Tracy"}],"issued":{"date-parts":[["2014",3,7]]}},"locator":"2"}],"schema":"https://github.com/citation-style-language/schema/raw/master/csl-citation.json"} </w:instrText>
      </w:r>
      <w:r w:rsidR="00B61032">
        <w:rPr>
          <w:rFonts w:ascii="Times New Roman" w:hAnsi="Times New Roman" w:cs="Times New Roman"/>
          <w:sz w:val="24"/>
          <w:szCs w:val="24"/>
        </w:rPr>
        <w:fldChar w:fldCharType="separate"/>
      </w:r>
      <w:r w:rsidR="00B61032" w:rsidRPr="00B61032">
        <w:rPr>
          <w:rFonts w:ascii="Times New Roman" w:hAnsi="Times New Roman" w:cs="Times New Roman"/>
          <w:sz w:val="24"/>
        </w:rPr>
        <w:t>(Fullerton 2014, 2)</w:t>
      </w:r>
      <w:r w:rsidR="00B6103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Potrebno je razumevanje, da igra ni izkušnja vendar je izkušnja nekaj kar igra omogoča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{"citationID":"QxDsfaT1","properties":{"formattedCitation":"(Schell 2008, 10)","plainCitation":"(Schell 2008, 10)"},"citationItems":[{"id":419,"uris":["http://zotero.org/users/local/1VrTeLcH/items/EMID3QLV"],"uri":["http://zotero.org/users/local/1VrTeLcH/items/EMID3QLV"],"itemData":{"id":419,"type":"book","title":"The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povratnimi informacijami je povezana tudi pozornost na defekte. Zavoljo tega osrednja aktivnost razvoja video iger navadno postane konstantno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{"citationID":"ocFbRlPE","properties":{"formattedCitation":"(Cooper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aktivnost predstavlja testni protokol in velja za iterativni proces med načrtovanjem, razvojem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{"citationID":"0tEqKZQ7","properties":{"formattedCitation":"(Sylvester 2013, 295)","plainCitation":"(Sylvester 2013, 295)"},"citationItems":[{"id":222,"uris":["http://zotero.org/users/local/1VrTeLcH/items/2CTYLPH9"],"uri":["http://zotero.org/users/local/1VrTeLcH/items/2CTYLPH9"],"itemData":{"id":222,"type":"book","title":"Designing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Games","language":"English","author":[{"family":"Sylvester","given":"Tynan"}],"issued":{"date-parts":[["2013",2,24]]}},"locator":"295"}],"schema":"https://github.com/citation-style-language/schema/raw/master/csl-citation.json"}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(Sylvester 2013, 295)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se razvoji iger nagibajo od tradicionalnih življenjskih ciklov razvoja k bolj inkrementalnim, kateri na podlagi uporabniških povratnih informacij izpopolnjujejo ali izboljšujejo verzije programa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{"citationID":"DeSjR30u","properties":{"formattedCitation":"(Cooper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0E23049"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Zanimivost igre je tudi v njenem življenjskem ciklu razvoja. Njen življenjski cikel se nikoli ne konča. </w:t>
      </w:r>
      <w:commentRangeStart w:id="8"/>
      <w:r w:rsidRPr="00327C02">
        <w:rPr>
          <w:rFonts w:ascii="Times New Roman" w:hAnsi="Times New Roman" w:cs="Times New Roman"/>
          <w:sz w:val="24"/>
          <w:szCs w:val="24"/>
        </w:rPr>
        <w:t xml:space="preserve">Navadno manj izkušena ekipa ostane in skrbi za </w:t>
      </w:r>
      <w:commentRangeEnd w:id="8"/>
      <w:r w:rsidR="00C42EB6">
        <w:rPr>
          <w:rStyle w:val="Pripombasklic"/>
        </w:rPr>
        <w:commentReference w:id="8"/>
      </w:r>
      <w:r w:rsidRPr="00327C02">
        <w:rPr>
          <w:rFonts w:ascii="Times New Roman" w:hAnsi="Times New Roman" w:cs="Times New Roman"/>
          <w:sz w:val="24"/>
          <w:szCs w:val="24"/>
        </w:rPr>
        <w:t xml:space="preserve">posodabljanje virtualnega sveta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(Bartle 2003, 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Izdajajo se popravki, posodobitve in razširitve v glavnem z namenom daljšanja življenjske dobe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Posebnost je tudi vključenost uporabnikov v življenjski cikel razvoja, ki se bistveno razlikuje od standardnega razvoja programske opreme. Uporabniki so la</w:t>
      </w:r>
      <w:r w:rsidR="00A92618">
        <w:rPr>
          <w:rFonts w:ascii="Times New Roman" w:hAnsi="Times New Roman" w:cs="Times New Roman"/>
          <w:sz w:val="24"/>
          <w:szCs w:val="24"/>
        </w:rPr>
        <w:t xml:space="preserve">hko vključeni v beta testiranja </w:t>
      </w:r>
      <w:r w:rsidRPr="00327C02">
        <w:rPr>
          <w:rFonts w:ascii="Times New Roman" w:hAnsi="Times New Roman" w:cs="Times New Roman"/>
          <w:sz w:val="24"/>
          <w:szCs w:val="24"/>
        </w:rPr>
        <w:t xml:space="preserve">programske opreme in pripomorejo k zagotavljanju kvalitete v zameno za brezplačno igranje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{"citationID":"4uxr0g0f","properties":{"formattedCitation":"(L. Levy in Novak 2009, 54)","plainCitation":"(L. 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(L. Levy in Novak 2009, 54)</w:t>
      </w:r>
      <w:r w:rsidRPr="00327C02">
        <w:rPr>
          <w:rFonts w:ascii="Times New Roman" w:hAnsi="Times New Roman" w:cs="Times New Roman"/>
          <w:sz w:val="24"/>
          <w:szCs w:val="24"/>
        </w:rPr>
        <w:fldChar w:fldCharType="end"/>
      </w:r>
      <w:r w:rsidR="00F11003">
        <w:rPr>
          <w:rFonts w:ascii="Times New Roman" w:hAnsi="Times New Roman" w:cs="Times New Roman"/>
          <w:sz w:val="24"/>
          <w:szCs w:val="24"/>
        </w:rPr>
        <w:t xml:space="preserve">. Prav tako z </w:t>
      </w:r>
      <w:r w:rsidRPr="00327C02">
        <w:rPr>
          <w:rFonts w:ascii="Times New Roman" w:hAnsi="Times New Roman" w:cs="Times New Roman"/>
          <w:sz w:val="24"/>
          <w:szCs w:val="24"/>
        </w:rPr>
        <w:t>modificira</w:t>
      </w:r>
      <w:r w:rsidR="00F11003">
        <w:rPr>
          <w:rFonts w:ascii="Times New Roman" w:hAnsi="Times New Roman" w:cs="Times New Roman"/>
          <w:sz w:val="24"/>
          <w:szCs w:val="24"/>
        </w:rPr>
        <w:t>njem</w:t>
      </w:r>
      <w:r w:rsidRPr="00327C02">
        <w:rPr>
          <w:rStyle w:val="Sprotnaopomba-sklic"/>
          <w:rFonts w:ascii="Times New Roman" w:hAnsi="Times New Roman" w:cs="Times New Roman"/>
          <w:sz w:val="24"/>
          <w:szCs w:val="24"/>
        </w:rPr>
        <w:footnoteReference w:id="36"/>
      </w:r>
      <w:r w:rsidRPr="00327C02">
        <w:rPr>
          <w:rFonts w:ascii="Times New Roman" w:hAnsi="Times New Roman" w:cs="Times New Roman"/>
          <w:sz w:val="24"/>
          <w:szCs w:val="24"/>
        </w:rPr>
        <w:t xml:space="preserve"> igre s čimer se vključijo v primitiven razvojni proces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(Cooper in Scacchi 2015,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0631678" w14:textId="77777777" w:rsidR="00114D4B" w:rsidRPr="00327C02" w:rsidRDefault="00114D4B" w:rsidP="005A6A3B">
      <w:pPr>
        <w:spacing w:line="360" w:lineRule="auto"/>
        <w:contextualSpacing/>
        <w:jc w:val="both"/>
        <w:rPr>
          <w:rFonts w:ascii="Times New Roman" w:hAnsi="Times New Roman" w:cs="Times New Roman"/>
          <w:sz w:val="24"/>
          <w:szCs w:val="24"/>
        </w:rPr>
      </w:pPr>
    </w:p>
    <w:p w14:paraId="1461CB0B" w14:textId="323BBF47" w:rsidR="00114D4B" w:rsidRPr="00327C02" w:rsidRDefault="00C327EC"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00114D4B" w:rsidRPr="00327C02">
        <w:rPr>
          <w:rFonts w:ascii="Times New Roman" w:hAnsi="Times New Roman" w:cs="Times New Roman"/>
          <w:sz w:val="24"/>
          <w:szCs w:val="24"/>
        </w:rPr>
        <w:t>.2 PROCESI V PRAKSI</w:t>
      </w:r>
    </w:p>
    <w:p w14:paraId="06B7297C"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Po podatkih spletne ankete v </w:t>
      </w:r>
      <w:commentRangeStart w:id="9"/>
      <w:r w:rsidRPr="00327C02">
        <w:rPr>
          <w:rFonts w:ascii="Times New Roman" w:hAnsi="Times New Roman" w:cs="Times New Roman"/>
          <w:sz w:val="24"/>
          <w:szCs w:val="24"/>
        </w:rPr>
        <w:t xml:space="preserve">Avstrijski </w:t>
      </w:r>
      <w:commentRangeEnd w:id="9"/>
      <w:r w:rsidR="00CC5751">
        <w:rPr>
          <w:rStyle w:val="Pripombasklic"/>
        </w:rPr>
        <w:commentReference w:id="9"/>
      </w:r>
      <w:r w:rsidRPr="00327C02">
        <w:rPr>
          <w:rFonts w:ascii="Times New Roman" w:hAnsi="Times New Roman" w:cs="Times New Roman"/>
          <w:sz w:val="24"/>
          <w:szCs w:val="24"/>
        </w:rPr>
        <w:t xml:space="preserve">industriji iger 23% podjetij razvija igre z ad-hoc pristopi, 77% pa jih uporablja Scrum ali XP. Verjetno je k rezultatu botrovala velikost samih podjetij, saj ima 85% podjetij vsaj 4 zaposlene medtem, ko ima le 15% podjetij 15 ali več zaposlenih. Ne glede na rezultate so vsa podjetja nakazala uporabo nekakšnih fleksibilnih, sekvenčnih ali agilnih pristopov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(Musil in dr. 2010,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BBF2E46"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Raziskava, ki so jo naredili O'Hagan in kolegi je pokazala, da se pri razvoju iger uporablja 47% agilnih in 53% hibridnih procesov. Izmed 404 študij so identificirali 23 procesnih modelov izmed katerih so bili vidnejši: XP, Scrum, Kanban, rapidni, inkrementalni in komponentni razvojni modeli. Medtem, ko so prvi trije našteti strogo agili, vsi bazirajo na iteracijah. Vsi modeli so se razlikovali le po številu iteracij, katerih število je bilo večje pri agilnih in manjše pri hibridnih procesih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{"citationID":"lHEPqENw","properties":{"formattedCitation":"{\\rtf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2014b, 187)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05EFE0F"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fldChar w:fldCharType="begin"/>
      </w:r>
      <w:r w:rsidRPr="00327C02">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sta izvedla raziskavo o uporabi agilnih procesov v finski industriji igre. Raziskava je zajemala najmanjša podjetja kot tudi enega največjih (npr. Rovio Entertainment). Vsa podjetja razen enega so v vsaj enem koraku procesa uporabili agilne metode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 12)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47455BFE"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Na podlagi dokumentov obdukcij razvoja sta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{"citationID":"HcB4t5Qj","properties":{"formattedCitation":"(Petrillo in Pimenta 2010)","plainCitation":"(Petrillo in Pimenta 2010)","dontUpdate":true},"citationItems":[{"id":471,"uris":["http://zotero.org/users/local/1VrTeLcH/items/HALAB6QY"],"uri":["http://zotero.org/users/local/1VrTeLcH/items/HALAB6QY"],"itemData":{"id":471,"type":"book","title":"Is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Petrillo in Pimenta (2010)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naredila raziskavo, ki je ugotavljala uporabo agilnih praks v razvoju. Ugotovila sta, da se v razvoju uporabljajo agilne prakse. Uporaba se lahko s prakticiranjem agilnih praks izvaja povsem nezavedno in celo neformalno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{"citationID":"t0dcQGR7","properties":{"formattedCitation":"(Fabio Petrillo in Pimenta 2010, 14)","plainCitation":"(Fabio 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327C02">
        <w:rPr>
          <w:rFonts w:ascii="Times New Roman" w:hAnsi="Times New Roman" w:cs="Times New Roman"/>
          <w:sz w:val="24"/>
          <w:szCs w:val="24"/>
        </w:rPr>
        <w:fldChar w:fldCharType="separate"/>
      </w:r>
      <w:r w:rsidR="001A29C0" w:rsidRPr="001A29C0">
        <w:rPr>
          <w:rFonts w:ascii="Times New Roman" w:hAnsi="Times New Roman" w:cs="Times New Roman"/>
          <w:sz w:val="24"/>
        </w:rPr>
        <w:t>(Fabio Petrillo in Pimenta 2010, 14)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4AE6F13F"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Prav tako agilne pristope podpira Fullerton, saj meni, da je Scrum primeren za reševanje zapletenih problemov oblikovanja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(Fullerton 2014, 369)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Svoje mnenje podaja John Comes</w:t>
      </w:r>
      <w:r w:rsidRPr="00327C02">
        <w:rPr>
          <w:rStyle w:val="Sprotnaopomba-sklic"/>
          <w:rFonts w:ascii="Times New Roman" w:hAnsi="Times New Roman" w:cs="Times New Roman"/>
          <w:sz w:val="24"/>
          <w:szCs w:val="24"/>
        </w:rPr>
        <w:footnoteReference w:id="37"/>
      </w:r>
      <w:r w:rsidRPr="00327C02">
        <w:rPr>
          <w:rFonts w:ascii="Times New Roman" w:hAnsi="Times New Roman" w:cs="Times New Roman"/>
          <w:sz w:val="24"/>
          <w:szCs w:val="24"/>
        </w:rPr>
        <w:t xml:space="preserve">, ki meni, da naj </w:t>
      </w:r>
      <w:r w:rsidR="00BF3E7F">
        <w:rPr>
          <w:rFonts w:ascii="Times New Roman" w:hAnsi="Times New Roman" w:cs="Times New Roman"/>
          <w:sz w:val="24"/>
          <w:szCs w:val="24"/>
        </w:rPr>
        <w:t xml:space="preserve">opustimo kaskadne procese in </w:t>
      </w:r>
      <w:r w:rsidRPr="00327C02">
        <w:rPr>
          <w:rFonts w:ascii="Times New Roman" w:hAnsi="Times New Roman" w:cs="Times New Roman"/>
          <w:sz w:val="24"/>
          <w:szCs w:val="24"/>
        </w:rPr>
        <w:t xml:space="preserve">sprejmemo agilne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(John Comes v Novak 2012, 366)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18C1CCCA" w14:textId="77777777" w:rsidR="00114D4B" w:rsidRPr="00327C02" w:rsidRDefault="00114D4B" w:rsidP="005A6A3B">
      <w:pPr>
        <w:spacing w:line="360" w:lineRule="auto"/>
        <w:contextualSpacing/>
        <w:rPr>
          <w:rFonts w:ascii="Times New Roman" w:hAnsi="Times New Roman" w:cs="Times New Roman"/>
          <w:sz w:val="24"/>
          <w:szCs w:val="24"/>
        </w:rPr>
      </w:pPr>
    </w:p>
    <w:p w14:paraId="5DDA1F1F" w14:textId="56A82DF0" w:rsidR="00114D4B" w:rsidRPr="00327C02" w:rsidRDefault="00BC227B" w:rsidP="005A6A3B">
      <w:pPr>
        <w:spacing w:line="360" w:lineRule="auto"/>
        <w:contextualSpacing/>
        <w:rPr>
          <w:rFonts w:ascii="Times New Roman" w:hAnsi="Times New Roman" w:cs="Times New Roman"/>
          <w:sz w:val="24"/>
          <w:szCs w:val="24"/>
        </w:rPr>
      </w:pPr>
      <w:r>
        <w:rPr>
          <w:rFonts w:ascii="Times New Roman" w:hAnsi="Times New Roman" w:cs="Times New Roman"/>
          <w:sz w:val="24"/>
          <w:szCs w:val="24"/>
        </w:rPr>
        <w:t>3</w:t>
      </w:r>
      <w:r w:rsidR="00114D4B" w:rsidRPr="00327C02">
        <w:rPr>
          <w:rFonts w:ascii="Times New Roman" w:hAnsi="Times New Roman" w:cs="Times New Roman"/>
          <w:sz w:val="24"/>
          <w:szCs w:val="24"/>
        </w:rPr>
        <w:t>.3</w:t>
      </w:r>
      <w:r>
        <w:rPr>
          <w:rFonts w:ascii="Times New Roman" w:hAnsi="Times New Roman" w:cs="Times New Roman"/>
          <w:sz w:val="24"/>
          <w:szCs w:val="24"/>
        </w:rPr>
        <w:t xml:space="preserve"> </w:t>
      </w:r>
      <w:r w:rsidR="004E4800">
        <w:rPr>
          <w:rFonts w:ascii="Times New Roman" w:hAnsi="Times New Roman" w:cs="Times New Roman"/>
          <w:sz w:val="24"/>
          <w:szCs w:val="24"/>
        </w:rPr>
        <w:t>PRISTOPI ZA RAZVOJ IGER</w:t>
      </w:r>
      <w:r>
        <w:rPr>
          <w:rFonts w:ascii="Times New Roman" w:hAnsi="Times New Roman" w:cs="Times New Roman"/>
          <w:sz w:val="24"/>
          <w:szCs w:val="24"/>
        </w:rPr>
        <w:t xml:space="preserve"> </w:t>
      </w:r>
    </w:p>
    <w:p w14:paraId="13E8DBE1"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Babu in Maruthi (2013) podrobneje definirata faze življenjskega cikla za igre. Faze si sledijo linearno: izdelava zgodbe, razvoj skripte, študija izvedljivosti, promocijski demo, oblikovanje, oblikovanje postavitev, modeliranje, teksturiranje, animiranje, oblikovanje stopenj, kodiranje, testiranje, razhroščevanje, integracija,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1491)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 definicijo življenjskega cikla podata razširjen vpogled v faze razvoja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1502)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674804A1" w14:textId="77777777" w:rsidR="009A605E"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Ramadan in Widyani (2013) na podlagi ključnih aktivnosti različnih organizacij in raziskovalcev predlagata GDLC</w:t>
      </w:r>
      <w:r w:rsidRPr="00327C02">
        <w:rPr>
          <w:rStyle w:val="Sprotnaopomba-sklic"/>
          <w:rFonts w:ascii="Times New Roman" w:hAnsi="Times New Roman" w:cs="Times New Roman"/>
          <w:sz w:val="24"/>
          <w:szCs w:val="24"/>
        </w:rPr>
        <w:footnoteReference w:id="38"/>
      </w:r>
      <w:r w:rsidRPr="00327C02">
        <w:rPr>
          <w:rFonts w:ascii="Times New Roman" w:hAnsi="Times New Roman" w:cs="Times New Roman"/>
          <w:sz w:val="24"/>
          <w:szCs w:val="24"/>
        </w:rPr>
        <w:t>. Pristop predlaga faze: iniciacijo, pred produkcijo, produkcijo, testiranje, beta in izdajo. Iniciacija služi za stvaritev koncepta igre in enostaven opis specifikacije. Pred produkcija zajema revidiranje oblikovanja in izdelava prototipa. Po tej fazi je končan GDD</w:t>
      </w:r>
      <w:r w:rsidRPr="00327C02">
        <w:rPr>
          <w:rStyle w:val="Sprotnaopomba-sklic"/>
          <w:rFonts w:ascii="Times New Roman" w:hAnsi="Times New Roman" w:cs="Times New Roman"/>
          <w:sz w:val="24"/>
          <w:szCs w:val="24"/>
        </w:rPr>
        <w:footnoteReference w:id="39"/>
      </w:r>
      <w:r w:rsidRPr="00327C02">
        <w:rPr>
          <w:rFonts w:ascii="Times New Roman" w:hAnsi="Times New Roman" w:cs="Times New Roman"/>
          <w:sz w:val="24"/>
          <w:szCs w:val="24"/>
        </w:rPr>
        <w:t xml:space="preserve"> na podlagi katerega je izdelan prototip. V prvi iteraciji produkcije služi prototip za temelje in strukturo v nadaljnjih pa se ga izboljšuje. Produkcija se konča z izdelanim prototipom, ki predstavlja celoto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{"citationID":"4F5sLCZu","properties":{"formattedCitation":"(Ramadan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(Ramadan in Widyani 2013b, 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50E66FAD"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Sledi testiranje, ki izda poročilo defektov in seznam izboljšav. Rezultat testiranja odloča ali se razvoj nadaljuje v beta fazo. Slednja predstavlja identifikacijo defektov in povratnih informacij uporabnikov. Iz beta lahko ponovno sledi faza produkcije z namenom izboljšanja </w:t>
      </w:r>
      <w:r w:rsidRPr="00327C02">
        <w:rPr>
          <w:rFonts w:ascii="Times New Roman" w:hAnsi="Times New Roman" w:cs="Times New Roman"/>
          <w:sz w:val="24"/>
          <w:szCs w:val="24"/>
        </w:rPr>
        <w:lastRenderedPageBreak/>
        <w:t xml:space="preserve">igre ali faza izdaje v kolikor je rezultat beta testiranja zadovoljiv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{"citationID":"hnpKVcqP","properties":{"formattedCitation":"(Ramadan in Widyani 2013b, 99)","plainCitation":"(Ramadan in Widyani 2013b,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(Ramadan in Widyani 2013b, 99)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3571BDC"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Aslan in Balci (2015) predstavita metodologijo za kompleksni razvoj iger GAMED</w:t>
      </w:r>
      <w:r w:rsidRPr="00327C02">
        <w:rPr>
          <w:rStyle w:val="Sprotnaopomba-sklic"/>
          <w:rFonts w:ascii="Times New Roman" w:hAnsi="Times New Roman" w:cs="Times New Roman"/>
          <w:sz w:val="24"/>
          <w:szCs w:val="24"/>
        </w:rPr>
        <w:footnoteReference w:id="40"/>
      </w:r>
      <w:r w:rsidRPr="00327C02">
        <w:rPr>
          <w:rFonts w:ascii="Times New Roman" w:hAnsi="Times New Roman" w:cs="Times New Roman"/>
          <w:sz w:val="24"/>
          <w:szCs w:val="24"/>
        </w:rPr>
        <w:t>. PRILOGA B prikazuje življenjski cikel DEG</w:t>
      </w:r>
      <w:r w:rsidRPr="00327C02">
        <w:rPr>
          <w:rStyle w:val="Sprotnaopomba-sklic"/>
          <w:rFonts w:ascii="Times New Roman" w:hAnsi="Times New Roman" w:cs="Times New Roman"/>
          <w:sz w:val="24"/>
          <w:szCs w:val="24"/>
        </w:rPr>
        <w:footnoteReference w:id="41"/>
      </w:r>
      <w:r w:rsidRPr="00327C02">
        <w:rPr>
          <w:rFonts w:ascii="Times New Roman" w:hAnsi="Times New Roman" w:cs="Times New Roman"/>
          <w:sz w:val="24"/>
          <w:szCs w:val="24"/>
        </w:rPr>
        <w:t xml:space="preserve">, ki je osnova metodologije. DEG cikel je sestavljen iz štirih faz: oblikovanja igre, oblikovanja programske opreme, implementacije (izdaja) in učenja na podlagi iger (povratne informacije)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Metodo označujeta za iterativno, saj pričakuje povratne tranzicije. V kolikor se pojavi potreba se postavimo en korak nazaj in ponovimo delo. Tipično se pomikamo naprej in nazaj med procesi dokler ne dosežemo zadovoljive kvalitete delavnih produktov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{"citationID":"pKibyJIs","properties":{"formattedCitation":"(Aslan in Balci 2015, 309)","plainCitation":"(Aslan in Balci 2015, 309)","dontUpdate":true},"citationItems":[{"id":37,"uris":["http://zotero.org/users/local/1VrTeLcH/items/4UKKUX65"],"uri":["http://zotero.org/users/local/1VrTeLcH/items/4UKKUX65"],"itemData":{"id":37,"type":"article-journal","title":"GAMED: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Kot podporni proces metodologija uporablja spiralni model, ki ga aplicira v fazo oblikovanja igre (PRILOGA C). Oblikovanje poteka po spiralnem vzorcu pri čemer vsaka iteracija pomeni izpopolnjen dokument specifikacije ideje. Iteracija vsebuje aktivnosti: prototipiranja, testiranja igranja, evalvacija in analize tveganj. Vzorec se nadaljuje dokler kvaliteta oblikovanja ni potrjena v aktivnosti evalvacije. Končni dokument te aktivnosti predstavlja specifikacija oblikovanja igre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2015b, 313)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(Aslan in Balci 2015, 315–316)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 podlagi tega dokumenta se v fazi implementacije izvede aktivnost programiranja v kateri se zgradi DEG ali njene komponente. Metoda GAMED predvideva vzdrževanje, ki se izvaja na podlagi povratnih informacijah. Po potrebi posodobitve se ponovno izvede celoten življenjski cikel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{"citationID":"lJu5NnjP","properties":{"formattedCitation":"(Aslan in Balci 2015b, 317)","plainCitation":"(Aslan in Balci 2015b,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2015b, 317)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FD4A2DC"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Barbosa (2017) predstavi Game-Scrum, ki je hibrid Scrum in XP procesnih modelov (PRILOGA D). Scrum skrbi za upravljanje projekta medtem, ko XP zagotavlja inženiring. Procesni hibrid je primeren za razvojne ekipe z malo ali nič izkušnjami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 se deli na faze: pred produkcija, faza izdelave GDD, produkcija in post produkcija. V pred produkciji poteka iskanje dejavnika zabave, izdelava idealnega koncepta in oblikovanja. Delo poteka po principu metode poskušanja in popravljanja napak. V tej fazi se predvideva izgradnja enostavnega prototipa, ki je zaradi narave svoje hitre konstrukcije navadno zavržen. Sledi izgradnja GDD, ki je v produkcijski fazi preveden v dnevnik zaostankov. Produkcija poteka iterativno, priporoča Kanban metodo za kreacijo umetnin in podajanje časovnih </w:t>
      </w:r>
      <w:r w:rsidRPr="00327C02">
        <w:rPr>
          <w:rFonts w:ascii="Times New Roman" w:hAnsi="Times New Roman" w:cs="Times New Roman"/>
          <w:sz w:val="24"/>
          <w:szCs w:val="24"/>
        </w:rPr>
        <w:lastRenderedPageBreak/>
        <w:t xml:space="preserve">okvirjev, mejnikov njihove izdelave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kolikor je v ekipi več programerjev se priporoča uporaba Scrum in XP tehnik. Po končani igri se uporabi testiranje igranja za zagotavljanje kvalitete in dejavnika zabave. Zadnje dejanje v razvoju predstavlja izdelava dokumenta obdukcije razvoja, ki služi za identifikacijo pomanjkljivosti v preteklem razvojem procesu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0B78A6E5" w14:textId="77777777" w:rsidR="00114D4B" w:rsidRPr="00327C02" w:rsidRDefault="00114D4B" w:rsidP="005A6A3B">
      <w:pPr>
        <w:spacing w:line="360" w:lineRule="auto"/>
        <w:contextualSpacing/>
        <w:jc w:val="both"/>
        <w:rPr>
          <w:rFonts w:ascii="Times New Roman" w:hAnsi="Times New Roman" w:cs="Times New Roman"/>
          <w:sz w:val="24"/>
          <w:szCs w:val="24"/>
        </w:rPr>
      </w:pPr>
    </w:p>
    <w:p w14:paraId="2EA751EB" w14:textId="0CF741A2" w:rsidR="00114D4B" w:rsidRPr="00327C02" w:rsidRDefault="00BC227B"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00114D4B" w:rsidRPr="00327C02">
        <w:rPr>
          <w:rFonts w:ascii="Times New Roman" w:hAnsi="Times New Roman" w:cs="Times New Roman"/>
          <w:sz w:val="24"/>
          <w:szCs w:val="24"/>
        </w:rPr>
        <w:t>.4 POMANJKLJIVOSTI PROCESNIH MODELOV ZA IGRE</w:t>
      </w:r>
    </w:p>
    <w:p w14:paraId="63FE7D16" w14:textId="552922A3" w:rsidR="00114D4B" w:rsidRPr="00327C02" w:rsidRDefault="005A5485"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Neuradne r</w:t>
      </w:r>
      <w:r w:rsidR="00114D4B" w:rsidRPr="00327C02">
        <w:rPr>
          <w:rFonts w:ascii="Times New Roman" w:hAnsi="Times New Roman" w:cs="Times New Roman"/>
          <w:sz w:val="24"/>
          <w:szCs w:val="24"/>
        </w:rPr>
        <w:t>azličice modelov se pojavijo tudi v sivi literaturi. GUP</w:t>
      </w:r>
      <w:r w:rsidR="00114D4B" w:rsidRPr="00327C02">
        <w:rPr>
          <w:rStyle w:val="Sprotnaopomba-sklic"/>
          <w:rFonts w:ascii="Times New Roman" w:hAnsi="Times New Roman" w:cs="Times New Roman"/>
          <w:sz w:val="24"/>
          <w:szCs w:val="24"/>
        </w:rPr>
        <w:footnoteReference w:id="42"/>
      </w:r>
      <w:r w:rsidR="00114D4B" w:rsidRPr="00327C02">
        <w:rPr>
          <w:rFonts w:ascii="Times New Roman" w:hAnsi="Times New Roman" w:cs="Times New Roman"/>
          <w:sz w:val="24"/>
          <w:szCs w:val="24"/>
        </w:rPr>
        <w:t xml:space="preserve"> predstavi rang procesnih pristopov od RUP do XP. Vendar kljub vsemu GUP ne definira poteka aktivnosti niti ne poda osnovnih usmeritev kako združiti estetske discipline razvoja z inženirskimi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Flood (2003) pri definiranju GUP predstavi in komentira GWP</w:t>
      </w:r>
      <w:r w:rsidR="00114D4B" w:rsidRPr="00327C02">
        <w:rPr>
          <w:rStyle w:val="Sprotnaopomba-sklic"/>
          <w:rFonts w:ascii="Times New Roman" w:hAnsi="Times New Roman" w:cs="Times New Roman"/>
          <w:sz w:val="24"/>
          <w:szCs w:val="24"/>
        </w:rPr>
        <w:footnoteReference w:id="43"/>
      </w:r>
      <w:r w:rsidR="00114D4B" w:rsidRPr="00327C02">
        <w:rPr>
          <w:rFonts w:ascii="Times New Roman" w:hAnsi="Times New Roman" w:cs="Times New Roman"/>
          <w:sz w:val="24"/>
          <w:szCs w:val="24"/>
        </w:rPr>
        <w:t>. Kljub štev</w:t>
      </w:r>
      <w:r w:rsidR="00D2464E">
        <w:rPr>
          <w:rFonts w:ascii="Times New Roman" w:hAnsi="Times New Roman" w:cs="Times New Roman"/>
          <w:sz w:val="24"/>
          <w:szCs w:val="24"/>
        </w:rPr>
        <w:t xml:space="preserve">ilnim pomanjkljivostim </w:t>
      </w:r>
      <w:r w:rsidR="00114D4B" w:rsidRPr="00327C02">
        <w:rPr>
          <w:rFonts w:ascii="Times New Roman" w:hAnsi="Times New Roman" w:cs="Times New Roman"/>
          <w:sz w:val="24"/>
          <w:szCs w:val="24"/>
        </w:rPr>
        <w:t xml:space="preserve">ta proces prvič predstavi artefakte, ki so specifični za igre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(specifikacija igre, umetniška biblija, tehnična specifikacija)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(„Game Unified Process - EcuRed“ 2018)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GWP omenjata tudi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kot pristop, ki so ga uporabili razvijalci igre Ankh. GWP ima težavo, da predstavlja linearen proces. </w:t>
      </w:r>
      <w:r w:rsidR="000F270E">
        <w:rPr>
          <w:rFonts w:ascii="Times New Roman" w:hAnsi="Times New Roman" w:cs="Times New Roman"/>
          <w:sz w:val="24"/>
          <w:szCs w:val="24"/>
        </w:rPr>
        <w:t>Pri tem procesu o</w:t>
      </w:r>
      <w:r w:rsidR="00114D4B" w:rsidRPr="00327C02">
        <w:rPr>
          <w:rFonts w:ascii="Times New Roman" w:hAnsi="Times New Roman" w:cs="Times New Roman"/>
          <w:sz w:val="24"/>
          <w:szCs w:val="24"/>
        </w:rPr>
        <w:t xml:space="preserve">cenjevalci, testerji, ravnatelji ne vidijo produkta dokler je ta v razvoju. V realnosti je tako, da se po evalvaciji navadno zahtevajo spremembe. To zahteva, da razvoj ponovi faze, ki so bile predvidoma že končane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(„Game Unified Process - EcuRed“ 2018)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Razvoj iger ni linearen proces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 151)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V praksi je tendenca po ogibanju uporabe kaskadnih pristopov, ker je nemogoče definirati in načrtovati program vnaprej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(Rucker 2002, 38)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V praksi je GWP (razvoj igre Ankh) predstavljal napor. Razvoj igre potrebuje fleksibilnost zato, da lahko ekipa vključi spoznanja, ki so se identificirala tekom razvoja z namenom konstantne izboljšave kvalitete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 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GWP in prav tako GUP ne podajata priporočila uporabe ali referenčne modele za aplikacijo teh procesov,</w:t>
      </w:r>
      <w:r w:rsidR="001C1CB5">
        <w:rPr>
          <w:rFonts w:ascii="Times New Roman" w:hAnsi="Times New Roman" w:cs="Times New Roman"/>
          <w:sz w:val="24"/>
          <w:szCs w:val="24"/>
        </w:rPr>
        <w:t xml:space="preserve"> na kar n</w:t>
      </w:r>
      <w:r w:rsidR="00114D4B" w:rsidRPr="00327C02">
        <w:rPr>
          <w:rFonts w:ascii="Times New Roman" w:hAnsi="Times New Roman" w:cs="Times New Roman"/>
          <w:sz w:val="24"/>
          <w:szCs w:val="24"/>
        </w:rPr>
        <w:t xml:space="preserve">ajverjetneje vpliva tajna narava industrije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w:t>
      </w:r>
    </w:p>
    <w:p w14:paraId="3511913B"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Med neuspešne spada tudi model, ki ga objavi Demachy (2003) na Gamasutra. Interpretira XP metodologijo in predlaga XGD</w:t>
      </w:r>
      <w:r w:rsidRPr="00327C02">
        <w:rPr>
          <w:rStyle w:val="Sprotnaopomba-sklic"/>
          <w:rFonts w:ascii="Times New Roman" w:hAnsi="Times New Roman" w:cs="Times New Roman"/>
          <w:sz w:val="24"/>
          <w:szCs w:val="24"/>
        </w:rPr>
        <w:footnoteReference w:id="44"/>
      </w:r>
      <w:r w:rsidRPr="00327C02">
        <w:rPr>
          <w:rFonts w:ascii="Times New Roman" w:hAnsi="Times New Roman" w:cs="Times New Roman"/>
          <w:sz w:val="24"/>
          <w:szCs w:val="24"/>
        </w:rPr>
        <w:t xml:space="preserve"> za video igre. Vendar pristop ne zagotavlja strukturiranih usmeritev, deloma zato, ker gre za agilno metodologijo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7DFD4EE9"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Poleg naštetih se v akademski literaturi pojavita tudi dve pobudi procesov AGP</w:t>
      </w:r>
      <w:r w:rsidRPr="00327C02">
        <w:rPr>
          <w:rStyle w:val="Sprotnaopomba-sklic"/>
          <w:rFonts w:ascii="Times New Roman" w:hAnsi="Times New Roman" w:cs="Times New Roman"/>
          <w:sz w:val="24"/>
          <w:szCs w:val="24"/>
        </w:rPr>
        <w:footnoteReference w:id="45"/>
      </w:r>
      <w:r w:rsidRPr="00327C02">
        <w:rPr>
          <w:rFonts w:ascii="Times New Roman" w:hAnsi="Times New Roman" w:cs="Times New Roman"/>
          <w:sz w:val="24"/>
          <w:szCs w:val="24"/>
        </w:rPr>
        <w:t xml:space="preserve"> in Predpisujoča metodologija za razvoj video iger, ki sta nastala v okviru zaključnih nalog. Obema predlogoma primanjkuje evalvacijski proces za določanje njune ustreznosti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 xml:space="preserve">(Wilson </w:t>
      </w:r>
      <w:r w:rsidRPr="00327C02">
        <w:rPr>
          <w:rFonts w:ascii="Times New Roman" w:hAnsi="Times New Roman" w:cs="Times New Roman"/>
          <w:sz w:val="24"/>
        </w:rPr>
        <w:lastRenderedPageBreak/>
        <w:t>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Poleg tega igre niso predpisujoče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(Koster 2013, 156)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Tipične lastnosti razvoja iger kot so oblikovanje ali definiranje igranja je težko ali celo nemogoče specificirati brez različice sistema, ki jo lahko preizkusimo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{"citationID":"7yYoyWaV","properties":{"formattedCitation":"(Fabio Petrillo in Pimenta 2010, 10)","plainCitation":"(Fabio 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327C02">
        <w:rPr>
          <w:rFonts w:ascii="Times New Roman" w:hAnsi="Times New Roman" w:cs="Times New Roman"/>
          <w:sz w:val="24"/>
          <w:szCs w:val="24"/>
        </w:rPr>
        <w:fldChar w:fldCharType="separate"/>
      </w:r>
      <w:r w:rsidR="001A29C0" w:rsidRPr="001A29C0">
        <w:rPr>
          <w:rFonts w:ascii="Times New Roman" w:hAnsi="Times New Roman" w:cs="Times New Roman"/>
          <w:sz w:val="24"/>
        </w:rPr>
        <w:t>(Fabio Petrillo in Pimenta 2010,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kakršnikoli predpisujoči (sekvenčni) pristopi niso priporočljivi. </w:t>
      </w:r>
    </w:p>
    <w:p w14:paraId="79C92F9C"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Kljub temu, da predlogi procesov v prejšnjem poglavju predstavljajo bolj strukturirane jih spremljajo številne pomanjkljivosti. V tem razdelku smo že večkrat komentirali linearnost procesov, ki se izražajo s predpisovanjem poteka razvoja. Kljub temu, da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podrobneje definirata življenjski cikel in opišeta posamezne faze je model linearno orientiran. GDLC je v nasprotju s tem visoko iterativen, ki se lahko iz faze beta testiranja vrne v pred produkcijo, medtem, ko med produkcijo poteka iterativna izboljšava prototipa. Čeprav pristop podpira post produkcijsko fazo, ki jo označuje za izdajo, zelo slabo opisuje aktivnosti, ki se izvajajo v tej fazi. V razvoju j</w:t>
      </w:r>
      <w:r w:rsidR="001E2BBA">
        <w:rPr>
          <w:rFonts w:ascii="Times New Roman" w:hAnsi="Times New Roman" w:cs="Times New Roman"/>
          <w:sz w:val="24"/>
          <w:szCs w:val="24"/>
        </w:rPr>
        <w:t xml:space="preserve">e postala nekakšna praksa, da se </w:t>
      </w:r>
      <w:r w:rsidR="00724847">
        <w:rPr>
          <w:rFonts w:ascii="Times New Roman" w:hAnsi="Times New Roman" w:cs="Times New Roman"/>
          <w:sz w:val="24"/>
          <w:szCs w:val="24"/>
        </w:rPr>
        <w:t xml:space="preserve">lansirajo </w:t>
      </w:r>
      <w:r w:rsidRPr="00327C02">
        <w:rPr>
          <w:rFonts w:ascii="Times New Roman" w:hAnsi="Times New Roman" w:cs="Times New Roman"/>
          <w:sz w:val="24"/>
          <w:szCs w:val="24"/>
        </w:rPr>
        <w:t xml:space="preserve">popravki takoj po izdaji, saj zaradi hitenja ni mogoče testirati vseh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(Bates 2004, 216)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Glavni razlog je ujemanje dobavnih rokov in najbolj priljubljenih časov izdaj (božič)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(Ruonala 2016,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Zato je bistvenega pomena, da je proces nadaljnje podpore dobro definiran. Poleg tega GDLC-ju primanjkuje definiranja artefaktov</w:t>
      </w:r>
      <w:r w:rsidR="00574F9C">
        <w:rPr>
          <w:rFonts w:ascii="Times New Roman" w:hAnsi="Times New Roman" w:cs="Times New Roman"/>
          <w:sz w:val="24"/>
          <w:szCs w:val="24"/>
        </w:rPr>
        <w:t>,</w:t>
      </w:r>
      <w:r w:rsidRPr="00327C02">
        <w:rPr>
          <w:rFonts w:ascii="Times New Roman" w:hAnsi="Times New Roman" w:cs="Times New Roman"/>
          <w:sz w:val="24"/>
          <w:szCs w:val="24"/>
        </w:rPr>
        <w:t xml:space="preserve"> predvsem dokumentacije. Poleg prototipa, GDD obstajajo še umetniška sredstva, ki lahko že med produkcijo vplivajo na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(Sylvester 2013, 286)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Posledično GDLC tako ne definira estetskih disciplin produkcije. V nasprotju z GDLC je metoda GAMED podprta z dokumentacijo. Težava je le v tem, da je dokumentacija zgrajena na dopolnjevanju. V PRI</w:t>
      </w:r>
      <w:r w:rsidR="00AA47C8" w:rsidRPr="00327C02">
        <w:rPr>
          <w:rFonts w:ascii="Times New Roman" w:hAnsi="Times New Roman" w:cs="Times New Roman"/>
          <w:sz w:val="24"/>
          <w:szCs w:val="24"/>
        </w:rPr>
        <w:t>LOGA E</w:t>
      </w:r>
      <w:r w:rsidRPr="00327C02">
        <w:rPr>
          <w:rFonts w:ascii="Times New Roman" w:hAnsi="Times New Roman" w:cs="Times New Roman"/>
          <w:sz w:val="24"/>
          <w:szCs w:val="24"/>
        </w:rPr>
        <w:t xml:space="preserve"> je prikaz artefaktov, ki jih avtorji identificirajo med razvojem igre. Čeprav ni določenih standardov za kreiranje dokumentacije veljajo določeni dokumenti za osnovne komponente trdnih temeljev. In te predstavljajo</w:t>
      </w:r>
      <w:r w:rsidR="00F66B69">
        <w:rPr>
          <w:rFonts w:ascii="Times New Roman" w:hAnsi="Times New Roman" w:cs="Times New Roman"/>
          <w:sz w:val="24"/>
          <w:szCs w:val="24"/>
        </w:rPr>
        <w:t xml:space="preserve"> </w:t>
      </w:r>
      <w:r w:rsidRPr="00327C02">
        <w:rPr>
          <w:rFonts w:ascii="Times New Roman" w:hAnsi="Times New Roman" w:cs="Times New Roman"/>
          <w:sz w:val="24"/>
          <w:szCs w:val="24"/>
        </w:rPr>
        <w:t>predlog igre, GDD, TDD</w:t>
      </w:r>
      <w:r w:rsidRPr="00327C02">
        <w:rPr>
          <w:rStyle w:val="Sprotnaopomba-sklic"/>
          <w:rFonts w:ascii="Times New Roman" w:hAnsi="Times New Roman" w:cs="Times New Roman"/>
          <w:sz w:val="24"/>
          <w:szCs w:val="24"/>
        </w:rPr>
        <w:footnoteReference w:id="46"/>
      </w:r>
      <w:r w:rsidRPr="00327C02">
        <w:rPr>
          <w:rFonts w:ascii="Times New Roman" w:hAnsi="Times New Roman" w:cs="Times New Roman"/>
          <w:sz w:val="24"/>
          <w:szCs w:val="24"/>
        </w:rPr>
        <w:t>, vodnik umetniškega sloga</w:t>
      </w:r>
      <w:r w:rsidR="00040CB3">
        <w:rPr>
          <w:rStyle w:val="Sprotnaopomba-sklic"/>
          <w:rFonts w:ascii="Times New Roman" w:hAnsi="Times New Roman" w:cs="Times New Roman"/>
          <w:sz w:val="24"/>
          <w:szCs w:val="24"/>
        </w:rPr>
        <w:footnoteReference w:id="47"/>
      </w:r>
      <w:r w:rsidR="00FA416B">
        <w:rPr>
          <w:rFonts w:ascii="Times New Roman" w:hAnsi="Times New Roman" w:cs="Times New Roman"/>
          <w:sz w:val="24"/>
          <w:szCs w:val="24"/>
        </w:rPr>
        <w:t xml:space="preserve"> (UB</w:t>
      </w:r>
      <w:r w:rsidR="009C3AA1">
        <w:rPr>
          <w:rFonts w:ascii="Times New Roman" w:hAnsi="Times New Roman" w:cs="Times New Roman"/>
          <w:sz w:val="24"/>
          <w:szCs w:val="24"/>
        </w:rPr>
        <w:t>)</w:t>
      </w:r>
      <w:r w:rsidR="00040CB3">
        <w:rPr>
          <w:rFonts w:ascii="Times New Roman" w:hAnsi="Times New Roman" w:cs="Times New Roman"/>
          <w:sz w:val="24"/>
          <w:szCs w:val="24"/>
        </w:rPr>
        <w:t>,</w:t>
      </w:r>
      <w:r w:rsidRPr="00327C02">
        <w:rPr>
          <w:rFonts w:ascii="Times New Roman" w:hAnsi="Times New Roman" w:cs="Times New Roman"/>
          <w:sz w:val="24"/>
          <w:szCs w:val="24"/>
        </w:rPr>
        <w:t xml:space="preserve"> projektni načrt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(Novak 2012, 380-394)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Vsi so predstavljeni kot samostojni </w:t>
      </w:r>
      <w:r w:rsidR="00F161F9">
        <w:rPr>
          <w:rFonts w:ascii="Times New Roman" w:hAnsi="Times New Roman" w:cs="Times New Roman"/>
          <w:sz w:val="24"/>
          <w:szCs w:val="24"/>
        </w:rPr>
        <w:t xml:space="preserve">dokumenti, medtem, ko nekatere ekipe </w:t>
      </w:r>
      <w:r w:rsidRPr="00327C02">
        <w:rPr>
          <w:rFonts w:ascii="Times New Roman" w:hAnsi="Times New Roman" w:cs="Times New Roman"/>
          <w:sz w:val="24"/>
          <w:szCs w:val="24"/>
        </w:rPr>
        <w:t xml:space="preserve">razdelijo </w:t>
      </w:r>
      <w:r w:rsidR="00F161F9">
        <w:rPr>
          <w:rFonts w:ascii="Times New Roman" w:hAnsi="Times New Roman" w:cs="Times New Roman"/>
          <w:sz w:val="24"/>
          <w:szCs w:val="24"/>
        </w:rPr>
        <w:t xml:space="preserve">celo </w:t>
      </w:r>
      <w:r w:rsidRPr="00327C02">
        <w:rPr>
          <w:rFonts w:ascii="Times New Roman" w:hAnsi="Times New Roman" w:cs="Times New Roman"/>
          <w:sz w:val="24"/>
          <w:szCs w:val="24"/>
        </w:rPr>
        <w:t xml:space="preserve">GDD </w:t>
      </w:r>
      <w:r w:rsidR="00F161F9">
        <w:rPr>
          <w:rFonts w:ascii="Times New Roman" w:hAnsi="Times New Roman" w:cs="Times New Roman"/>
          <w:sz w:val="24"/>
          <w:szCs w:val="24"/>
        </w:rPr>
        <w:t>na</w:t>
      </w:r>
      <w:r w:rsidRPr="00327C02">
        <w:rPr>
          <w:rFonts w:ascii="Times New Roman" w:hAnsi="Times New Roman" w:cs="Times New Roman"/>
          <w:sz w:val="24"/>
          <w:szCs w:val="24"/>
        </w:rPr>
        <w:t xml:space="preserve"> več dokumentov, ki posebej predstavljajo napredovanje po stopnjah, igranje in zgodbo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GAMED predstavlja odlično podlago za definiranje učnih iger vendar je pristop terminološko oslabljen. Pri drugih avtorjih se določena terminologija ponavlja tako pri d</w:t>
      </w:r>
      <w:r w:rsidR="00B84317" w:rsidRPr="00327C02">
        <w:rPr>
          <w:rFonts w:ascii="Times New Roman" w:hAnsi="Times New Roman" w:cs="Times New Roman"/>
          <w:sz w:val="24"/>
          <w:szCs w:val="24"/>
        </w:rPr>
        <w:t>efiniranju artefaktov (PRILOGA E</w:t>
      </w:r>
      <w:r w:rsidRPr="00327C02">
        <w:rPr>
          <w:rFonts w:ascii="Times New Roman" w:hAnsi="Times New Roman" w:cs="Times New Roman"/>
          <w:sz w:val="24"/>
          <w:szCs w:val="24"/>
        </w:rPr>
        <w:t>) kot pri de</w:t>
      </w:r>
      <w:r w:rsidR="00B84317" w:rsidRPr="00327C02">
        <w:rPr>
          <w:rFonts w:ascii="Times New Roman" w:hAnsi="Times New Roman" w:cs="Times New Roman"/>
          <w:sz w:val="24"/>
          <w:szCs w:val="24"/>
        </w:rPr>
        <w:t>finiranju faz razvoja (PRILOGA F</w:t>
      </w:r>
      <w:r w:rsidRPr="00327C02">
        <w:rPr>
          <w:rFonts w:ascii="Times New Roman" w:hAnsi="Times New Roman" w:cs="Times New Roman"/>
          <w:sz w:val="24"/>
          <w:szCs w:val="24"/>
        </w:rPr>
        <w:t xml:space="preserve">), katere pa pristop ni podedoval. Največjo težavo pristopa predstavlja obnašanje cikla. Faza oblikovanja je iterativen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kar predvideva tudi GAMED, vendar se razvoj prototipa konča s fazo oblikovanja in definiranja dokumenta, ki po opisu predstavlja GDD. Prototip je ob koncu zavržen, razvoj programske opreme pa se ponovno izvede tokrat </w:t>
      </w:r>
      <w:r w:rsidRPr="00327C02">
        <w:rPr>
          <w:rFonts w:ascii="Times New Roman" w:hAnsi="Times New Roman" w:cs="Times New Roman"/>
          <w:sz w:val="24"/>
          <w:szCs w:val="24"/>
        </w:rPr>
        <w:lastRenderedPageBreak/>
        <w:t xml:space="preserve">linearno na podlagi podrobno definirane dokumentacije (GDD), ki služi kot funkcionalna specifikacija. V nasprotju s funkcionalnimi specifikacijami je GDD zaradi svoje narave bolj organski in dinamičen.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se v toku produkcije dnevno spreminja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Ker je prototip zavržen je opravljen presežek dela, saj je potrebno produkt ponovno razvijati. Prav tako se za iterativni razvoj smatra izvajanje iteracij med oblikovanjem igre, prototipiranjem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kar je v nasprotju z linearno realizacijo zahtev iz dokumentacije. Ta lahko privede do pozlačevanja</w:t>
      </w:r>
      <w:r w:rsidRPr="00327C02">
        <w:rPr>
          <w:rStyle w:val="Sprotnaopomba-sklic"/>
          <w:rFonts w:ascii="Times New Roman" w:hAnsi="Times New Roman" w:cs="Times New Roman"/>
          <w:sz w:val="24"/>
          <w:szCs w:val="24"/>
        </w:rPr>
        <w:footnoteReference w:id="48"/>
      </w:r>
      <w:r w:rsidRPr="00327C02">
        <w:rPr>
          <w:rFonts w:ascii="Times New Roman" w:hAnsi="Times New Roman" w:cs="Times New Roman"/>
          <w:sz w:val="24"/>
          <w:szCs w:val="24"/>
        </w:rPr>
        <w:t xml:space="preserve">, ki pomeni sprejemanje nemogočih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(Rucker 2002, 27)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je nasprotje iterativnemu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36347453" w14:textId="77777777" w:rsidR="00360F96" w:rsidRPr="00327C02" w:rsidRDefault="00360F96"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155F6959" w14:textId="1056DE1E" w:rsidR="00360F96" w:rsidRPr="00327C02" w:rsidRDefault="00C71903" w:rsidP="005A6A3B">
      <w:pPr>
        <w:spacing w:line="360" w:lineRule="auto"/>
        <w:jc w:val="both"/>
        <w:rPr>
          <w:rFonts w:ascii="Times New Roman" w:hAnsi="Times New Roman" w:cs="Times New Roman"/>
          <w:sz w:val="24"/>
        </w:rPr>
      </w:pPr>
      <w:r>
        <w:rPr>
          <w:rFonts w:ascii="Times New Roman" w:hAnsi="Times New Roman" w:cs="Times New Roman"/>
          <w:sz w:val="24"/>
        </w:rPr>
        <w:lastRenderedPageBreak/>
        <w:t>4</w:t>
      </w:r>
      <w:r w:rsidR="00360F96" w:rsidRPr="00327C02">
        <w:rPr>
          <w:rFonts w:ascii="Times New Roman" w:hAnsi="Times New Roman" w:cs="Times New Roman"/>
          <w:sz w:val="24"/>
        </w:rPr>
        <w:t xml:space="preserve"> INŽENIRING METOD</w:t>
      </w:r>
    </w:p>
    <w:p w14:paraId="085942F8" w14:textId="6F93DB5E"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Inženiring metod (IM) je disciplina, ki se ukvarja z razvojem metod, tehnik in orodij za razvoj informacijskih sistemov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{"citationID":"G5RaHZnD","properties":{"formattedCitation":"(Engels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412)</w:t>
      </w:r>
      <w:r w:rsidRPr="00327C02">
        <w:rPr>
          <w:rFonts w:ascii="Times New Roman" w:hAnsi="Times New Roman" w:cs="Times New Roman"/>
          <w:sz w:val="24"/>
        </w:rPr>
        <w:fldChar w:fldCharType="end"/>
      </w:r>
      <w:r w:rsidRPr="00327C02">
        <w:rPr>
          <w:rFonts w:ascii="Times New Roman" w:hAnsi="Times New Roman" w:cs="Times New Roman"/>
          <w:sz w:val="24"/>
        </w:rPr>
        <w:t xml:space="preserve">. Slika </w:t>
      </w:r>
      <w:r w:rsidR="00C71903">
        <w:rPr>
          <w:rFonts w:ascii="Times New Roman" w:hAnsi="Times New Roman" w:cs="Times New Roman"/>
          <w:sz w:val="24"/>
        </w:rPr>
        <w:t>4</w:t>
      </w:r>
      <w:r w:rsidRPr="00327C02">
        <w:rPr>
          <w:rFonts w:ascii="Times New Roman" w:hAnsi="Times New Roman" w:cs="Times New Roman"/>
          <w:sz w:val="24"/>
        </w:rPr>
        <w:t xml:space="preserve">.1 prikazuje model splošnega življenjskega cikla IM. Po identifikaciji domene </w:t>
      </w:r>
      <w:r w:rsidR="00110CB8" w:rsidRPr="00327C02">
        <w:rPr>
          <w:rFonts w:ascii="Times New Roman" w:hAnsi="Times New Roman" w:cs="Times New Roman"/>
          <w:sz w:val="24"/>
        </w:rPr>
        <w:t xml:space="preserve">diskurza </w:t>
      </w:r>
      <w:r w:rsidRPr="00327C02">
        <w:rPr>
          <w:rFonts w:ascii="Times New Roman" w:hAnsi="Times New Roman" w:cs="Times New Roman"/>
          <w:sz w:val="24"/>
        </w:rPr>
        <w:t>se prične analiza potreb, ki predstavlja prvi korak. Sledi več-stopenjski razvojni proces. Po razvoju se metodo namesti v uporabo in preveri. Preverjanje privede do novih ugotovitev ali potreb, katere vodijo v zagon ponovnega evolucijskega cikla</w:t>
      </w:r>
      <w:r w:rsidR="00986E89"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{"citationID":"e4TT6mc0","properties":{"formattedCitation":"(Engels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422)</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36ACA15" w14:textId="77777777" w:rsidR="00110CB8"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sz w:val="24"/>
        </w:rPr>
        <w:t xml:space="preserve"> </w:t>
      </w:r>
    </w:p>
    <w:p w14:paraId="12D764FE" w14:textId="1653A760"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Slik </w:t>
      </w:r>
      <w:r w:rsidR="00C71903">
        <w:rPr>
          <w:rFonts w:ascii="Times New Roman" w:hAnsi="Times New Roman" w:cs="Times New Roman"/>
          <w:sz w:val="20"/>
        </w:rPr>
        <w:t>4</w:t>
      </w:r>
      <w:r w:rsidRPr="00327C02">
        <w:rPr>
          <w:rFonts w:ascii="Times New Roman" w:hAnsi="Times New Roman" w:cs="Times New Roman"/>
          <w:sz w:val="20"/>
        </w:rPr>
        <w:t>.1 življenjski cikel IM</w:t>
      </w:r>
    </w:p>
    <w:p w14:paraId="6C4A242F" w14:textId="77777777" w:rsidR="00360F96" w:rsidRPr="00327C02" w:rsidRDefault="00360F96" w:rsidP="005A6A3B">
      <w:pPr>
        <w:spacing w:line="360" w:lineRule="auto"/>
        <w:contextualSpacing/>
        <w:jc w:val="center"/>
        <w:rPr>
          <w:rFonts w:ascii="Times New Roman" w:hAnsi="Times New Roman" w:cs="Times New Roman"/>
          <w:sz w:val="20"/>
        </w:rPr>
      </w:pPr>
    </w:p>
    <w:p w14:paraId="735B1CF3" w14:textId="77777777"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1BE6521B" wp14:editId="6DE89233">
            <wp:extent cx="4126523" cy="787214"/>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45758" cy="790883"/>
                    </a:xfrm>
                    <a:prstGeom prst="rect">
                      <a:avLst/>
                    </a:prstGeom>
                  </pic:spPr>
                </pic:pic>
              </a:graphicData>
            </a:graphic>
          </wp:inline>
        </w:drawing>
      </w:r>
    </w:p>
    <w:p w14:paraId="09729C7A" w14:textId="77777777"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{"citationID":"mwybUfHF","properties":{"formattedCitation":"(Engels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422)</w:t>
      </w:r>
      <w:r w:rsidRPr="00327C02">
        <w:rPr>
          <w:rFonts w:ascii="Times New Roman" w:hAnsi="Times New Roman" w:cs="Times New Roman"/>
          <w:sz w:val="20"/>
        </w:rPr>
        <w:fldChar w:fldCharType="end"/>
      </w:r>
    </w:p>
    <w:p w14:paraId="0CE9B416" w14:textId="77777777" w:rsidR="00360F96" w:rsidRPr="00327C02" w:rsidRDefault="00360F96" w:rsidP="005A6A3B">
      <w:pPr>
        <w:spacing w:line="360" w:lineRule="auto"/>
        <w:contextualSpacing/>
        <w:jc w:val="both"/>
        <w:rPr>
          <w:rFonts w:ascii="Times New Roman" w:hAnsi="Times New Roman" w:cs="Times New Roman"/>
          <w:sz w:val="24"/>
        </w:rPr>
      </w:pPr>
    </w:p>
    <w:p w14:paraId="7CAE7992" w14:textId="77777777" w:rsidR="00360F96" w:rsidRPr="00327C02" w:rsidRDefault="00360F96" w:rsidP="005A6A3B">
      <w:pPr>
        <w:spacing w:line="360" w:lineRule="auto"/>
        <w:contextualSpacing/>
        <w:jc w:val="both"/>
        <w:rPr>
          <w:rFonts w:ascii="Times New Roman" w:hAnsi="Times New Roman" w:cs="Times New Roman"/>
          <w:sz w:val="20"/>
        </w:rPr>
      </w:pPr>
      <w:r w:rsidRPr="00327C02">
        <w:rPr>
          <w:rFonts w:ascii="Times New Roman" w:hAnsi="Times New Roman" w:cs="Times New Roman"/>
          <w:sz w:val="24"/>
        </w:rPr>
        <w:t>Cilj inženiringa ni le definiranje procesa in vseh njegovih aktivnosti, temveč se osredotoča tudi na produkte, naloge, organizacijske vloge, orodja, tehnike in medsebojne relacije teh konceptov, zato takšne procese označuje za metode inženiringa programske opreme (</w:t>
      </w:r>
      <w:commentRangeStart w:id="10"/>
      <w:r w:rsidRPr="00327C02">
        <w:rPr>
          <w:rFonts w:ascii="Times New Roman" w:hAnsi="Times New Roman" w:cs="Times New Roman"/>
          <w:sz w:val="24"/>
        </w:rPr>
        <w:t>MIPO</w:t>
      </w:r>
      <w:commentRangeEnd w:id="10"/>
      <w:r w:rsidR="00734AFC">
        <w:rPr>
          <w:rStyle w:val="Pripombasklic"/>
        </w:rPr>
        <w:commentReference w:id="10"/>
      </w:r>
      <w:r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{"citationID":"CQbEIjpY","properties":{"formattedCitation":"(Engels in Sauer 2010, 411)","plainCitation":"(Engels in Sauer 2010, 411)"},"citationItems":[{"id":349,"uris":["http://zotero.org/users/local/1VrTeLcH/items/WAAUKBDR"],"uri":["http://zotero.org/users/local/1VrTeLcH/items/WAAUKBDR"],"itemData":{"id":349,"type":"chapter","title":"A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411-12)</w:t>
      </w:r>
      <w:r w:rsidRPr="00327C02">
        <w:rPr>
          <w:rFonts w:ascii="Times New Roman" w:hAnsi="Times New Roman" w:cs="Times New Roman"/>
          <w:sz w:val="24"/>
        </w:rPr>
        <w:fldChar w:fldCharType="end"/>
      </w:r>
      <w:r w:rsidRPr="00327C02">
        <w:rPr>
          <w:rFonts w:ascii="Times New Roman" w:hAnsi="Times New Roman" w:cs="Times New Roman"/>
          <w:sz w:val="24"/>
        </w:rPr>
        <w:t xml:space="preserve">. MIPO so sistematični postopki ali tehnike izvajanja opravil z namenom doseganja določenih ciljev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{"citationID":"OLiiS9ml","properties":{"formattedCitation":"(Engels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414)</w:t>
      </w:r>
      <w:r w:rsidRPr="00327C02">
        <w:rPr>
          <w:rFonts w:ascii="Times New Roman" w:hAnsi="Times New Roman" w:cs="Times New Roman"/>
          <w:sz w:val="24"/>
        </w:rPr>
        <w:fldChar w:fldCharType="end"/>
      </w:r>
      <w:r w:rsidRPr="00327C02">
        <w:rPr>
          <w:rFonts w:ascii="Times New Roman" w:hAnsi="Times New Roman" w:cs="Times New Roman"/>
          <w:sz w:val="24"/>
        </w:rPr>
        <w:t xml:space="preserve">. MIPO koordinirajo in dokumentirajo razvojne procese, aktivnosti in artefakte. Strokovnjaki jih pogosto imenujejo procesni modeli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{"citationID":"txzZnnre","properties":{"formattedCitation":"(Engels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002D0D45" w:rsidRPr="00327C02">
        <w:rPr>
          <w:rFonts w:ascii="Times New Roman" w:hAnsi="Times New Roman" w:cs="Times New Roman"/>
          <w:sz w:val="24"/>
        </w:rPr>
        <w:t xml:space="preserve">. </w:t>
      </w:r>
      <w:r w:rsidRPr="00327C02">
        <w:rPr>
          <w:rFonts w:ascii="Times New Roman" w:hAnsi="Times New Roman" w:cs="Times New Roman"/>
          <w:sz w:val="24"/>
        </w:rPr>
        <w:t>Procesni model ustreza načinu dela, ki ga predpisuje metodologija</w:t>
      </w:r>
      <w:r w:rsidR="002D0D45" w:rsidRPr="00327C02">
        <w:rPr>
          <w:rFonts w:ascii="Times New Roman" w:hAnsi="Times New Roman" w:cs="Times New Roman"/>
          <w:sz w:val="24"/>
        </w:rPr>
        <w:t xml:space="preserve"> v uporabi</w:t>
      </w:r>
      <w:r w:rsidRPr="00327C02">
        <w:rPr>
          <w:rFonts w:ascii="Times New Roman" w:hAnsi="Times New Roman" w:cs="Times New Roman"/>
          <w:sz w:val="24"/>
        </w:rPr>
        <w:t>. Model lahko razumemo tudi kot koncept načrta</w:t>
      </w:r>
      <w:r w:rsidR="002D0D45" w:rsidRPr="00327C02">
        <w:rPr>
          <w:rFonts w:ascii="Times New Roman" w:hAnsi="Times New Roman" w:cs="Times New Roman"/>
          <w:sz w:val="24"/>
        </w:rPr>
        <w:t xml:space="preserve"> </w:t>
      </w:r>
      <w:r w:rsidR="002D0D45" w:rsidRPr="00327C02">
        <w:rPr>
          <w:rFonts w:ascii="Times New Roman" w:hAnsi="Times New Roman" w:cs="Times New Roman"/>
          <w:sz w:val="24"/>
        </w:rPr>
        <w:fldChar w:fldCharType="begin"/>
      </w:r>
      <w:r w:rsidR="002D0D45" w:rsidRPr="00327C02">
        <w:rPr>
          <w:rFonts w:ascii="Times New Roman" w:hAnsi="Times New Roman" w:cs="Times New Roman"/>
          <w:sz w:val="24"/>
        </w:rPr>
        <w:instrText xml:space="preserve"> ADDIN ZOTERO_ITEM CSL_CITATION {"citationID":"zlMI8fde","properties":{"formattedCitation":"(Rolland in Ufr 1994, 3)","plainCitation":"(Rolland in Ufr 1994, 3)"},"citationItems":[{"id":209,"uris":["http://zotero.org/users/local/1VrTeLcH/items/SYMYY5BI"],"uri":["http://zotero.org/users/local/1VrTeLcH/items/SYMYY5BI"],"itemData":{"id":209,"type":"article-journal","title":"Modeling the Requirements Engineering Process","source":"ResearchGate","abstract":": Information System Engineering has made the assumption that an Information System is supposed to capture some excerpt of the real world history and hence has concentrated on modeling. This has caused the introduction of a large variety of models and especially conceptual models by which an information system can be modelled in high level conceptual terms. By contrast, very little attention has been paid to the conceptual modeling process which has the purpose of investigating the requirements of the users community and abstracting from that the conceptual specification of the information system. This results in a low level of support provided to requirements engineers. However, the emphasis on system modeling is shifting to process modeling. The need for process modeling motivates the process stream of the NATURE Esprit project. The Requirements Engineering Process model developed within this project is the main topic of this paper. The particular RE process modeling appr...","author":[{"family":"Rolland","given":"Colette"},{"family":"Ufr","given":"Pantheon-sorbonne"}],"issued":{"date-parts":[["1994",11,18]]}},"locator":"3"}],"schema":"https://github.com/citation-style-language/schema/raw/master/csl-citation.json"} </w:instrText>
      </w:r>
      <w:r w:rsidR="002D0D45" w:rsidRPr="00327C02">
        <w:rPr>
          <w:rFonts w:ascii="Times New Roman" w:hAnsi="Times New Roman" w:cs="Times New Roman"/>
          <w:sz w:val="24"/>
        </w:rPr>
        <w:fldChar w:fldCharType="separate"/>
      </w:r>
      <w:r w:rsidR="002D0D45" w:rsidRPr="00327C02">
        <w:rPr>
          <w:rFonts w:ascii="Times New Roman" w:hAnsi="Times New Roman" w:cs="Times New Roman"/>
          <w:sz w:val="24"/>
        </w:rPr>
        <w:t>(Rolland in Ufr 1994, 3)</w:t>
      </w:r>
      <w:r w:rsidR="002D0D45" w:rsidRPr="00327C02">
        <w:rPr>
          <w:rFonts w:ascii="Times New Roman" w:hAnsi="Times New Roman" w:cs="Times New Roman"/>
          <w:sz w:val="24"/>
        </w:rPr>
        <w:fldChar w:fldCharType="end"/>
      </w:r>
      <w:r w:rsidR="009C0DFE" w:rsidRPr="00327C02">
        <w:rPr>
          <w:rFonts w:ascii="Times New Roman" w:hAnsi="Times New Roman" w:cs="Times New Roman"/>
          <w:sz w:val="24"/>
        </w:rPr>
        <w:t xml:space="preserve">. </w:t>
      </w:r>
      <w:r w:rsidRPr="00327C02">
        <w:rPr>
          <w:rFonts w:ascii="Times New Roman" w:hAnsi="Times New Roman" w:cs="Times New Roman"/>
          <w:sz w:val="24"/>
        </w:rPr>
        <w:t xml:space="preserve">MIPO so v večini primerov sestavljene iz več delov kateri delijo proces razvoja na obvladujoče entitete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{"citationID":"3IwlBfv2","properties":{"formattedCitation":"(Sunyaev, Hansen, in Krcmar 2009, 646)","plainCitation":"(Sunyaev, Hansen, in Krcmar 2009, 646)"},"citationItems":[{"id":378,"uris":["http://zotero.org/users/local/1VrTeLcH/items/7BWED4ZV"],"uri":["http://zotero.org/users/local/1VrTeLcH/items/7BWED4ZV"],"itemData":{"id":378,"type":"chapter","title":"Method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Entitete v stroki predstavljajo kose, fragmente ali komponente. Poimenovanja so odvisna od pristopov k strukturiranju metod in granulacije posameznih entitet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{"citationID":"eAaH4RZL","properties":{"formattedCitation":"(Sunyaev,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Harmsen, Brinkkemper in Oei označijo fragmente za osnovne gradnike metod. Na podlagi tega se razvijeta produktna in procesna dimenzija fragmentov metod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{"citationID":"nOYSNSEA","properties":{"formattedCitation":"(Sunyaev,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647)</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0"/>
        </w:rPr>
        <w:t xml:space="preserve">Produktna dimenzija definira artefakte, ki se morajo izdelati in njihovo medsebojno povezanost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{"citationID":"UT3Pvqb5","properties":{"formattedCitation":"(Engels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Pr="00327C02">
        <w:rPr>
          <w:rFonts w:ascii="Times New Roman" w:hAnsi="Times New Roman" w:cs="Times New Roman"/>
          <w:sz w:val="24"/>
        </w:rPr>
        <w:t xml:space="preserve"> Artefakti (produktni fragmenti) so ciljno orientirani in jih predstavljajo produkti, dokumenti, modeli, diagrami in drugo. </w:t>
      </w:r>
      <w:r w:rsidRPr="00327C02">
        <w:rPr>
          <w:rFonts w:ascii="Times New Roman" w:hAnsi="Times New Roman" w:cs="Times New Roman"/>
          <w:sz w:val="24"/>
          <w:szCs w:val="20"/>
        </w:rPr>
        <w:t xml:space="preserve">Procesna dimenzija pa mora definirati postopke, ki so potrebni za izdelavo artefaktov in </w:t>
      </w:r>
      <w:r w:rsidRPr="00327C02">
        <w:rPr>
          <w:rFonts w:ascii="Times New Roman" w:hAnsi="Times New Roman" w:cs="Times New Roman"/>
          <w:sz w:val="24"/>
          <w:szCs w:val="20"/>
        </w:rPr>
        <w:lastRenderedPageBreak/>
        <w:t xml:space="preserve">njihove izvajalce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{"citationID":"XJGe4Kae","properties":{"formattedCitation":"(Engels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Pr="00327C02">
        <w:rPr>
          <w:rFonts w:ascii="Times New Roman" w:hAnsi="Times New Roman" w:cs="Times New Roman"/>
          <w:sz w:val="24"/>
        </w:rPr>
        <w:t xml:space="preserve">Ti postopki (procesni fragmenti) so procesno orientirani in jih predstavljajo faze, naloge in aktivnosti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{"citationID":"AccKTokL","properties":{"formattedCitation":"(Sunyaev,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647)</w:t>
      </w:r>
      <w:r w:rsidRPr="00327C02">
        <w:rPr>
          <w:rFonts w:ascii="Times New Roman" w:hAnsi="Times New Roman" w:cs="Times New Roman"/>
          <w:sz w:val="24"/>
        </w:rPr>
        <w:fldChar w:fldCharType="end"/>
      </w:r>
      <w:r w:rsidRPr="00327C02">
        <w:rPr>
          <w:rFonts w:ascii="Times New Roman" w:hAnsi="Times New Roman" w:cs="Times New Roman"/>
          <w:sz w:val="24"/>
        </w:rPr>
        <w:t>.</w:t>
      </w:r>
      <w:r w:rsidR="000D66ED" w:rsidRPr="00327C02">
        <w:rPr>
          <w:rFonts w:ascii="Times New Roman" w:hAnsi="Times New Roman" w:cs="Times New Roman"/>
          <w:sz w:val="24"/>
        </w:rPr>
        <w:t xml:space="preserve"> </w:t>
      </w:r>
      <w:r w:rsidRPr="00327C02">
        <w:rPr>
          <w:rFonts w:ascii="Times New Roman" w:hAnsi="Times New Roman" w:cs="Times New Roman"/>
          <w:sz w:val="24"/>
        </w:rPr>
        <w:t xml:space="preserve">Ralyté in Rolland nadgradita pristop fragmentacije metod z uporabo kosov. Obstoječe procese in produktne fragmente združita v kose metod, ki zagotavljajo tesno povezavo procesnega in produktnega vidika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{"citationID":"WL9Ifv7S","properties":{"formattedCitation":"(Sunyaev,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4"/>
        </w:rPr>
        <w:t>Karlson in Wistrand pa</w:t>
      </w:r>
      <w:r w:rsidRPr="00327C02">
        <w:rPr>
          <w:rFonts w:ascii="Times New Roman" w:eastAsia="AdvTimes" w:hAnsi="Times New Roman" w:cs="Times New Roman"/>
          <w:sz w:val="24"/>
          <w:szCs w:val="24"/>
        </w:rPr>
        <w:t xml:space="preserve"> delita metode na komponente. </w:t>
      </w:r>
      <w:r w:rsidRPr="00327C02">
        <w:rPr>
          <w:rFonts w:ascii="Times New Roman" w:hAnsi="Times New Roman" w:cs="Times New Roman"/>
          <w:sz w:val="24"/>
          <w:szCs w:val="24"/>
        </w:rPr>
        <w:t>Komp</w:t>
      </w:r>
      <w:r w:rsidRPr="00327C02">
        <w:rPr>
          <w:rFonts w:ascii="Times New Roman" w:hAnsi="Times New Roman" w:cs="Times New Roman"/>
          <w:sz w:val="24"/>
        </w:rPr>
        <w:t xml:space="preserve">onento smatrata za najmanjšo smiselno entiteto metod katera sestoji iz procesa, notacije in koncepta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{"citationID":"IVQ0S1Ca","properties":{"formattedCitation":"(Sunyaev,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4C7ABE1D" w14:textId="2248DBE1" w:rsidR="00360F96" w:rsidRPr="00327C02" w:rsidRDefault="00B76F2F" w:rsidP="005A6A3B">
      <w:pPr>
        <w:spacing w:line="360" w:lineRule="auto"/>
        <w:contextualSpacing/>
        <w:rPr>
          <w:rFonts w:ascii="Times New Roman" w:hAnsi="Times New Roman" w:cs="Times New Roman"/>
          <w:sz w:val="24"/>
        </w:rPr>
      </w:pPr>
      <w:r w:rsidRPr="00327C02">
        <w:rPr>
          <w:rFonts w:ascii="Times New Roman" w:hAnsi="Times New Roman" w:cs="Times New Roman"/>
          <w:sz w:val="24"/>
        </w:rPr>
        <w:br/>
      </w:r>
      <w:r w:rsidR="00C71903">
        <w:rPr>
          <w:rFonts w:ascii="Times New Roman" w:hAnsi="Times New Roman" w:cs="Times New Roman"/>
          <w:sz w:val="24"/>
        </w:rPr>
        <w:t>4</w:t>
      </w:r>
      <w:r w:rsidR="00360F96" w:rsidRPr="00327C02">
        <w:rPr>
          <w:rFonts w:ascii="Times New Roman" w:hAnsi="Times New Roman" w:cs="Times New Roman"/>
          <w:sz w:val="24"/>
        </w:rPr>
        <w:t>.1 PROCESI</w:t>
      </w:r>
    </w:p>
    <w:p w14:paraId="1BDC43EA"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Procesi razvoja programske opreme  so definirani z IEEE</w:t>
      </w:r>
      <w:r w:rsidRPr="00327C02">
        <w:rPr>
          <w:rStyle w:val="Sprotnaopomba-sklic"/>
          <w:rFonts w:ascii="Times New Roman" w:hAnsi="Times New Roman" w:cs="Times New Roman"/>
        </w:rPr>
        <w:footnoteReference w:id="49"/>
      </w:r>
      <w:r w:rsidRPr="00327C02">
        <w:rPr>
          <w:rFonts w:ascii="Times New Roman" w:hAnsi="Times New Roman" w:cs="Times New Roman"/>
          <w:sz w:val="24"/>
        </w:rPr>
        <w:t xml:space="preserve"> standardom 610.12, ki navaja: ''Postopek, s katerim se potrebe uporabnikov prevedejo v programsko opremo''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{"citationID":"yzLu5qSz","properties":{"formattedCitation":"{\\rtf (\\uc0\\u8222{}IEEE 610.12-1990 - IEEE Standard Glossary of Software Engineering Terminology\\uc0\\u8220{} 2017)}","plainCitation":"(„IEEE 610.12-1990 - IEEE Standard Glossary of Software Engineering Terminology“ 2017)"},"citationItems":[{"id":376,"uris":["http://zotero.org/users/local/1VrTeLcH/items/HD2PF69T"],"uri":["http://zotero.org/users/local/1VrTeLcH/items/HD2PF69T"],"itemData":{"id":376,"type":"webpage","title":"IEEE 610.12-1990 - IEEE Standard Glossary of Software Engineering Terminology","URL":"https://standards.ieee.org/findstds/standard/610.12-1990.html","accessed":{"date-parts":[["2017",11,30]]}}}],"schema":"https://github.com/citation-style-language/schema/raw/master/csl-citation.json"}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(„IEEE 610.12-1990 - IEEE Standard Glossary of Software Engineering Terminology“ 2017)</w:t>
      </w:r>
      <w:r w:rsidRPr="00327C02">
        <w:rPr>
          <w:rFonts w:ascii="Times New Roman" w:hAnsi="Times New Roman" w:cs="Times New Roman"/>
          <w:sz w:val="24"/>
        </w:rPr>
        <w:fldChar w:fldCharType="end"/>
      </w:r>
      <w:r w:rsidRPr="00327C02">
        <w:rPr>
          <w:rFonts w:ascii="Times New Roman" w:hAnsi="Times New Roman" w:cs="Times New Roman"/>
          <w:sz w:val="24"/>
        </w:rPr>
        <w:t xml:space="preserve">. Definirajo pravila in priporočila za razvoj informacijskih sistemov in podajajo informacijo v kakšnem zaporedju izvajati ukrepe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{"citationID":"vaoLg3c7","properties":{"formattedCitation":"(Sunyaev,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w:t>
      </w:r>
      <w:r w:rsidR="00866C9B" w:rsidRPr="00327C02">
        <w:rPr>
          <w:rFonts w:ascii="Times New Roman" w:hAnsi="Times New Roman" w:cs="Times New Roman"/>
          <w:sz w:val="24"/>
        </w:rPr>
        <w:t xml:space="preserve"> </w:t>
      </w:r>
      <w:r w:rsidRPr="00327C02">
        <w:rPr>
          <w:rFonts w:ascii="Times New Roman" w:hAnsi="Times New Roman" w:cs="Times New Roman"/>
          <w:sz w:val="24"/>
        </w:rPr>
        <w:t>Podrobneje jih lahko opišemo kot zbirko deloma decidiranih korakov s podskupino medsebojno povezanih artefaktov, fizičnih in virtualnih virov, organ</w:t>
      </w:r>
      <w:r w:rsidR="0006104F" w:rsidRPr="00327C02">
        <w:rPr>
          <w:rFonts w:ascii="Times New Roman" w:hAnsi="Times New Roman" w:cs="Times New Roman"/>
          <w:sz w:val="24"/>
        </w:rPr>
        <w:t xml:space="preserve">izacijskih struktur in omejitev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{"citationID":"WuaUR9KX","properties":{"formattedCitation":"{\\rtf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(García-Borgoñón in dr. 2014, 104)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Proces je predstavljen s procesnim modelom. Razumemo ga kot sestav delovnih elementov (aktivnosti, naloge, faze) in toka dela, ki opredeljuje njihovo časovno sosledje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{"citationID":"9TngxMaI","properties":{"formattedCitation":"(Engels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425)</w:t>
      </w:r>
      <w:r w:rsidRPr="00327C02">
        <w:rPr>
          <w:rFonts w:ascii="Times New Roman" w:hAnsi="Times New Roman" w:cs="Times New Roman"/>
          <w:sz w:val="24"/>
        </w:rPr>
        <w:fldChar w:fldCharType="end"/>
      </w:r>
      <w:r w:rsidR="004D5FD0" w:rsidRPr="00327C02">
        <w:rPr>
          <w:rFonts w:ascii="Times New Roman" w:hAnsi="Times New Roman" w:cs="Times New Roman"/>
          <w:sz w:val="24"/>
        </w:rPr>
        <w:t xml:space="preserve">. </w:t>
      </w:r>
      <w:r w:rsidRPr="00327C02">
        <w:rPr>
          <w:rFonts w:ascii="Times New Roman" w:hAnsi="Times New Roman" w:cs="Times New Roman"/>
          <w:sz w:val="24"/>
        </w:rPr>
        <w:t>Aktivnosti se lahko prekri</w:t>
      </w:r>
      <w:r w:rsidR="007438CA" w:rsidRPr="00327C02">
        <w:rPr>
          <w:rFonts w:ascii="Times New Roman" w:hAnsi="Times New Roman" w:cs="Times New Roman"/>
          <w:sz w:val="24"/>
        </w:rPr>
        <w:t xml:space="preserve">vajo ali si iterativno sledijo. Te </w:t>
      </w:r>
      <w:r w:rsidRPr="00327C02">
        <w:rPr>
          <w:rFonts w:ascii="Times New Roman" w:hAnsi="Times New Roman" w:cs="Times New Roman"/>
          <w:sz w:val="24"/>
        </w:rPr>
        <w:t>predstavljajo hierarhične kompozite k</w:t>
      </w:r>
      <w:r w:rsidR="004D5FD0" w:rsidRPr="00327C02">
        <w:rPr>
          <w:rFonts w:ascii="Times New Roman" w:hAnsi="Times New Roman" w:cs="Times New Roman"/>
          <w:sz w:val="24"/>
        </w:rPr>
        <w:t>atere skupaj tvorijo potek dela MIPO</w:t>
      </w:r>
      <w:r w:rsidR="00347972"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{"citationID":"ty0QFs4z","properties":{"formattedCitation":"(Engels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Pr="00327C02">
        <w:rPr>
          <w:rFonts w:ascii="Times New Roman" w:hAnsi="Times New Roman" w:cs="Times New Roman"/>
          <w:sz w:val="24"/>
        </w:rPr>
        <w:t>.</w:t>
      </w:r>
      <w:r w:rsidR="005966DE" w:rsidRPr="00327C02">
        <w:rPr>
          <w:rFonts w:ascii="Times New Roman" w:hAnsi="Times New Roman" w:cs="Times New Roman"/>
          <w:sz w:val="24"/>
        </w:rPr>
        <w:t xml:space="preserve"> </w:t>
      </w:r>
      <w:r w:rsidRPr="00327C02">
        <w:rPr>
          <w:rFonts w:ascii="Times New Roman" w:hAnsi="Times New Roman" w:cs="Times New Roman"/>
          <w:sz w:val="24"/>
        </w:rPr>
        <w:t>S procesi sta povezana tudi dva termina, ki tvorita časovno perspektivo procesa razvoja programske opreme: cikel razvoja programske opreme in življenjski c</w:t>
      </w:r>
      <w:r w:rsidR="007A3D73" w:rsidRPr="00327C02">
        <w:rPr>
          <w:rFonts w:ascii="Times New Roman" w:hAnsi="Times New Roman" w:cs="Times New Roman"/>
          <w:sz w:val="24"/>
        </w:rPr>
        <w:t xml:space="preserve">ikel razvoja programske opreme. </w:t>
      </w:r>
      <w:r w:rsidRPr="00327C02">
        <w:rPr>
          <w:rFonts w:ascii="Times New Roman" w:hAnsi="Times New Roman" w:cs="Times New Roman"/>
          <w:sz w:val="24"/>
        </w:rPr>
        <w:t>Življenjski cikel razvoja identificira vse aktivnosti, ki so potrebne za izgradnjo, zagon in vzdrževanje informacijskih sistemov. Čeprav je mnogo variacij procesov znotraj življenjskih ciklov veljajo naslednje za osnovne;</w:t>
      </w:r>
    </w:p>
    <w:p w14:paraId="6C2638A1"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Identifikacija problema ali potreb in odobritev za nadaljevanje,</w:t>
      </w:r>
    </w:p>
    <w:p w14:paraId="1157636A"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načrtovanje in spremljanje projekta,</w:t>
      </w:r>
    </w:p>
    <w:p w14:paraId="608D94C6"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odkrivanje in razumevanje podrobnosti problema ali potreb,</w:t>
      </w:r>
    </w:p>
    <w:p w14:paraId="329163C5"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oblikovanje sistemskih komponent, ki rešijo problem ali zadovoljijo potrebam,</w:t>
      </w:r>
    </w:p>
    <w:p w14:paraId="0EAD4F5E"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izgradnja, testiranje in integracija sistemskih komponent,</w:t>
      </w:r>
    </w:p>
    <w:p w14:paraId="29CA719D"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testiranje sistema in prenos v delovno okolje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{"citationID":"NdAYPr9n","properties":{"formattedCitation":"(Satzinger, Jackson, in Burd 2011, 6)","plainCitation":"(Satzinger, Jackson, in Burd 2011, 6)"},"citationItems":[{"id":346,"uris":["http://zotero.org/users/local/1VrTeLcH/items/K5YKG6XS"],"uri":["http://zotero.org/users/local/1VrTeLcH/items/K5YKG6XS"],"itemData":{"id":346,"type":"book","title":"Systems Analysis and Design in a Changing World, 6th Edition","publisher":"Course Technology","publisher-place":"Boston, MA","number-of-pages":"512","edition":"6th edition","source":"Amazon","event-place":"Boston, MA","abstract":"Now readers can develop the solid conceptual, technical and managerial foundations needed for effective systems analysis design and implementation as well as the project management skills for systems development with SYSTEMS ANALYSIS AND DESIGN IN A CHANGING WORLD, 6E. This popular text teaches both the traditional (structured) and the object-oriented (OO) approach to systems analysis and design. This book focuses on content that's most important to know with an emphasis on use case driven techniques for systems analysis and design. This edition introduces most recent developments and tools, with expanded coverage of project management for adaptive projects and content reflecting Microsoft Project 2010. A new continuing case study and \"Best Practices\" feature provide even more opportunities for readers to apply the skills learned.","ISBN":"978-1-111-53415-8","language":"English","author":[{"family":"Satzinger","given":"John W."},{"family":"Jackson","given":"Robert B."},{"family":"Burd","given":"Stephen D."}],"issued":{"date-parts":[["2011",11,16]]}},"locator":"6"}],"schema":"https://github.com/citation-style-language/schema/raw/master/csl-citation.json"}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(Satzinger, Jackson, in Burd 2011, 6)</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56754ACF" w14:textId="6027FD96"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4</w:t>
      </w:r>
      <w:r w:rsidR="00360F96" w:rsidRPr="00327C02">
        <w:rPr>
          <w:rFonts w:ascii="Times New Roman" w:hAnsi="Times New Roman" w:cs="Times New Roman"/>
          <w:sz w:val="24"/>
        </w:rPr>
        <w:t>.2 NOTACIJE</w:t>
      </w:r>
    </w:p>
    <w:p w14:paraId="6CC3B892"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Notacije predstavljajo semantična, sintaktična in simbolna pravila za dokumentiranje.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{"citationID":"sBaBICNr","properties":{"formattedCitation":"(Sunyaev,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Za definiranje procesa je potrebna globoka metodologija skupaj z močnim in ekspresivnim jezikom procesnega modeliranja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{"citationID":"V8YPdwT6","properties":{"formattedCitation":"(Jablonski 2010, 393)","plainCitation":"(Jablonski 2010, 393)"},"citationItems":[{"id":352,"uris":["http://zotero.org/users/local/1VrTeLcH/items/T4WZ5AH2"],"uri":["http://zotero.org/users/local/1VrTeLcH/items/T4WZ5AH2"],"itemData":{"id":352,"type":"chapter","title":"Do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Processes?","language":"en","author":[{"family":"Jablonski","given":"Stefan"}],"issued":{"date-parts":[["2010"]]},"accessed":{"date-parts":[["2017",11,28]]}},"locator":"393"}],"schema":"https://github.com/citation-style-language/schema/raw/master/csl-citation.json"}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(Jablonski 2010, 393)</w:t>
      </w:r>
      <w:r w:rsidRPr="00327C02">
        <w:rPr>
          <w:rFonts w:ascii="Times New Roman" w:hAnsi="Times New Roman" w:cs="Times New Roman"/>
          <w:sz w:val="24"/>
        </w:rPr>
        <w:fldChar w:fldCharType="end"/>
      </w:r>
      <w:r w:rsidRPr="00327C02">
        <w:rPr>
          <w:rFonts w:ascii="Times New Roman" w:hAnsi="Times New Roman" w:cs="Times New Roman"/>
          <w:sz w:val="24"/>
        </w:rPr>
        <w:t xml:space="preserve">. Jeziki modeliranja so bili izdelani na podlagi programerskih jezikov, Petrijevih mrež in jezikov, ki temeljijo na pravilih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{"citationID":"0vDdE61D","properties":{"formattedCitation":"{\\rtf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(García-Borgoñón in dr. 2014, 104)</w:t>
      </w:r>
      <w:r w:rsidRPr="00327C02">
        <w:rPr>
          <w:rFonts w:ascii="Times New Roman" w:hAnsi="Times New Roman" w:cs="Times New Roman"/>
          <w:sz w:val="24"/>
        </w:rPr>
        <w:fldChar w:fldCharType="end"/>
      </w:r>
      <w:r w:rsidRPr="00327C02">
        <w:rPr>
          <w:rFonts w:ascii="Times New Roman" w:hAnsi="Times New Roman" w:cs="Times New Roman"/>
          <w:sz w:val="24"/>
        </w:rPr>
        <w:t xml:space="preserve">. Uporabnost jezikov modeliranja se razlikuje glede na njihovo paradigmo. Nekateri so bolj primerni za nadzorovanje procesa, objektno-orientirani za nadzor funkcionalnosti in kode, podatkovni pa za nadzor in definiranje podatkovnih baz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{"citationID":"8UEaWk4e","properties":{"formattedCitation":"(Sutton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(Sutton 2011, 295)</w:t>
      </w:r>
      <w:r w:rsidRPr="00327C02">
        <w:rPr>
          <w:rFonts w:ascii="Times New Roman" w:hAnsi="Times New Roman" w:cs="Times New Roman"/>
          <w:sz w:val="24"/>
        </w:rPr>
        <w:fldChar w:fldCharType="end"/>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{"citationID":"ZoaCRWff","properties":{"formattedCitation":"(Osterweil 2011, 295)","plainCitation":"(Osterweil 2011, 295)"},"citationItems":[{"id":358,"uris":["http://zotero.org/users/local/1VrTeLcH/items/V2NLTR3H"],"uri":["http://zotero.org/users/local/1VrTeLcH/items/V2NLTR3H"],"itemData":{"id":358,"type":"chapter","title":"Software Processes are Software Too","container-title":"Engineering of Software","publisher":"Springer, Berlin, Heidelberg","page":"323-344","source":"link-springer-com.nukweb.nuk.uni-lj.si","abstract":"The major theme of this meeting is the exploration of the importance of process as a vehicle for improving both the quality of software products and the way in which we develop and evolve them. In beginning this exploration it seems important to spend at least a short time examining the nature of process and convincing ourselves that this is indeed a promising vehicle.","URL":"https://link.springer.com/chapter/10.1007/978-3-642-19823-6_17","ISBN":"978-3-642-19822-9","note":"DOI: 10.1007/978-3-642-19823-6_17","language":"en","author":[{"family":"Osterweil","given":"Leon"}],"issued":{"date-parts":[["2011"]]},"accessed":{"date-parts":[["2017",11,28]]}},"locator":"295"}],"schema":"https://github.com/citation-style-language/schema/raw/master/csl-citation.json"} </w:instrText>
      </w:r>
      <w:r w:rsidRPr="00327C02">
        <w:rPr>
          <w:rFonts w:ascii="Times New Roman" w:hAnsi="Times New Roman" w:cs="Times New Roman"/>
          <w:sz w:val="24"/>
        </w:rPr>
        <w:fldChar w:fldCharType="end"/>
      </w:r>
      <w:r w:rsidRPr="00327C02">
        <w:rPr>
          <w:rFonts w:ascii="Times New Roman" w:hAnsi="Times New Roman" w:cs="Times New Roman"/>
          <w:sz w:val="24"/>
        </w:rPr>
        <w:t xml:space="preserve">. Procese lahko predstavimo na podoben način kot programsko opremo. Pri izgradnji se pogosto uporablja termin programiranje procesov, pri čemer beseda programiranje implicira obsežnost programskega inženiringa, ne le kodiranja. Čeprav strokovnjaki zagovarjajo algoritemski zapis procesov je potrebno upoštevati dejstvo, da razvoj programske opreme zajema ustvarjalne vidike, ki so inherentno ne algoritmični. Procesi so deležni posebnih, nepričakovanih iregularnosti, ki onemogočajo slednje algoritemskim predpisom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{"citationID":"sgIpPdzK","properties":{"formattedCitation":"(Sutton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(Sutton 2011, 293)</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2B8C9CEC" w14:textId="77777777" w:rsidR="00360F96" w:rsidRPr="00327C02" w:rsidRDefault="00360F96" w:rsidP="005A6A3B">
      <w:pPr>
        <w:spacing w:line="360" w:lineRule="auto"/>
        <w:contextualSpacing/>
        <w:jc w:val="both"/>
        <w:rPr>
          <w:rFonts w:ascii="Times New Roman" w:hAnsi="Times New Roman" w:cs="Times New Roman"/>
          <w:sz w:val="24"/>
        </w:rPr>
      </w:pPr>
    </w:p>
    <w:p w14:paraId="4C6CC228" w14:textId="79383BD4"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4</w:t>
      </w:r>
      <w:r w:rsidR="00360F96" w:rsidRPr="00327C02">
        <w:rPr>
          <w:rFonts w:ascii="Times New Roman" w:hAnsi="Times New Roman" w:cs="Times New Roman"/>
          <w:sz w:val="24"/>
        </w:rPr>
        <w:t>.3 KONCEPTI</w:t>
      </w:r>
    </w:p>
    <w:p w14:paraId="036149C2" w14:textId="6E865875"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Vsem MIPO so skupni aspekti, </w:t>
      </w:r>
      <w:ins w:id="11" w:author="dung" w:date="2018-01-26T14:42:00Z">
        <w:r w:rsidR="00A6596B">
          <w:rPr>
            <w:rFonts w:ascii="Times New Roman" w:hAnsi="Times New Roman" w:cs="Times New Roman"/>
            <w:sz w:val="24"/>
          </w:rPr>
          <w:t>ki</w:t>
        </w:r>
      </w:ins>
      <w:r w:rsidRPr="00327C02">
        <w:rPr>
          <w:rFonts w:ascii="Times New Roman" w:hAnsi="Times New Roman" w:cs="Times New Roman"/>
          <w:sz w:val="24"/>
        </w:rPr>
        <w:t>nakazujejo njihovo zgradbo:</w:t>
      </w:r>
    </w:p>
    <w:p w14:paraId="4657470E"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Delovni potek razvojnega procesa,</w:t>
      </w:r>
    </w:p>
    <w:p w14:paraId="1D4DCB0A"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aktivnosti, ki se morajo izvesti,</w:t>
      </w:r>
    </w:p>
    <w:p w14:paraId="4C730823"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definicije delovnih produktov ali njihovih fragmentov,</w:t>
      </w:r>
    </w:p>
    <w:p w14:paraId="740C07D2"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kriterij zaključka delovnih produktov,</w:t>
      </w:r>
    </w:p>
    <w:p w14:paraId="0C94ECB7"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sposobnosti in odgovornosti akterjev in</w:t>
      </w:r>
    </w:p>
    <w:p w14:paraId="4849F1D6"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standarde, usmeritve, tehnike in orodja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{"citationID":"AQhsbbpg","properties":{"formattedCitation":"(Engels in Sauer 2010, 417)","plainCitation":"(Engels in Sauer 2010, 417)"},"citationItems":[{"id":349,"uris":["http://zotero.org/users/local/1VrTeLcH/items/WAAUKBDR"],"uri":["http://zotero.org/users/local/1VrTeLcH/items/WAAUKBDR"],"itemData":{"id":349,"type":"chapter","title":"A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417)</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57CF71E9"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Avtorji znotraj teh aspektov uporabljajo različne konstrukte, ki jih inženirji metod imenujejo koncepti </w:t>
      </w:r>
      <w:r w:rsidR="007438CA" w:rsidRPr="00327C02">
        <w:rPr>
          <w:rFonts w:ascii="Times New Roman" w:hAnsi="Times New Roman" w:cs="Times New Roman"/>
          <w:sz w:val="24"/>
        </w:rPr>
        <w:t>(</w:t>
      </w:r>
      <w:r w:rsidR="00F76963" w:rsidRPr="00327C02">
        <w:rPr>
          <w:rFonts w:ascii="Times New Roman" w:hAnsi="Times New Roman" w:cs="Times New Roman"/>
          <w:sz w:val="24"/>
        </w:rPr>
        <w:t>PRILOGA G</w:t>
      </w:r>
      <w:r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{"citationID":"R8A1V1OO","properties":{"formattedCitation":"(Engels in Sauer 2010, 416)","plainCitation":"(Engels in Sauer 2010, 416)"},"citationItems":[{"id":349,"uris":["http://zotero.org/users/local/1VrTeLcH/items/WAAUKBDR"],"uri":["http://zotero.org/users/local/1VrTeLcH/items/WAAUKBDR"],"itemData":{"id":349,"type":"chapter","title":"A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416)</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14:paraId="4C51E94F"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Koncepti so kategorije, ki so vključene v procese in notacije. S koncepti opisujemo področja problema ali samo opravilo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{"citationID":"HCvk4Rkp","properties":{"formattedCitation":"(Sunyaev,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praksi se srečamo z različnimi definicijami konceptov, pogosteje se uporabljajo: vloge (ljudje), procesi in aktivnosti (naloge), delavni produkti (artefakti), orodja (programska orodja in drugi pripomočki). Strokovnjaki se strinjajo, da mora programski inženiring zajemati vsaj tri koncepte: produkte, procese in akterje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{"citationID":"LZ4D3pSe","properties":{"formattedCitation":"(Engels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7D706A97" w14:textId="32FC62AA" w:rsidR="002D17A2"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5</w:t>
      </w:r>
      <w:r w:rsidR="002D17A2" w:rsidRPr="00327C02">
        <w:rPr>
          <w:rFonts w:ascii="Times New Roman" w:hAnsi="Times New Roman" w:cs="Times New Roman"/>
          <w:sz w:val="24"/>
        </w:rPr>
        <w:t xml:space="preserve"> METODE INŽENIRINGA</w:t>
      </w:r>
    </w:p>
    <w:p w14:paraId="5CB61C76" w14:textId="043CC9EB" w:rsidR="00360F96" w:rsidRPr="00327C02" w:rsidRDefault="008605E7" w:rsidP="005A6A3B">
      <w:pPr>
        <w:spacing w:line="360" w:lineRule="auto"/>
        <w:contextualSpacing/>
        <w:jc w:val="both"/>
        <w:rPr>
          <w:rFonts w:ascii="Times New Roman" w:hAnsi="Times New Roman" w:cs="Times New Roman"/>
          <w:sz w:val="24"/>
        </w:rPr>
      </w:pPr>
      <w:r>
        <w:rPr>
          <w:rFonts w:ascii="Times New Roman" w:hAnsi="Times New Roman" w:cs="Times New Roman"/>
          <w:sz w:val="24"/>
        </w:rPr>
        <w:br/>
      </w:r>
      <w:r w:rsidR="00360F96" w:rsidRPr="00327C02">
        <w:rPr>
          <w:rFonts w:ascii="Times New Roman" w:hAnsi="Times New Roman" w:cs="Times New Roman"/>
          <w:sz w:val="24"/>
        </w:rPr>
        <w:t xml:space="preserve">Inženiring metod nam podaja različne pristope k inženiringu procesov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{"citationID":"27C9HOsG","properties":{"formattedCitation":"(Engels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Kljub veliki izbiri pristopov je razbrati</w:t>
      </w:r>
      <w:r w:rsidR="00222E60" w:rsidRPr="00327C02">
        <w:rPr>
          <w:rFonts w:ascii="Times New Roman" w:hAnsi="Times New Roman" w:cs="Times New Roman"/>
          <w:sz w:val="24"/>
        </w:rPr>
        <w:t xml:space="preserve"> (p</w:t>
      </w:r>
      <w:r w:rsidR="00360F96" w:rsidRPr="00327C02">
        <w:rPr>
          <w:rFonts w:ascii="Times New Roman" w:hAnsi="Times New Roman" w:cs="Times New Roman"/>
          <w:sz w:val="24"/>
        </w:rPr>
        <w:t xml:space="preserve">og. </w:t>
      </w:r>
      <w:r w:rsidR="00C71903">
        <w:rPr>
          <w:rFonts w:ascii="Times New Roman" w:hAnsi="Times New Roman" w:cs="Times New Roman"/>
          <w:sz w:val="24"/>
        </w:rPr>
        <w:t>3</w:t>
      </w:r>
      <w:r w:rsidR="00360F96" w:rsidRPr="00327C02">
        <w:rPr>
          <w:rFonts w:ascii="Times New Roman" w:hAnsi="Times New Roman" w:cs="Times New Roman"/>
          <w:sz w:val="24"/>
        </w:rPr>
        <w:t xml:space="preserve">), da je v domeni razvoja video iger primerna uporaba agilne filozofije. Verjetnost za to obstaja, ker se produkcijski proces iger konstantno razvija. Tradicionalni procesi (derivati manufaktur) enostavno ne morejo dohajati hitrosti sprememb razvoja iger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{"citationID":"vRWaXvQG","properties":{"formattedCitation":"(Unger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Primerno metodo uporabe nam nakazuje praksa uporabe procesnih modelov</w:t>
      </w:r>
      <w:r w:rsidR="00222E60" w:rsidRPr="00327C02">
        <w:rPr>
          <w:rFonts w:ascii="Times New Roman" w:hAnsi="Times New Roman" w:cs="Times New Roman"/>
          <w:sz w:val="24"/>
          <w:szCs w:val="24"/>
        </w:rPr>
        <w:t xml:space="preserve"> (p</w:t>
      </w:r>
      <w:r w:rsidR="00F10FB4" w:rsidRPr="00327C02">
        <w:rPr>
          <w:rFonts w:ascii="Times New Roman" w:hAnsi="Times New Roman" w:cs="Times New Roman"/>
          <w:sz w:val="24"/>
          <w:szCs w:val="24"/>
        </w:rPr>
        <w:t>og. 4.2</w:t>
      </w:r>
      <w:r w:rsidR="003A2A77" w:rsidRPr="00327C02">
        <w:rPr>
          <w:rFonts w:ascii="Times New Roman" w:hAnsi="Times New Roman" w:cs="Times New Roman"/>
          <w:sz w:val="24"/>
          <w:szCs w:val="24"/>
        </w:rPr>
        <w:t>)</w:t>
      </w:r>
      <w:r w:rsidR="00360F96" w:rsidRPr="00327C02">
        <w:rPr>
          <w:rFonts w:ascii="Times New Roman" w:hAnsi="Times New Roman" w:cs="Times New Roman"/>
          <w:sz w:val="24"/>
          <w:szCs w:val="24"/>
        </w:rPr>
        <w:t xml:space="preserve">, ki evidentno sporoča uporabo agilnih pristopov in njim podobnih hibridov, ki slonijo na iteracijah. Dejstvo je, da razvoj iger sloni na iteracijah </w:t>
      </w:r>
      <w:r w:rsidR="00360F96" w:rsidRPr="00327C02">
        <w:rPr>
          <w:rFonts w:ascii="Times New Roman" w:hAnsi="Times New Roman" w:cs="Times New Roman"/>
          <w:sz w:val="24"/>
          <w:szCs w:val="24"/>
        </w:rPr>
        <w:fldChar w:fldCharType="begin"/>
      </w:r>
      <w:r w:rsidR="00360F96" w:rsidRPr="00327C02">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360F96" w:rsidRPr="00327C02">
        <w:rPr>
          <w:rFonts w:ascii="Times New Roman" w:hAnsi="Times New Roman" w:cs="Times New Roman"/>
          <w:sz w:val="24"/>
          <w:szCs w:val="24"/>
        </w:rPr>
        <w:fldChar w:fldCharType="separate"/>
      </w:r>
      <w:r w:rsidR="00360F96" w:rsidRPr="00327C02">
        <w:rPr>
          <w:rFonts w:ascii="Times New Roman" w:hAnsi="Times New Roman" w:cs="Times New Roman"/>
          <w:sz w:val="24"/>
          <w:szCs w:val="24"/>
        </w:rPr>
        <w:t>(Novak 2012, 366)</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 xml:space="preserve"> in kot smo spoznali</w:t>
      </w:r>
      <w:r w:rsidR="00222E60" w:rsidRPr="00327C02">
        <w:rPr>
          <w:rFonts w:ascii="Times New Roman" w:hAnsi="Times New Roman" w:cs="Times New Roman"/>
          <w:sz w:val="24"/>
          <w:szCs w:val="24"/>
        </w:rPr>
        <w:t xml:space="preserve"> (p</w:t>
      </w:r>
      <w:r w:rsidR="00005783" w:rsidRPr="00327C02">
        <w:rPr>
          <w:rFonts w:ascii="Times New Roman" w:hAnsi="Times New Roman" w:cs="Times New Roman"/>
          <w:sz w:val="24"/>
          <w:szCs w:val="24"/>
        </w:rPr>
        <w:t xml:space="preserve">og. </w:t>
      </w:r>
      <w:r w:rsidR="00222E60" w:rsidRPr="00327C02">
        <w:rPr>
          <w:rFonts w:ascii="Times New Roman" w:hAnsi="Times New Roman" w:cs="Times New Roman"/>
          <w:sz w:val="24"/>
          <w:szCs w:val="24"/>
        </w:rPr>
        <w:t>4.</w:t>
      </w:r>
      <w:r w:rsidR="00005783" w:rsidRPr="00327C02">
        <w:rPr>
          <w:rFonts w:ascii="Times New Roman" w:hAnsi="Times New Roman" w:cs="Times New Roman"/>
          <w:sz w:val="24"/>
          <w:szCs w:val="24"/>
        </w:rPr>
        <w:t>1</w:t>
      </w:r>
      <w:r w:rsidR="00360F96" w:rsidRPr="00327C02">
        <w:rPr>
          <w:rFonts w:ascii="Times New Roman" w:hAnsi="Times New Roman" w:cs="Times New Roman"/>
          <w:sz w:val="24"/>
          <w:szCs w:val="24"/>
        </w:rPr>
        <w:t>) tudi inkrementih. Iterativen in inkrementalen razvoj</w:t>
      </w:r>
      <w:r w:rsidR="00EE1D54" w:rsidRPr="00327C02">
        <w:rPr>
          <w:rFonts w:ascii="Times New Roman" w:hAnsi="Times New Roman" w:cs="Times New Roman"/>
          <w:sz w:val="24"/>
          <w:szCs w:val="24"/>
        </w:rPr>
        <w:t xml:space="preserve"> </w:t>
      </w:r>
      <w:r w:rsidR="00360F96" w:rsidRPr="00327C02">
        <w:rPr>
          <w:rFonts w:ascii="Times New Roman" w:hAnsi="Times New Roman" w:cs="Times New Roman"/>
          <w:sz w:val="24"/>
          <w:szCs w:val="24"/>
        </w:rPr>
        <w:t xml:space="preserve">predstavljata temeljne principe agilnega modeliranja </w:t>
      </w:r>
      <w:r w:rsidR="00360F96"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{"citationID":"QMEXAeLr","properties":{"formattedCitation":"(S. Ambler 2002, 44)","plainCitation":"(S. 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(S. Ambler 2002, 44)</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Spoznanja vodijo v prepričanje, da bi bila izbira metode agilnega modeliranja za izgradnjo procesnega modela upravičena. Vendar uporaba</w:t>
      </w:r>
      <w:r w:rsidR="00360F96" w:rsidRPr="00327C02">
        <w:rPr>
          <w:rFonts w:ascii="Times New Roman" w:hAnsi="Times New Roman" w:cs="Times New Roman"/>
          <w:sz w:val="24"/>
        </w:rPr>
        <w:t xml:space="preserve"> agilne metodologije ne bi zadostovala za izgradnjo sistematičnega procesa, saj potrebujemo proces v uporabi formalizirati. To pomeni, da mora biti proces dokumentiran in frekvenčno revidiran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(Rucker 2002, 32)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Agilna metodologija je bolj produkcijska filozofija kot trdna zbirka pravil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Predstavlja skupek najboljših praks, ki slonjo na principih</w:t>
      </w:r>
      <w:r w:rsidR="006478B3" w:rsidRPr="00327C02">
        <w:rPr>
          <w:rFonts w:ascii="Times New Roman" w:hAnsi="Times New Roman" w:cs="Times New Roman"/>
          <w:sz w:val="24"/>
        </w:rPr>
        <w:t xml:space="preserve"> in vrednotah predstavljenih v agilnem m</w:t>
      </w:r>
      <w:r w:rsidR="00360F96" w:rsidRPr="00327C02">
        <w:rPr>
          <w:rFonts w:ascii="Times New Roman" w:hAnsi="Times New Roman" w:cs="Times New Roman"/>
          <w:sz w:val="24"/>
        </w:rPr>
        <w:t xml:space="preserve">anifestu. Agilno modeliranje ne predpisuje postopkov za izgradnjo določenega procesa ampak spodbuja konstantno in efektivno modeliranje skozi nasvete in dobre prakse </w:t>
      </w:r>
      <w:r w:rsidR="00360F96"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{"citationID":"UpbfmTSg","properties":{"formattedCitation":"(S. Ambler 2002, 8)","plainCitation":"(S. 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8)</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Zato bomo uporabili dodaten pristop k modeliranju z namenom podpore dokumentaciji in sistematizaciji procesa. Obetaven pristop </w:t>
      </w:r>
      <w:r w:rsidR="00996138">
        <w:rPr>
          <w:rFonts w:ascii="Times New Roman" w:hAnsi="Times New Roman" w:cs="Times New Roman"/>
          <w:sz w:val="24"/>
        </w:rPr>
        <w:t>v smeri</w:t>
      </w:r>
      <w:r w:rsidR="00996138" w:rsidRPr="00327C02">
        <w:rPr>
          <w:rFonts w:ascii="Times New Roman" w:hAnsi="Times New Roman" w:cs="Times New Roman"/>
          <w:sz w:val="24"/>
        </w:rPr>
        <w:t xml:space="preserve"> </w:t>
      </w:r>
      <w:r w:rsidR="00360F96" w:rsidRPr="00327C02">
        <w:rPr>
          <w:rFonts w:ascii="Times New Roman" w:hAnsi="Times New Roman" w:cs="Times New Roman"/>
          <w:sz w:val="24"/>
        </w:rPr>
        <w:t>sistematične</w:t>
      </w:r>
      <w:r w:rsidR="00996138">
        <w:rPr>
          <w:rFonts w:ascii="Times New Roman" w:hAnsi="Times New Roman" w:cs="Times New Roman"/>
          <w:sz w:val="24"/>
        </w:rPr>
        <w:t>ga</w:t>
      </w:r>
      <w:r w:rsidR="00360F96" w:rsidRPr="00327C02">
        <w:rPr>
          <w:rFonts w:ascii="Times New Roman" w:hAnsi="Times New Roman" w:cs="Times New Roman"/>
          <w:sz w:val="24"/>
        </w:rPr>
        <w:t xml:space="preserve"> in strukturirane</w:t>
      </w:r>
      <w:r w:rsidR="00996138">
        <w:rPr>
          <w:rFonts w:ascii="Times New Roman" w:hAnsi="Times New Roman" w:cs="Times New Roman"/>
          <w:sz w:val="24"/>
        </w:rPr>
        <w:t>ga</w:t>
      </w:r>
      <w:r w:rsidR="00360F96" w:rsidRPr="00327C02">
        <w:rPr>
          <w:rFonts w:ascii="Times New Roman" w:hAnsi="Times New Roman" w:cs="Times New Roman"/>
          <w:sz w:val="24"/>
        </w:rPr>
        <w:t xml:space="preserve"> razvoj</w:t>
      </w:r>
      <w:r w:rsidR="00996138">
        <w:rPr>
          <w:rFonts w:ascii="Times New Roman" w:hAnsi="Times New Roman" w:cs="Times New Roman"/>
          <w:sz w:val="24"/>
        </w:rPr>
        <w:t>a</w:t>
      </w:r>
      <w:r w:rsidR="00360F96" w:rsidRPr="00327C02">
        <w:rPr>
          <w:rFonts w:ascii="Times New Roman" w:hAnsi="Times New Roman" w:cs="Times New Roman"/>
          <w:sz w:val="24"/>
        </w:rPr>
        <w:t xml:space="preserve"> programske opreme je uporaba tehnik meta-modeliranja za izgradnjo procesnih modelov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14:paraId="516ED393" w14:textId="77777777" w:rsidR="00360F96" w:rsidRPr="00327C02" w:rsidRDefault="00360F96" w:rsidP="005A6A3B">
      <w:pPr>
        <w:spacing w:line="360" w:lineRule="auto"/>
        <w:contextualSpacing/>
        <w:jc w:val="both"/>
        <w:rPr>
          <w:rFonts w:ascii="Times New Roman" w:hAnsi="Times New Roman" w:cs="Times New Roman"/>
          <w:sz w:val="24"/>
        </w:rPr>
      </w:pPr>
    </w:p>
    <w:p w14:paraId="23B7A025" w14:textId="2B1AEB94"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5</w:t>
      </w:r>
      <w:r w:rsidR="00360F96" w:rsidRPr="00327C02">
        <w:rPr>
          <w:rFonts w:ascii="Times New Roman" w:hAnsi="Times New Roman" w:cs="Times New Roman"/>
          <w:sz w:val="24"/>
          <w:szCs w:val="20"/>
        </w:rPr>
        <w:t>.1 AGILNO MODELIRANJE</w:t>
      </w:r>
    </w:p>
    <w:p w14:paraId="56877AF0" w14:textId="7777777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Bistvo agilnega modeliranja (AM) leži v njegovih praksah. Prakse AM so organizirane v štiri kategorije: iterativno in inkrementalno modeliranje, skupinsko delo, enostavnost in validacija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{"citationID":"XFIlzdbT","properties":{"formattedCitation":"{\\rtf (S. Ambler 2002, 44\\uc0\\u8211{}45)}","plainCitation":"(S. 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szCs w:val="24"/>
        </w:rPr>
        <w:t>(S. Ambler 2002, 44–45)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14:paraId="26843EAD"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Iterativno in inkrementalno kategorijo definirajo prakse:</w:t>
      </w:r>
    </w:p>
    <w:p w14:paraId="3A65457F"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apliciranja pravih artefaktov,</w:t>
      </w:r>
    </w:p>
    <w:p w14:paraId="5A27DA06"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izdelave več vzporednih modelov,</w:t>
      </w:r>
    </w:p>
    <w:p w14:paraId="45E3FD8F"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iteracije do naslednjega artefakta,</w:t>
      </w:r>
    </w:p>
    <w:p w14:paraId="56832792"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izvajanja manjših inkrementov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{"citationID":"XurtCohF","properties":{"formattedCitation":"(S.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0091F6F7" w14:textId="7777777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Artefakte predstavljajo UML grafikon stanja, izvorna koda, diagram poteka podatkov, pr</w:t>
      </w:r>
      <w:r w:rsidR="009767B3" w:rsidRPr="00327C02">
        <w:rPr>
          <w:rFonts w:ascii="Times New Roman" w:hAnsi="Times New Roman" w:cs="Times New Roman"/>
          <w:sz w:val="24"/>
        </w:rPr>
        <w:t xml:space="preserve">imeri uporabe in drugi. </w:t>
      </w:r>
      <w:r w:rsidRPr="00327C02">
        <w:rPr>
          <w:rFonts w:ascii="Times New Roman" w:hAnsi="Times New Roman" w:cs="Times New Roman"/>
          <w:sz w:val="24"/>
        </w:rPr>
        <w:t xml:space="preserve">Vsak artefakt ima svoje prednosti pri uporabi v določenih situacijah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{"citationID":"fXWH81Yf","properties":{"formattedCitation":"(S.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nekaterih primerih je bolj efektivno uporabiti diagram kot pa napisati 1024 vrstic kode. Pri modeliranju je pomembno razumevanje kdaj je smotrno uporabiti določen artefakt in kdaj ne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{"citationID":"y6P28D8I","properties":{"formattedCitation":"(Ambler 2002, 45)","plainCitation":"(Ambler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(Ambler 2002, 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Vzporedno modeliranje omogoča simultani zajem informacij več različnih artefaktov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{"citationID":"mxV6ITww","properties":{"formattedCitation":"(S. Ambler 2002, 48)","plainCitation":"(S. 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primeru, da informacije </w:t>
      </w:r>
      <w:r w:rsidR="00B516FB" w:rsidRPr="00327C02">
        <w:rPr>
          <w:rFonts w:ascii="Times New Roman" w:hAnsi="Times New Roman" w:cs="Times New Roman"/>
          <w:sz w:val="24"/>
        </w:rPr>
        <w:t xml:space="preserve">za določen </w:t>
      </w:r>
      <w:r w:rsidRPr="00327C02">
        <w:rPr>
          <w:rFonts w:ascii="Times New Roman" w:hAnsi="Times New Roman" w:cs="Times New Roman"/>
          <w:sz w:val="24"/>
        </w:rPr>
        <w:t>artefakt</w:t>
      </w:r>
      <w:r w:rsidR="00B516FB" w:rsidRPr="00327C02">
        <w:rPr>
          <w:rFonts w:ascii="Times New Roman" w:hAnsi="Times New Roman" w:cs="Times New Roman"/>
          <w:sz w:val="24"/>
        </w:rPr>
        <w:t xml:space="preserve"> postanejo neprimerne</w:t>
      </w:r>
      <w:r w:rsidR="00E83AFB" w:rsidRPr="00327C02">
        <w:rPr>
          <w:rFonts w:ascii="Times New Roman" w:hAnsi="Times New Roman" w:cs="Times New Roman"/>
          <w:sz w:val="24"/>
        </w:rPr>
        <w:t>,</w:t>
      </w:r>
      <w:r w:rsidRPr="00327C02">
        <w:rPr>
          <w:rFonts w:ascii="Times New Roman" w:hAnsi="Times New Roman" w:cs="Times New Roman"/>
          <w:sz w:val="24"/>
        </w:rPr>
        <w:t xml:space="preserve"> se izvede iteracija do naslednjega artefakta. S tem se informacije prenesejo na drug artefakt in posledično omogočijo napredovanje v procesu. Proces se izvaja inkrementalno, kar predstavlja temelj agilnega modeliranja. Agilno modeliranje si prizadeva k fragmentaciji kompleksnejših nalog v manjše obvladljive entitete, ki se izvajajo v krajših intervalih. Daljši intervali se lahko zgodijo vendar so zgolj izjeme. Daljše kot je obdobje brez povratne informacije večja je nevarnost, da je bilo opravljeno delo zaman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{"citationID":"6WI8ei8C","properties":{"formattedCitation":"(S. Ambler 2002, 51)","plainCitation":"(S. Ambler 2002, 51)"},"citationItems":[{"id":303,"uris":["http://zotero.org/users/local/1VrTeLcH/items/SFMK763D"],"uri":["http://zotero.org/users/local/1VrTeLcH/items/SFMK763D"],"itemData":{"id":303,"type":"book","title":"Agile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Modeling","language":"English","author":[{"family":"Ambler","given":"Scott"}],"issued":{"date-parts":[["2002",4,4]]}},"locator":"51"}],"schema":"https://github.com/citation-style-language/schema/raw/master/csl-citation.json"}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51)</w:t>
      </w:r>
      <w:r w:rsidRPr="00327C02">
        <w:rPr>
          <w:rFonts w:ascii="Times New Roman" w:hAnsi="Times New Roman" w:cs="Times New Roman"/>
          <w:sz w:val="24"/>
        </w:rPr>
        <w:fldChar w:fldCharType="end"/>
      </w:r>
      <w:r w:rsidRPr="00327C02">
        <w:rPr>
          <w:rFonts w:ascii="Times New Roman" w:hAnsi="Times New Roman" w:cs="Times New Roman"/>
          <w:sz w:val="24"/>
        </w:rPr>
        <w:t xml:space="preserve">. Daljša iteracija ne pomeni, da je bilo narejeno več dela. Agilni procesi se bolj fokusirajo na efektivne ure razvoja in ne na njihovo količino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(Unger in Novak 2011, 180)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7ABC1CEC"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Skupinsko delo definirajo prakse:</w:t>
      </w:r>
    </w:p>
    <w:p w14:paraId="1DAE769C"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skupinskega modeliranja,</w:t>
      </w:r>
    </w:p>
    <w:p w14:paraId="4908FAD7"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aktivna participacija vlagateljev,</w:t>
      </w:r>
    </w:p>
    <w:p w14:paraId="788BDE79"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kolektivno lastništvo,</w:t>
      </w:r>
    </w:p>
    <w:p w14:paraId="28E2B607"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javni prikaz modelov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{"citationID":"Z1TOjSon","properties":{"formattedCitation":"{\\rtf (S. Ambler 2002, 44\\uc0\\u8211{}45)}","plainCitation":"(S. 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szCs w:val="24"/>
        </w:rPr>
        <w:t>(S. Ambler 2002, 44–45)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1C6DFDF1" w14:textId="7777777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Skupinsko modeliranje omogoča boljše razumevanje idej in ustvarjanje skupne vizije projekta. Prav tako pripomore k izboljšani komunikaciji, izgradnji skupnega besednjaka in povečanju možnosti izvajanja kvalitetnega dela. Z izboljšano komunikacijo poda tudi priložnost prenosa znanja med zaposlenimi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{"citationID":"bHSaLG43","properties":{"formattedCitation":"(S. Ambler 2002, 52)","plainCitation":"(S. 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52)</w:t>
      </w:r>
      <w:r w:rsidRPr="00327C02">
        <w:rPr>
          <w:rFonts w:ascii="Times New Roman" w:hAnsi="Times New Roman" w:cs="Times New Roman"/>
          <w:sz w:val="24"/>
        </w:rPr>
        <w:fldChar w:fldCharType="end"/>
      </w:r>
      <w:r w:rsidRPr="00327C02">
        <w:rPr>
          <w:rFonts w:ascii="Times New Roman" w:hAnsi="Times New Roman" w:cs="Times New Roman"/>
          <w:sz w:val="24"/>
        </w:rPr>
        <w:t xml:space="preserve">. Navadno je za uspeh projekta potrebna večja stopnja vključenosti vlagateljev. Aktivna participacija tako spodbuja prisotnost uporabnikov ali vlagateljev na lokaciji z namenom izmenjave informacij glede zahtev in pričakovanj projekta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{"citationID":"ZtYoyAsT","properties":{"formattedCitation":"(S. Ambler 2002, 53)","plainCitation":"(S. 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53)</w:t>
      </w:r>
      <w:r w:rsidRPr="00327C02">
        <w:rPr>
          <w:rFonts w:ascii="Times New Roman" w:hAnsi="Times New Roman" w:cs="Times New Roman"/>
          <w:sz w:val="24"/>
        </w:rPr>
        <w:fldChar w:fldCharType="end"/>
      </w:r>
      <w:r w:rsidRPr="00327C02">
        <w:rPr>
          <w:rFonts w:ascii="Times New Roman" w:hAnsi="Times New Roman" w:cs="Times New Roman"/>
          <w:sz w:val="24"/>
        </w:rPr>
        <w:t>.</w:t>
      </w:r>
      <w:r w:rsidR="007B1D24" w:rsidRPr="00327C02">
        <w:rPr>
          <w:rFonts w:ascii="Times New Roman" w:hAnsi="Times New Roman" w:cs="Times New Roman"/>
          <w:sz w:val="24"/>
        </w:rPr>
        <w:t xml:space="preserve"> </w:t>
      </w:r>
      <w:r w:rsidRPr="00327C02">
        <w:rPr>
          <w:rFonts w:ascii="Times New Roman" w:hAnsi="Times New Roman" w:cs="Times New Roman"/>
          <w:sz w:val="24"/>
        </w:rPr>
        <w:t xml:space="preserve">Za kolektivno lastništvo velja, da lahko vsakdo sodeluje pri izgradnji določenega modela, kar predstavlja priložnost večje identifikacije napak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{"citationID":"vsNWlRLA","properties":{"formattedCitation":"(S. Ambler 2002, 54)","plainCitation":"(S. 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Prav v ta namen se uporabljajo table za javni prikaz modelov, kar spodbuja odprto komunikacijo med zaposlenimi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{"citationID":"IOp1xYzC","properties":{"formattedCitation":"(S. Ambler 2002, 55)","plainCitation":"(S. 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14:paraId="70E2F013"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Enostavnost definirajo prakse:</w:t>
      </w:r>
    </w:p>
    <w:p w14:paraId="4D20F6F9"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ustvarjanja preproste vsebine,</w:t>
      </w:r>
    </w:p>
    <w:p w14:paraId="04AF81DB"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enostavnega prikaza modela,</w:t>
      </w:r>
    </w:p>
    <w:p w14:paraId="5C156867"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uporaba enostavnih orodij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{"citationID":"hBapyBtZ","properties":{"formattedCitation":"(S.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3C5319F3" w14:textId="77777777" w:rsidR="00360F96" w:rsidRPr="00327C02" w:rsidRDefault="00360F96" w:rsidP="005A6A3B">
      <w:pPr>
        <w:spacing w:line="360" w:lineRule="auto"/>
        <w:jc w:val="both"/>
        <w:rPr>
          <w:rFonts w:ascii="Times New Roman" w:hAnsi="Times New Roman" w:cs="Times New Roman"/>
          <w:b/>
          <w:bCs/>
          <w:color w:val="222222"/>
          <w:sz w:val="24"/>
          <w:szCs w:val="24"/>
          <w:shd w:val="clear" w:color="auto" w:fill="FFFFFF"/>
        </w:rPr>
      </w:pPr>
      <w:r w:rsidRPr="00327C02">
        <w:rPr>
          <w:rFonts w:ascii="Times New Roman" w:hAnsi="Times New Roman" w:cs="Times New Roman"/>
          <w:sz w:val="24"/>
        </w:rPr>
        <w:t>Vsebino je priporočljivo poenostaviti do mere, da še vedno zadovoljuje projektu. To pomeni, da model še vedno zadovol</w:t>
      </w:r>
      <w:r w:rsidR="00710D84" w:rsidRPr="00327C02">
        <w:rPr>
          <w:rFonts w:ascii="Times New Roman" w:hAnsi="Times New Roman" w:cs="Times New Roman"/>
          <w:sz w:val="24"/>
        </w:rPr>
        <w:t xml:space="preserve">juje potrebe in ima svoj namen. </w:t>
      </w:r>
      <w:r w:rsidRPr="00327C02">
        <w:rPr>
          <w:rFonts w:ascii="Times New Roman" w:hAnsi="Times New Roman" w:cs="Times New Roman"/>
          <w:sz w:val="24"/>
        </w:rPr>
        <w:t>Priporoča se izogibanje: križanim tranzicijam, zavitim tranzicijam, diagonalnim tranzicijam, različnim velikostim balonov, velikemu številu balonov (ne več kot 7 +/</w:t>
      </w:r>
      <w:r w:rsidRPr="00327C02">
        <w:rPr>
          <w:rFonts w:ascii="Times New Roman" w:hAnsi="Times New Roman" w:cs="Times New Roman"/>
          <w:bCs/>
          <w:color w:val="222222"/>
          <w:sz w:val="24"/>
          <w:szCs w:val="24"/>
          <w:shd w:val="clear" w:color="auto" w:fill="FFFFFF"/>
        </w:rPr>
        <w:t xml:space="preserve">−2) in nepotrebnim podrobnostim </w:t>
      </w:r>
      <w:r w:rsidRPr="00327C02">
        <w:rPr>
          <w:rFonts w:ascii="Times New Roman" w:hAnsi="Times New Roman" w:cs="Times New Roman"/>
          <w:bCs/>
          <w:color w:val="222222"/>
          <w:sz w:val="24"/>
          <w:szCs w:val="24"/>
          <w:shd w:val="clear" w:color="auto" w:fill="FFFFFF"/>
        </w:rPr>
        <w:fldChar w:fldCharType="begin"/>
      </w:r>
      <w:r w:rsidR="0008640F" w:rsidRPr="00327C02">
        <w:rPr>
          <w:rFonts w:ascii="Times New Roman" w:hAnsi="Times New Roman" w:cs="Times New Roman"/>
          <w:bCs/>
          <w:color w:val="222222"/>
          <w:sz w:val="24"/>
          <w:szCs w:val="24"/>
          <w:shd w:val="clear" w:color="auto" w:fill="FFFFFF"/>
        </w:rPr>
        <w:instrText xml:space="preserve"> ADDIN ZOTERO_ITEM CSL_CITATION {"citationID":"formMolu","properties":{"formattedCitation":"(S. Ambler 2002, 57)","plainCitation":"(S. 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08640F" w:rsidRPr="00327C02">
        <w:rPr>
          <w:rFonts w:ascii="Times New Roman" w:hAnsi="Times New Roman" w:cs="Times New Roman"/>
          <w:sz w:val="24"/>
        </w:rPr>
        <w:t>(S. Ambler 2002, 57)</w:t>
      </w:r>
      <w:r w:rsidRPr="00327C02">
        <w:rPr>
          <w:rFonts w:ascii="Times New Roman" w:hAnsi="Times New Roman" w:cs="Times New Roman"/>
          <w:bCs/>
          <w:color w:val="222222"/>
          <w:sz w:val="24"/>
          <w:szCs w:val="24"/>
          <w:shd w:val="clear" w:color="auto" w:fill="FFFFFF"/>
        </w:rPr>
        <w:fldChar w:fldCharType="end"/>
      </w:r>
      <w:r w:rsidR="00651B01" w:rsidRPr="00327C02">
        <w:rPr>
          <w:rFonts w:ascii="Times New Roman" w:hAnsi="Times New Roman" w:cs="Times New Roman"/>
          <w:bCs/>
          <w:color w:val="222222"/>
          <w:sz w:val="24"/>
          <w:szCs w:val="24"/>
          <w:shd w:val="clear" w:color="auto" w:fill="FFFFFF"/>
        </w:rPr>
        <w:t xml:space="preserve">. </w:t>
      </w:r>
      <w:r w:rsidRPr="00327C02">
        <w:rPr>
          <w:rFonts w:ascii="Times New Roman" w:hAnsi="Times New Roman" w:cs="Times New Roman"/>
          <w:bCs/>
          <w:color w:val="222222"/>
          <w:sz w:val="24"/>
          <w:szCs w:val="24"/>
          <w:shd w:val="clear" w:color="auto" w:fill="FFFFFF"/>
        </w:rPr>
        <w:t xml:space="preserve">Uporaba enostavnih orodij deluje, saj je večina diagramov za enkratno uporabo </w:t>
      </w:r>
      <w:r w:rsidRPr="00327C02">
        <w:rPr>
          <w:rFonts w:ascii="Times New Roman" w:hAnsi="Times New Roman" w:cs="Times New Roman"/>
          <w:bCs/>
          <w:color w:val="222222"/>
          <w:sz w:val="24"/>
          <w:szCs w:val="24"/>
          <w:shd w:val="clear" w:color="auto" w:fill="FFFFFF"/>
        </w:rPr>
        <w:fldChar w:fldCharType="begin"/>
      </w:r>
      <w:r w:rsidR="0008640F" w:rsidRPr="00327C02">
        <w:rPr>
          <w:rFonts w:ascii="Times New Roman" w:hAnsi="Times New Roman" w:cs="Times New Roman"/>
          <w:bCs/>
          <w:color w:val="222222"/>
          <w:sz w:val="24"/>
          <w:szCs w:val="24"/>
          <w:shd w:val="clear" w:color="auto" w:fill="FFFFFF"/>
        </w:rPr>
        <w:instrText xml:space="preserve"> ADDIN ZOTERO_ITEM CSL_CITATION {"citationID":"kFyUG1aK","properties":{"formattedCitation":"(S. Ambler 2002, 58)","plainCitation":"(S. 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08640F" w:rsidRPr="00327C02">
        <w:rPr>
          <w:rFonts w:ascii="Times New Roman" w:hAnsi="Times New Roman" w:cs="Times New Roman"/>
          <w:sz w:val="24"/>
        </w:rPr>
        <w:t>(S. Ambler 2002, 58)</w:t>
      </w:r>
      <w:r w:rsidRPr="00327C02">
        <w:rPr>
          <w:rFonts w:ascii="Times New Roman" w:hAnsi="Times New Roman" w:cs="Times New Roman"/>
          <w:bCs/>
          <w:color w:val="222222"/>
          <w:sz w:val="24"/>
          <w:szCs w:val="24"/>
          <w:shd w:val="clear" w:color="auto" w:fill="FFFFFF"/>
        </w:rPr>
        <w:fldChar w:fldCharType="end"/>
      </w:r>
      <w:r w:rsidRPr="00327C02">
        <w:rPr>
          <w:rFonts w:ascii="Times New Roman" w:hAnsi="Times New Roman" w:cs="Times New Roman"/>
          <w:bCs/>
          <w:color w:val="222222"/>
          <w:sz w:val="24"/>
          <w:szCs w:val="24"/>
          <w:shd w:val="clear" w:color="auto" w:fill="FFFFFF"/>
        </w:rPr>
        <w:t xml:space="preserve">.  </w:t>
      </w:r>
    </w:p>
    <w:p w14:paraId="5B1753A5" w14:textId="7777777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Validacijo definirajo prakse:</w:t>
      </w:r>
    </w:p>
    <w:p w14:paraId="28F0CF03" w14:textId="77777777"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upoštevanja preverljivosti,</w:t>
      </w:r>
    </w:p>
    <w:p w14:paraId="39427969" w14:textId="77777777"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dokazovanja s kodo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{"citationID":"E2atNstF","properties":{"formattedCitation":"(S.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46388A62" w14:textId="7777777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Moderni procesi vključujejo aktivnosti testiranja in zagotavljanje kvalitete čez celoten življenjski cikel. Nekateri modeli celo priporočajo definiranje testnih konceptov pred izgradnjo sistema. Če ne moremo testirati sistema je bolje, da ga ne gradimo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{"citationID":"25XzLzle","properties":{"formattedCitation":"(S. Ambler 2002, 58)","plainCitation":"(S. 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58)</w:t>
      </w:r>
      <w:r w:rsidRPr="00327C02">
        <w:rPr>
          <w:rFonts w:ascii="Times New Roman" w:hAnsi="Times New Roman" w:cs="Times New Roman"/>
          <w:sz w:val="24"/>
        </w:rPr>
        <w:fldChar w:fldCharType="end"/>
      </w:r>
      <w:r w:rsidRPr="00327C02">
        <w:rPr>
          <w:rFonts w:ascii="Times New Roman" w:hAnsi="Times New Roman" w:cs="Times New Roman"/>
          <w:sz w:val="24"/>
        </w:rPr>
        <w:t xml:space="preserve">. K temu stremi praksa upoštevanja preverljivosti. Ob zgrajenem modelu pa je potrebno preveriti ali je mogoča implementacija poslovnega pravila v model, torej ali ga bo mogoče izvajati. To lahko preverimo tudi z uporabo kode. V praksi se priporoča izvajati cikel modeliranja, kodiranja in testiranja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{"citationID":"fRf7ueqo","properties":{"formattedCitation":"(S. Ambler 2002, 59)","plainCitation":"(S. 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59)</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0221B842" w14:textId="77777777" w:rsidR="00CC57EA" w:rsidRPr="00327C02" w:rsidRDefault="00CC57EA"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Poleg temeljnih praks AM podaja tudi </w:t>
      </w:r>
      <w:r w:rsidR="002979B7" w:rsidRPr="00327C02">
        <w:rPr>
          <w:rFonts w:ascii="Times New Roman" w:hAnsi="Times New Roman" w:cs="Times New Roman"/>
          <w:sz w:val="24"/>
        </w:rPr>
        <w:t>dopolnilne prakse, k</w:t>
      </w:r>
      <w:r w:rsidR="00196E6D" w:rsidRPr="00327C02">
        <w:rPr>
          <w:rFonts w:ascii="Times New Roman" w:hAnsi="Times New Roman" w:cs="Times New Roman"/>
          <w:sz w:val="24"/>
        </w:rPr>
        <w:t xml:space="preserve">i jih lahko poljubno apliciramo in se delijo v tri kategorije: produktivnost, dokumentacija in motivacija </w:t>
      </w:r>
      <w:r w:rsidR="00196E6D" w:rsidRPr="00327C02">
        <w:rPr>
          <w:rFonts w:ascii="Times New Roman" w:hAnsi="Times New Roman" w:cs="Times New Roman"/>
          <w:sz w:val="24"/>
        </w:rPr>
        <w:fldChar w:fldCharType="begin"/>
      </w:r>
      <w:r w:rsidR="00196E6D" w:rsidRPr="00327C02">
        <w:rPr>
          <w:rFonts w:ascii="Times New Roman" w:hAnsi="Times New Roman" w:cs="Times New Roman"/>
          <w:sz w:val="24"/>
        </w:rPr>
        <w:instrText xml:space="preserve"> ADDIN ZOTERO_ITEM CSL_CITATION {"citationID":"0RToLMJH","properties":{"formattedCitation":"(S.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327C02">
        <w:rPr>
          <w:rFonts w:ascii="Times New Roman" w:hAnsi="Times New Roman" w:cs="Times New Roman"/>
          <w:sz w:val="24"/>
        </w:rPr>
        <w:fldChar w:fldCharType="separate"/>
      </w:r>
      <w:r w:rsidR="00196E6D" w:rsidRPr="00327C02">
        <w:rPr>
          <w:rFonts w:ascii="Times New Roman" w:hAnsi="Times New Roman" w:cs="Times New Roman"/>
          <w:sz w:val="24"/>
        </w:rPr>
        <w:t>(S. Ambler 2002, 60)</w:t>
      </w:r>
      <w:r w:rsidR="00196E6D" w:rsidRPr="00327C02">
        <w:rPr>
          <w:rFonts w:ascii="Times New Roman" w:hAnsi="Times New Roman" w:cs="Times New Roman"/>
          <w:sz w:val="24"/>
        </w:rPr>
        <w:fldChar w:fldCharType="end"/>
      </w:r>
      <w:r w:rsidR="00196E6D" w:rsidRPr="00327C02">
        <w:rPr>
          <w:rFonts w:ascii="Times New Roman" w:hAnsi="Times New Roman" w:cs="Times New Roman"/>
          <w:sz w:val="24"/>
        </w:rPr>
        <w:t>.</w:t>
      </w:r>
      <w:r w:rsidR="00C22D0E" w:rsidRPr="00327C02">
        <w:rPr>
          <w:rFonts w:ascii="Times New Roman" w:hAnsi="Times New Roman" w:cs="Times New Roman"/>
          <w:sz w:val="24"/>
        </w:rPr>
        <w:t xml:space="preserve"> Vključujejo apliciranje standardov mo</w:t>
      </w:r>
      <w:r w:rsidR="00FD218A" w:rsidRPr="00327C02">
        <w:rPr>
          <w:rFonts w:ascii="Times New Roman" w:hAnsi="Times New Roman" w:cs="Times New Roman"/>
          <w:sz w:val="24"/>
        </w:rPr>
        <w:t>deliranja med katerimi je najbolj poznan UML</w:t>
      </w:r>
      <w:r w:rsidR="00367265" w:rsidRPr="00327C02">
        <w:rPr>
          <w:rFonts w:ascii="Times New Roman" w:hAnsi="Times New Roman" w:cs="Times New Roman"/>
          <w:sz w:val="24"/>
        </w:rPr>
        <w:t xml:space="preserve"> </w:t>
      </w:r>
      <w:r w:rsidR="00FD218A"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{"citationID":"GdTrJzOB","properties":{"formattedCitation":"(S.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327C02">
        <w:rPr>
          <w:rFonts w:ascii="Times New Roman" w:hAnsi="Times New Roman" w:cs="Times New Roman"/>
          <w:sz w:val="24"/>
        </w:rPr>
        <w:fldChar w:fldCharType="separate"/>
      </w:r>
      <w:r w:rsidR="00FD218A" w:rsidRPr="00327C02">
        <w:rPr>
          <w:rFonts w:ascii="Times New Roman" w:hAnsi="Times New Roman" w:cs="Times New Roman"/>
          <w:sz w:val="24"/>
        </w:rPr>
        <w:t>(S. Ambler 2002, 61)</w:t>
      </w:r>
      <w:r w:rsidR="00FD218A" w:rsidRPr="00327C02">
        <w:rPr>
          <w:rFonts w:ascii="Times New Roman" w:hAnsi="Times New Roman" w:cs="Times New Roman"/>
          <w:sz w:val="24"/>
        </w:rPr>
        <w:fldChar w:fldCharType="end"/>
      </w:r>
      <w:r w:rsidR="00367265" w:rsidRPr="00327C02">
        <w:rPr>
          <w:rFonts w:ascii="Times New Roman" w:hAnsi="Times New Roman" w:cs="Times New Roman"/>
          <w:sz w:val="24"/>
        </w:rPr>
        <w:t>.</w:t>
      </w:r>
      <w:r w:rsidR="009A6C4F" w:rsidRPr="00327C02">
        <w:rPr>
          <w:rFonts w:ascii="Times New Roman" w:hAnsi="Times New Roman" w:cs="Times New Roman"/>
          <w:sz w:val="24"/>
        </w:rPr>
        <w:t xml:space="preserve"> Spodbujajo postopno vpeljevanje in </w:t>
      </w:r>
      <w:r w:rsidR="00624798" w:rsidRPr="00327C02">
        <w:rPr>
          <w:rFonts w:ascii="Times New Roman" w:hAnsi="Times New Roman" w:cs="Times New Roman"/>
          <w:sz w:val="24"/>
        </w:rPr>
        <w:t>uporabo</w:t>
      </w:r>
      <w:r w:rsidR="009A6C4F" w:rsidRPr="00327C02">
        <w:rPr>
          <w:rFonts w:ascii="Times New Roman" w:hAnsi="Times New Roman" w:cs="Times New Roman"/>
          <w:sz w:val="24"/>
        </w:rPr>
        <w:t xml:space="preserve"> že obstoječih modelov, ki so lahko dobre usmeritve </w:t>
      </w:r>
      <w:r w:rsidR="009A6C4F"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{"citationID":"NmCvxQ4R","properties":{"formattedCitation":"(S.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327C02">
        <w:rPr>
          <w:rFonts w:ascii="Times New Roman" w:hAnsi="Times New Roman" w:cs="Times New Roman"/>
          <w:sz w:val="24"/>
        </w:rPr>
        <w:fldChar w:fldCharType="separate"/>
      </w:r>
      <w:r w:rsidR="009A6C4F" w:rsidRPr="00327C02">
        <w:rPr>
          <w:rFonts w:ascii="Times New Roman" w:hAnsi="Times New Roman" w:cs="Times New Roman"/>
          <w:sz w:val="24"/>
        </w:rPr>
        <w:t>(S. Ambler 2002, 64)</w:t>
      </w:r>
      <w:r w:rsidR="009A6C4F" w:rsidRPr="00327C02">
        <w:rPr>
          <w:rFonts w:ascii="Times New Roman" w:hAnsi="Times New Roman" w:cs="Times New Roman"/>
          <w:sz w:val="24"/>
        </w:rPr>
        <w:fldChar w:fldCharType="end"/>
      </w:r>
      <w:r w:rsidR="00336899" w:rsidRPr="00327C02">
        <w:rPr>
          <w:rFonts w:ascii="Times New Roman" w:hAnsi="Times New Roman" w:cs="Times New Roman"/>
          <w:sz w:val="24"/>
        </w:rPr>
        <w:t>.</w:t>
      </w:r>
      <w:r w:rsidR="00FA6441" w:rsidRPr="00327C02">
        <w:rPr>
          <w:rFonts w:ascii="Times New Roman" w:hAnsi="Times New Roman" w:cs="Times New Roman"/>
          <w:sz w:val="24"/>
        </w:rPr>
        <w:t xml:space="preserve"> Priporočajo formalizacijo modelov, ki predstavljajo kakšne zaveze (povezave, pogodbe) in zavreči tiste, ki predstavljajo začasne </w:t>
      </w:r>
      <w:r w:rsidR="00FA6441"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{"citationID":"BqjRbXeK","properties":{"formattedCitation":"(S.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A6441" w:rsidRPr="00327C02">
        <w:rPr>
          <w:rFonts w:ascii="Times New Roman" w:hAnsi="Times New Roman" w:cs="Times New Roman"/>
          <w:sz w:val="24"/>
        </w:rPr>
        <w:fldChar w:fldCharType="separate"/>
      </w:r>
      <w:r w:rsidR="00FA6441" w:rsidRPr="00327C02">
        <w:rPr>
          <w:rFonts w:ascii="Times New Roman" w:hAnsi="Times New Roman" w:cs="Times New Roman"/>
          <w:sz w:val="24"/>
        </w:rPr>
        <w:t>(S. Ambler 2002, 65)</w:t>
      </w:r>
      <w:r w:rsidR="00FA6441" w:rsidRPr="00327C02">
        <w:rPr>
          <w:rFonts w:ascii="Times New Roman" w:hAnsi="Times New Roman" w:cs="Times New Roman"/>
          <w:sz w:val="24"/>
        </w:rPr>
        <w:fldChar w:fldCharType="end"/>
      </w:r>
      <w:r w:rsidR="008B7F2A" w:rsidRPr="00327C02">
        <w:rPr>
          <w:rFonts w:ascii="Times New Roman" w:hAnsi="Times New Roman" w:cs="Times New Roman"/>
          <w:sz w:val="24"/>
        </w:rPr>
        <w:t xml:space="preserve">. Posodobitve modelov se ne priporočajo, ker modeli ne potrebujejo biti popolni, da bi sporočali bistvo </w:t>
      </w:r>
      <w:r w:rsidR="008B7F2A"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{"citationID":"RyoHntDD","properties":{"formattedCitation":"(S.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8B7F2A" w:rsidRPr="00327C02">
        <w:rPr>
          <w:rFonts w:ascii="Times New Roman" w:hAnsi="Times New Roman" w:cs="Times New Roman"/>
          <w:sz w:val="24"/>
        </w:rPr>
        <w:fldChar w:fldCharType="separate"/>
      </w:r>
      <w:r w:rsidR="008B7F2A" w:rsidRPr="00327C02">
        <w:rPr>
          <w:rFonts w:ascii="Times New Roman" w:hAnsi="Times New Roman" w:cs="Times New Roman"/>
          <w:sz w:val="24"/>
        </w:rPr>
        <w:t>(S. Ambler 2002, 66)</w:t>
      </w:r>
      <w:r w:rsidR="008B7F2A" w:rsidRPr="00327C02">
        <w:rPr>
          <w:rFonts w:ascii="Times New Roman" w:hAnsi="Times New Roman" w:cs="Times New Roman"/>
          <w:sz w:val="24"/>
        </w:rPr>
        <w:fldChar w:fldCharType="end"/>
      </w:r>
      <w:r w:rsidR="00D70BC5" w:rsidRPr="00327C02">
        <w:rPr>
          <w:rFonts w:ascii="Times New Roman" w:hAnsi="Times New Roman" w:cs="Times New Roman"/>
          <w:sz w:val="24"/>
        </w:rPr>
        <w:t xml:space="preserve">. </w:t>
      </w:r>
      <w:r w:rsidR="0008357F" w:rsidRPr="00327C02">
        <w:rPr>
          <w:rFonts w:ascii="Times New Roman" w:hAnsi="Times New Roman" w:cs="Times New Roman"/>
          <w:sz w:val="24"/>
        </w:rPr>
        <w:t>Spodbujajo modeliranje z namenom razumevanja</w:t>
      </w:r>
      <w:r w:rsidR="00884599" w:rsidRPr="00327C02">
        <w:rPr>
          <w:rFonts w:ascii="Times New Roman" w:hAnsi="Times New Roman" w:cs="Times New Roman"/>
          <w:sz w:val="24"/>
        </w:rPr>
        <w:t xml:space="preserve"> </w:t>
      </w:r>
      <w:r w:rsidR="0008357F" w:rsidRPr="00327C02">
        <w:rPr>
          <w:rFonts w:ascii="Times New Roman" w:hAnsi="Times New Roman" w:cs="Times New Roman"/>
          <w:sz w:val="24"/>
        </w:rPr>
        <w:t xml:space="preserve">problema in izboljšanja komunikacije </w:t>
      </w:r>
      <w:r w:rsidR="0008357F"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{"citationID":"1Phfo71I","properties":{"formattedCitation":"(S.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327C02">
        <w:rPr>
          <w:rFonts w:ascii="Times New Roman" w:hAnsi="Times New Roman" w:cs="Times New Roman"/>
          <w:sz w:val="24"/>
        </w:rPr>
        <w:fldChar w:fldCharType="separate"/>
      </w:r>
      <w:r w:rsidR="0008357F" w:rsidRPr="00327C02">
        <w:rPr>
          <w:rFonts w:ascii="Times New Roman" w:hAnsi="Times New Roman" w:cs="Times New Roman"/>
          <w:sz w:val="24"/>
        </w:rPr>
        <w:t>(S. Ambler 2002, 69, 70)</w:t>
      </w:r>
      <w:r w:rsidR="0008357F" w:rsidRPr="00327C02">
        <w:rPr>
          <w:rFonts w:ascii="Times New Roman" w:hAnsi="Times New Roman" w:cs="Times New Roman"/>
          <w:sz w:val="24"/>
        </w:rPr>
        <w:fldChar w:fldCharType="end"/>
      </w:r>
      <w:r w:rsidR="00310433" w:rsidRPr="00327C02">
        <w:rPr>
          <w:rFonts w:ascii="Times New Roman" w:hAnsi="Times New Roman" w:cs="Times New Roman"/>
          <w:sz w:val="24"/>
        </w:rPr>
        <w:t>.</w:t>
      </w:r>
      <w:r w:rsidR="004F4E30" w:rsidRPr="00327C02">
        <w:rPr>
          <w:rFonts w:ascii="Times New Roman" w:hAnsi="Times New Roman" w:cs="Times New Roman"/>
          <w:sz w:val="24"/>
        </w:rPr>
        <w:t xml:space="preserve"> Poleg navedenih priporoča </w:t>
      </w:r>
      <w:r w:rsidR="001D40CA" w:rsidRPr="00327C02">
        <w:rPr>
          <w:rFonts w:ascii="Times New Roman" w:hAnsi="Times New Roman" w:cs="Times New Roman"/>
          <w:sz w:val="24"/>
        </w:rPr>
        <w:t>še aplici</w:t>
      </w:r>
      <w:r w:rsidR="004F4E30" w:rsidRPr="00327C02">
        <w:rPr>
          <w:rFonts w:ascii="Times New Roman" w:hAnsi="Times New Roman" w:cs="Times New Roman"/>
          <w:sz w:val="24"/>
        </w:rPr>
        <w:t xml:space="preserve">ranje refaktoriranja </w:t>
      </w:r>
      <w:r w:rsidR="001D40CA" w:rsidRPr="00327C02">
        <w:rPr>
          <w:rFonts w:ascii="Times New Roman" w:hAnsi="Times New Roman" w:cs="Times New Roman"/>
          <w:sz w:val="24"/>
        </w:rPr>
        <w:t>in praks</w:t>
      </w:r>
      <w:r w:rsidR="004F4E30" w:rsidRPr="00327C02">
        <w:rPr>
          <w:rFonts w:ascii="Times New Roman" w:hAnsi="Times New Roman" w:cs="Times New Roman"/>
          <w:sz w:val="24"/>
        </w:rPr>
        <w:t xml:space="preserve">o </w:t>
      </w:r>
      <w:r w:rsidR="001D40CA" w:rsidRPr="00327C02">
        <w:rPr>
          <w:rFonts w:ascii="Times New Roman" w:hAnsi="Times New Roman" w:cs="Times New Roman"/>
          <w:sz w:val="24"/>
        </w:rPr>
        <w:t>TDD</w:t>
      </w:r>
      <w:r w:rsidR="00222E60" w:rsidRPr="00327C02">
        <w:rPr>
          <w:rFonts w:ascii="Times New Roman" w:hAnsi="Times New Roman" w:cs="Times New Roman"/>
          <w:sz w:val="24"/>
        </w:rPr>
        <w:t xml:space="preserve"> (p</w:t>
      </w:r>
      <w:r w:rsidR="004F4E30" w:rsidRPr="00327C02">
        <w:rPr>
          <w:rFonts w:ascii="Times New Roman" w:hAnsi="Times New Roman" w:cs="Times New Roman"/>
          <w:sz w:val="24"/>
        </w:rPr>
        <w:t>og 3.5.9)</w:t>
      </w:r>
      <w:r w:rsidR="00275A77" w:rsidRPr="00327C02">
        <w:rPr>
          <w:rFonts w:ascii="Times New Roman" w:hAnsi="Times New Roman" w:cs="Times New Roman"/>
          <w:sz w:val="24"/>
        </w:rPr>
        <w:t xml:space="preserve"> </w:t>
      </w:r>
      <w:r w:rsidR="0025750D" w:rsidRPr="00327C02">
        <w:rPr>
          <w:rFonts w:ascii="Times New Roman" w:hAnsi="Times New Roman" w:cs="Times New Roman"/>
          <w:sz w:val="24"/>
        </w:rPr>
        <w:t xml:space="preserve">z opombo pomembnosti razumevanja orodij modeliranja </w:t>
      </w:r>
      <w:r w:rsidR="0025750D"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{"citationID":"bViUA3xs","properties":{"formattedCitation":"(S.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25750D" w:rsidRPr="00327C02">
        <w:rPr>
          <w:rFonts w:ascii="Times New Roman" w:hAnsi="Times New Roman" w:cs="Times New Roman"/>
          <w:sz w:val="24"/>
        </w:rPr>
        <w:fldChar w:fldCharType="separate"/>
      </w:r>
      <w:r w:rsidR="0025750D" w:rsidRPr="00327C02">
        <w:rPr>
          <w:rFonts w:ascii="Times New Roman" w:hAnsi="Times New Roman" w:cs="Times New Roman"/>
          <w:sz w:val="24"/>
        </w:rPr>
        <w:t>(S. Ambler 2002, 71,72)</w:t>
      </w:r>
      <w:r w:rsidR="0025750D" w:rsidRPr="00327C02">
        <w:rPr>
          <w:rFonts w:ascii="Times New Roman" w:hAnsi="Times New Roman" w:cs="Times New Roman"/>
          <w:sz w:val="24"/>
        </w:rPr>
        <w:fldChar w:fldCharType="end"/>
      </w:r>
      <w:r w:rsidR="0025750D" w:rsidRPr="00327C02">
        <w:rPr>
          <w:rFonts w:ascii="Times New Roman" w:hAnsi="Times New Roman" w:cs="Times New Roman"/>
          <w:sz w:val="24"/>
        </w:rPr>
        <w:t>.</w:t>
      </w:r>
      <w:r w:rsidR="00BF1AFB" w:rsidRPr="00327C02">
        <w:rPr>
          <w:rFonts w:ascii="Times New Roman" w:hAnsi="Times New Roman" w:cs="Times New Roman"/>
          <w:sz w:val="24"/>
        </w:rPr>
        <w:t xml:space="preserve"> </w:t>
      </w:r>
    </w:p>
    <w:p w14:paraId="33477F7C" w14:textId="77777777" w:rsidR="00A6596B" w:rsidRDefault="00A6596B" w:rsidP="005A6A3B">
      <w:pPr>
        <w:spacing w:line="360" w:lineRule="auto"/>
        <w:contextualSpacing/>
        <w:jc w:val="both"/>
        <w:rPr>
          <w:rFonts w:ascii="Times New Roman" w:hAnsi="Times New Roman" w:cs="Times New Roman"/>
          <w:sz w:val="24"/>
        </w:rPr>
      </w:pPr>
    </w:p>
    <w:p w14:paraId="62A6699B" w14:textId="42CC50E0" w:rsidR="00C77F39"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5</w:t>
      </w:r>
      <w:r w:rsidR="00360F96" w:rsidRPr="00327C02">
        <w:rPr>
          <w:rFonts w:ascii="Times New Roman" w:hAnsi="Times New Roman" w:cs="Times New Roman"/>
          <w:sz w:val="24"/>
        </w:rPr>
        <w:t>.2 META MODELIRANJE</w:t>
      </w:r>
    </w:p>
    <w:p w14:paraId="252E50E7"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 literaturi je definiranih več pristopov meta-modeliranja različnih avtorjev. Med njimi sta dva standardizirana, ki uporabljata meta-modele za definiranje MIPO: ISO 24744:2007</w:t>
      </w:r>
      <w:r w:rsidRPr="00327C02">
        <w:rPr>
          <w:rStyle w:val="Sprotnaopomba-sklic"/>
          <w:rFonts w:ascii="Times New Roman" w:hAnsi="Times New Roman" w:cs="Times New Roman"/>
        </w:rPr>
        <w:footnoteReference w:id="50"/>
      </w:r>
      <w:r w:rsidRPr="00327C02">
        <w:rPr>
          <w:rFonts w:ascii="Times New Roman" w:hAnsi="Times New Roman" w:cs="Times New Roman"/>
          <w:sz w:val="24"/>
        </w:rPr>
        <w:t xml:space="preserve"> in SPEM</w:t>
      </w:r>
      <w:r w:rsidRPr="00327C02">
        <w:rPr>
          <w:rStyle w:val="Sprotnaopomba-sklic"/>
          <w:rFonts w:ascii="Times New Roman" w:hAnsi="Times New Roman" w:cs="Times New Roman"/>
        </w:rPr>
        <w:footnoteReference w:id="51"/>
      </w:r>
      <w:r w:rsidRPr="00327C02">
        <w:rPr>
          <w:rFonts w:ascii="Times New Roman" w:hAnsi="Times New Roman" w:cs="Times New Roman"/>
          <w:sz w:val="24"/>
        </w:rPr>
        <w:t>. Meta-model se osredotoča na prikaz vsebine metode in ima številne prednosti:</w:t>
      </w:r>
    </w:p>
    <w:p w14:paraId="7CE2867B"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Zagotavlja formalne temelje za specifikacijo MIPO,</w:t>
      </w:r>
    </w:p>
    <w:p w14:paraId="194E115A"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zgrajeni procesi so primerljivi na podlagi uporabe okvirja meta modela, </w:t>
      </w:r>
    </w:p>
    <w:p w14:paraId="62FC5620"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formalizacija zagotavlja natančne temelje razvojnim orodjem,</w:t>
      </w:r>
    </w:p>
    <w:p w14:paraId="0580FED1"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zagotavlja analiziranje konsistence in skladnosti,</w:t>
      </w:r>
    </w:p>
    <w:p w14:paraId="40BC4EB3"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zagotavlja formalno podlago za modifikacije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{"citationID":"q0N6jYGt","properties":{"formattedCitation":"{\\rtf (Engels in Sauer 2010, 412\\uc0\\u8211{}13)}","plainCitation":"(Engels in Sauer 2010, 412–13)"},"citationItems":[{"id":349,"uris":["http://zotero.org/users/local/1VrTeLcH/items/WAAUKBDR"],"uri":["http://zotero.org/users/local/1VrTeLcH/items/WAAUKBDR"],"itemData":{"id":349,"type":"chapter","title":"A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-413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412–13)</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1323FA67" w14:textId="58F29748"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Konzorcij OMG</w:t>
      </w:r>
      <w:r w:rsidRPr="00327C02">
        <w:rPr>
          <w:rStyle w:val="Sprotnaopomba-sklic"/>
          <w:rFonts w:ascii="Times New Roman" w:hAnsi="Times New Roman" w:cs="Times New Roman"/>
        </w:rPr>
        <w:footnoteReference w:id="52"/>
      </w:r>
      <w:r w:rsidRPr="00327C02">
        <w:rPr>
          <w:rFonts w:ascii="Times New Roman" w:hAnsi="Times New Roman" w:cs="Times New Roman"/>
          <w:sz w:val="24"/>
        </w:rPr>
        <w:t xml:space="preserve"> je v standardu MOF</w:t>
      </w:r>
      <w:r w:rsidRPr="00327C02">
        <w:rPr>
          <w:rStyle w:val="Sprotnaopomba-sklic"/>
          <w:rFonts w:ascii="Times New Roman" w:hAnsi="Times New Roman" w:cs="Times New Roman"/>
        </w:rPr>
        <w:footnoteReference w:id="53"/>
      </w:r>
      <w:r w:rsidRPr="00327C02">
        <w:rPr>
          <w:rFonts w:ascii="Times New Roman" w:hAnsi="Times New Roman" w:cs="Times New Roman"/>
          <w:sz w:val="24"/>
        </w:rPr>
        <w:t xml:space="preserve"> definiral štiri-plastno referenčno arhitekturo meta-modela na podlagi pogosto uporabljenih konceptov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{"citationID":"O3wP42pN","properties":{"formattedCitation":"(Engels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419)</w:t>
      </w:r>
      <w:r w:rsidRPr="00327C02">
        <w:rPr>
          <w:rFonts w:ascii="Times New Roman" w:hAnsi="Times New Roman" w:cs="Times New Roman"/>
          <w:sz w:val="24"/>
        </w:rPr>
        <w:fldChar w:fldCharType="end"/>
      </w:r>
      <w:r w:rsidRPr="00327C02">
        <w:rPr>
          <w:rFonts w:ascii="Times New Roman" w:hAnsi="Times New Roman" w:cs="Times New Roman"/>
          <w:sz w:val="24"/>
        </w:rPr>
        <w:t>. Kot je razvidno iz</w:t>
      </w:r>
      <w:r w:rsidR="00627990" w:rsidRPr="00327C02">
        <w:rPr>
          <w:rFonts w:ascii="Times New Roman" w:hAnsi="Times New Roman" w:cs="Times New Roman"/>
          <w:sz w:val="24"/>
        </w:rPr>
        <w:t xml:space="preserve"> slike </w:t>
      </w:r>
      <w:r w:rsidR="00C71903">
        <w:rPr>
          <w:rFonts w:ascii="Times New Roman" w:hAnsi="Times New Roman" w:cs="Times New Roman"/>
          <w:sz w:val="24"/>
        </w:rPr>
        <w:t>5</w:t>
      </w:r>
      <w:r w:rsidR="00627990" w:rsidRPr="00327C02">
        <w:rPr>
          <w:rFonts w:ascii="Times New Roman" w:hAnsi="Times New Roman" w:cs="Times New Roman"/>
          <w:sz w:val="24"/>
        </w:rPr>
        <w:t>.1</w:t>
      </w:r>
      <w:r w:rsidRPr="00327C02">
        <w:rPr>
          <w:rFonts w:ascii="Times New Roman" w:hAnsi="Times New Roman" w:cs="Times New Roman"/>
          <w:sz w:val="24"/>
        </w:rPr>
        <w:t xml:space="preserve"> se plasti delijo na: M0, M1, M2 in M3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{"citationID":"UJdfSPcs","properties":{"formattedCitation":"{\\rtf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419–20)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649FEEF" w14:textId="6DA279D3" w:rsidR="00360F96" w:rsidRPr="00327C02" w:rsidRDefault="00627990" w:rsidP="005A6A3B">
      <w:pPr>
        <w:spacing w:line="360" w:lineRule="auto"/>
        <w:jc w:val="center"/>
        <w:rPr>
          <w:rFonts w:ascii="Times New Roman" w:hAnsi="Times New Roman" w:cs="Times New Roman"/>
          <w:sz w:val="24"/>
        </w:rPr>
      </w:pPr>
      <w:r w:rsidRPr="00327C02">
        <w:rPr>
          <w:rFonts w:ascii="Times New Roman" w:hAnsi="Times New Roman" w:cs="Times New Roman"/>
          <w:noProof/>
          <w:sz w:val="20"/>
          <w:szCs w:val="20"/>
          <w:lang w:eastAsia="sl-SI"/>
        </w:rPr>
        <w:t xml:space="preserve">Slika </w:t>
      </w:r>
      <w:r w:rsidR="00C71903">
        <w:rPr>
          <w:rFonts w:ascii="Times New Roman" w:hAnsi="Times New Roman" w:cs="Times New Roman"/>
          <w:noProof/>
          <w:sz w:val="20"/>
          <w:szCs w:val="20"/>
          <w:lang w:eastAsia="sl-SI"/>
        </w:rPr>
        <w:t>5</w:t>
      </w:r>
      <w:r w:rsidRPr="00327C02">
        <w:rPr>
          <w:rFonts w:ascii="Times New Roman" w:hAnsi="Times New Roman" w:cs="Times New Roman"/>
          <w:noProof/>
          <w:sz w:val="20"/>
          <w:szCs w:val="20"/>
          <w:lang w:eastAsia="sl-SI"/>
        </w:rPr>
        <w:t>.1</w:t>
      </w:r>
      <w:r w:rsidR="00360F96" w:rsidRPr="00327C02">
        <w:rPr>
          <w:rFonts w:ascii="Times New Roman" w:hAnsi="Times New Roman" w:cs="Times New Roman"/>
          <w:noProof/>
          <w:sz w:val="20"/>
          <w:szCs w:val="20"/>
          <w:lang w:eastAsia="sl-SI"/>
        </w:rPr>
        <w:t xml:space="preserve"> temeljna 4-plastna hierarhija meta-modela po standardu MOF</w:t>
      </w:r>
      <w:r w:rsidR="00360F96" w:rsidRPr="00327C02">
        <w:rPr>
          <w:rFonts w:ascii="Times New Roman" w:hAnsi="Times New Roman" w:cs="Times New Roman"/>
          <w:noProof/>
          <w:sz w:val="20"/>
          <w:szCs w:val="20"/>
          <w:lang w:eastAsia="sl-SI"/>
        </w:rPr>
        <w:br/>
      </w:r>
      <w:r w:rsidR="00360F96" w:rsidRPr="00327C02">
        <w:rPr>
          <w:rFonts w:ascii="Times New Roman" w:hAnsi="Times New Roman" w:cs="Times New Roman"/>
          <w:noProof/>
          <w:sz w:val="20"/>
          <w:szCs w:val="20"/>
          <w:lang w:eastAsia="sl-SI"/>
        </w:rPr>
        <w:drawing>
          <wp:inline distT="0" distB="0" distL="0" distR="0" wp14:anchorId="0E3D97CE" wp14:editId="6BF57540">
            <wp:extent cx="1464609" cy="2221523"/>
            <wp:effectExtent l="0" t="0" r="2540" b="762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476299" cy="2239254"/>
                    </a:xfrm>
                    <a:prstGeom prst="rect">
                      <a:avLst/>
                    </a:prstGeom>
                  </pic:spPr>
                </pic:pic>
              </a:graphicData>
            </a:graphic>
          </wp:inline>
        </w:drawing>
      </w:r>
      <w:r w:rsidR="00360F96" w:rsidRPr="00327C02">
        <w:rPr>
          <w:rFonts w:ascii="Times New Roman" w:hAnsi="Times New Roman" w:cs="Times New Roman"/>
          <w:sz w:val="20"/>
          <w:szCs w:val="20"/>
        </w:rPr>
        <w:br/>
        <w:t xml:space="preserve">vir: </w:t>
      </w:r>
      <w:r w:rsidR="00360F96" w:rsidRPr="00327C02">
        <w:rPr>
          <w:rFonts w:ascii="Times New Roman" w:hAnsi="Times New Roman" w:cs="Times New Roman"/>
          <w:sz w:val="20"/>
          <w:szCs w:val="20"/>
        </w:rPr>
        <w:fldChar w:fldCharType="begin"/>
      </w:r>
      <w:r w:rsidR="00360F96" w:rsidRPr="00327C02">
        <w:rPr>
          <w:rFonts w:ascii="Times New Roman" w:hAnsi="Times New Roman" w:cs="Times New Roman"/>
          <w:sz w:val="20"/>
          <w:szCs w:val="20"/>
        </w:rPr>
        <w:instrText xml:space="preserve"> ADDIN ZOTERO_ITEM CSL_CITATION {"citationID":"lipmj3GT","properties":{"formattedCitation":"(Engels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00360F96" w:rsidRPr="00327C02">
        <w:rPr>
          <w:rFonts w:ascii="Times New Roman" w:hAnsi="Times New Roman" w:cs="Times New Roman"/>
          <w:sz w:val="20"/>
          <w:szCs w:val="20"/>
        </w:rPr>
        <w:fldChar w:fldCharType="separate"/>
      </w:r>
      <w:r w:rsidR="00360F96" w:rsidRPr="00327C02">
        <w:rPr>
          <w:rFonts w:ascii="Times New Roman" w:hAnsi="Times New Roman" w:cs="Times New Roman"/>
          <w:sz w:val="20"/>
          <w:szCs w:val="20"/>
        </w:rPr>
        <w:t>(Engels in Sauer 2010, 420)</w:t>
      </w:r>
      <w:r w:rsidR="00360F96" w:rsidRPr="00327C02">
        <w:rPr>
          <w:rFonts w:ascii="Times New Roman" w:hAnsi="Times New Roman" w:cs="Times New Roman"/>
          <w:sz w:val="20"/>
          <w:szCs w:val="20"/>
        </w:rPr>
        <w:fldChar w:fldCharType="end"/>
      </w:r>
    </w:p>
    <w:p w14:paraId="3FC5F589"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M0</w:t>
      </w:r>
      <w:r w:rsidRPr="00327C02">
        <w:rPr>
          <w:rFonts w:ascii="Times New Roman" w:hAnsi="Times New Roman" w:cs="Times New Roman"/>
          <w:sz w:val="24"/>
        </w:rPr>
        <w:t xml:space="preserve"> predstavlja plast izvajanja </w:t>
      </w:r>
      <w:r w:rsidR="005D0C44" w:rsidRPr="00327C02">
        <w:rPr>
          <w:rFonts w:ascii="Times New Roman" w:hAnsi="Times New Roman" w:cs="Times New Roman"/>
          <w:sz w:val="24"/>
        </w:rPr>
        <w:t xml:space="preserve">in </w:t>
      </w:r>
      <w:r w:rsidR="007E5972" w:rsidRPr="00327C02">
        <w:rPr>
          <w:rFonts w:ascii="Times New Roman" w:hAnsi="Times New Roman" w:cs="Times New Roman"/>
          <w:sz w:val="24"/>
        </w:rPr>
        <w:t>področja</w:t>
      </w:r>
      <w:r w:rsidRPr="00327C02">
        <w:rPr>
          <w:rFonts w:ascii="Times New Roman" w:hAnsi="Times New Roman" w:cs="Times New Roman"/>
          <w:sz w:val="24"/>
        </w:rPr>
        <w:t xml:space="preserve"> uporabe (razvoj programske opreme). V domeni IM plast M0 predstavlja temeljne objekte, ki se proizvajajo tekom življenjskega cikla razvoja programske opreme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{"citationID":"Dx13GuT4","properties":{"formattedCitation":"{\\rtf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419–20)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28695306"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M1</w:t>
      </w:r>
      <w:r w:rsidRPr="00327C02">
        <w:rPr>
          <w:rFonts w:ascii="Times New Roman" w:hAnsi="Times New Roman" w:cs="Times New Roman"/>
          <w:sz w:val="24"/>
        </w:rPr>
        <w:t xml:space="preserve"> je plast modeliranja, ki predstavlja model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{"citationID":"G5BPB32p","properties":{"formattedCitation":"(Engels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tej plasti so definirani konstrukti in procesni modeli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{"citationID":"dBwF5EZn","properties":{"formattedCitation":"(Jablonski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(Jablonski 2010, 400)</w:t>
      </w:r>
      <w:r w:rsidRPr="00327C02">
        <w:rPr>
          <w:rFonts w:ascii="Times New Roman" w:hAnsi="Times New Roman" w:cs="Times New Roman"/>
          <w:sz w:val="24"/>
        </w:rPr>
        <w:fldChar w:fldCharType="end"/>
      </w:r>
      <w:r w:rsidRPr="00327C02">
        <w:rPr>
          <w:rFonts w:ascii="Times New Roman" w:hAnsi="Times New Roman" w:cs="Times New Roman"/>
          <w:sz w:val="24"/>
        </w:rPr>
        <w:t xml:space="preserve">. M1 se izražajo v realnosti kot lastne instance v M0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{"citationID":"QAwyU1oQ","properties":{"formattedCitation":"(Engels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BA2E73E"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lastRenderedPageBreak/>
        <w:t>M2</w:t>
      </w:r>
      <w:r w:rsidRPr="00327C02">
        <w:rPr>
          <w:rFonts w:ascii="Times New Roman" w:hAnsi="Times New Roman" w:cs="Times New Roman"/>
          <w:sz w:val="24"/>
        </w:rPr>
        <w:t xml:space="preserve"> je plast kjer se izvaja meta-modeliranje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{"citationID":"zmcVQXJx","properties":{"formattedCitation":"(Engels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0"/>
        </w:rPr>
        <w:t>Konstrukti so glede na domeno uporabe definirani tukaj. Definirajo jih procesni jeziki na nivoju domenskega</w:t>
      </w:r>
      <w:r w:rsidRPr="00327C02">
        <w:rPr>
          <w:rStyle w:val="Sprotnaopomba-sklic"/>
          <w:rFonts w:ascii="Times New Roman" w:hAnsi="Times New Roman" w:cs="Times New Roman"/>
        </w:rPr>
        <w:footnoteReference w:id="54"/>
      </w:r>
      <w:r w:rsidRPr="00327C02">
        <w:rPr>
          <w:rFonts w:ascii="Times New Roman" w:hAnsi="Times New Roman" w:cs="Times New Roman"/>
          <w:sz w:val="24"/>
          <w:szCs w:val="20"/>
        </w:rPr>
        <w:t xml:space="preserve"> in abstraktnega</w:t>
      </w:r>
      <w:r w:rsidRPr="00327C02">
        <w:rPr>
          <w:rStyle w:val="Sprotnaopomba-sklic"/>
          <w:rFonts w:ascii="Times New Roman" w:hAnsi="Times New Roman" w:cs="Times New Roman"/>
        </w:rPr>
        <w:footnoteReference w:id="55"/>
      </w:r>
      <w:r w:rsidRPr="00327C02">
        <w:rPr>
          <w:rFonts w:ascii="Times New Roman" w:hAnsi="Times New Roman" w:cs="Times New Roman"/>
          <w:sz w:val="24"/>
          <w:szCs w:val="20"/>
        </w:rPr>
        <w:t xml:space="preserve"> modela. Abstraktni služi za podajanje osnovnih funkcionalnosti  jezikov modeliranja kot sta potek in kontrola podatkov, domenski model pa predstavlja dejanski jezik modeliranja. Elemente nivoja M2 prestavljajo primitivne procesne entitete. Definiramo jih s pomočjo generičnih elementov modeliranja (škatle, loki), ki jih podaja plast M3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{"citationID":"omd3Xc53","properties":{"formattedCitation":"(Jablonski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(Jablonski 2010, 400)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Pr="00327C02">
        <w:rPr>
          <w:rFonts w:ascii="Times New Roman" w:hAnsi="Times New Roman" w:cs="Times New Roman"/>
          <w:sz w:val="24"/>
        </w:rPr>
        <w:t xml:space="preserve"> </w:t>
      </w:r>
    </w:p>
    <w:p w14:paraId="638E1C19"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M3</w:t>
      </w:r>
      <w:r w:rsidRPr="00327C02">
        <w:rPr>
          <w:rFonts w:ascii="Times New Roman" w:hAnsi="Times New Roman" w:cs="Times New Roman"/>
          <w:sz w:val="24"/>
        </w:rPr>
        <w:t xml:space="preserve"> predstavlja najvišjo plast. Tukaj so definirani meta-meta-modeli (modeli meta-modelov). Namenjeni so za opisovanje meta-modelov v plasti M2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{"citationID":"EGvYfWUh","properties":{"formattedCitation":"(Engels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5DD8DE8C" w14:textId="77777777" w:rsidR="00360F96" w:rsidRPr="00327C02" w:rsidRDefault="00360F96" w:rsidP="005A6A3B">
      <w:pPr>
        <w:spacing w:line="360" w:lineRule="auto"/>
        <w:contextualSpacing/>
        <w:jc w:val="both"/>
        <w:rPr>
          <w:rFonts w:ascii="Times New Roman" w:hAnsi="Times New Roman" w:cs="Times New Roman"/>
          <w:sz w:val="24"/>
        </w:rPr>
      </w:pPr>
    </w:p>
    <w:p w14:paraId="63DE772D"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Inženiring se dogaja v treh domenah: IMM</w:t>
      </w:r>
      <w:r w:rsidRPr="00327C02">
        <w:rPr>
          <w:rStyle w:val="Sprotnaopomba-sklic"/>
          <w:rFonts w:ascii="Times New Roman" w:hAnsi="Times New Roman" w:cs="Times New Roman"/>
        </w:rPr>
        <w:footnoteReference w:id="56"/>
      </w:r>
      <w:r w:rsidRPr="00327C02">
        <w:rPr>
          <w:rFonts w:ascii="Times New Roman" w:hAnsi="Times New Roman" w:cs="Times New Roman"/>
          <w:sz w:val="24"/>
        </w:rPr>
        <w:t>, IM in razvoj programske opreme. Vsaka od domen odgovarja različni stopnji abstrakcije, katere so izražene s hierarhi</w:t>
      </w:r>
      <w:r w:rsidR="00627990" w:rsidRPr="00327C02">
        <w:rPr>
          <w:rFonts w:ascii="Times New Roman" w:hAnsi="Times New Roman" w:cs="Times New Roman"/>
          <w:sz w:val="24"/>
        </w:rPr>
        <w:t>jo plasti prikazani na sliki 6.2</w:t>
      </w:r>
      <w:r w:rsidRPr="00327C02">
        <w:rPr>
          <w:rFonts w:ascii="Times New Roman" w:hAnsi="Times New Roman" w:cs="Times New Roman"/>
          <w:sz w:val="24"/>
        </w:rPr>
        <w:t>. Domene zahtevajo opravljanje različnih nalog za proizvajanje želenih produktov na posameznih nivojih meta-modela. Te naloge se izvajajo z dode</w:t>
      </w:r>
      <w:r w:rsidR="001D7B4C" w:rsidRPr="00327C02">
        <w:rPr>
          <w:rFonts w:ascii="Times New Roman" w:hAnsi="Times New Roman" w:cs="Times New Roman"/>
          <w:sz w:val="24"/>
        </w:rPr>
        <w:t>litvijo vlog kot kaže slika 6.2</w:t>
      </w:r>
      <w:r w:rsidRPr="00327C02">
        <w:rPr>
          <w:rFonts w:ascii="Times New Roman" w:hAnsi="Times New Roman" w:cs="Times New Roman"/>
          <w:sz w:val="24"/>
        </w:rPr>
        <w:t xml:space="preserve">. Inženir meta-metod je odgovoren za definiranje meta-metode za IM na nivoju M2. To predstavlja domeno IMM. Definirano meta-metodo nato inženir metod aplicira v domeno IM z namenom izdelave stabilne MIPO za nivo M1. Izdelano MIPO lahko razvijalci uporabijo v domeni razvoja, ki ga predstavlja nivo M0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{"citationID":"sWZkcCxT","properties":{"formattedCitation":"(Engels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422)</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88EDCC6"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    </w:t>
      </w:r>
    </w:p>
    <w:p w14:paraId="4BB8998E" w14:textId="0D28773C" w:rsidR="00360F96" w:rsidRPr="00327C02" w:rsidRDefault="00627990" w:rsidP="005A6A3B">
      <w:pPr>
        <w:spacing w:line="360" w:lineRule="auto"/>
        <w:contextualSpacing/>
        <w:jc w:val="both"/>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 xml:space="preserve">Slika </w:t>
      </w:r>
      <w:r w:rsidR="00C71903">
        <w:rPr>
          <w:rFonts w:ascii="Times New Roman" w:hAnsi="Times New Roman" w:cs="Times New Roman"/>
          <w:noProof/>
          <w:sz w:val="20"/>
          <w:szCs w:val="20"/>
          <w:lang w:eastAsia="sl-SI"/>
        </w:rPr>
        <w:t>5</w:t>
      </w:r>
      <w:r w:rsidRPr="00327C02">
        <w:rPr>
          <w:rFonts w:ascii="Times New Roman" w:hAnsi="Times New Roman" w:cs="Times New Roman"/>
          <w:noProof/>
          <w:sz w:val="20"/>
          <w:szCs w:val="20"/>
          <w:lang w:eastAsia="sl-SI"/>
        </w:rPr>
        <w:t>.2</w:t>
      </w:r>
      <w:r w:rsidR="00360F96" w:rsidRPr="00327C02">
        <w:rPr>
          <w:rFonts w:ascii="Times New Roman" w:hAnsi="Times New Roman" w:cs="Times New Roman"/>
          <w:noProof/>
          <w:sz w:val="20"/>
          <w:szCs w:val="20"/>
          <w:lang w:eastAsia="sl-SI"/>
        </w:rPr>
        <w:t xml:space="preserve"> dodeljene vloge za izdelavo delovnih produktov na različnih nivojih hierarhije meta-modela</w:t>
      </w:r>
    </w:p>
    <w:p w14:paraId="03E7BF92" w14:textId="77777777"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42A01A07" wp14:editId="1313491A">
            <wp:extent cx="5709920" cy="2520475"/>
            <wp:effectExtent l="0" t="0" r="508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12757" cy="2521727"/>
                    </a:xfrm>
                    <a:prstGeom prst="rect">
                      <a:avLst/>
                    </a:prstGeom>
                  </pic:spPr>
                </pic:pic>
              </a:graphicData>
            </a:graphic>
          </wp:inline>
        </w:drawing>
      </w: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{"citationID":"fQON2x7m","properties":{"formattedCitation":"(Engels in Sauer 2010, 423)","plainCitation":"(Engels in Sauer 2010, 423)"},"citationItems":[{"id":349,"uris":["http://zotero.org/users/local/1VrTeLcH/items/WAAUKBDR"],"uri":["http://zotero.org/users/local/1VrTeLcH/items/WAAUKBDR"],"itemData":{"id":349,"type":"chapter","title":"A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(Engels in Sauer 2010, 423)</w:t>
      </w:r>
      <w:r w:rsidRPr="00327C02">
        <w:rPr>
          <w:rFonts w:ascii="Times New Roman" w:hAnsi="Times New Roman" w:cs="Times New Roman"/>
          <w:sz w:val="20"/>
          <w:szCs w:val="20"/>
        </w:rPr>
        <w:fldChar w:fldCharType="end"/>
      </w:r>
    </w:p>
    <w:p w14:paraId="6CACF57D" w14:textId="77777777" w:rsidR="005B426B" w:rsidRPr="00327C02" w:rsidRDefault="005B426B" w:rsidP="005A6A3B">
      <w:pPr>
        <w:spacing w:line="360" w:lineRule="auto"/>
        <w:contextualSpacing/>
        <w:jc w:val="both"/>
        <w:rPr>
          <w:rFonts w:ascii="Times New Roman" w:hAnsi="Times New Roman" w:cs="Times New Roman"/>
          <w:sz w:val="24"/>
        </w:rPr>
      </w:pPr>
    </w:p>
    <w:p w14:paraId="4252B81E" w14:textId="6472FBB5"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5</w:t>
      </w:r>
      <w:r w:rsidR="00360F96" w:rsidRPr="00327C02">
        <w:rPr>
          <w:rFonts w:ascii="Times New Roman" w:hAnsi="Times New Roman" w:cs="Times New Roman"/>
          <w:sz w:val="24"/>
        </w:rPr>
        <w:t>.2.1 METODA METAME</w:t>
      </w:r>
    </w:p>
    <w:p w14:paraId="7A6E2C8A"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Velika pomanjkljivost dosedanjih meta-metod je odsotnost definicij opravil in procesov, ki specificirajo izgradnjo MIPO z uporabo meta-modeliranja. Čeprav večina pristopov podpira nekakšno integracijo produktnih in procesnih fragmentov</w:t>
      </w:r>
      <w:r w:rsidR="00D31728" w:rsidRPr="00327C02">
        <w:rPr>
          <w:rFonts w:ascii="Times New Roman" w:hAnsi="Times New Roman" w:cs="Times New Roman"/>
          <w:sz w:val="24"/>
        </w:rPr>
        <w:t>,</w:t>
      </w:r>
      <w:r w:rsidRPr="00327C02">
        <w:rPr>
          <w:rFonts w:ascii="Times New Roman" w:hAnsi="Times New Roman" w:cs="Times New Roman"/>
          <w:sz w:val="24"/>
        </w:rPr>
        <w:t xml:space="preserve"> se le ta dogaja na visokem nivoju abstra</w:t>
      </w:r>
      <w:r w:rsidR="00FB4F0E" w:rsidRPr="00327C02">
        <w:rPr>
          <w:rFonts w:ascii="Times New Roman" w:hAnsi="Times New Roman" w:cs="Times New Roman"/>
          <w:sz w:val="24"/>
        </w:rPr>
        <w:t>kcije. Zaradi tega niso sposobne</w:t>
      </w:r>
      <w:r w:rsidRPr="00327C02">
        <w:rPr>
          <w:rFonts w:ascii="Times New Roman" w:hAnsi="Times New Roman" w:cs="Times New Roman"/>
          <w:sz w:val="24"/>
        </w:rPr>
        <w:t xml:space="preserve"> tvoriti kompleksne vzorce medsebojno povezanih strukturnih in vedenjskih modelov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{"citationID":"welEEd70","properties":{"formattedCitation":"(Engels in Sauer 2010, 413)","plainCitation":"(Engels in Sauer 2010, 413)"},"citationItems":[{"id":349,"uris":["http://zotero.org/users/local/1VrTeLcH/items/WAAUKBDR"],"uri":["http://zotero.org/users/local/1VrTeLcH/items/WAAUKBDR"],"itemData":{"id":349,"type":"chapter","title":"A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FAF9B92" w14:textId="77777777" w:rsidR="00360F96" w:rsidRPr="00327C02" w:rsidRDefault="00360F96" w:rsidP="005A6A3B">
      <w:pPr>
        <w:spacing w:line="360" w:lineRule="auto"/>
        <w:jc w:val="both"/>
        <w:rPr>
          <w:rFonts w:ascii="Times New Roman" w:hAnsi="Times New Roman" w:cs="Times New Roman"/>
          <w:sz w:val="20"/>
        </w:rPr>
      </w:pPr>
      <w:r w:rsidRPr="00327C02">
        <w:rPr>
          <w:rFonts w:ascii="Times New Roman" w:hAnsi="Times New Roman" w:cs="Times New Roman"/>
          <w:sz w:val="24"/>
        </w:rPr>
        <w:t>Na podlagi temeljev IM, navedenih pomanjkljivosti in standardov meta-modeliranja  so strokovnjaki razvili metodo MetaME</w:t>
      </w:r>
      <w:r w:rsidRPr="00327C02">
        <w:rPr>
          <w:rStyle w:val="Sprotnaopomba-sklic"/>
          <w:rFonts w:ascii="Times New Roman" w:hAnsi="Times New Roman" w:cs="Times New Roman"/>
        </w:rPr>
        <w:footnoteReference w:id="57"/>
      </w:r>
      <w:r w:rsidRPr="00327C02">
        <w:rPr>
          <w:rFonts w:ascii="Times New Roman" w:hAnsi="Times New Roman" w:cs="Times New Roman"/>
          <w:sz w:val="24"/>
        </w:rPr>
        <w:t xml:space="preserve">, ki je meta-metoda za razvoj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{"citationID":"F5RLreVW","properties":{"formattedCitation":"{\\rtf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424)</w:t>
      </w:r>
      <w:r w:rsidRPr="00327C02">
        <w:rPr>
          <w:rFonts w:ascii="Times New Roman" w:hAnsi="Times New Roman" w:cs="Times New Roman"/>
          <w:sz w:val="24"/>
        </w:rPr>
        <w:fldChar w:fldCharType="end"/>
      </w:r>
      <w:r w:rsidRPr="00327C02">
        <w:rPr>
          <w:rFonts w:ascii="Times New Roman" w:hAnsi="Times New Roman" w:cs="Times New Roman"/>
          <w:sz w:val="24"/>
        </w:rPr>
        <w:t xml:space="preserve">. Metoda sledi ideji izgradnje novih MIPO pred modifikacijo starih velikih procesov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{"citationID":"0K6raPZ8","properties":{"formattedCitation":"{\\rtf (Steenweg, Kuhrmann, in M\\uc0\\u233{}ndez Fern\\uc0\\u225{}ndez 2014, 14)}","plainCitation":"(Steenweg, Kuhrmann, in Méndez Fernández 2014, 14)"},"citationItems":[{"id":389,"uris":["http://zotero.org/users/local/1VrTeLcH/items/YKMDNNHP"],"uri":["http://zotero.org/users/local/1VrTeLcH/items/YKMDNNHP"],"itemData":{"id":389,"type":"book","title":"Software Engineering Process Metamodels - A Literature Review","source":"ResearchGate","abstract":"Software processes help to structure and organize software projects. Since software projects are complex endeavors and continuously grow in terms of size, budget, and complexity, software processes are used to coordinate people and teams, to define interfaces in a multi-site project setting in global distributed development, and to provide a shared terminology and knowledge base. Since much process knowledge is available, appropriate tools are required to structure knowledge and to make it accessible. Metamodeling is an accepted technique to create structure and semantics and, finally, to allow for creating tools. However, metamodeling remains a frequently discussed topic in the area of software processes. There is a number approaches courting for the favor of the process users; ranging from small and situation-specific approaches, over vendor-based solutions/services, to generic process standards. The report at hands investigates Software Process Metamodels (SPMM) for the state-of-the-art, state-of-application, and tool support. The goal is to create a big picture of systematic software process engineering. We report on a comprehensive literature review for SPMMs (concrete metamodels, software processes that are built on an SPMM) and tool infrastructures to support process design, implementation, deployment, and management. We analyze the metamodels w.r.t. their appearance and their evolution, their acceptance, and how they are supported by tools.","author":[{"family":"Steenweg","given":"Ragna"},{"family":"Kuhrmann","given":"Marco"},{"family":"Méndez Fernández","given":"Daniel"}],"issued":{"date-parts":[["2014",1,7]]}},"locator":"14"}],"schema":"https://github.com/citation-style-language/schema/raw/master/csl-citation.json"}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(Steenweg, Kuhrmann, in Méndez Fernández 2014, 14)</w:t>
      </w:r>
      <w:r w:rsidRPr="00327C02">
        <w:rPr>
          <w:rFonts w:ascii="Times New Roman" w:hAnsi="Times New Roman" w:cs="Times New Roman"/>
          <w:sz w:val="24"/>
        </w:rPr>
        <w:fldChar w:fldCharType="end"/>
      </w:r>
      <w:r w:rsidRPr="00327C02">
        <w:rPr>
          <w:rFonts w:ascii="Times New Roman" w:hAnsi="Times New Roman" w:cs="Times New Roman"/>
          <w:sz w:val="24"/>
        </w:rPr>
        <w:t xml:space="preserve">. Za potrebe izgradnje definira jezik za opis metode (produktna perspektiva) in proces, ki se uporablja za razvoj programske opreme (procesna perspektiva)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{"citationID":"rS0IgobE","properties":{"formattedCitation":"{\\rtf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424–25)</w:t>
      </w:r>
      <w:r w:rsidRPr="00327C02">
        <w:rPr>
          <w:rFonts w:ascii="Times New Roman" w:hAnsi="Times New Roman" w:cs="Times New Roman"/>
          <w:sz w:val="24"/>
        </w:rPr>
        <w:fldChar w:fldCharType="end"/>
      </w:r>
      <w:r w:rsidRPr="00327C02">
        <w:rPr>
          <w:rFonts w:ascii="Times New Roman" w:hAnsi="Times New Roman" w:cs="Times New Roman"/>
          <w:sz w:val="24"/>
        </w:rPr>
        <w:t xml:space="preserve">. MetaME metoda je nastala z združitvijo produktnega in procesnega modela, ki združujeta njima sorodne perspektive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{"citationID":"FFOpVcb7","properties":{"formattedCitation":"(Engels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425)</w:t>
      </w:r>
      <w:r w:rsidRPr="00327C02">
        <w:rPr>
          <w:rFonts w:ascii="Times New Roman" w:hAnsi="Times New Roman" w:cs="Times New Roman"/>
          <w:sz w:val="24"/>
        </w:rPr>
        <w:fldChar w:fldCharType="end"/>
      </w:r>
      <w:r w:rsidRPr="00327C02">
        <w:rPr>
          <w:rFonts w:ascii="Times New Roman" w:hAnsi="Times New Roman" w:cs="Times New Roman"/>
          <w:sz w:val="24"/>
        </w:rPr>
        <w:t xml:space="preserve">. Inženir mora v produktnem modelu definirati katere artefakte je potrebno ustvariti in kako so ti artefakti med seboj povezani. Medtem mora v procesnem modelu definirati postopek izdelave artefaktov, kaj je potrebno narediti in kdo je za to odgovoren. Produktni model tako razumemo kot model artefaktov, procesni model pa kot model poteka dela in opravil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{"citationID":"36F0aWSt","properties":{"formattedCitation":"{\\rtf (Engels in Sauer 2010, 413\\uc0\\u8211{}14)}","plainCitation":"(Engels in Sauer 2010, 413–14)"},"citationItems":[{"id":349,"uris":["http://zotero.org/users/local/1VrTeLcH/items/WAAUKBDR"],"uri":["http://zotero.org/users/local/1VrTeLcH/items/WAAUKBDR"],"itemData":{"id":349,"type":"chapter","title":"A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-414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413–14)</w:t>
      </w:r>
      <w:r w:rsidRPr="00327C02">
        <w:rPr>
          <w:rFonts w:ascii="Times New Roman" w:hAnsi="Times New Roman" w:cs="Times New Roman"/>
          <w:sz w:val="24"/>
        </w:rPr>
        <w:fldChar w:fldCharType="end"/>
      </w:r>
      <w:r w:rsidRPr="00327C02">
        <w:rPr>
          <w:rFonts w:ascii="Times New Roman" w:hAnsi="Times New Roman" w:cs="Times New Roman"/>
          <w:sz w:val="24"/>
        </w:rPr>
        <w:t>. Nato se ta dva modela združita v enoten proces. Ta združitev tvori MIPO, katera služi razvijalcem v praksi.</w:t>
      </w:r>
    </w:p>
    <w:p w14:paraId="3EF0308B" w14:textId="2A2F3076"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sz w:val="20"/>
        </w:rPr>
        <w:t>Slika</w:t>
      </w:r>
      <w:r w:rsidR="00627990" w:rsidRPr="00327C02">
        <w:rPr>
          <w:rFonts w:ascii="Times New Roman" w:hAnsi="Times New Roman" w:cs="Times New Roman"/>
          <w:sz w:val="20"/>
        </w:rPr>
        <w:t xml:space="preserve"> </w:t>
      </w:r>
      <w:r w:rsidR="00C71903">
        <w:rPr>
          <w:rFonts w:ascii="Times New Roman" w:hAnsi="Times New Roman" w:cs="Times New Roman"/>
          <w:sz w:val="20"/>
        </w:rPr>
        <w:t>5</w:t>
      </w:r>
      <w:r w:rsidR="00627990" w:rsidRPr="00327C02">
        <w:rPr>
          <w:rFonts w:ascii="Times New Roman" w:hAnsi="Times New Roman" w:cs="Times New Roman"/>
          <w:sz w:val="20"/>
        </w:rPr>
        <w:t>.3</w:t>
      </w:r>
      <w:r w:rsidRPr="00327C02">
        <w:rPr>
          <w:rFonts w:ascii="Times New Roman" w:hAnsi="Times New Roman" w:cs="Times New Roman"/>
          <w:sz w:val="20"/>
        </w:rPr>
        <w:t xml:space="preserve"> temeljni proces meta-metode za izgradnjo metode inženiringa programske opreme</w:t>
      </w:r>
    </w:p>
    <w:p w14:paraId="1F830BC1" w14:textId="77777777"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65E813A7" wp14:editId="1346EA20">
            <wp:extent cx="1647092" cy="2575887"/>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58108" cy="2593115"/>
                    </a:xfrm>
                    <a:prstGeom prst="rect">
                      <a:avLst/>
                    </a:prstGeom>
                  </pic:spPr>
                </pic:pic>
              </a:graphicData>
            </a:graphic>
          </wp:inline>
        </w:drawing>
      </w:r>
    </w:p>
    <w:p w14:paraId="0166BAFE" w14:textId="77777777"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430)</w:t>
      </w:r>
      <w:r w:rsidRPr="00327C02">
        <w:rPr>
          <w:rFonts w:ascii="Times New Roman" w:hAnsi="Times New Roman" w:cs="Times New Roman"/>
          <w:sz w:val="20"/>
        </w:rPr>
        <w:fldChar w:fldCharType="end"/>
      </w:r>
    </w:p>
    <w:p w14:paraId="5D204783" w14:textId="6F62F34F" w:rsidR="00360F96" w:rsidRPr="00327C02" w:rsidRDefault="00627990"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 xml:space="preserve">Slika </w:t>
      </w:r>
      <w:r w:rsidR="00C71903">
        <w:rPr>
          <w:rFonts w:ascii="Times New Roman" w:hAnsi="Times New Roman" w:cs="Times New Roman"/>
          <w:sz w:val="24"/>
        </w:rPr>
        <w:t>5</w:t>
      </w:r>
      <w:r w:rsidRPr="00327C02">
        <w:rPr>
          <w:rFonts w:ascii="Times New Roman" w:hAnsi="Times New Roman" w:cs="Times New Roman"/>
          <w:sz w:val="24"/>
        </w:rPr>
        <w:t>.3</w:t>
      </w:r>
      <w:r w:rsidR="00360F96" w:rsidRPr="00327C02">
        <w:rPr>
          <w:rFonts w:ascii="Times New Roman" w:hAnsi="Times New Roman" w:cs="Times New Roman"/>
          <w:sz w:val="24"/>
        </w:rPr>
        <w:t xml:space="preserve"> prikazuje temeljni proces meta-metode za izdelavo MIPO</w:t>
      </w:r>
      <w:r w:rsidR="0041371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V prvem koraku moramo definirati domeno uporabe metode in njene discipline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Lahko predstavljajo različne nivoje abstrakcije, poglede ali parcialne modele disciplin. Nato je zgrajen model iz konceptov ali temeljnih aktivnosti domene, katere so organizirane na podlagi disciplin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Ta model predstavlja produktni model meta-metode. Sledi izbira notacije, ki skrbi za primerno predstavitev konceptov. V tem koraku je potrebno identificirati jezike, podjezike in elemente jezika. Navadno izbiramo med jeziki modeliranja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Naslednji ko</w:t>
      </w:r>
      <w:r w:rsidR="0094612D" w:rsidRPr="00327C02">
        <w:rPr>
          <w:rFonts w:ascii="Times New Roman" w:hAnsi="Times New Roman" w:cs="Times New Roman"/>
          <w:sz w:val="24"/>
        </w:rPr>
        <w:t>r</w:t>
      </w:r>
      <w:r w:rsidR="0073140D" w:rsidRPr="00327C02">
        <w:rPr>
          <w:rFonts w:ascii="Times New Roman" w:hAnsi="Times New Roman" w:cs="Times New Roman"/>
          <w:sz w:val="24"/>
        </w:rPr>
        <w:t xml:space="preserve">ak predstavlja definiranje </w:t>
      </w:r>
      <w:r w:rsidR="00360F96" w:rsidRPr="00327C02">
        <w:rPr>
          <w:rFonts w:ascii="Times New Roman" w:hAnsi="Times New Roman" w:cs="Times New Roman"/>
          <w:sz w:val="24"/>
        </w:rPr>
        <w:t xml:space="preserve">artefaktov. V tem koraku se jeziki in njegovi elementi pripišejo konceptom z namenom izražanja njihovih lastnosti. Medtem, ko domenski model predstavlja semantično domeno (pomen) konceptov, jeziki predstavljajo sintaktično domeno (oblika). Hierarhiji domenskega modela konceptov in artefaktov morata biti kompatibilna. Temu sledi definiranje procesnega modela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14:paraId="3A6450FF" w14:textId="421D12BD"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5</w:t>
      </w:r>
      <w:r w:rsidR="00360F96" w:rsidRPr="00327C02">
        <w:rPr>
          <w:rFonts w:ascii="Times New Roman" w:hAnsi="Times New Roman" w:cs="Times New Roman"/>
          <w:sz w:val="24"/>
        </w:rPr>
        <w:t xml:space="preserve">.3 SESTAVA METODE </w:t>
      </w:r>
    </w:p>
    <w:p w14:paraId="358414DD" w14:textId="6E159AE6"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T</w:t>
      </w:r>
      <w:r w:rsidR="00FB00C7">
        <w:rPr>
          <w:rFonts w:ascii="Times New Roman" w:hAnsi="Times New Roman" w:cs="Times New Roman"/>
          <w:sz w:val="24"/>
        </w:rPr>
        <w:t>o</w:t>
      </w:r>
      <w:r w:rsidRPr="00327C02">
        <w:rPr>
          <w:rFonts w:ascii="Times New Roman" w:hAnsi="Times New Roman" w:cs="Times New Roman"/>
          <w:sz w:val="24"/>
        </w:rPr>
        <w:t xml:space="preserve"> poglavje zaključujemo z izbiro in inženiringom metode, ki jo bomo uporabili pri izgradnji procesa oz. širše MIPO. Sedaj se podajamo v vlogo inženirja metode, ki ga preds</w:t>
      </w:r>
      <w:r w:rsidR="00627990" w:rsidRPr="00327C02">
        <w:rPr>
          <w:rFonts w:ascii="Times New Roman" w:hAnsi="Times New Roman" w:cs="Times New Roman"/>
          <w:sz w:val="24"/>
        </w:rPr>
        <w:t xml:space="preserve">tavlja prva tretjina v sliki </w:t>
      </w:r>
      <w:r w:rsidR="00C71903">
        <w:rPr>
          <w:rFonts w:ascii="Times New Roman" w:hAnsi="Times New Roman" w:cs="Times New Roman"/>
          <w:sz w:val="24"/>
        </w:rPr>
        <w:t>5</w:t>
      </w:r>
      <w:r w:rsidR="00627990" w:rsidRPr="00327C02">
        <w:rPr>
          <w:rFonts w:ascii="Times New Roman" w:hAnsi="Times New Roman" w:cs="Times New Roman"/>
          <w:sz w:val="24"/>
        </w:rPr>
        <w:t>.2</w:t>
      </w:r>
      <w:r w:rsidR="00734574" w:rsidRPr="00327C02">
        <w:rPr>
          <w:rFonts w:ascii="Times New Roman" w:hAnsi="Times New Roman" w:cs="Times New Roman"/>
          <w:sz w:val="24"/>
        </w:rPr>
        <w:t xml:space="preserve">. Metodo bomo sestavili iz AM in </w:t>
      </w:r>
      <w:r w:rsidRPr="00327C02">
        <w:rPr>
          <w:rFonts w:ascii="Times New Roman" w:hAnsi="Times New Roman" w:cs="Times New Roman"/>
          <w:sz w:val="24"/>
        </w:rPr>
        <w:t xml:space="preserve">MetaME metod, ki so bile </w:t>
      </w:r>
      <w:r w:rsidR="00627990" w:rsidRPr="00327C02">
        <w:rPr>
          <w:rFonts w:ascii="Times New Roman" w:hAnsi="Times New Roman" w:cs="Times New Roman"/>
          <w:sz w:val="24"/>
        </w:rPr>
        <w:t>predstavljene. Ko</w:t>
      </w:r>
      <w:r w:rsidR="00FB00C7">
        <w:rPr>
          <w:rFonts w:ascii="Times New Roman" w:hAnsi="Times New Roman" w:cs="Times New Roman"/>
          <w:sz w:val="24"/>
        </w:rPr>
        <w:t>t</w:t>
      </w:r>
      <w:r w:rsidR="00627990" w:rsidRPr="00327C02">
        <w:rPr>
          <w:rFonts w:ascii="Times New Roman" w:hAnsi="Times New Roman" w:cs="Times New Roman"/>
          <w:sz w:val="24"/>
        </w:rPr>
        <w:t xml:space="preserve"> kaže slika </w:t>
      </w:r>
      <w:r w:rsidR="00C71903">
        <w:rPr>
          <w:rFonts w:ascii="Times New Roman" w:hAnsi="Times New Roman" w:cs="Times New Roman"/>
          <w:sz w:val="24"/>
        </w:rPr>
        <w:t>5</w:t>
      </w:r>
      <w:r w:rsidR="00627990" w:rsidRPr="00327C02">
        <w:rPr>
          <w:rFonts w:ascii="Times New Roman" w:hAnsi="Times New Roman" w:cs="Times New Roman"/>
          <w:sz w:val="24"/>
        </w:rPr>
        <w:t>.4</w:t>
      </w:r>
      <w:r w:rsidRPr="00327C02">
        <w:rPr>
          <w:rFonts w:ascii="Times New Roman" w:hAnsi="Times New Roman" w:cs="Times New Roman"/>
          <w:sz w:val="24"/>
        </w:rPr>
        <w:t xml:space="preserve"> bo metoda MetaME predstavljala hrbtenico osnovnega procesnega toka razvoja video iger, AM pa bo s svojimi praksami služila za podporo</w:t>
      </w:r>
      <w:r w:rsidR="005C2E70" w:rsidRPr="00327C02">
        <w:rPr>
          <w:rFonts w:ascii="Times New Roman" w:hAnsi="Times New Roman" w:cs="Times New Roman"/>
          <w:sz w:val="24"/>
        </w:rPr>
        <w:t xml:space="preserve"> agiln</w:t>
      </w:r>
      <w:r w:rsidR="001220CC" w:rsidRPr="00327C02">
        <w:rPr>
          <w:rFonts w:ascii="Times New Roman" w:hAnsi="Times New Roman" w:cs="Times New Roman"/>
          <w:sz w:val="24"/>
        </w:rPr>
        <w:t>enu procesu</w:t>
      </w:r>
      <w:r w:rsidR="005C2E70" w:rsidRPr="00327C02">
        <w:rPr>
          <w:rFonts w:ascii="Times New Roman" w:hAnsi="Times New Roman" w:cs="Times New Roman"/>
          <w:sz w:val="24"/>
        </w:rPr>
        <w:t>, ki</w:t>
      </w:r>
      <w:r w:rsidR="001F43C5" w:rsidRPr="00327C02">
        <w:rPr>
          <w:rFonts w:ascii="Times New Roman" w:hAnsi="Times New Roman" w:cs="Times New Roman"/>
          <w:sz w:val="24"/>
        </w:rPr>
        <w:t xml:space="preserve"> ga bomo izbrali v nadaljevanju</w:t>
      </w:r>
      <w:r w:rsidR="001220CC" w:rsidRPr="00327C02">
        <w:rPr>
          <w:rFonts w:ascii="Times New Roman" w:hAnsi="Times New Roman" w:cs="Times New Roman"/>
          <w:sz w:val="24"/>
        </w:rPr>
        <w:t>.</w:t>
      </w:r>
    </w:p>
    <w:p w14:paraId="27212E0A" w14:textId="4DE44F4F" w:rsidR="00360F96" w:rsidRPr="00327C02" w:rsidRDefault="0024097D" w:rsidP="005A6A3B">
      <w:pPr>
        <w:spacing w:line="360" w:lineRule="auto"/>
        <w:jc w:val="center"/>
        <w:rPr>
          <w:rFonts w:ascii="Times New Roman" w:hAnsi="Times New Roman" w:cs="Times New Roman"/>
          <w:noProof/>
          <w:lang w:eastAsia="sl-SI"/>
        </w:rPr>
      </w:pPr>
      <w:r w:rsidRPr="00327C02">
        <w:rPr>
          <w:rFonts w:ascii="Times New Roman" w:hAnsi="Times New Roman" w:cs="Times New Roman"/>
          <w:sz w:val="20"/>
        </w:rPr>
        <w:br/>
      </w:r>
      <w:r w:rsidR="00360F96" w:rsidRPr="00327C02">
        <w:rPr>
          <w:rFonts w:ascii="Times New Roman" w:hAnsi="Times New Roman" w:cs="Times New Roman"/>
          <w:sz w:val="20"/>
        </w:rPr>
        <w:t>Slika</w:t>
      </w:r>
      <w:r w:rsidR="00627990" w:rsidRPr="00327C02">
        <w:rPr>
          <w:rFonts w:ascii="Times New Roman" w:hAnsi="Times New Roman" w:cs="Times New Roman"/>
          <w:sz w:val="20"/>
        </w:rPr>
        <w:t xml:space="preserve"> </w:t>
      </w:r>
      <w:r w:rsidR="00C71903">
        <w:rPr>
          <w:rFonts w:ascii="Times New Roman" w:hAnsi="Times New Roman" w:cs="Times New Roman"/>
          <w:sz w:val="20"/>
        </w:rPr>
        <w:t>5</w:t>
      </w:r>
      <w:r w:rsidR="00627990" w:rsidRPr="00327C02">
        <w:rPr>
          <w:rFonts w:ascii="Times New Roman" w:hAnsi="Times New Roman" w:cs="Times New Roman"/>
          <w:sz w:val="20"/>
        </w:rPr>
        <w:t>.4</w:t>
      </w:r>
      <w:r w:rsidR="00360F96" w:rsidRPr="00327C02">
        <w:rPr>
          <w:rFonts w:ascii="Times New Roman" w:hAnsi="Times New Roman" w:cs="Times New Roman"/>
          <w:sz w:val="20"/>
        </w:rPr>
        <w:t xml:space="preserve"> izboljšan temeljni proces meta-metode z uporabo Agilnega modeliranja</w:t>
      </w:r>
    </w:p>
    <w:p w14:paraId="3EF0019C" w14:textId="77777777" w:rsidR="00360F96"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noProof/>
          <w:lang w:eastAsia="sl-SI"/>
        </w:rPr>
        <w:drawing>
          <wp:inline distT="0" distB="0" distL="0" distR="0" wp14:anchorId="22909C27" wp14:editId="20C3456F">
            <wp:extent cx="5570789" cy="1705707"/>
            <wp:effectExtent l="0" t="0" r="0" b="889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93290" cy="1712597"/>
                    </a:xfrm>
                    <a:prstGeom prst="rect">
                      <a:avLst/>
                    </a:prstGeom>
                  </pic:spPr>
                </pic:pic>
              </a:graphicData>
            </a:graphic>
          </wp:inline>
        </w:drawing>
      </w:r>
    </w:p>
    <w:p w14:paraId="187A9E8F" w14:textId="77777777"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08640F" w:rsidRPr="00327C02">
        <w:rPr>
          <w:rFonts w:ascii="Times New Roman" w:hAnsi="Times New Roman" w:cs="Times New Roman"/>
          <w:sz w:val="20"/>
          <w:szCs w:val="20"/>
        </w:rPr>
        <w:instrText xml:space="preserve"> ADDIN ZOTERO_ITEM CSL_CITATION {"citationID":"gvvZQycv","properties":{"formattedCitation":"(S. Ambler 2002, 10)","plainCitation":"(S. 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0"/>
          <w:szCs w:val="20"/>
        </w:rPr>
        <w:fldChar w:fldCharType="separate"/>
      </w:r>
      <w:r w:rsidR="0008640F" w:rsidRPr="00327C02">
        <w:rPr>
          <w:rFonts w:ascii="Times New Roman" w:hAnsi="Times New Roman" w:cs="Times New Roman"/>
          <w:sz w:val="20"/>
        </w:rPr>
        <w:t>(S. Ambler 2002, 10)</w:t>
      </w:r>
      <w:r w:rsidRPr="00327C02">
        <w:rPr>
          <w:rFonts w:ascii="Times New Roman" w:hAnsi="Times New Roman" w:cs="Times New Roman"/>
          <w:sz w:val="20"/>
          <w:szCs w:val="20"/>
        </w:rPr>
        <w:fldChar w:fldCharType="end"/>
      </w:r>
    </w:p>
    <w:p w14:paraId="3321821B" w14:textId="4AC356CD"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6</w:t>
      </w:r>
      <w:r w:rsidR="00360F96" w:rsidRPr="00327C02">
        <w:rPr>
          <w:rFonts w:ascii="Times New Roman" w:hAnsi="Times New Roman" w:cs="Times New Roman"/>
          <w:sz w:val="24"/>
          <w:szCs w:val="20"/>
        </w:rPr>
        <w:t xml:space="preserve"> IZGRADNJA PROCESA</w:t>
      </w:r>
    </w:p>
    <w:p w14:paraId="27891B74" w14:textId="77777777" w:rsidR="00360F96" w:rsidRDefault="00360F96" w:rsidP="005A6A3B">
      <w:pPr>
        <w:spacing w:line="360" w:lineRule="auto"/>
        <w:contextualSpacing/>
        <w:jc w:val="both"/>
        <w:rPr>
          <w:rFonts w:ascii="Times New Roman" w:hAnsi="Times New Roman" w:cs="Times New Roman"/>
          <w:sz w:val="24"/>
          <w:szCs w:val="20"/>
        </w:rPr>
      </w:pPr>
    </w:p>
    <w:p w14:paraId="51EEFC38" w14:textId="43D2BAD3" w:rsidR="00084CDE" w:rsidRDefault="00EF01B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Poglavje definira aktivnosti, faze</w:t>
      </w:r>
      <w:r w:rsidR="00122EB0">
        <w:rPr>
          <w:rFonts w:ascii="Times New Roman" w:hAnsi="Times New Roman" w:cs="Times New Roman"/>
          <w:sz w:val="24"/>
          <w:szCs w:val="20"/>
        </w:rPr>
        <w:t xml:space="preserve"> in </w:t>
      </w:r>
      <w:r>
        <w:rPr>
          <w:rFonts w:ascii="Times New Roman" w:hAnsi="Times New Roman" w:cs="Times New Roman"/>
          <w:sz w:val="24"/>
          <w:szCs w:val="20"/>
        </w:rPr>
        <w:t>notacije</w:t>
      </w:r>
      <w:r w:rsidR="00A6596B">
        <w:rPr>
          <w:rFonts w:ascii="Times New Roman" w:hAnsi="Times New Roman" w:cs="Times New Roman"/>
          <w:sz w:val="24"/>
          <w:szCs w:val="20"/>
        </w:rPr>
        <w:t>, ki</w:t>
      </w:r>
      <w:r w:rsidR="00122EB0">
        <w:rPr>
          <w:rFonts w:ascii="Times New Roman" w:hAnsi="Times New Roman" w:cs="Times New Roman"/>
          <w:sz w:val="24"/>
          <w:szCs w:val="20"/>
        </w:rPr>
        <w:t xml:space="preserve"> katere so osnov</w:t>
      </w:r>
      <w:r w:rsidR="001319EC">
        <w:rPr>
          <w:rFonts w:ascii="Times New Roman" w:hAnsi="Times New Roman" w:cs="Times New Roman"/>
          <w:sz w:val="24"/>
          <w:szCs w:val="20"/>
        </w:rPr>
        <w:t xml:space="preserve">e za sestavo procesnih modelov. Zato se lahko </w:t>
      </w:r>
      <w:r w:rsidR="00285CF1">
        <w:rPr>
          <w:rFonts w:ascii="Times New Roman" w:hAnsi="Times New Roman" w:cs="Times New Roman"/>
          <w:sz w:val="24"/>
          <w:szCs w:val="20"/>
        </w:rPr>
        <w:t>spoznanja</w:t>
      </w:r>
      <w:r w:rsidR="001319EC">
        <w:rPr>
          <w:rFonts w:ascii="Times New Roman" w:hAnsi="Times New Roman" w:cs="Times New Roman"/>
          <w:sz w:val="24"/>
          <w:szCs w:val="20"/>
        </w:rPr>
        <w:t xml:space="preserve"> aplicirajo t</w:t>
      </w:r>
      <w:r w:rsidR="00E30B3F">
        <w:rPr>
          <w:rFonts w:ascii="Times New Roman" w:hAnsi="Times New Roman" w:cs="Times New Roman"/>
          <w:sz w:val="24"/>
          <w:szCs w:val="20"/>
        </w:rPr>
        <w:t>udi v druge metode inženiringa.</w:t>
      </w:r>
      <w:r w:rsidR="00246A40">
        <w:rPr>
          <w:rFonts w:ascii="Times New Roman" w:hAnsi="Times New Roman" w:cs="Times New Roman"/>
          <w:sz w:val="24"/>
          <w:szCs w:val="20"/>
        </w:rPr>
        <w:t xml:space="preserve"> V poglavju smo izvedli sistematično izgradnjo pro</w:t>
      </w:r>
      <w:r w:rsidR="00BA0346">
        <w:rPr>
          <w:rFonts w:ascii="Times New Roman" w:hAnsi="Times New Roman" w:cs="Times New Roman"/>
          <w:sz w:val="24"/>
          <w:szCs w:val="20"/>
        </w:rPr>
        <w:t>cesnega modela, ki hkrati podaja usmeritve in dobre</w:t>
      </w:r>
      <w:r w:rsidR="00246A40">
        <w:rPr>
          <w:rFonts w:ascii="Times New Roman" w:hAnsi="Times New Roman" w:cs="Times New Roman"/>
          <w:sz w:val="24"/>
          <w:szCs w:val="20"/>
        </w:rPr>
        <w:t xml:space="preserve"> praks</w:t>
      </w:r>
      <w:r w:rsidR="00BA0346">
        <w:rPr>
          <w:rFonts w:ascii="Times New Roman" w:hAnsi="Times New Roman" w:cs="Times New Roman"/>
          <w:sz w:val="24"/>
          <w:szCs w:val="20"/>
        </w:rPr>
        <w:t xml:space="preserve">e </w:t>
      </w:r>
      <w:r w:rsidR="00246A40">
        <w:rPr>
          <w:rFonts w:ascii="Times New Roman" w:hAnsi="Times New Roman" w:cs="Times New Roman"/>
          <w:sz w:val="24"/>
          <w:szCs w:val="20"/>
        </w:rPr>
        <w:t xml:space="preserve">aplikacije končnega procesnega modela. </w:t>
      </w:r>
      <w:commentRangeStart w:id="12"/>
      <w:r w:rsidR="00E30B3F">
        <w:rPr>
          <w:rFonts w:ascii="Times New Roman" w:hAnsi="Times New Roman" w:cs="Times New Roman"/>
          <w:sz w:val="24"/>
          <w:szCs w:val="20"/>
        </w:rPr>
        <w:t>V našem primeru smo sestavlili procesni model s pomočjo meta-metode MetaME in praks Agilnega modeliranja</w:t>
      </w:r>
      <w:commentRangeEnd w:id="12"/>
      <w:r w:rsidR="00FB00C7">
        <w:rPr>
          <w:rStyle w:val="Pripombasklic"/>
        </w:rPr>
        <w:commentReference w:id="12"/>
      </w:r>
      <w:r w:rsidR="00E30B3F">
        <w:rPr>
          <w:rFonts w:ascii="Times New Roman" w:hAnsi="Times New Roman" w:cs="Times New Roman"/>
          <w:sz w:val="24"/>
          <w:szCs w:val="20"/>
        </w:rPr>
        <w:t>.</w:t>
      </w:r>
    </w:p>
    <w:p w14:paraId="584ECA55" w14:textId="77777777" w:rsidR="00084CDE" w:rsidRPr="00327C02" w:rsidRDefault="00084CDE" w:rsidP="005A6A3B">
      <w:pPr>
        <w:spacing w:line="360" w:lineRule="auto"/>
        <w:contextualSpacing/>
        <w:jc w:val="both"/>
        <w:rPr>
          <w:rFonts w:ascii="Times New Roman" w:hAnsi="Times New Roman" w:cs="Times New Roman"/>
          <w:sz w:val="24"/>
          <w:szCs w:val="20"/>
        </w:rPr>
      </w:pPr>
    </w:p>
    <w:p w14:paraId="61B4FE7C" w14:textId="065613A3"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.1 DEFINIRANJE DOMENE IN DISCIPLIN</w:t>
      </w:r>
    </w:p>
    <w:p w14:paraId="7793D28E" w14:textId="57114BF2"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Domeno predstavlja razvoj video iger</w:t>
      </w:r>
      <w:r w:rsidR="00121042" w:rsidRPr="00327C02">
        <w:rPr>
          <w:rFonts w:ascii="Times New Roman" w:hAnsi="Times New Roman" w:cs="Times New Roman"/>
          <w:sz w:val="24"/>
          <w:szCs w:val="20"/>
        </w:rPr>
        <w:t>,</w:t>
      </w:r>
      <w:r w:rsidR="00D10888" w:rsidRPr="00327C02">
        <w:rPr>
          <w:rFonts w:ascii="Times New Roman" w:hAnsi="Times New Roman" w:cs="Times New Roman"/>
          <w:sz w:val="24"/>
          <w:szCs w:val="20"/>
        </w:rPr>
        <w:t xml:space="preserve"> kater</w:t>
      </w:r>
      <w:r w:rsidR="00FB00C7">
        <w:rPr>
          <w:rFonts w:ascii="Times New Roman" w:hAnsi="Times New Roman" w:cs="Times New Roman"/>
          <w:sz w:val="24"/>
          <w:szCs w:val="20"/>
        </w:rPr>
        <w:t>e</w:t>
      </w:r>
      <w:r w:rsidR="00D10888" w:rsidRPr="00327C02">
        <w:rPr>
          <w:rFonts w:ascii="Times New Roman" w:hAnsi="Times New Roman" w:cs="Times New Roman"/>
          <w:sz w:val="24"/>
          <w:szCs w:val="20"/>
        </w:rPr>
        <w:t>ga</w:t>
      </w:r>
      <w:r w:rsidRPr="00327C02">
        <w:rPr>
          <w:rFonts w:ascii="Times New Roman" w:hAnsi="Times New Roman" w:cs="Times New Roman"/>
          <w:sz w:val="24"/>
          <w:szCs w:val="20"/>
        </w:rPr>
        <w:t xml:space="preserve"> discipline so povezane z vlogami in odgovornostmi. Discipline so lahko predstavljene tudi z različnimi nivoji abstrakcije, ki lahko predstavljajo korake ali faze procesa (zahteve, analiza, razvoj, itd.)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(Engels in Sauer 2010, 429–30)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Osnovne faze pri razvoju programske opreme predstavljajo analiza, načrtovanje, kodiranje in testiranje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{"citationID":"FmujVAmT","properties":{"formattedCitation":"(Ramadan in Widyani 2013b, 95)","plainCitation":"(Ramadan in Widyani 2013b,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(Ramadan in Widyani 2013b, 95)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Faze, ki jih posamezni avtorji n</w:t>
      </w:r>
      <w:r w:rsidR="00581188" w:rsidRPr="00327C02">
        <w:rPr>
          <w:rFonts w:ascii="Times New Roman" w:hAnsi="Times New Roman" w:cs="Times New Roman"/>
          <w:sz w:val="24"/>
          <w:szCs w:val="20"/>
        </w:rPr>
        <w:t>avajajo so prikazane v PRILOGA F</w:t>
      </w:r>
      <w:r w:rsidRPr="00327C02">
        <w:rPr>
          <w:rFonts w:ascii="Times New Roman" w:hAnsi="Times New Roman" w:cs="Times New Roman"/>
          <w:sz w:val="24"/>
          <w:szCs w:val="20"/>
        </w:rPr>
        <w:t>. Na podlagi literature smo konsolidirali faze razvoja iger in jih kronološko razvrstili: formalizacija problema, razvoj koncepta, pred pro</w:t>
      </w:r>
      <w:r w:rsidR="003D5476" w:rsidRPr="00327C02">
        <w:rPr>
          <w:rFonts w:ascii="Times New Roman" w:hAnsi="Times New Roman" w:cs="Times New Roman"/>
          <w:sz w:val="24"/>
          <w:szCs w:val="20"/>
        </w:rPr>
        <w:t>dukcija, produkcija, testiranje,</w:t>
      </w:r>
      <w:r w:rsidRPr="00327C02">
        <w:rPr>
          <w:rFonts w:ascii="Times New Roman" w:hAnsi="Times New Roman" w:cs="Times New Roman"/>
          <w:sz w:val="24"/>
          <w:szCs w:val="20"/>
        </w:rPr>
        <w:t xml:space="preserve"> post produkcija.</w:t>
      </w:r>
    </w:p>
    <w:p w14:paraId="7D0186EC"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3EA1F6F5" w14:textId="2F3C05AB"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.2 IZGRADNJA DOMENSKEGA MODELA</w:t>
      </w:r>
    </w:p>
    <w:p w14:paraId="668BEC25"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Resne igre potrebujejo posebno fazo v razvoju. Aslan in Balci (2015) definirata formulacijo problema kot prvo fazo pri razvoju resnih iger. Ta faza definira probleme različnih domen in načine reševanja, ki privedejo do efektivne</w:t>
      </w:r>
      <w:r w:rsidR="0010407B" w:rsidRPr="00327C02">
        <w:rPr>
          <w:rFonts w:ascii="Times New Roman" w:hAnsi="Times New Roman" w:cs="Times New Roman"/>
          <w:sz w:val="24"/>
          <w:szCs w:val="20"/>
        </w:rPr>
        <w:t>ga učenja na podlagi iger.</w:t>
      </w:r>
      <w:r w:rsidR="007F3E79" w:rsidRPr="00327C02">
        <w:rPr>
          <w:rFonts w:ascii="Times New Roman" w:hAnsi="Times New Roman" w:cs="Times New Roman"/>
          <w:sz w:val="24"/>
          <w:szCs w:val="20"/>
        </w:rPr>
        <w:t xml:space="preserve"> </w:t>
      </w:r>
    </w:p>
    <w:p w14:paraId="20EF2ACC"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Za drugo fazo definirata generacijo idej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ki pa predstavlja prvo fazo po Bates (2004) in Novak (2012). Widyani (2013) jo imenuje iniciacija. V tej fazi je predstavljena ideja igre v pisni obliki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Unger in Novak (2011) označujeta pred produkcijo za prvo fazo pa navajata, da se začne po uspešno sprejetem konceptu. Zato bomo pred produkcijo kronološko postavili za fazo razvoja koncepta. </w:t>
      </w:r>
    </w:p>
    <w:p w14:paraId="1249A868"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Pred produkcija je faza v kateri se sprejme odločitev kakšna bo igra in kako bo izdelana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Predstavlja fazo načrtovanja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Vrhunec pred produkcije predstavlja dokaz koncepta, ki ga predstavlja prototip. Namen je dokazati zmožnost premagovanja tehničnih zahtevnosti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88)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Po potrditvi prototipa se lahko začne produkcija, ki predstavlja fazo razvoja igre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2ECE5E85" w14:textId="77777777" w:rsidR="00503784" w:rsidRPr="00327C02" w:rsidRDefault="00503784" w:rsidP="005A6A3B">
      <w:pPr>
        <w:spacing w:line="360" w:lineRule="auto"/>
        <w:contextualSpacing/>
        <w:jc w:val="both"/>
        <w:rPr>
          <w:rFonts w:ascii="Times New Roman" w:hAnsi="Times New Roman" w:cs="Times New Roman"/>
          <w:sz w:val="24"/>
          <w:szCs w:val="20"/>
        </w:rPr>
      </w:pPr>
    </w:p>
    <w:p w14:paraId="3E0CEBC2"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Produkcija je kompleksna in časovno potratna. Za uspešno izvajanje faze je priporočena fragmentacija opravil v manjše naloge, katerim se strogo sledi. Priporočen je tedenski pregled napredka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se testiranje v smislu produkcijskega testiranja dogaja tudi v fazi produkcije se v industriji iger ločijo posebne faze testiranja. Ko je razvoj igre tako daleč, da je mogoče igro igrati od začetka do zaključka se začnejo faze testiranja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14:paraId="10BD4A58"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Testiranje se deli na Alfa in Beta faze. V razvoju mobilnih iger sta fazi navadno združeni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Alfa faza predstavlja točko na kateri je mogoče testirati celotno igranje. Testna ekipa v tej fazi testira vse module igre, zapiše defekte v bazo in ustvari testni načrt. Ob končani alfa fazi morajo biti narejeni naslednji elementi:</w:t>
      </w:r>
    </w:p>
    <w:p w14:paraId="48D9D5C7"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celotno igranje,</w:t>
      </w:r>
    </w:p>
    <w:p w14:paraId="67EB1BE4"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primarni jezikovni paket,</w:t>
      </w:r>
    </w:p>
    <w:p w14:paraId="4199E98C"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osnovni uporabniški vmesnik z dokumentacijo,</w:t>
      </w:r>
    </w:p>
    <w:p w14:paraId="48A17308"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kompatibilnost z definiranimi strojnimi in programskimi konfiguracijami,</w:t>
      </w:r>
    </w:p>
    <w:p w14:paraId="74C6C535"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minimalnih zahtev,</w:t>
      </w:r>
    </w:p>
    <w:p w14:paraId="08887127"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kompatibilnosti vmesnikov (ali vsaj večino),</w:t>
      </w:r>
    </w:p>
    <w:p w14:paraId="7569920C"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nadomestni primeri zvoka in umetnin,</w:t>
      </w:r>
    </w:p>
    <w:p w14:paraId="6E14CEFE"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več igralske funkcionalnosti (če je implementirana),</w:t>
      </w:r>
    </w:p>
    <w:p w14:paraId="2F55D133"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osnutek igralnega priročnika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{"citationID":"e3oT5SLv","properties":{"formattedCitation":"(Novak 2012, 359)","plainCitation":"(Novak 2012, 359)"},"citationItems":[{"id":83,"uris":["http://zotero.org/users/local/1VrTeLcH/items/ZLCN5TN2"],"uri":["http://zotero.org/users/local/1VrTeLcH/items/ZLCN5TN2"],"itemData":{"id":83,"type":"book","title":"Game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A474CCD"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Beta faza je namenjena popravilu defektov in implementaciji vseh sredstev (zvok, umetnine) v igro. S tem se popolnoma konča produkcijski proces. Namen faze je stabilizacija projekta in eliminacija večine ali vseh defektov pred izdajo. Po končani beta fazi morajo biti končani naslednji elementi:</w:t>
      </w:r>
    </w:p>
    <w:p w14:paraId="6C59FB95"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koda,</w:t>
      </w:r>
    </w:p>
    <w:p w14:paraId="53157C4A"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vsebina,</w:t>
      </w:r>
    </w:p>
    <w:p w14:paraId="7A4DF1C7"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jezikovni paket,</w:t>
      </w:r>
    </w:p>
    <w:p w14:paraId="1B4169C3"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igralna navigacija,</w:t>
      </w:r>
    </w:p>
    <w:p w14:paraId="37832B17"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uporabniški vmesnik,</w:t>
      </w:r>
    </w:p>
    <w:p w14:paraId="3E18F59C"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programska in strojna kompatibilnost,</w:t>
      </w:r>
    </w:p>
    <w:p w14:paraId="5E933CDC"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zvok in umetnine,</w:t>
      </w:r>
    </w:p>
    <w:p w14:paraId="51929FEF"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vodnik igranja.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{"citationID":"uT7vuos5","properties":{"formattedCitation":"(Novak 2012, 360)","plainCitation":"(Novak 2012, 360)"},"citationItems":[{"id":83,"uris":["http://zotero.org/users/local/1VrTeLcH/items/ZLCN5TN2"],"uri":["http://zotero.org/users/local/1VrTeLcH/items/ZLCN5TN2"],"itemData":{"id":83,"type":"book","title":"Game Development Essentials: An Introduction 3rd Edition","author":[{"family":"Novak","given":"Jeannie"}],"issued":{"date-parts":[["2012"]]}},"locator":"360"}],"schema":"https://github.com/citation-style-language/schema/raw/master/csl-citation.json"}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10E6FC4"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Beta faza se deli tudi na zaprto in odprto beta fazo. Za zaprto beta fazo velja privatno testiranje pri kateri se razvoj fokusira na poliranje igre. Odprta faza pa je navadno uporabljena pri igrah ki vsebujejo spletne komponente. V tej fazi se preveri delovanje strežnikov, uravnoteži igranje in identificira defekte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{"citationID":"Ef5llmDf","properties":{"formattedCitation":"{\\rtf (L. Levy in Novak 2009, 54\\uc0\\u8211{}55)}","plainCitation":"(L. 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54–55)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21E260D0"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Ko igra prestane beta fazo sledi njena izdaja. V tej fazi ravnateljstvo opravi še en pregled produkta in pridobi seznam prisotnih defektov. Po pregledu sledi izdaja produkta na trg. V industriji ig</w:t>
      </w:r>
      <w:r w:rsidR="00F279E7" w:rsidRPr="00327C02">
        <w:rPr>
          <w:rFonts w:ascii="Times New Roman" w:hAnsi="Times New Roman" w:cs="Times New Roman"/>
          <w:sz w:val="24"/>
          <w:szCs w:val="20"/>
        </w:rPr>
        <w:t>er je za to fazo pogost izraz zlata</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4A8BE4B"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fazi izdaje sledi post produkcijska faza. Faza predstavlja nadaljevalno produkcijo, ki jo Fullerton (</w:t>
      </w:r>
      <w:r w:rsidR="004F72BF" w:rsidRPr="00327C02">
        <w:rPr>
          <w:rFonts w:ascii="Times New Roman" w:hAnsi="Times New Roman" w:cs="Times New Roman"/>
          <w:sz w:val="24"/>
          <w:szCs w:val="20"/>
        </w:rPr>
        <w:t>2014</w:t>
      </w:r>
      <w:r w:rsidRPr="00327C02">
        <w:rPr>
          <w:rFonts w:ascii="Times New Roman" w:hAnsi="Times New Roman" w:cs="Times New Roman"/>
          <w:sz w:val="24"/>
          <w:szCs w:val="20"/>
        </w:rPr>
        <w:t>) imenuje tudi vzdrževanje. Slika 7.1 tako predstavlja domenski model, ki je zgrajen iz razvojnih faz in hkrati predstavlja podlago za procesni model.</w:t>
      </w:r>
    </w:p>
    <w:p w14:paraId="58990119"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00CC06F9" w14:textId="2CB246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.1 domenski model na podlagi razvojnih faz</w:t>
      </w:r>
    </w:p>
    <w:p w14:paraId="2E342306" w14:textId="777777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7E4B6ED0" wp14:editId="2EE72A4F">
            <wp:extent cx="3383280" cy="1198880"/>
            <wp:effectExtent l="0" t="0" r="7620" b="127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00090" cy="1204837"/>
                    </a:xfrm>
                    <a:prstGeom prst="rect">
                      <a:avLst/>
                    </a:prstGeom>
                  </pic:spPr>
                </pic:pic>
              </a:graphicData>
            </a:graphic>
          </wp:inline>
        </w:drawing>
      </w:r>
    </w:p>
    <w:p w14:paraId="2130693C" w14:textId="77777777" w:rsidR="00E7043E" w:rsidRPr="00327C02" w:rsidRDefault="00E7043E" w:rsidP="005A6A3B">
      <w:pPr>
        <w:spacing w:line="360" w:lineRule="auto"/>
        <w:contextualSpacing/>
        <w:jc w:val="both"/>
        <w:rPr>
          <w:rFonts w:ascii="Times New Roman" w:hAnsi="Times New Roman" w:cs="Times New Roman"/>
          <w:sz w:val="24"/>
          <w:szCs w:val="20"/>
        </w:rPr>
      </w:pPr>
    </w:p>
    <w:p w14:paraId="5941EFC9" w14:textId="4E4618CC"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.3 IZBIRA NOTACIJ</w:t>
      </w:r>
    </w:p>
    <w:p w14:paraId="5198D111"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V tem koraku bomo definirali jezik uporabe, ki nam bo podal notacije. Jezik, ki ga bomo uporabili </w:t>
      </w:r>
      <w:r w:rsidR="004F72BF" w:rsidRPr="00327C02">
        <w:rPr>
          <w:rFonts w:ascii="Times New Roman" w:hAnsi="Times New Roman" w:cs="Times New Roman"/>
          <w:sz w:val="24"/>
          <w:szCs w:val="20"/>
        </w:rPr>
        <w:t>je</w:t>
      </w:r>
      <w:r w:rsidR="009B1672" w:rsidRPr="00327C02">
        <w:rPr>
          <w:rFonts w:ascii="Times New Roman" w:hAnsi="Times New Roman" w:cs="Times New Roman"/>
          <w:sz w:val="24"/>
          <w:szCs w:val="20"/>
        </w:rPr>
        <w:t xml:space="preserve"> UML z</w:t>
      </w:r>
      <w:r w:rsidR="004F72BF" w:rsidRPr="00327C02">
        <w:rPr>
          <w:rFonts w:ascii="Times New Roman" w:hAnsi="Times New Roman" w:cs="Times New Roman"/>
          <w:sz w:val="24"/>
          <w:szCs w:val="20"/>
        </w:rPr>
        <w:t xml:space="preserve"> izbranimi</w:t>
      </w:r>
      <w:r w:rsidR="009B1672" w:rsidRPr="00327C02">
        <w:rPr>
          <w:rFonts w:ascii="Times New Roman" w:hAnsi="Times New Roman" w:cs="Times New Roman"/>
          <w:sz w:val="24"/>
          <w:szCs w:val="20"/>
        </w:rPr>
        <w:t xml:space="preserve"> notacijami v tabeli 7.1</w:t>
      </w:r>
      <w:r w:rsidRPr="00327C02">
        <w:rPr>
          <w:rFonts w:ascii="Times New Roman" w:hAnsi="Times New Roman" w:cs="Times New Roman"/>
          <w:sz w:val="24"/>
          <w:szCs w:val="20"/>
        </w:rPr>
        <w:t>. Z notacijami bomo povezali stanj</w:t>
      </w:r>
      <w:r w:rsidR="00591CE0" w:rsidRPr="00327C02">
        <w:rPr>
          <w:rFonts w:ascii="Times New Roman" w:hAnsi="Times New Roman" w:cs="Times New Roman"/>
          <w:sz w:val="24"/>
          <w:szCs w:val="20"/>
        </w:rPr>
        <w:t>a in artefakte v procesni model.</w:t>
      </w:r>
      <w:r w:rsidR="00DE04AE">
        <w:rPr>
          <w:rFonts w:ascii="Times New Roman" w:hAnsi="Times New Roman" w:cs="Times New Roman"/>
          <w:sz w:val="24"/>
          <w:szCs w:val="20"/>
        </w:rPr>
        <w:t xml:space="preserve"> UML omogoča več različnih </w:t>
      </w:r>
      <w:r w:rsidR="005F2B88">
        <w:rPr>
          <w:rFonts w:ascii="Times New Roman" w:hAnsi="Times New Roman" w:cs="Times New Roman"/>
          <w:sz w:val="24"/>
          <w:szCs w:val="20"/>
        </w:rPr>
        <w:t>prikazov</w:t>
      </w:r>
      <w:r w:rsidR="00DE04AE">
        <w:rPr>
          <w:rFonts w:ascii="Times New Roman" w:hAnsi="Times New Roman" w:cs="Times New Roman"/>
          <w:sz w:val="24"/>
          <w:szCs w:val="20"/>
        </w:rPr>
        <w:t xml:space="preserve"> diagramo</w:t>
      </w:r>
      <w:r w:rsidR="00306578">
        <w:rPr>
          <w:rFonts w:ascii="Times New Roman" w:hAnsi="Times New Roman" w:cs="Times New Roman"/>
          <w:sz w:val="24"/>
          <w:szCs w:val="20"/>
        </w:rPr>
        <w:t xml:space="preserve">v. Pri izgradnji bomo uporabili </w:t>
      </w:r>
      <w:r w:rsidR="00DE04AE">
        <w:rPr>
          <w:rFonts w:ascii="Times New Roman" w:hAnsi="Times New Roman" w:cs="Times New Roman"/>
          <w:sz w:val="24"/>
          <w:szCs w:val="20"/>
        </w:rPr>
        <w:t xml:space="preserve">UML diagram </w:t>
      </w:r>
      <w:r w:rsidR="00966462">
        <w:rPr>
          <w:rFonts w:ascii="Times New Roman" w:hAnsi="Times New Roman" w:cs="Times New Roman"/>
          <w:sz w:val="24"/>
          <w:szCs w:val="20"/>
        </w:rPr>
        <w:t>aktivnosti</w:t>
      </w:r>
      <w:r w:rsidR="00FA3861">
        <w:rPr>
          <w:rFonts w:ascii="Times New Roman" w:hAnsi="Times New Roman" w:cs="Times New Roman"/>
          <w:sz w:val="24"/>
          <w:szCs w:val="20"/>
        </w:rPr>
        <w:t xml:space="preserve">, ki služijo za prikaz kontrole poteka med aktivnostmi </w:t>
      </w:r>
      <w:r w:rsidR="00FA3861">
        <w:rPr>
          <w:rFonts w:ascii="Times New Roman" w:hAnsi="Times New Roman" w:cs="Times New Roman"/>
          <w:sz w:val="24"/>
          <w:szCs w:val="20"/>
        </w:rPr>
        <w:fldChar w:fldCharType="begin"/>
      </w:r>
      <w:r w:rsidR="00FA3861">
        <w:rPr>
          <w:rFonts w:ascii="Times New Roman" w:hAnsi="Times New Roman" w:cs="Times New Roman"/>
          <w:sz w:val="24"/>
          <w:szCs w:val="20"/>
        </w:rPr>
        <w:instrText xml:space="preserve"> ADDIN ZOTERO_ITEM CSL_CITATION {"citationID":"XAMAOsSh","properties":{"formattedCitation":"(Rumbaugh, Jacobson, in Booch 2004, 37)","plainCitation":"(Rumbaugh, Jacobson, in Booch 2004, 37)"},"citationItems":[{"id":417,"uris":["http://zotero.org/users/local/1VrTeLcH/items/V9UYPWLU"],"uri":["http://zotero.org/users/local/1VrTeLcH/items/V9UYPWLU"],"itemData":{"id":417,"type":"book","title":"The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Pr>
          <w:rFonts w:ascii="Times New Roman" w:hAnsi="Times New Roman" w:cs="Times New Roman"/>
          <w:sz w:val="24"/>
          <w:szCs w:val="20"/>
        </w:rPr>
        <w:fldChar w:fldCharType="separate"/>
      </w:r>
      <w:r w:rsidR="00FA3861" w:rsidRPr="00FA3861">
        <w:rPr>
          <w:rFonts w:ascii="Times New Roman" w:hAnsi="Times New Roman" w:cs="Times New Roman"/>
          <w:sz w:val="24"/>
        </w:rPr>
        <w:t>(Rumbaugh, Jacobson, in Booch 2004, 37)</w:t>
      </w:r>
      <w:r w:rsidR="00FA3861">
        <w:rPr>
          <w:rFonts w:ascii="Times New Roman" w:hAnsi="Times New Roman" w:cs="Times New Roman"/>
          <w:sz w:val="24"/>
          <w:szCs w:val="20"/>
        </w:rPr>
        <w:fldChar w:fldCharType="end"/>
      </w:r>
      <w:r w:rsidR="00FA3861">
        <w:rPr>
          <w:rFonts w:ascii="Times New Roman" w:hAnsi="Times New Roman" w:cs="Times New Roman"/>
          <w:sz w:val="24"/>
          <w:szCs w:val="20"/>
        </w:rPr>
        <w:t>.</w:t>
      </w:r>
    </w:p>
    <w:p w14:paraId="6E994FA4" w14:textId="77777777" w:rsidR="00903B88" w:rsidRPr="00327C02" w:rsidRDefault="00903B88" w:rsidP="005A6A3B">
      <w:pPr>
        <w:spacing w:line="360" w:lineRule="auto"/>
        <w:contextualSpacing/>
        <w:jc w:val="both"/>
        <w:rPr>
          <w:rFonts w:ascii="Times New Roman" w:hAnsi="Times New Roman" w:cs="Times New Roman"/>
          <w:sz w:val="24"/>
        </w:rPr>
      </w:pPr>
    </w:p>
    <w:p w14:paraId="0A9137F3" w14:textId="72323494" w:rsidR="00360F96" w:rsidRPr="00327C02" w:rsidRDefault="00514F3E"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Tabela </w:t>
      </w:r>
      <w:r w:rsidR="00C71903">
        <w:rPr>
          <w:rFonts w:ascii="Times New Roman" w:hAnsi="Times New Roman" w:cs="Times New Roman"/>
          <w:sz w:val="20"/>
        </w:rPr>
        <w:t>6</w:t>
      </w:r>
      <w:r w:rsidRPr="00327C02">
        <w:rPr>
          <w:rFonts w:ascii="Times New Roman" w:hAnsi="Times New Roman" w:cs="Times New Roman"/>
          <w:sz w:val="20"/>
        </w:rPr>
        <w:t>.1</w:t>
      </w:r>
      <w:r w:rsidR="00360F96" w:rsidRPr="00327C02">
        <w:rPr>
          <w:rFonts w:ascii="Times New Roman" w:hAnsi="Times New Roman" w:cs="Times New Roman"/>
          <w:sz w:val="20"/>
        </w:rPr>
        <w:t xml:space="preserve"> prikaz izbranih notacij UML jezika za definiranje procesa</w:t>
      </w:r>
    </w:p>
    <w:tbl>
      <w:tblPr>
        <w:tblStyle w:val="Tabelamrea"/>
        <w:tblW w:w="0" w:type="auto"/>
        <w:jc w:val="center"/>
        <w:tblLook w:val="04A0" w:firstRow="1" w:lastRow="0" w:firstColumn="1" w:lastColumn="0" w:noHBand="0" w:noVBand="1"/>
      </w:tblPr>
      <w:tblGrid>
        <w:gridCol w:w="2988"/>
        <w:gridCol w:w="2988"/>
        <w:gridCol w:w="2988"/>
      </w:tblGrid>
      <w:tr w:rsidR="00E7043E" w:rsidRPr="00327C02" w14:paraId="144F5B83" w14:textId="77777777" w:rsidTr="00E03AF8">
        <w:trPr>
          <w:trHeight w:val="486"/>
          <w:jc w:val="center"/>
        </w:trPr>
        <w:tc>
          <w:tcPr>
            <w:tcW w:w="2988" w:type="dxa"/>
            <w:shd w:val="clear" w:color="auto" w:fill="0D0D0D" w:themeFill="text1" w:themeFillTint="F2"/>
          </w:tcPr>
          <w:p w14:paraId="001C1204" w14:textId="77777777"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Naziv</w:t>
            </w:r>
          </w:p>
        </w:tc>
        <w:tc>
          <w:tcPr>
            <w:tcW w:w="2988" w:type="dxa"/>
            <w:shd w:val="clear" w:color="auto" w:fill="0D0D0D" w:themeFill="text1" w:themeFillTint="F2"/>
          </w:tcPr>
          <w:p w14:paraId="4FEBC16C" w14:textId="77777777"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Namen</w:t>
            </w:r>
          </w:p>
        </w:tc>
        <w:tc>
          <w:tcPr>
            <w:tcW w:w="2988" w:type="dxa"/>
            <w:shd w:val="clear" w:color="auto" w:fill="0D0D0D" w:themeFill="text1" w:themeFillTint="F2"/>
          </w:tcPr>
          <w:p w14:paraId="22683F41" w14:textId="77777777"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Notacija</w:t>
            </w:r>
          </w:p>
        </w:tc>
      </w:tr>
      <w:tr w:rsidR="00E7043E" w:rsidRPr="00327C02" w14:paraId="66808001" w14:textId="77777777" w:rsidTr="00E03AF8">
        <w:trPr>
          <w:trHeight w:val="486"/>
          <w:jc w:val="center"/>
        </w:trPr>
        <w:tc>
          <w:tcPr>
            <w:tcW w:w="2988" w:type="dxa"/>
          </w:tcPr>
          <w:p w14:paraId="43765B39"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Začetno stanje</w:t>
            </w:r>
          </w:p>
        </w:tc>
        <w:tc>
          <w:tcPr>
            <w:tcW w:w="2988" w:type="dxa"/>
          </w:tcPr>
          <w:p w14:paraId="2E96811C"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začetka aktivnosti</w:t>
            </w:r>
          </w:p>
        </w:tc>
        <w:tc>
          <w:tcPr>
            <w:tcW w:w="2988" w:type="dxa"/>
          </w:tcPr>
          <w:p w14:paraId="5EE3DC1F" w14:textId="77777777"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lang w:eastAsia="sl-SI"/>
              </w:rPr>
              <w:drawing>
                <wp:inline distT="0" distB="0" distL="0" distR="0" wp14:anchorId="754EDF34" wp14:editId="6DD5CB2B">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327C02" w14:paraId="13CDECE1" w14:textId="77777777" w:rsidTr="00E03AF8">
        <w:trPr>
          <w:trHeight w:val="486"/>
          <w:jc w:val="center"/>
        </w:trPr>
        <w:tc>
          <w:tcPr>
            <w:tcW w:w="2988" w:type="dxa"/>
          </w:tcPr>
          <w:p w14:paraId="6ABB9208"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Izbira</w:t>
            </w:r>
          </w:p>
        </w:tc>
        <w:tc>
          <w:tcPr>
            <w:tcW w:w="2988" w:type="dxa"/>
          </w:tcPr>
          <w:p w14:paraId="38DE3DC9"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ki omogoča izbiro</w:t>
            </w:r>
          </w:p>
        </w:tc>
        <w:tc>
          <w:tcPr>
            <w:tcW w:w="2988" w:type="dxa"/>
          </w:tcPr>
          <w:p w14:paraId="40F50BAE"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3DE0256F" wp14:editId="5B08F40E">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327C02" w14:paraId="2E74815F" w14:textId="77777777" w:rsidTr="00E03AF8">
        <w:trPr>
          <w:trHeight w:val="486"/>
          <w:jc w:val="center"/>
        </w:trPr>
        <w:tc>
          <w:tcPr>
            <w:tcW w:w="2988" w:type="dxa"/>
          </w:tcPr>
          <w:p w14:paraId="5E051EF8"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Tranzicija</w:t>
            </w:r>
          </w:p>
        </w:tc>
        <w:tc>
          <w:tcPr>
            <w:tcW w:w="2988" w:type="dxa"/>
          </w:tcPr>
          <w:p w14:paraId="058208E2"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Prikazuje smer tranzicije</w:t>
            </w:r>
          </w:p>
        </w:tc>
        <w:tc>
          <w:tcPr>
            <w:tcW w:w="2988" w:type="dxa"/>
          </w:tcPr>
          <w:p w14:paraId="689B7215"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0187AA09" wp14:editId="4C92D2CA">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327C02" w14:paraId="513A1060" w14:textId="77777777" w:rsidTr="00E03AF8">
        <w:trPr>
          <w:trHeight w:val="486"/>
          <w:jc w:val="center"/>
        </w:trPr>
        <w:tc>
          <w:tcPr>
            <w:tcW w:w="2988" w:type="dxa"/>
          </w:tcPr>
          <w:p w14:paraId="4693E903"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w:t>
            </w:r>
          </w:p>
        </w:tc>
        <w:tc>
          <w:tcPr>
            <w:tcW w:w="2988" w:type="dxa"/>
          </w:tcPr>
          <w:p w14:paraId="335EE737"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Predstavlja stanje</w:t>
            </w:r>
          </w:p>
        </w:tc>
        <w:tc>
          <w:tcPr>
            <w:tcW w:w="2988" w:type="dxa"/>
          </w:tcPr>
          <w:p w14:paraId="5AD8FBA0"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37AD8014" wp14:editId="16174567">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327C02" w14:paraId="6CB8B266" w14:textId="77777777" w:rsidTr="00E03AF8">
        <w:trPr>
          <w:trHeight w:val="486"/>
          <w:jc w:val="center"/>
        </w:trPr>
        <w:tc>
          <w:tcPr>
            <w:tcW w:w="2988" w:type="dxa"/>
          </w:tcPr>
          <w:p w14:paraId="3B931841"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Vilice ali združitev</w:t>
            </w:r>
          </w:p>
        </w:tc>
        <w:tc>
          <w:tcPr>
            <w:tcW w:w="2988" w:type="dxa"/>
          </w:tcPr>
          <w:p w14:paraId="1516463D" w14:textId="77777777" w:rsidR="00E7043E" w:rsidRPr="00E27ADE" w:rsidRDefault="00E05713" w:rsidP="005A6A3B">
            <w:pPr>
              <w:spacing w:line="360" w:lineRule="auto"/>
              <w:contextualSpacing/>
              <w:rPr>
                <w:rFonts w:ascii="Times New Roman" w:hAnsi="Times New Roman" w:cs="Times New Roman"/>
                <w:sz w:val="20"/>
                <w:szCs w:val="20"/>
              </w:rPr>
            </w:pPr>
            <w:r>
              <w:rPr>
                <w:rFonts w:ascii="Times New Roman" w:hAnsi="Times New Roman" w:cs="Times New Roman"/>
                <w:sz w:val="20"/>
                <w:szCs w:val="20"/>
              </w:rPr>
              <w:t>Deli in združuje dejavnosti</w:t>
            </w:r>
          </w:p>
        </w:tc>
        <w:tc>
          <w:tcPr>
            <w:tcW w:w="2988" w:type="dxa"/>
          </w:tcPr>
          <w:p w14:paraId="129156B9"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15CE347F" wp14:editId="22C0A8D5">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14:paraId="04A0DFEE" w14:textId="777777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Vir:</w:t>
      </w:r>
      <w:r w:rsidR="00E7043E" w:rsidRPr="00327C02">
        <w:rPr>
          <w:rFonts w:ascii="Times New Roman" w:hAnsi="Times New Roman" w:cs="Times New Roman"/>
          <w:sz w:val="20"/>
          <w:szCs w:val="20"/>
        </w:rPr>
        <w:t xml:space="preserve"> sestavljeno po</w:t>
      </w:r>
      <w:r w:rsidRPr="00327C02">
        <w:rPr>
          <w:rFonts w:ascii="Times New Roman" w:hAnsi="Times New Roman" w:cs="Times New Roman"/>
          <w:sz w:val="20"/>
          <w:szCs w:val="20"/>
        </w:rPr>
        <w:t xml:space="preserve">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4"/>
        </w:rPr>
        <w:t>(Rumbaugh, Jacobso</w:t>
      </w:r>
      <w:r w:rsidR="00C9234E" w:rsidRPr="00327C02">
        <w:rPr>
          <w:rFonts w:ascii="Times New Roman" w:hAnsi="Times New Roman" w:cs="Times New Roman"/>
          <w:sz w:val="20"/>
          <w:szCs w:val="24"/>
        </w:rPr>
        <w:t>n, in Booch 2004, 35, 90</w:t>
      </w:r>
      <w:r w:rsidRPr="00327C02">
        <w:rPr>
          <w:rFonts w:ascii="Times New Roman" w:hAnsi="Times New Roman" w:cs="Times New Roman"/>
          <w:sz w:val="20"/>
          <w:szCs w:val="24"/>
        </w:rPr>
        <w:t>)</w:t>
      </w:r>
      <w:r w:rsidRPr="00327C02">
        <w:rPr>
          <w:rFonts w:ascii="Times New Roman" w:hAnsi="Times New Roman" w:cs="Times New Roman"/>
          <w:sz w:val="20"/>
          <w:szCs w:val="20"/>
        </w:rPr>
        <w:fldChar w:fldCharType="end"/>
      </w:r>
    </w:p>
    <w:p w14:paraId="2ABB5E17" w14:textId="0B18163E" w:rsidR="00360F96" w:rsidRPr="00327C02" w:rsidRDefault="00C71903" w:rsidP="005A6A3B">
      <w:pPr>
        <w:spacing w:line="360" w:lineRule="auto"/>
        <w:contextualSpacing/>
        <w:rPr>
          <w:rFonts w:ascii="Times New Roman" w:hAnsi="Times New Roman" w:cs="Times New Roman"/>
          <w:sz w:val="24"/>
          <w:szCs w:val="24"/>
        </w:rPr>
      </w:pPr>
      <w:r>
        <w:rPr>
          <w:rFonts w:ascii="Times New Roman" w:hAnsi="Times New Roman" w:cs="Times New Roman"/>
          <w:sz w:val="24"/>
          <w:szCs w:val="24"/>
        </w:rPr>
        <w:lastRenderedPageBreak/>
        <w:t>6</w:t>
      </w:r>
      <w:r w:rsidR="00360F96" w:rsidRPr="00327C02">
        <w:rPr>
          <w:rFonts w:ascii="Times New Roman" w:hAnsi="Times New Roman" w:cs="Times New Roman"/>
          <w:sz w:val="24"/>
          <w:szCs w:val="24"/>
        </w:rPr>
        <w:t>.4 DEFINIRANJE ARTEFAKTOV</w:t>
      </w:r>
    </w:p>
    <w:p w14:paraId="71156DC5" w14:textId="77777777" w:rsidR="00360F96" w:rsidRPr="00327C02" w:rsidRDefault="00282A28"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Kreiranje arte</w:t>
      </w:r>
      <w:r w:rsidR="00432B59">
        <w:rPr>
          <w:rFonts w:ascii="Times New Roman" w:hAnsi="Times New Roman" w:cs="Times New Roman"/>
          <w:sz w:val="24"/>
          <w:szCs w:val="20"/>
        </w:rPr>
        <w:t>faktov se prične že v prvi fazi</w:t>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Če se razvoj nameni izdelati učno igro mora skozi fazo, formalizacije problema. V tej fazi se kreira dokument specifikacije učnega problema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{"citationID":"IxzukHX3","properties":{"formattedCitation":"(Aslan in Balci 2015b, 310)","plainCitation":"(Aslan in Balci 2015b,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310)</w:t>
      </w:r>
      <w:r w:rsidR="00360F96" w:rsidRPr="00327C02">
        <w:rPr>
          <w:rFonts w:ascii="Times New Roman" w:hAnsi="Times New Roman" w:cs="Times New Roman"/>
          <w:sz w:val="24"/>
          <w:szCs w:val="20"/>
        </w:rPr>
        <w:fldChar w:fldCharType="end"/>
      </w:r>
      <w:r w:rsidR="001C60D4">
        <w:rPr>
          <w:rFonts w:ascii="Times New Roman" w:hAnsi="Times New Roman" w:cs="Times New Roman"/>
          <w:sz w:val="24"/>
          <w:szCs w:val="20"/>
        </w:rPr>
        <w:t>.</w:t>
      </w:r>
    </w:p>
    <w:p w14:paraId="5E212177" w14:textId="77777777" w:rsidR="00072011"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Nato sledi faza razvoja koncepta</w:t>
      </w:r>
      <w:r w:rsidR="00727A73" w:rsidRPr="00327C02">
        <w:rPr>
          <w:rFonts w:ascii="Times New Roman" w:hAnsi="Times New Roman" w:cs="Times New Roman"/>
          <w:sz w:val="24"/>
          <w:szCs w:val="20"/>
        </w:rPr>
        <w:t>,</w:t>
      </w:r>
      <w:r w:rsidRPr="00327C02">
        <w:rPr>
          <w:rFonts w:ascii="Times New Roman" w:hAnsi="Times New Roman" w:cs="Times New Roman"/>
          <w:sz w:val="24"/>
          <w:szCs w:val="20"/>
        </w:rPr>
        <w:t xml:space="preserve"> katere namen je definiranje osrednje funkcionalnosti igre, pre</w:t>
      </w:r>
      <w:r w:rsidR="00F4608E">
        <w:rPr>
          <w:rFonts w:ascii="Times New Roman" w:hAnsi="Times New Roman" w:cs="Times New Roman"/>
          <w:sz w:val="24"/>
          <w:szCs w:val="20"/>
        </w:rPr>
        <w:t xml:space="preserve">dstavitev grafičnega izgleda in </w:t>
      </w:r>
      <w:r w:rsidRPr="00327C02">
        <w:rPr>
          <w:rFonts w:ascii="Times New Roman" w:hAnsi="Times New Roman" w:cs="Times New Roman"/>
          <w:sz w:val="24"/>
          <w:szCs w:val="20"/>
        </w:rPr>
        <w:t xml:space="preserve">zgodbe. Dokumente, ki jih razvoj koncepta proizvede so: višji koncept, predlog igre (''pitch doc'') in koncept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203)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00276516">
        <w:rPr>
          <w:rFonts w:ascii="Times New Roman" w:hAnsi="Times New Roman" w:cs="Times New Roman"/>
          <w:sz w:val="24"/>
          <w:szCs w:val="20"/>
        </w:rPr>
        <w:t xml:space="preserve"> </w:t>
      </w:r>
      <w:r w:rsidRPr="00327C02">
        <w:rPr>
          <w:rFonts w:ascii="Times New Roman" w:hAnsi="Times New Roman" w:cs="Times New Roman"/>
          <w:sz w:val="24"/>
          <w:szCs w:val="20"/>
        </w:rPr>
        <w:t>Vsak tip dokumenta, ki predstavlja koncept ima svoj namen, zato ni potrebno, da uporabimo vseh.</w:t>
      </w:r>
      <w:r w:rsidR="00276516">
        <w:rPr>
          <w:rFonts w:ascii="Times New Roman" w:hAnsi="Times New Roman" w:cs="Times New Roman"/>
          <w:sz w:val="24"/>
          <w:szCs w:val="20"/>
        </w:rPr>
        <w:t xml:space="preserve"> V našem primeru bomo uporabili poimenovanja po Novak (2012), ki končni dokument koncepta imenuje predlog igre.</w:t>
      </w:r>
      <w:r w:rsidRPr="00327C02">
        <w:rPr>
          <w:rFonts w:ascii="Times New Roman" w:hAnsi="Times New Roman" w:cs="Times New Roman"/>
          <w:sz w:val="24"/>
          <w:szCs w:val="20"/>
        </w:rPr>
        <w:t xml:space="preserve"> </w:t>
      </w:r>
      <w:r w:rsidR="00C562A8">
        <w:rPr>
          <w:rFonts w:ascii="Times New Roman" w:hAnsi="Times New Roman" w:cs="Times New Roman"/>
          <w:sz w:val="24"/>
          <w:szCs w:val="20"/>
        </w:rPr>
        <w:t xml:space="preserve">Predlog igre definira: zgodbo, like, koncepte umetnin, </w:t>
      </w:r>
      <w:r w:rsidR="007F68A2">
        <w:rPr>
          <w:rFonts w:ascii="Times New Roman" w:hAnsi="Times New Roman" w:cs="Times New Roman"/>
          <w:sz w:val="24"/>
          <w:szCs w:val="20"/>
        </w:rPr>
        <w:t>žanr,</w:t>
      </w:r>
      <w:r w:rsidR="005B5132">
        <w:rPr>
          <w:rFonts w:ascii="Times New Roman" w:hAnsi="Times New Roman" w:cs="Times New Roman"/>
          <w:sz w:val="24"/>
          <w:szCs w:val="20"/>
        </w:rPr>
        <w:t xml:space="preserve"> igralni pogon,</w:t>
      </w:r>
      <w:r w:rsidR="007F68A2">
        <w:rPr>
          <w:rFonts w:ascii="Times New Roman" w:hAnsi="Times New Roman" w:cs="Times New Roman"/>
          <w:sz w:val="24"/>
          <w:szCs w:val="20"/>
        </w:rPr>
        <w:t xml:space="preserve"> igranje, </w:t>
      </w:r>
      <w:r w:rsidR="00C562A8">
        <w:rPr>
          <w:rFonts w:ascii="Times New Roman" w:hAnsi="Times New Roman" w:cs="Times New Roman"/>
          <w:sz w:val="24"/>
          <w:szCs w:val="20"/>
        </w:rPr>
        <w:t>trg, sestavo</w:t>
      </w:r>
      <w:r w:rsidR="000434B6">
        <w:rPr>
          <w:rFonts w:ascii="Times New Roman" w:hAnsi="Times New Roman" w:cs="Times New Roman"/>
          <w:sz w:val="24"/>
          <w:szCs w:val="20"/>
        </w:rPr>
        <w:t xml:space="preserve"> ekipe</w:t>
      </w:r>
      <w:r w:rsidR="00331F28">
        <w:rPr>
          <w:rFonts w:ascii="Times New Roman" w:hAnsi="Times New Roman" w:cs="Times New Roman"/>
          <w:sz w:val="24"/>
          <w:szCs w:val="20"/>
        </w:rPr>
        <w:t xml:space="preserve"> in</w:t>
      </w:r>
      <w:r w:rsidR="00C562A8">
        <w:rPr>
          <w:rFonts w:ascii="Times New Roman" w:hAnsi="Times New Roman" w:cs="Times New Roman"/>
          <w:sz w:val="24"/>
          <w:szCs w:val="20"/>
        </w:rPr>
        <w:t xml:space="preserve"> analizo</w:t>
      </w:r>
      <w:r w:rsidR="0082093E">
        <w:rPr>
          <w:rFonts w:ascii="Times New Roman" w:hAnsi="Times New Roman" w:cs="Times New Roman"/>
          <w:sz w:val="24"/>
          <w:szCs w:val="20"/>
        </w:rPr>
        <w:t xml:space="preserve"> tveganj</w:t>
      </w:r>
      <w:r w:rsidR="00331F28">
        <w:rPr>
          <w:rFonts w:ascii="Times New Roman" w:hAnsi="Times New Roman" w:cs="Times New Roman"/>
          <w:sz w:val="24"/>
          <w:szCs w:val="20"/>
        </w:rPr>
        <w:t xml:space="preserve"> </w:t>
      </w:r>
      <w:r w:rsidR="007F68A2">
        <w:rPr>
          <w:rFonts w:ascii="Times New Roman" w:hAnsi="Times New Roman" w:cs="Times New Roman"/>
          <w:sz w:val="24"/>
          <w:szCs w:val="20"/>
        </w:rPr>
        <w:fldChar w:fldCharType="begin"/>
      </w:r>
      <w:r w:rsidR="007F68A2">
        <w:rPr>
          <w:rFonts w:ascii="Times New Roman" w:hAnsi="Times New Roman" w:cs="Times New Roman"/>
          <w:sz w:val="24"/>
          <w:szCs w:val="20"/>
        </w:rPr>
        <w:instrText xml:space="preserve"> ADDIN ZOTERO_ITEM CSL_CITATION {"citationID":"NfJpaj1E","properties":{"formattedCitation":"{\\rtf (Novak 2012, 387; Bates 2004, 204\\uc0\\u8211{}5)}","plainCitation":"(Novak 2012, 387; Bates 2004, 204–5)"},"citationItems":[{"id":83,"uris":["http://zotero.org/users/local/1VrTeLcH/items/ZLCN5TN2"],"uri":["http://zotero.org/users/local/1VrTeLcH/items/ZLCN5TN2"],"itemData":{"id":83,"type":"book","title":"Game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Pr>
          <w:rFonts w:ascii="Times New Roman" w:hAnsi="Times New Roman" w:cs="Times New Roman"/>
          <w:sz w:val="24"/>
          <w:szCs w:val="20"/>
        </w:rPr>
        <w:fldChar w:fldCharType="separate"/>
      </w:r>
      <w:r w:rsidR="007F68A2" w:rsidRPr="007F68A2">
        <w:rPr>
          <w:rFonts w:ascii="Times New Roman" w:hAnsi="Times New Roman" w:cs="Times New Roman"/>
          <w:sz w:val="24"/>
          <w:szCs w:val="24"/>
        </w:rPr>
        <w:t>(Novak 2012, 387</w:t>
      </w:r>
      <w:r w:rsidR="0082093E">
        <w:rPr>
          <w:rFonts w:ascii="Times New Roman" w:hAnsi="Times New Roman" w:cs="Times New Roman"/>
          <w:sz w:val="24"/>
          <w:szCs w:val="24"/>
        </w:rPr>
        <w:t>, 389</w:t>
      </w:r>
      <w:r w:rsidR="00CF7508">
        <w:rPr>
          <w:rFonts w:ascii="Times New Roman" w:hAnsi="Times New Roman" w:cs="Times New Roman"/>
          <w:sz w:val="24"/>
          <w:szCs w:val="24"/>
        </w:rPr>
        <w:t>, 390</w:t>
      </w:r>
      <w:r w:rsidR="007F68A2" w:rsidRPr="007F68A2">
        <w:rPr>
          <w:rFonts w:ascii="Times New Roman" w:hAnsi="Times New Roman" w:cs="Times New Roman"/>
          <w:sz w:val="24"/>
          <w:szCs w:val="24"/>
        </w:rPr>
        <w:t>; Bates 2004, 204</w:t>
      </w:r>
      <w:r w:rsidR="007F68A2">
        <w:rPr>
          <w:rFonts w:ascii="Times New Roman" w:hAnsi="Times New Roman" w:cs="Times New Roman"/>
          <w:sz w:val="24"/>
          <w:szCs w:val="24"/>
        </w:rPr>
        <w:t>,</w:t>
      </w:r>
      <w:r w:rsidR="00331F28">
        <w:rPr>
          <w:rFonts w:ascii="Times New Roman" w:hAnsi="Times New Roman" w:cs="Times New Roman"/>
          <w:sz w:val="24"/>
          <w:szCs w:val="24"/>
        </w:rPr>
        <w:t xml:space="preserve"> 20</w:t>
      </w:r>
      <w:r w:rsidR="007F68A2" w:rsidRPr="007F68A2">
        <w:rPr>
          <w:rFonts w:ascii="Times New Roman" w:hAnsi="Times New Roman" w:cs="Times New Roman"/>
          <w:sz w:val="24"/>
          <w:szCs w:val="24"/>
        </w:rPr>
        <w:t>5)</w:t>
      </w:r>
      <w:r w:rsidR="007F68A2">
        <w:rPr>
          <w:rFonts w:ascii="Times New Roman" w:hAnsi="Times New Roman" w:cs="Times New Roman"/>
          <w:sz w:val="24"/>
          <w:szCs w:val="20"/>
        </w:rPr>
        <w:fldChar w:fldCharType="end"/>
      </w:r>
      <w:r w:rsidR="000434B6">
        <w:rPr>
          <w:rFonts w:ascii="Times New Roman" w:hAnsi="Times New Roman" w:cs="Times New Roman"/>
          <w:sz w:val="24"/>
          <w:szCs w:val="20"/>
        </w:rPr>
        <w:t>. V kolikor želi razvijalec pridobiti investitorja ali sredstva</w:t>
      </w:r>
      <w:r w:rsidR="004A362A">
        <w:rPr>
          <w:rFonts w:ascii="Times New Roman" w:hAnsi="Times New Roman" w:cs="Times New Roman"/>
          <w:sz w:val="24"/>
          <w:szCs w:val="20"/>
        </w:rPr>
        <w:t>,</w:t>
      </w:r>
      <w:r w:rsidR="000434B6">
        <w:rPr>
          <w:rFonts w:ascii="Times New Roman" w:hAnsi="Times New Roman" w:cs="Times New Roman"/>
          <w:sz w:val="24"/>
          <w:szCs w:val="20"/>
        </w:rPr>
        <w:t xml:space="preserve"> mora koncept </w:t>
      </w:r>
      <w:r w:rsidR="00CF7508">
        <w:rPr>
          <w:rFonts w:ascii="Times New Roman" w:hAnsi="Times New Roman" w:cs="Times New Roman"/>
          <w:sz w:val="24"/>
          <w:szCs w:val="20"/>
        </w:rPr>
        <w:t>vsebovati tudi načr</w:t>
      </w:r>
      <w:r w:rsidR="00072011">
        <w:rPr>
          <w:rFonts w:ascii="Times New Roman" w:hAnsi="Times New Roman" w:cs="Times New Roman"/>
          <w:sz w:val="24"/>
          <w:szCs w:val="20"/>
        </w:rPr>
        <w:t>t proračuna. Načrt proračuna zajema: napoved stroškov (plače, marketing, sredstva, orodja, prodaja) in napoved prihodkov</w:t>
      </w:r>
      <w:r w:rsidR="00FD6AFD">
        <w:rPr>
          <w:rFonts w:ascii="Times New Roman" w:hAnsi="Times New Roman" w:cs="Times New Roman"/>
          <w:sz w:val="24"/>
          <w:szCs w:val="20"/>
        </w:rPr>
        <w:t xml:space="preserve"> </w:t>
      </w:r>
      <w:r w:rsidR="00FD6AFD">
        <w:rPr>
          <w:rFonts w:ascii="Times New Roman" w:hAnsi="Times New Roman" w:cs="Times New Roman"/>
          <w:sz w:val="24"/>
          <w:szCs w:val="20"/>
        </w:rPr>
        <w:fldChar w:fldCharType="begin"/>
      </w:r>
      <w:r w:rsidR="00FD6AFD">
        <w:rPr>
          <w:rFonts w:ascii="Times New Roman" w:hAnsi="Times New Roman" w:cs="Times New Roman"/>
          <w:sz w:val="24"/>
          <w:szCs w:val="20"/>
        </w:rPr>
        <w:instrText xml:space="preserve"> ADDIN ZOTERO_ITEM CSL_CITATION {"citationID":"CwGBPHgY","properties":{"formattedCitation":"(Novak 2012, 390)","plainCitation":"(Novak 2012, 390)"},"citationItems":[{"id":83,"uris":["http://zotero.org/users/local/1VrTeLcH/items/ZLCN5TN2"],"uri":["http://zotero.org/users/local/1VrTeLcH/items/ZLCN5TN2"],"itemData":{"id":83,"type":"book","title":"Game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Pr>
          <w:rFonts w:ascii="Times New Roman" w:hAnsi="Times New Roman" w:cs="Times New Roman"/>
          <w:sz w:val="24"/>
          <w:szCs w:val="20"/>
        </w:rPr>
        <w:fldChar w:fldCharType="separate"/>
      </w:r>
      <w:r w:rsidR="00FD6AFD" w:rsidRPr="00FD6AFD">
        <w:rPr>
          <w:rFonts w:ascii="Times New Roman" w:hAnsi="Times New Roman" w:cs="Times New Roman"/>
          <w:sz w:val="24"/>
        </w:rPr>
        <w:t>(Novak 2012, 390</w:t>
      </w:r>
      <w:r w:rsidR="00092B92">
        <w:rPr>
          <w:rFonts w:ascii="Times New Roman" w:hAnsi="Times New Roman" w:cs="Times New Roman"/>
          <w:sz w:val="24"/>
        </w:rPr>
        <w:t>; Bates 204, 206</w:t>
      </w:r>
      <w:r w:rsidR="00FD6AFD" w:rsidRPr="00FD6AFD">
        <w:rPr>
          <w:rFonts w:ascii="Times New Roman" w:hAnsi="Times New Roman" w:cs="Times New Roman"/>
          <w:sz w:val="24"/>
        </w:rPr>
        <w:t>)</w:t>
      </w:r>
      <w:r w:rsidR="00FD6AFD">
        <w:rPr>
          <w:rFonts w:ascii="Times New Roman" w:hAnsi="Times New Roman" w:cs="Times New Roman"/>
          <w:sz w:val="24"/>
          <w:szCs w:val="20"/>
        </w:rPr>
        <w:fldChar w:fldCharType="end"/>
      </w:r>
      <w:r w:rsidR="00072011">
        <w:rPr>
          <w:rFonts w:ascii="Times New Roman" w:hAnsi="Times New Roman" w:cs="Times New Roman"/>
          <w:sz w:val="24"/>
          <w:szCs w:val="20"/>
        </w:rPr>
        <w:t>.</w:t>
      </w:r>
    </w:p>
    <w:p w14:paraId="380DB8A9" w14:textId="77777777" w:rsidR="00553CF3" w:rsidRDefault="004633F4"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Na podlagi p</w:t>
      </w:r>
      <w:r w:rsidR="00360F96" w:rsidRPr="00327C02">
        <w:rPr>
          <w:rFonts w:ascii="Times New Roman" w:hAnsi="Times New Roman" w:cs="Times New Roman"/>
          <w:sz w:val="24"/>
          <w:szCs w:val="20"/>
        </w:rPr>
        <w:t>redlog</w:t>
      </w:r>
      <w:r>
        <w:rPr>
          <w:rFonts w:ascii="Times New Roman" w:hAnsi="Times New Roman" w:cs="Times New Roman"/>
          <w:sz w:val="24"/>
          <w:szCs w:val="20"/>
        </w:rPr>
        <w:t>a</w:t>
      </w:r>
      <w:r w:rsidR="00360F96" w:rsidRPr="00327C02">
        <w:rPr>
          <w:rFonts w:ascii="Times New Roman" w:hAnsi="Times New Roman" w:cs="Times New Roman"/>
          <w:sz w:val="24"/>
          <w:szCs w:val="20"/>
        </w:rPr>
        <w:t xml:space="preserve"> igre</w:t>
      </w:r>
      <w:r>
        <w:rPr>
          <w:rFonts w:ascii="Times New Roman" w:hAnsi="Times New Roman" w:cs="Times New Roman"/>
          <w:sz w:val="24"/>
          <w:szCs w:val="20"/>
        </w:rPr>
        <w:t xml:space="preserve"> se izdela </w:t>
      </w:r>
      <w:r w:rsidR="00360F96" w:rsidRPr="00327C02">
        <w:rPr>
          <w:rFonts w:ascii="Times New Roman" w:hAnsi="Times New Roman" w:cs="Times New Roman"/>
          <w:sz w:val="24"/>
          <w:szCs w:val="20"/>
        </w:rPr>
        <w:t>prvi</w:t>
      </w:r>
      <w:r w:rsidR="00415311">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w:t>
      </w:r>
      <w:r w:rsidR="00360F96" w:rsidRPr="00327C02">
        <w:rPr>
          <w:rStyle w:val="Sprotnaopomba-sklic"/>
          <w:rFonts w:ascii="Times New Roman" w:hAnsi="Times New Roman" w:cs="Times New Roman"/>
        </w:rPr>
        <w:footnoteReference w:id="58"/>
      </w:r>
      <w:r w:rsidR="002655CF">
        <w:rPr>
          <w:rFonts w:ascii="Times New Roman" w:hAnsi="Times New Roman" w:cs="Times New Roman"/>
          <w:sz w:val="24"/>
          <w:szCs w:val="20"/>
        </w:rPr>
        <w:t xml:space="preserve"> igre.</w:t>
      </w:r>
      <w:r w:rsidR="00796422">
        <w:rPr>
          <w:rFonts w:ascii="Times New Roman" w:hAnsi="Times New Roman" w:cs="Times New Roman"/>
          <w:sz w:val="24"/>
          <w:szCs w:val="20"/>
        </w:rPr>
        <w:t xml:space="preserve"> </w:t>
      </w:r>
      <w:r w:rsidR="002655CF">
        <w:rPr>
          <w:rFonts w:ascii="Times New Roman" w:hAnsi="Times New Roman" w:cs="Times New Roman"/>
          <w:sz w:val="24"/>
          <w:szCs w:val="20"/>
        </w:rPr>
        <w:t>P</w:t>
      </w:r>
      <w:r w:rsidR="00360F96" w:rsidRPr="00327C02">
        <w:rPr>
          <w:rFonts w:ascii="Times New Roman" w:hAnsi="Times New Roman" w:cs="Times New Roman"/>
          <w:sz w:val="24"/>
          <w:szCs w:val="20"/>
        </w:rPr>
        <w:t xml:space="preserve">redstavlja najpomembnejši material, ki ga lahko proizvedemo v tej fazi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486)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w:t>
      </w:r>
      <w:r w:rsidR="00404F76">
        <w:rPr>
          <w:rFonts w:ascii="Times New Roman" w:hAnsi="Times New Roman" w:cs="Times New Roman"/>
          <w:sz w:val="24"/>
          <w:szCs w:val="20"/>
        </w:rPr>
        <w:t xml:space="preserve">elja za dokaz delovanja </w:t>
      </w:r>
      <w:r w:rsidR="00360F96" w:rsidRPr="00327C02">
        <w:rPr>
          <w:rFonts w:ascii="Times New Roman" w:hAnsi="Times New Roman" w:cs="Times New Roman"/>
          <w:sz w:val="24"/>
          <w:szCs w:val="20"/>
        </w:rPr>
        <w:t xml:space="preserve">in zmožnost premagovanja tehničnih zahtevnosti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(Bartle 2003, 88)</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Če je dokaz</w:t>
      </w:r>
      <w:r w:rsidR="00823DAB">
        <w:rPr>
          <w:rFonts w:ascii="Times New Roman" w:hAnsi="Times New Roman" w:cs="Times New Roman"/>
          <w:sz w:val="24"/>
          <w:szCs w:val="20"/>
        </w:rPr>
        <w:t xml:space="preserve"> koncepta uspešen se začne faza oblikovanja</w:t>
      </w:r>
      <w:r w:rsidR="00360F96" w:rsidRPr="00327C02">
        <w:rPr>
          <w:rFonts w:ascii="Times New Roman" w:hAnsi="Times New Roman" w:cs="Times New Roman"/>
          <w:sz w:val="24"/>
          <w:szCs w:val="20"/>
        </w:rPr>
        <w:t xml:space="preserve"> ali pred produkcija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Cilj je izdelava </w:t>
      </w:r>
      <w:r w:rsidR="00277F69" w:rsidRPr="00327C02">
        <w:rPr>
          <w:rFonts w:ascii="Times New Roman" w:hAnsi="Times New Roman" w:cs="Times New Roman"/>
          <w:sz w:val="24"/>
          <w:szCs w:val="20"/>
        </w:rPr>
        <w:t>GDD</w:t>
      </w:r>
      <w:r w:rsidR="00360F96" w:rsidRPr="00327C02">
        <w:rPr>
          <w:rFonts w:ascii="Times New Roman" w:hAnsi="Times New Roman" w:cs="Times New Roman"/>
          <w:sz w:val="24"/>
          <w:szCs w:val="20"/>
        </w:rPr>
        <w:t>,</w:t>
      </w:r>
      <w:r w:rsidR="000A7A9F" w:rsidRPr="00327C02">
        <w:rPr>
          <w:rFonts w:ascii="Times New Roman" w:hAnsi="Times New Roman" w:cs="Times New Roman"/>
          <w:sz w:val="24"/>
          <w:szCs w:val="20"/>
        </w:rPr>
        <w:t xml:space="preserve"> TDD,</w:t>
      </w:r>
      <w:r w:rsidR="00360F96" w:rsidRPr="00327C02">
        <w:rPr>
          <w:rFonts w:ascii="Times New Roman" w:hAnsi="Times New Roman" w:cs="Times New Roman"/>
          <w:sz w:val="24"/>
          <w:szCs w:val="20"/>
        </w:rPr>
        <w:t xml:space="preserve"> </w:t>
      </w:r>
      <w:r w:rsidR="00D74264">
        <w:rPr>
          <w:rFonts w:ascii="Times New Roman" w:hAnsi="Times New Roman" w:cs="Times New Roman"/>
          <w:sz w:val="24"/>
          <w:szCs w:val="20"/>
        </w:rPr>
        <w:t>UB</w:t>
      </w:r>
      <w:r w:rsidR="00360F96" w:rsidRPr="00327C02">
        <w:rPr>
          <w:rFonts w:ascii="Times New Roman" w:hAnsi="Times New Roman" w:cs="Times New Roman"/>
          <w:sz w:val="24"/>
          <w:szCs w:val="20"/>
        </w:rPr>
        <w:t>, definiranje produkcijske poti in stvarite</w:t>
      </w:r>
      <w:r w:rsidR="001F55CB">
        <w:rPr>
          <w:rFonts w:ascii="Times New Roman" w:hAnsi="Times New Roman" w:cs="Times New Roman"/>
          <w:sz w:val="24"/>
          <w:szCs w:val="20"/>
        </w:rPr>
        <w:t xml:space="preserve">v projektnega načrta. </w:t>
      </w:r>
      <w:r w:rsidR="00E32504" w:rsidRPr="00327C02">
        <w:rPr>
          <w:rFonts w:ascii="Times New Roman" w:hAnsi="Times New Roman" w:cs="Times New Roman"/>
          <w:sz w:val="24"/>
          <w:szCs w:val="20"/>
        </w:rPr>
        <w:t>GDD</w:t>
      </w:r>
      <w:r w:rsidR="00047D30">
        <w:rPr>
          <w:rFonts w:ascii="Times New Roman" w:hAnsi="Times New Roman" w:cs="Times New Roman"/>
          <w:sz w:val="24"/>
          <w:szCs w:val="20"/>
        </w:rPr>
        <w:t xml:space="preserve"> pa</w:t>
      </w:r>
      <w:r w:rsidR="00E32504"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t>je najobsežnejši dokument v razvoju igre.</w:t>
      </w:r>
      <w:r w:rsidR="00B51D2C">
        <w:rPr>
          <w:rFonts w:ascii="Times New Roman" w:hAnsi="Times New Roman" w:cs="Times New Roman"/>
          <w:sz w:val="24"/>
          <w:szCs w:val="20"/>
        </w:rPr>
        <w:t xml:space="preserve"> </w:t>
      </w:r>
      <w:r w:rsidR="00360F96" w:rsidRPr="00327C02">
        <w:rPr>
          <w:rFonts w:ascii="Times New Roman" w:hAnsi="Times New Roman" w:cs="Times New Roman"/>
          <w:sz w:val="24"/>
          <w:szCs w:val="20"/>
        </w:rPr>
        <w:t>Novak (2012) navaja, da se ta dokument konstantno posodablja. Schell (2008) pa dodaja, da</w:t>
      </w:r>
      <w:r w:rsidR="00720BC9">
        <w:rPr>
          <w:rFonts w:ascii="Times New Roman" w:hAnsi="Times New Roman" w:cs="Times New Roman"/>
          <w:sz w:val="24"/>
          <w:szCs w:val="20"/>
        </w:rPr>
        <w:t xml:space="preserve"> se občasno posodablja in je po</w:t>
      </w:r>
      <w:r w:rsidR="00360F96" w:rsidRPr="00327C02">
        <w:rPr>
          <w:rFonts w:ascii="Times New Roman" w:hAnsi="Times New Roman" w:cs="Times New Roman"/>
          <w:sz w:val="24"/>
          <w:szCs w:val="20"/>
        </w:rPr>
        <w:t>navadi neure</w:t>
      </w:r>
      <w:r w:rsidR="00F91980">
        <w:rPr>
          <w:rFonts w:ascii="Times New Roman" w:hAnsi="Times New Roman" w:cs="Times New Roman"/>
          <w:sz w:val="24"/>
          <w:szCs w:val="20"/>
        </w:rPr>
        <w:t xml:space="preserve">jen. Na polovici projekta se ga </w:t>
      </w:r>
      <w:r w:rsidR="00360F96" w:rsidRPr="00327C02">
        <w:rPr>
          <w:rFonts w:ascii="Times New Roman" w:hAnsi="Times New Roman" w:cs="Times New Roman"/>
          <w:sz w:val="24"/>
          <w:szCs w:val="20"/>
        </w:rPr>
        <w:t xml:space="preserve">opusti, saj vsebuje igra sama vse pomembne podrobnosti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(Schell 2008, 382)</w:t>
      </w:r>
      <w:r w:rsidR="00360F96" w:rsidRPr="00327C02">
        <w:rPr>
          <w:rFonts w:ascii="Times New Roman" w:hAnsi="Times New Roman" w:cs="Times New Roman"/>
          <w:sz w:val="24"/>
          <w:szCs w:val="20"/>
        </w:rPr>
        <w:fldChar w:fldCharType="end"/>
      </w:r>
      <w:r w:rsidR="00FA734B">
        <w:rPr>
          <w:rFonts w:ascii="Times New Roman" w:hAnsi="Times New Roman" w:cs="Times New Roman"/>
          <w:sz w:val="24"/>
          <w:szCs w:val="20"/>
        </w:rPr>
        <w:t>.</w:t>
      </w:r>
      <w:r w:rsidR="0084685A">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Na podlagi </w:t>
      </w:r>
      <w:r w:rsidR="006F6CDE">
        <w:rPr>
          <w:rFonts w:ascii="Times New Roman" w:hAnsi="Times New Roman" w:cs="Times New Roman"/>
          <w:sz w:val="24"/>
          <w:szCs w:val="20"/>
        </w:rPr>
        <w:t xml:space="preserve">GDD </w:t>
      </w:r>
      <w:r w:rsidR="00D70C2C" w:rsidRPr="00327C02">
        <w:rPr>
          <w:rFonts w:ascii="Times New Roman" w:hAnsi="Times New Roman" w:cs="Times New Roman"/>
          <w:sz w:val="24"/>
          <w:szCs w:val="20"/>
        </w:rPr>
        <w:t>tehnična ekipa izdela TDD</w:t>
      </w:r>
      <w:r w:rsidR="00360F96" w:rsidRPr="00327C02">
        <w:rPr>
          <w:rFonts w:ascii="Times New Roman" w:hAnsi="Times New Roman" w:cs="Times New Roman"/>
          <w:sz w:val="24"/>
          <w:szCs w:val="20"/>
        </w:rPr>
        <w:t xml:space="preserve">. Ta dokument predstavlja produkcijsko pot, ki vzpostavi načrt kako se bo razvoj premaknil od koncepta do programske opreme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393)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Nato sledi izdelava načrta projekta, ki se začne izdelovati po definiranju grobih nalog, ki jih podaja </w:t>
      </w:r>
      <w:r w:rsidR="00E524B6">
        <w:rPr>
          <w:rFonts w:ascii="Times New Roman" w:hAnsi="Times New Roman" w:cs="Times New Roman"/>
          <w:sz w:val="24"/>
          <w:szCs w:val="20"/>
        </w:rPr>
        <w:t>TDD</w:t>
      </w:r>
      <w:r w:rsidR="00360F96" w:rsidRPr="00327C02">
        <w:rPr>
          <w:rFonts w:ascii="Times New Roman" w:hAnsi="Times New Roman" w:cs="Times New Roman"/>
          <w:sz w:val="24"/>
          <w:szCs w:val="20"/>
        </w:rPr>
        <w:t xml:space="preserve">. Ta dokument vsebuje načrt porabe </w:t>
      </w:r>
      <w:r w:rsidR="001F55CB">
        <w:rPr>
          <w:rFonts w:ascii="Times New Roman" w:hAnsi="Times New Roman" w:cs="Times New Roman"/>
          <w:sz w:val="24"/>
          <w:szCs w:val="20"/>
        </w:rPr>
        <w:t>virov, časovni načrt, mejnike, oceno, stroškov,  seznam sredstev za izdelavo</w:t>
      </w:r>
      <w:r w:rsidR="008C6163">
        <w:rPr>
          <w:rFonts w:ascii="Times New Roman" w:hAnsi="Times New Roman" w:cs="Times New Roman"/>
          <w:sz w:val="24"/>
          <w:szCs w:val="20"/>
        </w:rPr>
        <w:t xml:space="preserve"> in izbrano programsko opremo (programi, igralni pogoni)</w:t>
      </w:r>
      <w:r w:rsidR="001F55CB">
        <w:rPr>
          <w:rFonts w:ascii="Times New Roman" w:hAnsi="Times New Roman" w:cs="Times New Roman"/>
          <w:sz w:val="24"/>
          <w:szCs w:val="20"/>
        </w:rPr>
        <w:t xml:space="preserve"> </w:t>
      </w:r>
      <w:r w:rsidR="001F55CB">
        <w:rPr>
          <w:rFonts w:ascii="Times New Roman" w:hAnsi="Times New Roman" w:cs="Times New Roman"/>
          <w:sz w:val="24"/>
          <w:szCs w:val="20"/>
        </w:rPr>
        <w:fldChar w:fldCharType="begin"/>
      </w:r>
      <w:r w:rsidR="001F55CB">
        <w:rPr>
          <w:rFonts w:ascii="Times New Roman" w:hAnsi="Times New Roman" w:cs="Times New Roman"/>
          <w:sz w:val="24"/>
          <w:szCs w:val="20"/>
        </w:rPr>
        <w:instrText xml:space="preserve"> ADDIN ZOTERO_ITEM CSL_CITATION {"citationID":"zwDfl4Na","properties":{"formattedCitation":"(Novak 2012, 394; Bates 2004, 209)","plainCitation":"(Novak 2012, 394; Bates 2004, 209)"},"citationItems":[{"id":83,"uris":["http://zotero.org/users/local/1VrTeLcH/items/ZLCN5TN2"],"uri":["http://zotero.org/users/local/1VrTeLcH/items/ZLCN5TN2"],"itemData":{"id":83,"type":"book","title":"Game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Pr>
          <w:rFonts w:ascii="Times New Roman" w:hAnsi="Times New Roman" w:cs="Times New Roman"/>
          <w:sz w:val="24"/>
          <w:szCs w:val="20"/>
        </w:rPr>
        <w:fldChar w:fldCharType="separate"/>
      </w:r>
      <w:r w:rsidR="001F55CB" w:rsidRPr="001F55CB">
        <w:rPr>
          <w:rFonts w:ascii="Times New Roman" w:hAnsi="Times New Roman" w:cs="Times New Roman"/>
          <w:sz w:val="24"/>
        </w:rPr>
        <w:t>(Novak 2012,</w:t>
      </w:r>
      <w:r w:rsidR="00031288">
        <w:rPr>
          <w:rFonts w:ascii="Times New Roman" w:hAnsi="Times New Roman" w:cs="Times New Roman"/>
          <w:sz w:val="24"/>
        </w:rPr>
        <w:t xml:space="preserve"> 393, </w:t>
      </w:r>
      <w:r w:rsidR="001F55CB" w:rsidRPr="001F55CB">
        <w:rPr>
          <w:rFonts w:ascii="Times New Roman" w:hAnsi="Times New Roman" w:cs="Times New Roman"/>
          <w:sz w:val="24"/>
        </w:rPr>
        <w:t>394; Bates 2004, 209)</w:t>
      </w:r>
      <w:r w:rsidR="001F55CB">
        <w:rPr>
          <w:rFonts w:ascii="Times New Roman" w:hAnsi="Times New Roman" w:cs="Times New Roman"/>
          <w:sz w:val="24"/>
          <w:szCs w:val="20"/>
        </w:rPr>
        <w:fldChar w:fldCharType="end"/>
      </w:r>
      <w:r w:rsidR="001F55CB">
        <w:rPr>
          <w:rFonts w:ascii="Times New Roman" w:hAnsi="Times New Roman" w:cs="Times New Roman"/>
          <w:sz w:val="24"/>
          <w:szCs w:val="20"/>
        </w:rPr>
        <w:t>.</w:t>
      </w:r>
      <w:r w:rsidR="00C570C4">
        <w:rPr>
          <w:rFonts w:ascii="Times New Roman" w:hAnsi="Times New Roman" w:cs="Times New Roman"/>
          <w:sz w:val="24"/>
          <w:szCs w:val="20"/>
        </w:rPr>
        <w:t xml:space="preserve"> </w:t>
      </w:r>
      <w:r w:rsidR="00360F96" w:rsidRPr="00327C02">
        <w:rPr>
          <w:rFonts w:ascii="Times New Roman" w:hAnsi="Times New Roman" w:cs="Times New Roman"/>
          <w:sz w:val="24"/>
          <w:szCs w:val="20"/>
        </w:rPr>
        <w:t>Zadnje dejanje pred produkc</w:t>
      </w:r>
      <w:r w:rsidR="00E432D0">
        <w:rPr>
          <w:rFonts w:ascii="Times New Roman" w:hAnsi="Times New Roman" w:cs="Times New Roman"/>
          <w:sz w:val="24"/>
          <w:szCs w:val="20"/>
        </w:rPr>
        <w:t>ijske faze predstavlja</w:t>
      </w:r>
      <w:r w:rsidR="00C83334">
        <w:rPr>
          <w:rFonts w:ascii="Times New Roman" w:hAnsi="Times New Roman" w:cs="Times New Roman"/>
          <w:sz w:val="24"/>
          <w:szCs w:val="20"/>
        </w:rPr>
        <w:t xml:space="preserve"> izdelava delavnega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327C02">
        <w:rPr>
          <w:rFonts w:ascii="Times New Roman" w:hAnsi="Times New Roman" w:cs="Times New Roman"/>
          <w:sz w:val="24"/>
          <w:szCs w:val="20"/>
        </w:rPr>
        <w:fldChar w:fldCharType="separate"/>
      </w:r>
      <w:r w:rsidR="005C56A6">
        <w:rPr>
          <w:rFonts w:ascii="Times New Roman" w:hAnsi="Times New Roman" w:cs="Times New Roman"/>
          <w:sz w:val="24"/>
          <w:szCs w:val="24"/>
        </w:rPr>
        <w:t>(Bates 2004, 207, 20</w:t>
      </w:r>
      <w:r w:rsidR="00360F96" w:rsidRPr="00327C02">
        <w:rPr>
          <w:rFonts w:ascii="Times New Roman" w:hAnsi="Times New Roman" w:cs="Times New Roman"/>
          <w:sz w:val="24"/>
          <w:szCs w:val="24"/>
        </w:rPr>
        <w:t>8)</w:t>
      </w:r>
      <w:r w:rsidR="00360F96" w:rsidRPr="00327C02">
        <w:rPr>
          <w:rFonts w:ascii="Times New Roman" w:hAnsi="Times New Roman" w:cs="Times New Roman"/>
          <w:sz w:val="24"/>
          <w:szCs w:val="20"/>
        </w:rPr>
        <w:fldChar w:fldCharType="end"/>
      </w:r>
      <w:r w:rsidR="00472257">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artefakt je lahko analogne ali digitalne oblike. Pred izdelavo digitalnega je dobra praksa izdelava enostavnega analognega prototipa katerega namen je zagotoviti, da je igralna mehanika zabavna in prepričljiva. Končan prototip je lahko dokaz delovanja produkcijske poti od ideje </w:t>
      </w:r>
      <w:r w:rsidR="00360F96" w:rsidRPr="00327C02">
        <w:rPr>
          <w:rFonts w:ascii="Times New Roman" w:hAnsi="Times New Roman" w:cs="Times New Roman"/>
          <w:sz w:val="24"/>
          <w:szCs w:val="20"/>
        </w:rPr>
        <w:lastRenderedPageBreak/>
        <w:t xml:space="preserve">do realizacije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354)</w:t>
      </w:r>
      <w:r w:rsidR="00360F96" w:rsidRPr="00327C02">
        <w:rPr>
          <w:rFonts w:ascii="Times New Roman" w:hAnsi="Times New Roman" w:cs="Times New Roman"/>
          <w:sz w:val="24"/>
          <w:szCs w:val="20"/>
        </w:rPr>
        <w:fldChar w:fldCharType="end"/>
      </w:r>
      <w:r w:rsidR="00CE53C1">
        <w:rPr>
          <w:rFonts w:ascii="Times New Roman" w:hAnsi="Times New Roman" w:cs="Times New Roman"/>
          <w:sz w:val="24"/>
          <w:szCs w:val="20"/>
        </w:rPr>
        <w:t>.</w:t>
      </w:r>
      <w:r w:rsidR="005457AD">
        <w:rPr>
          <w:rFonts w:ascii="Times New Roman" w:hAnsi="Times New Roman" w:cs="Times New Roman"/>
          <w:sz w:val="24"/>
          <w:szCs w:val="20"/>
        </w:rPr>
        <w:t xml:space="preserve"> Za kreiranje </w:t>
      </w:r>
      <w:r w:rsidR="00F54F37">
        <w:rPr>
          <w:rFonts w:ascii="Times New Roman" w:hAnsi="Times New Roman" w:cs="Times New Roman"/>
          <w:sz w:val="24"/>
          <w:szCs w:val="20"/>
        </w:rPr>
        <w:t>prototipa se navadno uporablja tehnika vertikalnega reza</w:t>
      </w:r>
      <w:r w:rsidR="00F54F37">
        <w:rPr>
          <w:rStyle w:val="Sprotnaopomba-sklic"/>
          <w:rFonts w:ascii="Times New Roman" w:hAnsi="Times New Roman" w:cs="Times New Roman"/>
          <w:sz w:val="24"/>
          <w:szCs w:val="20"/>
        </w:rPr>
        <w:footnoteReference w:id="59"/>
      </w:r>
      <w:r w:rsidR="005457AD">
        <w:rPr>
          <w:rFonts w:ascii="Times New Roman" w:hAnsi="Times New Roman" w:cs="Times New Roman"/>
          <w:sz w:val="24"/>
          <w:szCs w:val="20"/>
        </w:rPr>
        <w:t>, ki pomeni, da vsebuje ravno toliko vsebine, da poda jasen občutek igranja</w:t>
      </w:r>
      <w:r w:rsidR="00F213B4">
        <w:rPr>
          <w:rFonts w:ascii="Times New Roman" w:hAnsi="Times New Roman" w:cs="Times New Roman"/>
          <w:sz w:val="24"/>
          <w:szCs w:val="20"/>
        </w:rPr>
        <w:t xml:space="preserve"> in takšni ponavadi </w:t>
      </w:r>
      <w:r w:rsidR="005457AD">
        <w:rPr>
          <w:rFonts w:ascii="Times New Roman" w:hAnsi="Times New Roman" w:cs="Times New Roman"/>
          <w:sz w:val="24"/>
          <w:szCs w:val="20"/>
        </w:rPr>
        <w:t xml:space="preserve">vsebujejo veliko začasnih sredstev </w:t>
      </w:r>
      <w:r w:rsidR="005457AD">
        <w:rPr>
          <w:rFonts w:ascii="Times New Roman" w:hAnsi="Times New Roman" w:cs="Times New Roman"/>
          <w:sz w:val="24"/>
          <w:szCs w:val="20"/>
        </w:rPr>
        <w:fldChar w:fldCharType="begin"/>
      </w:r>
      <w:r w:rsidR="005457AD">
        <w:rPr>
          <w:rFonts w:ascii="Times New Roman" w:hAnsi="Times New Roman" w:cs="Times New Roman"/>
          <w:sz w:val="24"/>
          <w:szCs w:val="20"/>
        </w:rPr>
        <w:instrText xml:space="preserve"> ADDIN ZOTERO_ITEM CSL_CITATION {"citationID":"uT659kQm","properties":{"formattedCitation":"(Mitchell 2012, 64)","plainCitation":"(Mitchell 2012, 64)"},"citationItems":[{"id":881,"uris":["http://zotero.org/users/local/1VrTeLcH/items/6A77QKTU"],"uri":["http://zotero.org/users/local/1VrTeLcH/items/6A77QKTU"],"itemData":{"id":881,"type":"book","title":"Game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Pr>
          <w:rFonts w:ascii="Times New Roman" w:hAnsi="Times New Roman" w:cs="Times New Roman"/>
          <w:sz w:val="24"/>
          <w:szCs w:val="20"/>
        </w:rPr>
        <w:fldChar w:fldCharType="separate"/>
      </w:r>
      <w:r w:rsidR="005457AD" w:rsidRPr="005457AD">
        <w:rPr>
          <w:rFonts w:ascii="Times New Roman" w:hAnsi="Times New Roman" w:cs="Times New Roman"/>
          <w:sz w:val="24"/>
        </w:rPr>
        <w:t>(Mitchell 2012, 64</w:t>
      </w:r>
      <w:r w:rsidR="005457AD">
        <w:rPr>
          <w:rFonts w:ascii="Times New Roman" w:hAnsi="Times New Roman" w:cs="Times New Roman"/>
          <w:sz w:val="24"/>
        </w:rPr>
        <w:t>, 107</w:t>
      </w:r>
      <w:r w:rsidR="005457AD" w:rsidRPr="005457AD">
        <w:rPr>
          <w:rFonts w:ascii="Times New Roman" w:hAnsi="Times New Roman" w:cs="Times New Roman"/>
          <w:sz w:val="24"/>
        </w:rPr>
        <w:t>)</w:t>
      </w:r>
      <w:r w:rsidR="005457AD">
        <w:rPr>
          <w:rFonts w:ascii="Times New Roman" w:hAnsi="Times New Roman" w:cs="Times New Roman"/>
          <w:sz w:val="24"/>
          <w:szCs w:val="20"/>
        </w:rPr>
        <w:fldChar w:fldCharType="end"/>
      </w:r>
      <w:r w:rsidR="00B82363">
        <w:rPr>
          <w:rFonts w:ascii="Times New Roman" w:hAnsi="Times New Roman" w:cs="Times New Roman"/>
          <w:sz w:val="24"/>
          <w:szCs w:val="20"/>
        </w:rPr>
        <w:t>.</w:t>
      </w:r>
    </w:p>
    <w:p w14:paraId="0171EA7D" w14:textId="77777777" w:rsidR="005D74A2" w:rsidRPr="00327C02" w:rsidRDefault="007D1157"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Nato sledi faza produkcije. </w:t>
      </w:r>
      <w:r w:rsidR="004426EF">
        <w:rPr>
          <w:rFonts w:ascii="Times New Roman" w:hAnsi="Times New Roman" w:cs="Times New Roman"/>
          <w:sz w:val="24"/>
          <w:szCs w:val="20"/>
        </w:rPr>
        <w:t>V produkcij</w:t>
      </w:r>
      <w:r w:rsidR="0056662F">
        <w:rPr>
          <w:rFonts w:ascii="Times New Roman" w:hAnsi="Times New Roman" w:cs="Times New Roman"/>
          <w:sz w:val="24"/>
          <w:szCs w:val="20"/>
        </w:rPr>
        <w:t xml:space="preserve">i se </w:t>
      </w:r>
      <w:r w:rsidR="00BD64F7">
        <w:rPr>
          <w:rFonts w:ascii="Times New Roman" w:hAnsi="Times New Roman" w:cs="Times New Roman"/>
          <w:sz w:val="24"/>
          <w:szCs w:val="20"/>
        </w:rPr>
        <w:t>kreirajo:</w:t>
      </w:r>
      <w:r w:rsidR="0056662F">
        <w:rPr>
          <w:rFonts w:ascii="Times New Roman" w:hAnsi="Times New Roman" w:cs="Times New Roman"/>
          <w:sz w:val="24"/>
          <w:szCs w:val="20"/>
        </w:rPr>
        <w:t xml:space="preserve"> </w:t>
      </w:r>
      <w:r w:rsidR="00BD64F7">
        <w:rPr>
          <w:rFonts w:ascii="Times New Roman" w:hAnsi="Times New Roman" w:cs="Times New Roman"/>
          <w:sz w:val="24"/>
          <w:szCs w:val="20"/>
        </w:rPr>
        <w:t xml:space="preserve"> različice </w:t>
      </w:r>
      <w:r w:rsidR="0056662F">
        <w:rPr>
          <w:rFonts w:ascii="Times New Roman" w:hAnsi="Times New Roman" w:cs="Times New Roman"/>
          <w:sz w:val="24"/>
          <w:szCs w:val="20"/>
        </w:rPr>
        <w:t>igre</w:t>
      </w:r>
      <w:r w:rsidR="00BF1FED">
        <w:rPr>
          <w:rFonts w:ascii="Times New Roman" w:hAnsi="Times New Roman" w:cs="Times New Roman"/>
          <w:sz w:val="24"/>
          <w:szCs w:val="20"/>
        </w:rPr>
        <w:t xml:space="preserve"> (prototipi</w:t>
      </w:r>
      <w:r w:rsidR="002A1362">
        <w:rPr>
          <w:rFonts w:ascii="Times New Roman" w:hAnsi="Times New Roman" w:cs="Times New Roman"/>
          <w:sz w:val="24"/>
          <w:szCs w:val="20"/>
        </w:rPr>
        <w:t>)</w:t>
      </w:r>
      <w:r w:rsidR="0056662F">
        <w:rPr>
          <w:rFonts w:ascii="Times New Roman" w:hAnsi="Times New Roman" w:cs="Times New Roman"/>
          <w:sz w:val="24"/>
          <w:szCs w:val="20"/>
        </w:rPr>
        <w:t>, up</w:t>
      </w:r>
      <w:r w:rsidR="009675CA">
        <w:rPr>
          <w:rFonts w:ascii="Times New Roman" w:hAnsi="Times New Roman" w:cs="Times New Roman"/>
          <w:sz w:val="24"/>
          <w:szCs w:val="20"/>
        </w:rPr>
        <w:t xml:space="preserve">orabniški vodnik, </w:t>
      </w:r>
      <w:r w:rsidR="0056662F">
        <w:rPr>
          <w:rFonts w:ascii="Times New Roman" w:hAnsi="Times New Roman" w:cs="Times New Roman"/>
          <w:sz w:val="24"/>
          <w:szCs w:val="20"/>
        </w:rPr>
        <w:t>UB in sred</w:t>
      </w:r>
      <w:r w:rsidR="00BD64F7">
        <w:rPr>
          <w:rFonts w:ascii="Times New Roman" w:hAnsi="Times New Roman" w:cs="Times New Roman"/>
          <w:sz w:val="24"/>
          <w:szCs w:val="20"/>
        </w:rPr>
        <w:t>st</w:t>
      </w:r>
      <w:r w:rsidR="0056662F">
        <w:rPr>
          <w:rFonts w:ascii="Times New Roman" w:hAnsi="Times New Roman" w:cs="Times New Roman"/>
          <w:sz w:val="24"/>
          <w:szCs w:val="20"/>
        </w:rPr>
        <w:t>v</w:t>
      </w:r>
      <w:r w:rsidR="00BD64F7">
        <w:rPr>
          <w:rFonts w:ascii="Times New Roman" w:hAnsi="Times New Roman" w:cs="Times New Roman"/>
          <w:sz w:val="24"/>
          <w:szCs w:val="20"/>
        </w:rPr>
        <w:t>a</w:t>
      </w:r>
      <w:r w:rsidR="00DE496B">
        <w:rPr>
          <w:rFonts w:ascii="Times New Roman" w:hAnsi="Times New Roman" w:cs="Times New Roman"/>
          <w:sz w:val="24"/>
          <w:szCs w:val="20"/>
        </w:rPr>
        <w:t xml:space="preserve"> </w:t>
      </w:r>
      <w:r w:rsidR="00DE496B">
        <w:rPr>
          <w:rFonts w:ascii="Times New Roman" w:hAnsi="Times New Roman" w:cs="Times New Roman"/>
          <w:sz w:val="24"/>
          <w:szCs w:val="20"/>
        </w:rPr>
        <w:fldChar w:fldCharType="begin"/>
      </w:r>
      <w:r w:rsidR="00DE496B">
        <w:rPr>
          <w:rFonts w:ascii="Times New Roman" w:hAnsi="Times New Roman" w:cs="Times New Roman"/>
          <w:sz w:val="24"/>
          <w:szCs w:val="20"/>
        </w:rPr>
        <w:instrText xml:space="preserve"> ADDIN ZOTERO_ITEM CSL_CITATION {"citationID":"zgy7ZT5N","properties":{"formattedCitation":"(Mitchell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Pr>
          <w:rFonts w:ascii="Times New Roman" w:hAnsi="Times New Roman" w:cs="Times New Roman"/>
          <w:sz w:val="24"/>
          <w:szCs w:val="20"/>
        </w:rPr>
        <w:fldChar w:fldCharType="separate"/>
      </w:r>
      <w:r w:rsidR="00DE496B" w:rsidRPr="002E7322">
        <w:rPr>
          <w:rFonts w:ascii="Times New Roman" w:hAnsi="Times New Roman" w:cs="Times New Roman"/>
          <w:sz w:val="24"/>
        </w:rPr>
        <w:t>(Mitchell 2012, 218)</w:t>
      </w:r>
      <w:r w:rsidR="00DE496B">
        <w:rPr>
          <w:rFonts w:ascii="Times New Roman" w:hAnsi="Times New Roman" w:cs="Times New Roman"/>
          <w:sz w:val="24"/>
          <w:szCs w:val="20"/>
        </w:rPr>
        <w:fldChar w:fldCharType="end"/>
      </w:r>
      <w:r w:rsidR="00345969">
        <w:rPr>
          <w:rFonts w:ascii="Times New Roman" w:hAnsi="Times New Roman" w:cs="Times New Roman"/>
          <w:sz w:val="24"/>
          <w:szCs w:val="20"/>
        </w:rPr>
        <w:t xml:space="preserve">. Za razvoj igre se priporoča pristop, ki je fokusiran na igralca </w:t>
      </w:r>
      <w:r w:rsidR="00345969">
        <w:rPr>
          <w:rFonts w:ascii="Times New Roman" w:hAnsi="Times New Roman" w:cs="Times New Roman"/>
          <w:sz w:val="24"/>
          <w:szCs w:val="20"/>
        </w:rPr>
        <w:fldChar w:fldCharType="begin"/>
      </w:r>
      <w:r w:rsidR="00345969">
        <w:rPr>
          <w:rFonts w:ascii="Times New Roman" w:hAnsi="Times New Roman" w:cs="Times New Roman"/>
          <w:sz w:val="24"/>
          <w:szCs w:val="20"/>
        </w:rPr>
        <w:instrText xml:space="preserve"> ADDIN ZOTERO_ITEM CSL_CITATION {"citationID":"9rqTcOoX","properties":{"formattedCitation":"(Fullerton 2014, 10; Adams 2013)","plainCitation":"(Fullerton 2014, 10; Adams 2013)"},"citationItems":[{"id":437,"uris":["http://zotero.org/users/local/1VrTeLcH/items/W345D427"],"uri":["http://zotero.org/users/local/1VrTeLcH/items/W345D427"],"itemData":{"id":437,"type":"book","title":"Game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Pr>
          <w:rFonts w:ascii="Times New Roman" w:hAnsi="Times New Roman" w:cs="Times New Roman"/>
          <w:sz w:val="24"/>
          <w:szCs w:val="20"/>
        </w:rPr>
        <w:fldChar w:fldCharType="separate"/>
      </w:r>
      <w:r w:rsidR="00345969" w:rsidRPr="00345969">
        <w:rPr>
          <w:rFonts w:ascii="Times New Roman" w:hAnsi="Times New Roman" w:cs="Times New Roman"/>
          <w:sz w:val="24"/>
        </w:rPr>
        <w:t>(Fullerton 2014, 10; Adams 2013</w:t>
      </w:r>
      <w:r w:rsidR="008717D3">
        <w:rPr>
          <w:rFonts w:ascii="Times New Roman" w:hAnsi="Times New Roman" w:cs="Times New Roman"/>
          <w:sz w:val="24"/>
        </w:rPr>
        <w:t>, XII</w:t>
      </w:r>
      <w:r w:rsidR="00345969" w:rsidRPr="00345969">
        <w:rPr>
          <w:rFonts w:ascii="Times New Roman" w:hAnsi="Times New Roman" w:cs="Times New Roman"/>
          <w:sz w:val="24"/>
        </w:rPr>
        <w:t>)</w:t>
      </w:r>
      <w:r w:rsidR="00345969">
        <w:rPr>
          <w:rFonts w:ascii="Times New Roman" w:hAnsi="Times New Roman" w:cs="Times New Roman"/>
          <w:sz w:val="24"/>
          <w:szCs w:val="20"/>
        </w:rPr>
        <w:fldChar w:fldCharType="end"/>
      </w:r>
      <w:r w:rsidR="00FE47D2">
        <w:rPr>
          <w:rFonts w:ascii="Times New Roman" w:hAnsi="Times New Roman" w:cs="Times New Roman"/>
          <w:sz w:val="24"/>
          <w:szCs w:val="20"/>
        </w:rPr>
        <w:t xml:space="preserve">. </w:t>
      </w:r>
      <w:r w:rsidR="00F405A2">
        <w:rPr>
          <w:rFonts w:ascii="Times New Roman" w:hAnsi="Times New Roman" w:cs="Times New Roman"/>
          <w:sz w:val="24"/>
          <w:szCs w:val="20"/>
        </w:rPr>
        <w:t>To pomeni</w:t>
      </w:r>
      <w:r w:rsidR="00B67181">
        <w:rPr>
          <w:rFonts w:ascii="Times New Roman" w:hAnsi="Times New Roman" w:cs="Times New Roman"/>
          <w:sz w:val="24"/>
          <w:szCs w:val="20"/>
        </w:rPr>
        <w:t>,</w:t>
      </w:r>
      <w:r w:rsidR="00F405A2">
        <w:rPr>
          <w:rFonts w:ascii="Times New Roman" w:hAnsi="Times New Roman" w:cs="Times New Roman"/>
          <w:sz w:val="24"/>
          <w:szCs w:val="20"/>
        </w:rPr>
        <w:t xml:space="preserve"> da </w:t>
      </w:r>
      <w:r>
        <w:rPr>
          <w:rFonts w:ascii="Times New Roman" w:hAnsi="Times New Roman" w:cs="Times New Roman"/>
          <w:sz w:val="24"/>
          <w:szCs w:val="20"/>
        </w:rPr>
        <w:t>s pomočjo introspekcije</w:t>
      </w:r>
      <w:r w:rsidR="00796184">
        <w:rPr>
          <w:rFonts w:ascii="Times New Roman" w:hAnsi="Times New Roman" w:cs="Times New Roman"/>
          <w:sz w:val="24"/>
          <w:szCs w:val="20"/>
        </w:rPr>
        <w:t xml:space="preserve"> </w:t>
      </w:r>
      <w:r w:rsidR="00796184">
        <w:rPr>
          <w:rFonts w:ascii="Times New Roman" w:hAnsi="Times New Roman" w:cs="Times New Roman"/>
          <w:sz w:val="24"/>
          <w:szCs w:val="20"/>
        </w:rPr>
        <w:fldChar w:fldCharType="begin"/>
      </w:r>
      <w:r w:rsidR="00796184">
        <w:rPr>
          <w:rFonts w:ascii="Times New Roman" w:hAnsi="Times New Roman" w:cs="Times New Roman"/>
          <w:sz w:val="24"/>
          <w:szCs w:val="20"/>
        </w:rPr>
        <w:instrText xml:space="preserve"> ADDIN ZOTERO_ITEM CSL_CITATION {"citationID":"bcIm0n5N","properties":{"formattedCitation":"(Schell 2008, 14)","plainCitation":"(Schell 2008, 14)"},"citationItems":[{"id":419,"uris":["http://zotero.org/users/local/1VrTeLcH/items/EMID3QLV"],"uri":["http://zotero.org/users/local/1VrTeLcH/items/EMID3QLV"],"itemData":{"id":419,"type":"book","title":"The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Pr>
          <w:rFonts w:ascii="Times New Roman" w:hAnsi="Times New Roman" w:cs="Times New Roman"/>
          <w:sz w:val="24"/>
          <w:szCs w:val="20"/>
        </w:rPr>
        <w:fldChar w:fldCharType="separate"/>
      </w:r>
      <w:r w:rsidR="00796184" w:rsidRPr="00796184">
        <w:rPr>
          <w:rFonts w:ascii="Times New Roman" w:hAnsi="Times New Roman" w:cs="Times New Roman"/>
          <w:sz w:val="24"/>
        </w:rPr>
        <w:t>(Schell 2008, 14)</w:t>
      </w:r>
      <w:r w:rsidR="00796184">
        <w:rPr>
          <w:rFonts w:ascii="Times New Roman" w:hAnsi="Times New Roman" w:cs="Times New Roman"/>
          <w:sz w:val="24"/>
          <w:szCs w:val="20"/>
        </w:rPr>
        <w:fldChar w:fldCharType="end"/>
      </w:r>
      <w:r w:rsidR="00E67745">
        <w:rPr>
          <w:rFonts w:ascii="Times New Roman" w:hAnsi="Times New Roman" w:cs="Times New Roman"/>
          <w:sz w:val="24"/>
          <w:szCs w:val="20"/>
        </w:rPr>
        <w:t xml:space="preserve"> pred kodiranjem</w:t>
      </w:r>
      <w:r w:rsidR="008408EB">
        <w:rPr>
          <w:rFonts w:ascii="Times New Roman" w:hAnsi="Times New Roman" w:cs="Times New Roman"/>
          <w:sz w:val="24"/>
          <w:szCs w:val="20"/>
        </w:rPr>
        <w:t xml:space="preserve"> </w:t>
      </w:r>
      <w:r w:rsidR="00F405A2">
        <w:rPr>
          <w:rFonts w:ascii="Times New Roman" w:hAnsi="Times New Roman" w:cs="Times New Roman"/>
          <w:sz w:val="24"/>
          <w:szCs w:val="20"/>
        </w:rPr>
        <w:t xml:space="preserve">definiramo </w:t>
      </w:r>
      <w:r w:rsidR="004F0690">
        <w:rPr>
          <w:rFonts w:ascii="Times New Roman" w:hAnsi="Times New Roman" w:cs="Times New Roman"/>
          <w:sz w:val="24"/>
          <w:szCs w:val="20"/>
        </w:rPr>
        <w:t>izkušnjo</w:t>
      </w:r>
      <w:r w:rsidR="00796184">
        <w:rPr>
          <w:rFonts w:ascii="Times New Roman" w:hAnsi="Times New Roman" w:cs="Times New Roman"/>
          <w:sz w:val="24"/>
          <w:szCs w:val="20"/>
        </w:rPr>
        <w:t>, katero želimo podoživeti ob igranju.</w:t>
      </w:r>
      <w:r w:rsidR="0025301E">
        <w:rPr>
          <w:rFonts w:ascii="Times New Roman" w:hAnsi="Times New Roman" w:cs="Times New Roman"/>
          <w:sz w:val="24"/>
          <w:szCs w:val="20"/>
        </w:rPr>
        <w:t xml:space="preserve"> </w:t>
      </w:r>
      <w:r w:rsidR="003A4194">
        <w:rPr>
          <w:rFonts w:ascii="Times New Roman" w:hAnsi="Times New Roman" w:cs="Times New Roman"/>
          <w:sz w:val="24"/>
          <w:szCs w:val="20"/>
        </w:rPr>
        <w:t xml:space="preserve">To izvajamo iterativno z izdajanjem različic. </w:t>
      </w:r>
      <w:r w:rsidR="00F44669">
        <w:rPr>
          <w:rFonts w:ascii="Times New Roman" w:hAnsi="Times New Roman" w:cs="Times New Roman"/>
          <w:sz w:val="24"/>
          <w:szCs w:val="20"/>
        </w:rPr>
        <w:t>Različica zajema</w:t>
      </w:r>
      <w:r w:rsidR="002E7322">
        <w:rPr>
          <w:rFonts w:ascii="Times New Roman" w:hAnsi="Times New Roman" w:cs="Times New Roman"/>
          <w:sz w:val="24"/>
          <w:szCs w:val="20"/>
        </w:rPr>
        <w:t xml:space="preserve"> vsa</w:t>
      </w:r>
      <w:r w:rsidR="00F44669">
        <w:rPr>
          <w:rFonts w:ascii="Times New Roman" w:hAnsi="Times New Roman" w:cs="Times New Roman"/>
          <w:sz w:val="24"/>
          <w:szCs w:val="20"/>
        </w:rPr>
        <w:t xml:space="preserve"> razpoložena sredstva in </w:t>
      </w:r>
      <w:r w:rsidR="00F2016D">
        <w:rPr>
          <w:rFonts w:ascii="Times New Roman" w:hAnsi="Times New Roman" w:cs="Times New Roman"/>
          <w:sz w:val="24"/>
          <w:szCs w:val="20"/>
        </w:rPr>
        <w:t>predstavlja</w:t>
      </w:r>
      <w:r w:rsidR="0086313C">
        <w:rPr>
          <w:rFonts w:ascii="Times New Roman" w:hAnsi="Times New Roman" w:cs="Times New Roman"/>
          <w:sz w:val="24"/>
          <w:szCs w:val="20"/>
        </w:rPr>
        <w:t xml:space="preserve"> </w:t>
      </w:r>
      <w:r w:rsidR="002E7322">
        <w:rPr>
          <w:rFonts w:ascii="Times New Roman" w:hAnsi="Times New Roman" w:cs="Times New Roman"/>
          <w:sz w:val="24"/>
          <w:szCs w:val="20"/>
        </w:rPr>
        <w:t xml:space="preserve">verzijo igre katero lahko pregledamo in testiramo </w:t>
      </w:r>
      <w:r w:rsidR="002E7322">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{"citationID":"hbXTV0Go","properties":{"formattedCitation":"(Mitchell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Pr>
          <w:rFonts w:ascii="Times New Roman" w:hAnsi="Times New Roman" w:cs="Times New Roman"/>
          <w:sz w:val="24"/>
          <w:szCs w:val="20"/>
        </w:rPr>
        <w:fldChar w:fldCharType="separate"/>
      </w:r>
      <w:r w:rsidR="002E7322" w:rsidRPr="002E7322">
        <w:rPr>
          <w:rFonts w:ascii="Times New Roman" w:hAnsi="Times New Roman" w:cs="Times New Roman"/>
          <w:sz w:val="24"/>
        </w:rPr>
        <w:t>(Mitchell 2012, 218)</w:t>
      </w:r>
      <w:r w:rsidR="002E7322">
        <w:rPr>
          <w:rFonts w:ascii="Times New Roman" w:hAnsi="Times New Roman" w:cs="Times New Roman"/>
          <w:sz w:val="24"/>
          <w:szCs w:val="20"/>
        </w:rPr>
        <w:fldChar w:fldCharType="end"/>
      </w:r>
      <w:r w:rsidR="002E7322">
        <w:rPr>
          <w:rFonts w:ascii="Times New Roman" w:hAnsi="Times New Roman" w:cs="Times New Roman"/>
          <w:sz w:val="24"/>
          <w:szCs w:val="20"/>
        </w:rPr>
        <w:t>.</w:t>
      </w:r>
      <w:r w:rsidR="00E7358A">
        <w:rPr>
          <w:rFonts w:ascii="Times New Roman" w:hAnsi="Times New Roman" w:cs="Times New Roman"/>
          <w:sz w:val="24"/>
          <w:szCs w:val="20"/>
        </w:rPr>
        <w:t xml:space="preserve"> </w:t>
      </w:r>
      <w:r w:rsidR="0056662F" w:rsidRPr="00327C02">
        <w:rPr>
          <w:rFonts w:ascii="Times New Roman" w:hAnsi="Times New Roman" w:cs="Times New Roman"/>
          <w:sz w:val="24"/>
          <w:szCs w:val="20"/>
        </w:rPr>
        <w:t xml:space="preserve">Izdelava </w:t>
      </w:r>
      <w:r w:rsidR="0056662F">
        <w:rPr>
          <w:rFonts w:ascii="Times New Roman" w:hAnsi="Times New Roman" w:cs="Times New Roman"/>
          <w:sz w:val="24"/>
          <w:szCs w:val="20"/>
        </w:rPr>
        <w:t>UB</w:t>
      </w:r>
      <w:r w:rsidR="0056662F" w:rsidRPr="00327C02">
        <w:rPr>
          <w:rFonts w:ascii="Times New Roman" w:hAnsi="Times New Roman" w:cs="Times New Roman"/>
          <w:sz w:val="24"/>
          <w:szCs w:val="20"/>
        </w:rPr>
        <w:t xml:space="preserve"> se</w:t>
      </w:r>
      <w:r w:rsidR="0056662F">
        <w:rPr>
          <w:rFonts w:ascii="Times New Roman" w:hAnsi="Times New Roman" w:cs="Times New Roman"/>
          <w:sz w:val="24"/>
          <w:szCs w:val="20"/>
        </w:rPr>
        <w:t xml:space="preserve"> lahko</w:t>
      </w:r>
      <w:r w:rsidR="0056662F" w:rsidRPr="00327C02">
        <w:rPr>
          <w:rFonts w:ascii="Times New Roman" w:hAnsi="Times New Roman" w:cs="Times New Roman"/>
          <w:sz w:val="24"/>
          <w:szCs w:val="20"/>
        </w:rPr>
        <w:t xml:space="preserve"> začne</w:t>
      </w:r>
      <w:r w:rsidR="0056662F">
        <w:rPr>
          <w:rFonts w:ascii="Times New Roman" w:hAnsi="Times New Roman" w:cs="Times New Roman"/>
          <w:sz w:val="24"/>
          <w:szCs w:val="20"/>
        </w:rPr>
        <w:t xml:space="preserve"> že</w:t>
      </w:r>
      <w:r w:rsidR="0056662F" w:rsidRPr="00327C02">
        <w:rPr>
          <w:rFonts w:ascii="Times New Roman" w:hAnsi="Times New Roman" w:cs="Times New Roman"/>
          <w:sz w:val="24"/>
          <w:szCs w:val="20"/>
        </w:rPr>
        <w:t xml:space="preserve"> v pred produkciji</w:t>
      </w:r>
      <w:r w:rsidR="004426EF">
        <w:rPr>
          <w:rFonts w:ascii="Times New Roman" w:hAnsi="Times New Roman" w:cs="Times New Roman"/>
          <w:sz w:val="24"/>
          <w:szCs w:val="20"/>
        </w:rPr>
        <w:t>, vendar po definiranju</w:t>
      </w:r>
      <w:r w:rsidR="00427D23">
        <w:rPr>
          <w:rFonts w:ascii="Times New Roman" w:hAnsi="Times New Roman" w:cs="Times New Roman"/>
          <w:sz w:val="24"/>
          <w:szCs w:val="20"/>
        </w:rPr>
        <w:t xml:space="preserve"> žanra </w:t>
      </w:r>
      <w:r w:rsidR="00F25C8B">
        <w:rPr>
          <w:rFonts w:ascii="Times New Roman" w:hAnsi="Times New Roman" w:cs="Times New Roman"/>
          <w:sz w:val="24"/>
          <w:szCs w:val="20"/>
        </w:rPr>
        <w:t xml:space="preserve">v </w:t>
      </w:r>
      <w:r w:rsidR="00427D23">
        <w:rPr>
          <w:rFonts w:ascii="Times New Roman" w:hAnsi="Times New Roman" w:cs="Times New Roman"/>
          <w:sz w:val="24"/>
          <w:szCs w:val="20"/>
        </w:rPr>
        <w:t xml:space="preserve">GDD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(Novak 2012, 393)</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 xml:space="preserve">. </w:t>
      </w:r>
      <w:r w:rsidR="00287C79">
        <w:rPr>
          <w:rFonts w:ascii="Times New Roman" w:hAnsi="Times New Roman" w:cs="Times New Roman"/>
          <w:sz w:val="24"/>
          <w:szCs w:val="20"/>
        </w:rPr>
        <w:t xml:space="preserve">Navadno se </w:t>
      </w:r>
      <w:r w:rsidR="0056662F">
        <w:rPr>
          <w:rFonts w:ascii="Times New Roman" w:hAnsi="Times New Roman" w:cs="Times New Roman"/>
          <w:sz w:val="24"/>
          <w:szCs w:val="20"/>
        </w:rPr>
        <w:t>UB</w:t>
      </w:r>
      <w:r w:rsidR="00287C79">
        <w:rPr>
          <w:rFonts w:ascii="Times New Roman" w:hAnsi="Times New Roman" w:cs="Times New Roman"/>
          <w:sz w:val="24"/>
          <w:szCs w:val="20"/>
        </w:rPr>
        <w:t xml:space="preserve"> </w:t>
      </w:r>
      <w:r w:rsidR="0056662F">
        <w:rPr>
          <w:rFonts w:ascii="Times New Roman" w:hAnsi="Times New Roman" w:cs="Times New Roman"/>
          <w:sz w:val="24"/>
          <w:szCs w:val="20"/>
        </w:rPr>
        <w:t>gradi iterativno v času produkcije, ker se jo</w:t>
      </w:r>
      <w:r w:rsidR="00C74FA1">
        <w:rPr>
          <w:rFonts w:ascii="Times New Roman" w:hAnsi="Times New Roman" w:cs="Times New Roman"/>
          <w:sz w:val="24"/>
          <w:szCs w:val="20"/>
        </w:rPr>
        <w:t xml:space="preserve"> v fazi pred produkcije </w:t>
      </w:r>
      <w:r w:rsidR="005F4CEF">
        <w:rPr>
          <w:rFonts w:ascii="Times New Roman" w:hAnsi="Times New Roman" w:cs="Times New Roman"/>
          <w:sz w:val="24"/>
          <w:szCs w:val="20"/>
        </w:rPr>
        <w:t>ne</w:t>
      </w:r>
      <w:r w:rsidR="0056662F" w:rsidRPr="00327C02">
        <w:rPr>
          <w:rFonts w:ascii="Times New Roman" w:hAnsi="Times New Roman" w:cs="Times New Roman"/>
          <w:sz w:val="24"/>
          <w:szCs w:val="20"/>
        </w:rPr>
        <w:t xml:space="preserve"> potrebuje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(Bartle 2003, 87, 88)</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w:t>
      </w:r>
      <w:r w:rsidR="00FC7097">
        <w:rPr>
          <w:rFonts w:ascii="Times New Roman" w:hAnsi="Times New Roman" w:cs="Times New Roman"/>
          <w:sz w:val="24"/>
          <w:szCs w:val="20"/>
        </w:rPr>
        <w:t xml:space="preserve"> </w:t>
      </w:r>
      <w:r w:rsidR="0056662F">
        <w:rPr>
          <w:rFonts w:ascii="Times New Roman" w:hAnsi="Times New Roman" w:cs="Times New Roman"/>
          <w:sz w:val="24"/>
          <w:szCs w:val="20"/>
        </w:rPr>
        <w:t xml:space="preserve">UB </w:t>
      </w:r>
      <w:r w:rsidR="0056662F" w:rsidRPr="00327C02">
        <w:rPr>
          <w:rFonts w:ascii="Times New Roman" w:hAnsi="Times New Roman" w:cs="Times New Roman"/>
          <w:sz w:val="24"/>
          <w:szCs w:val="20"/>
        </w:rPr>
        <w:t>Služi za definiranje</w:t>
      </w:r>
      <w:r w:rsidR="00201312">
        <w:rPr>
          <w:rFonts w:ascii="Times New Roman" w:hAnsi="Times New Roman" w:cs="Times New Roman"/>
          <w:sz w:val="24"/>
          <w:szCs w:val="20"/>
        </w:rPr>
        <w:t xml:space="preserve"> umetniškega sloga igre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(Bates 2004, 208)</w:t>
      </w:r>
      <w:r w:rsidR="0056662F" w:rsidRPr="00327C02">
        <w:rPr>
          <w:rFonts w:ascii="Times New Roman" w:hAnsi="Times New Roman" w:cs="Times New Roman"/>
          <w:sz w:val="24"/>
          <w:szCs w:val="20"/>
        </w:rPr>
        <w:fldChar w:fldCharType="end"/>
      </w:r>
      <w:r w:rsidR="00B67D0D">
        <w:rPr>
          <w:rFonts w:ascii="Times New Roman" w:hAnsi="Times New Roman" w:cs="Times New Roman"/>
          <w:sz w:val="24"/>
          <w:szCs w:val="20"/>
        </w:rPr>
        <w:t xml:space="preserve"> na podlagi katerega se v tej fazi prične razvoj </w:t>
      </w:r>
      <w:r w:rsidR="00D63931">
        <w:rPr>
          <w:rFonts w:ascii="Times New Roman" w:hAnsi="Times New Roman" w:cs="Times New Roman"/>
          <w:sz w:val="24"/>
          <w:szCs w:val="20"/>
        </w:rPr>
        <w:t xml:space="preserve">končnih </w:t>
      </w:r>
      <w:r w:rsidR="00B67D0D">
        <w:rPr>
          <w:rFonts w:ascii="Times New Roman" w:hAnsi="Times New Roman" w:cs="Times New Roman"/>
          <w:sz w:val="24"/>
          <w:szCs w:val="20"/>
        </w:rPr>
        <w:t xml:space="preserve">sredstev </w:t>
      </w:r>
      <w:r w:rsidR="00B67D0D">
        <w:rPr>
          <w:rFonts w:ascii="Times New Roman" w:hAnsi="Times New Roman" w:cs="Times New Roman"/>
          <w:sz w:val="24"/>
          <w:szCs w:val="20"/>
        </w:rPr>
        <w:fldChar w:fldCharType="begin"/>
      </w:r>
      <w:r w:rsidR="00B67D0D">
        <w:rPr>
          <w:rFonts w:ascii="Times New Roman" w:hAnsi="Times New Roman" w:cs="Times New Roman"/>
          <w:sz w:val="24"/>
          <w:szCs w:val="20"/>
        </w:rPr>
        <w:instrText xml:space="preserve"> ADDIN ZOTERO_ITEM CSL_CITATION {"citationID":"26EZUMPv","properties":{"formattedCitation":"(Fullerton 2014, 414)","plainCitation":"(Fullerton 2014, 414)"},"citationItems":[{"id":437,"uris":["http://zotero.org/users/local/1VrTeLcH/items/W345D427"],"uri":["http://zotero.org/users/local/1VrTeLcH/items/W345D427"],"itemData":{"id":437,"type":"book","title":"Game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Pr>
          <w:rFonts w:ascii="Times New Roman" w:hAnsi="Times New Roman" w:cs="Times New Roman"/>
          <w:sz w:val="24"/>
          <w:szCs w:val="20"/>
        </w:rPr>
        <w:fldChar w:fldCharType="separate"/>
      </w:r>
      <w:r w:rsidR="00B67D0D" w:rsidRPr="00B67D0D">
        <w:rPr>
          <w:rFonts w:ascii="Times New Roman" w:hAnsi="Times New Roman" w:cs="Times New Roman"/>
          <w:sz w:val="24"/>
        </w:rPr>
        <w:t>(Fullerton 2014, 414)</w:t>
      </w:r>
      <w:r w:rsidR="00B67D0D">
        <w:rPr>
          <w:rFonts w:ascii="Times New Roman" w:hAnsi="Times New Roman" w:cs="Times New Roman"/>
          <w:sz w:val="24"/>
          <w:szCs w:val="20"/>
        </w:rPr>
        <w:fldChar w:fldCharType="end"/>
      </w:r>
      <w:r w:rsidR="008666BE">
        <w:rPr>
          <w:rFonts w:ascii="Times New Roman" w:hAnsi="Times New Roman" w:cs="Times New Roman"/>
          <w:sz w:val="24"/>
          <w:szCs w:val="20"/>
        </w:rPr>
        <w:t>.</w:t>
      </w:r>
      <w:r w:rsidR="00561406">
        <w:rPr>
          <w:rFonts w:ascii="Times New Roman" w:hAnsi="Times New Roman" w:cs="Times New Roman"/>
          <w:sz w:val="24"/>
          <w:szCs w:val="20"/>
        </w:rPr>
        <w:t xml:space="preserve"> </w:t>
      </w:r>
      <w:r w:rsidR="00705C9E">
        <w:rPr>
          <w:rFonts w:ascii="Times New Roman" w:hAnsi="Times New Roman" w:cs="Times New Roman"/>
          <w:sz w:val="24"/>
          <w:szCs w:val="20"/>
        </w:rPr>
        <w:t>D</w:t>
      </w:r>
      <w:r w:rsidR="00360F96" w:rsidRPr="00327C02">
        <w:rPr>
          <w:rFonts w:ascii="Times New Roman" w:hAnsi="Times New Roman" w:cs="Times New Roman"/>
          <w:sz w:val="24"/>
          <w:szCs w:val="20"/>
        </w:rPr>
        <w:t>opolnjevanje priročnika</w:t>
      </w:r>
      <w:r w:rsidR="00705C9E">
        <w:rPr>
          <w:rFonts w:ascii="Times New Roman" w:hAnsi="Times New Roman" w:cs="Times New Roman"/>
          <w:sz w:val="24"/>
          <w:szCs w:val="20"/>
        </w:rPr>
        <w:t xml:space="preserve"> je priporočljivo </w:t>
      </w:r>
      <w:r w:rsidR="00360F96" w:rsidRPr="00327C02">
        <w:rPr>
          <w:rFonts w:ascii="Times New Roman" w:hAnsi="Times New Roman" w:cs="Times New Roman"/>
          <w:sz w:val="24"/>
          <w:szCs w:val="20"/>
        </w:rPr>
        <w:t xml:space="preserve">vzporedno z razvojem. </w:t>
      </w:r>
      <w:r w:rsidR="00E2693C">
        <w:rPr>
          <w:rFonts w:ascii="Times New Roman" w:hAnsi="Times New Roman" w:cs="Times New Roman"/>
          <w:sz w:val="24"/>
          <w:szCs w:val="20"/>
        </w:rPr>
        <w:t>V</w:t>
      </w:r>
      <w:r w:rsidR="00360F96" w:rsidRPr="00327C02">
        <w:rPr>
          <w:rFonts w:ascii="Times New Roman" w:hAnsi="Times New Roman" w:cs="Times New Roman"/>
          <w:sz w:val="24"/>
          <w:szCs w:val="20"/>
        </w:rPr>
        <w:t xml:space="preserve">sebuje razlago igre, vodnika po namestitvi, hiter začetek in detajlno razlago funkcionalnosti uporabniškega vmesnika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(Rucker 2002, 6)</w:t>
      </w:r>
      <w:r w:rsidR="00360F96" w:rsidRPr="00327C02">
        <w:rPr>
          <w:rFonts w:ascii="Times New Roman" w:hAnsi="Times New Roman" w:cs="Times New Roman"/>
          <w:sz w:val="24"/>
          <w:szCs w:val="20"/>
        </w:rPr>
        <w:fldChar w:fldCharType="end"/>
      </w:r>
      <w:r w:rsidR="00DC6DF9">
        <w:rPr>
          <w:rFonts w:ascii="Times New Roman" w:hAnsi="Times New Roman" w:cs="Times New Roman"/>
          <w:sz w:val="24"/>
          <w:szCs w:val="20"/>
        </w:rPr>
        <w:t>.</w:t>
      </w:r>
    </w:p>
    <w:p w14:paraId="0A3D6EA4"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Produkciji sledi faza testiranja. Ta faza predstavlja zagotavljanje kakovosti</w:t>
      </w:r>
      <w:r w:rsidRPr="00327C02">
        <w:rPr>
          <w:rStyle w:val="Sprotnaopomba-sklic"/>
          <w:rFonts w:ascii="Times New Roman" w:hAnsi="Times New Roman" w:cs="Times New Roman"/>
        </w:rPr>
        <w:footnoteReference w:id="60"/>
      </w:r>
      <w:r w:rsidRPr="00327C02">
        <w:rPr>
          <w:rFonts w:ascii="Times New Roman" w:hAnsi="Times New Roman" w:cs="Times New Roman"/>
          <w:sz w:val="24"/>
          <w:szCs w:val="20"/>
        </w:rPr>
        <w:t xml:space="preserve"> in skrbi, da igra zadovoljuje vse potrebe preden se izda na trg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{"citationID":"VNnmgg4k","properties":{"formattedCitation":"(L.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57)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 tem koraku se izdelata podatkovna baza defektov in načrt testiranja. Po testiranju sledi faza post produkcije. </w:t>
      </w:r>
      <w:r w:rsidR="00296424">
        <w:rPr>
          <w:rFonts w:ascii="Times New Roman" w:hAnsi="Times New Roman" w:cs="Times New Roman"/>
          <w:sz w:val="24"/>
          <w:szCs w:val="20"/>
        </w:rPr>
        <w:t xml:space="preserve">Artefakte v tej fazi predstavljajo: </w:t>
      </w:r>
      <w:r w:rsidRPr="00327C02">
        <w:rPr>
          <w:rFonts w:ascii="Times New Roman" w:hAnsi="Times New Roman" w:cs="Times New Roman"/>
          <w:sz w:val="24"/>
          <w:szCs w:val="20"/>
        </w:rPr>
        <w:t>popra</w:t>
      </w:r>
      <w:r w:rsidR="00E85EB8">
        <w:rPr>
          <w:rFonts w:ascii="Times New Roman" w:hAnsi="Times New Roman" w:cs="Times New Roman"/>
          <w:sz w:val="24"/>
          <w:szCs w:val="20"/>
        </w:rPr>
        <w:t xml:space="preserve">vki, posodobitve in razširitve. Popravki </w:t>
      </w:r>
      <w:r w:rsidRPr="00327C02">
        <w:rPr>
          <w:rFonts w:ascii="Times New Roman" w:hAnsi="Times New Roman" w:cs="Times New Roman"/>
          <w:sz w:val="24"/>
          <w:szCs w:val="20"/>
        </w:rPr>
        <w:t>so brezplačne</w:t>
      </w:r>
      <w:r w:rsidR="00E85EB8">
        <w:rPr>
          <w:rFonts w:ascii="Times New Roman" w:hAnsi="Times New Roman" w:cs="Times New Roman"/>
          <w:sz w:val="24"/>
          <w:szCs w:val="20"/>
        </w:rPr>
        <w:t xml:space="preserve"> verzije</w:t>
      </w:r>
      <w:r w:rsidRPr="00327C02">
        <w:rPr>
          <w:rFonts w:ascii="Times New Roman" w:hAnsi="Times New Roman" w:cs="Times New Roman"/>
          <w:sz w:val="24"/>
          <w:szCs w:val="20"/>
        </w:rPr>
        <w:t xml:space="preserve"> in so ustvarjene z apliciranjem popravkov na originalno različico izdaje. Popravki, so lahko aplicirani tudi z namenom reševanja </w:t>
      </w:r>
      <w:r w:rsidR="008A2490">
        <w:rPr>
          <w:rFonts w:ascii="Times New Roman" w:hAnsi="Times New Roman" w:cs="Times New Roman"/>
          <w:sz w:val="24"/>
          <w:szCs w:val="20"/>
        </w:rPr>
        <w:t>ostalih produkcijskih defektov.</w:t>
      </w:r>
      <w:r w:rsidR="002860A2">
        <w:rPr>
          <w:rFonts w:ascii="Times New Roman" w:hAnsi="Times New Roman" w:cs="Times New Roman"/>
          <w:sz w:val="24"/>
          <w:szCs w:val="20"/>
        </w:rPr>
        <w:t xml:space="preserve"> Posodobitve </w:t>
      </w:r>
      <w:r w:rsidRPr="00327C02">
        <w:rPr>
          <w:rFonts w:ascii="Times New Roman" w:hAnsi="Times New Roman" w:cs="Times New Roman"/>
          <w:sz w:val="24"/>
          <w:szCs w:val="20"/>
        </w:rPr>
        <w:t xml:space="preserve">izboljšujejo originalno </w:t>
      </w:r>
      <w:r w:rsidR="00AD4CFD">
        <w:rPr>
          <w:rFonts w:ascii="Times New Roman" w:hAnsi="Times New Roman" w:cs="Times New Roman"/>
          <w:sz w:val="24"/>
          <w:szCs w:val="20"/>
        </w:rPr>
        <w:t>različico</w:t>
      </w:r>
      <w:r w:rsidRPr="00327C02">
        <w:rPr>
          <w:rFonts w:ascii="Times New Roman" w:hAnsi="Times New Roman" w:cs="Times New Roman"/>
          <w:sz w:val="24"/>
          <w:szCs w:val="20"/>
        </w:rPr>
        <w:t xml:space="preserve"> igre. Te so večinoma ustvarjene z namenom podaljšanja življenjske dobe igre.</w:t>
      </w:r>
      <w:r w:rsidR="003B7A95">
        <w:rPr>
          <w:rFonts w:ascii="Times New Roman" w:hAnsi="Times New Roman" w:cs="Times New Roman"/>
          <w:sz w:val="24"/>
          <w:szCs w:val="20"/>
        </w:rPr>
        <w:t xml:space="preserve"> </w:t>
      </w:r>
      <w:r w:rsidR="00D43C16">
        <w:rPr>
          <w:rFonts w:ascii="Times New Roman" w:hAnsi="Times New Roman" w:cs="Times New Roman"/>
          <w:sz w:val="24"/>
          <w:szCs w:val="20"/>
        </w:rPr>
        <w:t>Razširitve lahko deluje</w:t>
      </w:r>
      <w:r w:rsidRPr="00327C02">
        <w:rPr>
          <w:rFonts w:ascii="Times New Roman" w:hAnsi="Times New Roman" w:cs="Times New Roman"/>
          <w:sz w:val="24"/>
          <w:szCs w:val="20"/>
        </w:rPr>
        <w:t xml:space="preserve">jo kot samostojne igre ali pa potrebujejo originalno igro za delovanje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0"/>
        </w:rPr>
        <w:fldChar w:fldCharType="end"/>
      </w:r>
      <w:r w:rsidR="00B64C8A">
        <w:rPr>
          <w:rFonts w:ascii="Times New Roman" w:hAnsi="Times New Roman" w:cs="Times New Roman"/>
          <w:sz w:val="24"/>
          <w:szCs w:val="20"/>
        </w:rPr>
        <w:t>.</w:t>
      </w:r>
      <w:r w:rsidR="000455A0">
        <w:rPr>
          <w:rFonts w:ascii="Times New Roman" w:hAnsi="Times New Roman" w:cs="Times New Roman"/>
          <w:sz w:val="24"/>
          <w:szCs w:val="20"/>
        </w:rPr>
        <w:t xml:space="preserve"> </w:t>
      </w:r>
      <w:r w:rsidR="00A879B8">
        <w:rPr>
          <w:rFonts w:ascii="Times New Roman" w:hAnsi="Times New Roman" w:cs="Times New Roman"/>
          <w:sz w:val="24"/>
          <w:szCs w:val="20"/>
        </w:rPr>
        <w:t>Po izdaji igre se izdela dokument obdukcije razvoja, kateri pripomore k izboljšanju</w:t>
      </w:r>
      <w:r w:rsidR="00514443">
        <w:rPr>
          <w:rFonts w:ascii="Times New Roman" w:hAnsi="Times New Roman" w:cs="Times New Roman"/>
          <w:sz w:val="24"/>
          <w:szCs w:val="20"/>
        </w:rPr>
        <w:t xml:space="preserve"> procesa v prihodnjih projektih. McAllister in White (2015) zaradi težav analiziranja podatkov priporočata standardizacijo tega dokumenta.</w:t>
      </w:r>
    </w:p>
    <w:p w14:paraId="71CA4A04" w14:textId="77777777" w:rsidR="00360F96" w:rsidRPr="00327C02" w:rsidRDefault="004261BE"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Slika 7.2</w:t>
      </w:r>
      <w:r w:rsidR="00BF68C9" w:rsidRPr="00327C02">
        <w:rPr>
          <w:rFonts w:ascii="Times New Roman" w:hAnsi="Times New Roman" w:cs="Times New Roman"/>
          <w:sz w:val="24"/>
          <w:szCs w:val="20"/>
        </w:rPr>
        <w:t xml:space="preserve"> </w:t>
      </w:r>
      <w:r w:rsidR="00595626">
        <w:rPr>
          <w:rFonts w:ascii="Times New Roman" w:hAnsi="Times New Roman" w:cs="Times New Roman"/>
          <w:sz w:val="24"/>
          <w:szCs w:val="20"/>
        </w:rPr>
        <w:t xml:space="preserve">prikazuje </w:t>
      </w:r>
      <w:r w:rsidR="00360F96" w:rsidRPr="00327C02">
        <w:rPr>
          <w:rFonts w:ascii="Times New Roman" w:hAnsi="Times New Roman" w:cs="Times New Roman"/>
          <w:sz w:val="24"/>
          <w:szCs w:val="20"/>
        </w:rPr>
        <w:t xml:space="preserve">model artefaktov, ki je ustrezno kronološko razvrščen.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(III 2004, 319)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788668E2" w14:textId="77777777" w:rsidR="006C344F" w:rsidRDefault="006C344F" w:rsidP="005A6A3B">
      <w:pPr>
        <w:spacing w:line="360" w:lineRule="auto"/>
        <w:contextualSpacing/>
        <w:jc w:val="center"/>
        <w:rPr>
          <w:rFonts w:ascii="Times New Roman" w:hAnsi="Times New Roman" w:cs="Times New Roman"/>
          <w:sz w:val="20"/>
          <w:szCs w:val="20"/>
        </w:rPr>
      </w:pPr>
    </w:p>
    <w:p w14:paraId="57729E36" w14:textId="361A0165"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w:t>
      </w:r>
      <w:r w:rsidR="004261BE" w:rsidRPr="00327C02">
        <w:rPr>
          <w:rFonts w:ascii="Times New Roman" w:hAnsi="Times New Roman" w:cs="Times New Roman"/>
          <w:sz w:val="20"/>
          <w:szCs w:val="20"/>
        </w:rPr>
        <w:t>2</w:t>
      </w:r>
      <w:r w:rsidRPr="00327C02">
        <w:rPr>
          <w:rFonts w:ascii="Times New Roman" w:hAnsi="Times New Roman" w:cs="Times New Roman"/>
          <w:sz w:val="20"/>
          <w:szCs w:val="20"/>
        </w:rPr>
        <w:t xml:space="preserve"> </w:t>
      </w:r>
      <w:r w:rsidR="00FA734B">
        <w:rPr>
          <w:rFonts w:ascii="Times New Roman" w:hAnsi="Times New Roman" w:cs="Times New Roman"/>
          <w:sz w:val="20"/>
          <w:szCs w:val="20"/>
        </w:rPr>
        <w:t>model artefaktov</w:t>
      </w:r>
      <w:r w:rsidRPr="00327C02">
        <w:rPr>
          <w:rFonts w:ascii="Times New Roman" w:hAnsi="Times New Roman" w:cs="Times New Roman"/>
          <w:sz w:val="20"/>
          <w:szCs w:val="20"/>
        </w:rPr>
        <w:t xml:space="preserve"> pri razvoju video iger</w:t>
      </w:r>
      <w:r w:rsidR="00AF1758">
        <w:rPr>
          <w:rFonts w:ascii="Times New Roman" w:hAnsi="Times New Roman" w:cs="Times New Roman"/>
          <w:sz w:val="20"/>
          <w:szCs w:val="20"/>
        </w:rPr>
        <w:t xml:space="preserve"> zgrajen na podlagi</w:t>
      </w:r>
      <w:r w:rsidR="00CD1F4E">
        <w:rPr>
          <w:rFonts w:ascii="Times New Roman" w:hAnsi="Times New Roman" w:cs="Times New Roman"/>
          <w:sz w:val="20"/>
          <w:szCs w:val="20"/>
        </w:rPr>
        <w:t xml:space="preserve"> pregleda</w:t>
      </w:r>
      <w:r w:rsidR="00AF1758">
        <w:rPr>
          <w:rFonts w:ascii="Times New Roman" w:hAnsi="Times New Roman" w:cs="Times New Roman"/>
          <w:sz w:val="20"/>
          <w:szCs w:val="20"/>
        </w:rPr>
        <w:t xml:space="preserve"> literatur</w:t>
      </w:r>
      <w:r w:rsidR="00CD1F4E">
        <w:rPr>
          <w:rFonts w:ascii="Times New Roman" w:hAnsi="Times New Roman" w:cs="Times New Roman"/>
          <w:sz w:val="20"/>
          <w:szCs w:val="20"/>
        </w:rPr>
        <w:t xml:space="preserve"> in praks</w:t>
      </w:r>
    </w:p>
    <w:p w14:paraId="632C5E0C" w14:textId="77777777" w:rsidR="00360F96" w:rsidRPr="00327C02" w:rsidRDefault="00263A40" w:rsidP="005A6A3B">
      <w:pPr>
        <w:spacing w:line="360" w:lineRule="auto"/>
        <w:contextualSpacing/>
        <w:jc w:val="center"/>
        <w:rPr>
          <w:rFonts w:ascii="Times New Roman" w:hAnsi="Times New Roman" w:cs="Times New Roman"/>
          <w:sz w:val="20"/>
          <w:szCs w:val="20"/>
        </w:rPr>
      </w:pPr>
      <w:r w:rsidRPr="00263A40">
        <w:rPr>
          <w:rFonts w:ascii="Times New Roman" w:hAnsi="Times New Roman" w:cs="Times New Roman"/>
          <w:noProof/>
          <w:sz w:val="20"/>
          <w:szCs w:val="20"/>
          <w:lang w:eastAsia="sl-SI"/>
        </w:rPr>
        <w:drawing>
          <wp:inline distT="0" distB="0" distL="0" distR="0" wp14:anchorId="5419ABCD" wp14:editId="77E0A8B1">
            <wp:extent cx="3415656" cy="3563815"/>
            <wp:effectExtent l="0" t="0" r="0" b="0"/>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17090" cy="3565312"/>
                    </a:xfrm>
                    <a:prstGeom prst="rect">
                      <a:avLst/>
                    </a:prstGeom>
                  </pic:spPr>
                </pic:pic>
              </a:graphicData>
            </a:graphic>
          </wp:inline>
        </w:drawing>
      </w:r>
    </w:p>
    <w:p w14:paraId="3820E9CC" w14:textId="77777777" w:rsidR="00360F96" w:rsidRPr="00327C02" w:rsidRDefault="00360F96" w:rsidP="005A6A3B">
      <w:pPr>
        <w:spacing w:line="360" w:lineRule="auto"/>
        <w:contextualSpacing/>
        <w:rPr>
          <w:rFonts w:ascii="Times New Roman" w:hAnsi="Times New Roman" w:cs="Times New Roman"/>
          <w:sz w:val="24"/>
          <w:szCs w:val="20"/>
        </w:rPr>
      </w:pPr>
    </w:p>
    <w:p w14:paraId="61B5FF1D" w14:textId="1EB4545D"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.5 DEFINIRANJE PROCESNEGA MODELA</w:t>
      </w:r>
    </w:p>
    <w:p w14:paraId="1E08EABB" w14:textId="07153101" w:rsidR="00360F96" w:rsidRPr="00327C02" w:rsidRDefault="00D6153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S pomočjo definiranih UML notacij  in združevanjem artefaktnega in domenskega modela smo definirali UML diagram aktivnosti, ki predstavlja procesni model za igre</w:t>
      </w:r>
      <w:r w:rsidR="009F2F00">
        <w:rPr>
          <w:rFonts w:ascii="Times New Roman" w:hAnsi="Times New Roman" w:cs="Times New Roman"/>
          <w:sz w:val="24"/>
          <w:szCs w:val="20"/>
        </w:rPr>
        <w:t xml:space="preserve"> (sl. </w:t>
      </w:r>
      <w:r w:rsidR="00C71903">
        <w:rPr>
          <w:rFonts w:ascii="Times New Roman" w:hAnsi="Times New Roman" w:cs="Times New Roman"/>
          <w:sz w:val="24"/>
          <w:szCs w:val="20"/>
        </w:rPr>
        <w:t>6</w:t>
      </w:r>
      <w:r w:rsidR="009F2F00">
        <w:rPr>
          <w:rFonts w:ascii="Times New Roman" w:hAnsi="Times New Roman" w:cs="Times New Roman"/>
          <w:sz w:val="24"/>
          <w:szCs w:val="20"/>
        </w:rPr>
        <w:t>.3)</w:t>
      </w:r>
      <w:r>
        <w:rPr>
          <w:rFonts w:ascii="Times New Roman" w:hAnsi="Times New Roman" w:cs="Times New Roman"/>
          <w:sz w:val="24"/>
          <w:szCs w:val="20"/>
        </w:rPr>
        <w:t>.</w:t>
      </w:r>
      <w:r w:rsidR="009F2F00">
        <w:rPr>
          <w:rFonts w:ascii="Times New Roman" w:hAnsi="Times New Roman" w:cs="Times New Roman"/>
          <w:sz w:val="24"/>
          <w:szCs w:val="20"/>
        </w:rPr>
        <w:t xml:space="preserve"> </w:t>
      </w:r>
      <w:r w:rsidR="00D430EF">
        <w:rPr>
          <w:rFonts w:ascii="Times New Roman" w:hAnsi="Times New Roman" w:cs="Times New Roman"/>
          <w:sz w:val="24"/>
          <w:szCs w:val="20"/>
        </w:rPr>
        <w:t>Bela stanja so</w:t>
      </w:r>
      <w:r w:rsidR="0020292F">
        <w:rPr>
          <w:rFonts w:ascii="Times New Roman" w:hAnsi="Times New Roman" w:cs="Times New Roman"/>
          <w:sz w:val="24"/>
          <w:szCs w:val="20"/>
        </w:rPr>
        <w:t xml:space="preserve"> aktivnosti</w:t>
      </w:r>
      <w:r w:rsidR="007C234A">
        <w:rPr>
          <w:rFonts w:ascii="Times New Roman" w:hAnsi="Times New Roman" w:cs="Times New Roman"/>
          <w:sz w:val="24"/>
          <w:szCs w:val="20"/>
        </w:rPr>
        <w:t xml:space="preserve">, ki </w:t>
      </w:r>
      <w:r w:rsidR="00360F96" w:rsidRPr="00327C02">
        <w:rPr>
          <w:rFonts w:ascii="Times New Roman" w:hAnsi="Times New Roman" w:cs="Times New Roman"/>
          <w:sz w:val="24"/>
          <w:szCs w:val="20"/>
        </w:rPr>
        <w:t>pred</w:t>
      </w:r>
      <w:r w:rsidR="008C1258">
        <w:rPr>
          <w:rFonts w:ascii="Times New Roman" w:hAnsi="Times New Roman" w:cs="Times New Roman"/>
          <w:sz w:val="24"/>
          <w:szCs w:val="20"/>
        </w:rPr>
        <w:t xml:space="preserve">stavljajo fazo razvoja koncepta. Ta se </w:t>
      </w:r>
      <w:r w:rsidR="00360F96" w:rsidRPr="00327C02">
        <w:rPr>
          <w:rFonts w:ascii="Times New Roman" w:hAnsi="Times New Roman" w:cs="Times New Roman"/>
          <w:sz w:val="24"/>
          <w:szCs w:val="20"/>
        </w:rPr>
        <w:t xml:space="preserve">konča z dokazovanjem koncepta. Slednjega predstavlja prototip in velja za poenostavljeno različico igre. Oblikovalci iger jih uporabljajo za testiranje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197)</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Prvi prototip, ki služi za dokazovanje izvedljivosti ideje je prvi mejnik s katerim se konča prva faza razvoja. V tem procesnem modelu se prototip pojavi že zgodaj v konceptualni fazi, ki dokazuje delovanje ideje preden se začne dolga faza </w:t>
      </w:r>
      <w:r w:rsidR="00053E74">
        <w:rPr>
          <w:rFonts w:ascii="Times New Roman" w:hAnsi="Times New Roman" w:cs="Times New Roman"/>
          <w:sz w:val="24"/>
          <w:szCs w:val="20"/>
        </w:rPr>
        <w:t>oblikovanja</w:t>
      </w:r>
      <w:r w:rsidR="00360F96" w:rsidRPr="00327C02">
        <w:rPr>
          <w:rFonts w:ascii="Times New Roman" w:hAnsi="Times New Roman" w:cs="Times New Roman"/>
          <w:sz w:val="24"/>
          <w:szCs w:val="20"/>
        </w:rPr>
        <w:t xml:space="preserve">. Ta lahko traja več mesecev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14:paraId="5721D0B0" w14:textId="1D2B9D45"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Proces se nadaljuje v </w:t>
      </w:r>
      <w:r w:rsidR="00C95ABA">
        <w:rPr>
          <w:rFonts w:ascii="Times New Roman" w:hAnsi="Times New Roman" w:cs="Times New Roman"/>
          <w:sz w:val="24"/>
          <w:szCs w:val="20"/>
        </w:rPr>
        <w:t>ž</w:t>
      </w:r>
      <w:r w:rsidRPr="00327C02">
        <w:rPr>
          <w:rFonts w:ascii="Times New Roman" w:hAnsi="Times New Roman" w:cs="Times New Roman"/>
          <w:sz w:val="24"/>
          <w:szCs w:val="20"/>
        </w:rPr>
        <w:t>eleno stanje, ki predstavlja pred</w:t>
      </w:r>
      <w:r w:rsidR="00C95ABA">
        <w:rPr>
          <w:rFonts w:ascii="Times New Roman" w:hAnsi="Times New Roman" w:cs="Times New Roman"/>
          <w:sz w:val="24"/>
          <w:szCs w:val="20"/>
        </w:rPr>
        <w:t>-</w:t>
      </w:r>
      <w:r w:rsidRPr="00327C02">
        <w:rPr>
          <w:rFonts w:ascii="Times New Roman" w:hAnsi="Times New Roman" w:cs="Times New Roman"/>
          <w:sz w:val="24"/>
          <w:szCs w:val="20"/>
        </w:rPr>
        <w:t>produkcijo. Je proces, ki si ga je industrija iger sposodila od filmske industrije. Ta se navadno konča, ko je investitor že videl igralno različico igre in je zadovoljen z ekipo in delom. Če</w:t>
      </w:r>
      <w:r w:rsidR="00641E67">
        <w:rPr>
          <w:rFonts w:ascii="Times New Roman" w:hAnsi="Times New Roman" w:cs="Times New Roman"/>
          <w:sz w:val="24"/>
          <w:szCs w:val="20"/>
        </w:rPr>
        <w:t xml:space="preserve"> investitor</w:t>
      </w:r>
      <w:r w:rsidRPr="00327C02">
        <w:rPr>
          <w:rFonts w:ascii="Times New Roman" w:hAnsi="Times New Roman" w:cs="Times New Roman"/>
          <w:sz w:val="24"/>
          <w:szCs w:val="20"/>
        </w:rPr>
        <w:t xml:space="preserve"> projektu poda zeleno luč se začne produkcijska faza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(Adams 2013, 46)</w:t>
      </w:r>
      <w:r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14:paraId="474FD816" w14:textId="77777777" w:rsidR="00907D8D"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Produkcijska faza se odvija med </w:t>
      </w:r>
      <w:r w:rsidR="002A0855">
        <w:rPr>
          <w:rFonts w:ascii="Times New Roman" w:hAnsi="Times New Roman" w:cs="Times New Roman"/>
          <w:sz w:val="24"/>
          <w:szCs w:val="20"/>
        </w:rPr>
        <w:t xml:space="preserve">aktivnostmi načrtovanja, kodiranja </w:t>
      </w:r>
      <w:r w:rsidRPr="00327C02">
        <w:rPr>
          <w:rFonts w:ascii="Times New Roman" w:hAnsi="Times New Roman" w:cs="Times New Roman"/>
          <w:sz w:val="24"/>
          <w:szCs w:val="20"/>
        </w:rPr>
        <w:t xml:space="preserve">in </w:t>
      </w:r>
      <w:r w:rsidR="002A0855">
        <w:rPr>
          <w:rFonts w:ascii="Times New Roman" w:hAnsi="Times New Roman" w:cs="Times New Roman"/>
          <w:sz w:val="24"/>
          <w:szCs w:val="20"/>
        </w:rPr>
        <w:t>evalvacije</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FD1326">
        <w:rPr>
          <w:rFonts w:ascii="Times New Roman" w:hAnsi="Times New Roman" w:cs="Times New Roman"/>
          <w:sz w:val="24"/>
          <w:szCs w:val="20"/>
        </w:rPr>
        <w:t xml:space="preserve">. </w:t>
      </w:r>
      <w:r w:rsidR="009B6936">
        <w:rPr>
          <w:rFonts w:ascii="Times New Roman" w:hAnsi="Times New Roman" w:cs="Times New Roman"/>
          <w:sz w:val="24"/>
          <w:szCs w:val="20"/>
        </w:rPr>
        <w:t>Fullerton (2014) jo</w:t>
      </w:r>
      <w:r w:rsidRPr="00327C02">
        <w:rPr>
          <w:rFonts w:ascii="Times New Roman" w:hAnsi="Times New Roman" w:cs="Times New Roman"/>
          <w:sz w:val="24"/>
          <w:szCs w:val="20"/>
        </w:rPr>
        <w:t xml:space="preserve"> opisuje kot iterativni proces med testiranjem igranja, evalvacije in revidiranja</w:t>
      </w:r>
      <w:r w:rsidR="00EB545E">
        <w:rPr>
          <w:rFonts w:ascii="Times New Roman" w:hAnsi="Times New Roman" w:cs="Times New Roman"/>
          <w:sz w:val="24"/>
          <w:szCs w:val="20"/>
        </w:rPr>
        <w:t xml:space="preserve">. </w:t>
      </w:r>
      <w:r w:rsidRPr="00327C02">
        <w:rPr>
          <w:rFonts w:ascii="Times New Roman" w:hAnsi="Times New Roman" w:cs="Times New Roman"/>
          <w:sz w:val="24"/>
          <w:szCs w:val="20"/>
        </w:rPr>
        <w:t xml:space="preserve">V našem modelu se testiranje igranja izvaja v stanju evalvacije. </w:t>
      </w:r>
    </w:p>
    <w:p w14:paraId="5D21B043" w14:textId="77777777" w:rsidR="002F417A"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načrtovanju</w:t>
      </w:r>
      <w:r w:rsidR="00641E67">
        <w:rPr>
          <w:rFonts w:ascii="Times New Roman" w:hAnsi="Times New Roman" w:cs="Times New Roman"/>
          <w:sz w:val="24"/>
          <w:szCs w:val="20"/>
        </w:rPr>
        <w:t xml:space="preserve"> iteracije</w:t>
      </w:r>
      <w:r w:rsidRPr="00327C02">
        <w:rPr>
          <w:rFonts w:ascii="Times New Roman" w:hAnsi="Times New Roman" w:cs="Times New Roman"/>
          <w:sz w:val="24"/>
          <w:szCs w:val="20"/>
        </w:rPr>
        <w:t xml:space="preserve"> se izvede</w:t>
      </w:r>
      <w:r w:rsidR="00641E67">
        <w:rPr>
          <w:rFonts w:ascii="Times New Roman" w:hAnsi="Times New Roman" w:cs="Times New Roman"/>
          <w:sz w:val="24"/>
          <w:szCs w:val="20"/>
        </w:rPr>
        <w:t xml:space="preserve"> izbira orodja in izdela prototip v </w:t>
      </w:r>
      <w:r w:rsidR="00716A15">
        <w:rPr>
          <w:rFonts w:ascii="Times New Roman" w:hAnsi="Times New Roman" w:cs="Times New Roman"/>
          <w:sz w:val="24"/>
          <w:szCs w:val="20"/>
        </w:rPr>
        <w:t>aktivnosti</w:t>
      </w:r>
      <w:r w:rsidR="00641E67">
        <w:rPr>
          <w:rFonts w:ascii="Times New Roman" w:hAnsi="Times New Roman" w:cs="Times New Roman"/>
          <w:sz w:val="24"/>
          <w:szCs w:val="20"/>
        </w:rPr>
        <w:t xml:space="preserve"> kodiranja. </w:t>
      </w:r>
      <w:r w:rsidRPr="00327C02">
        <w:rPr>
          <w:rFonts w:ascii="Times New Roman" w:hAnsi="Times New Roman" w:cs="Times New Roman"/>
          <w:sz w:val="24"/>
          <w:szCs w:val="20"/>
        </w:rPr>
        <w:t xml:space="preserve">V fazi evalvacije ekipa igro testira in se odloči ali se vrne v fazo načrtovanja in nadgradi prototip. Ta proces se izvaja dokler igra ne predstavlja več prototipa ampak končno igro. Vsaka iteracija mora imeti svoj cikel razvoja skupaj z načrtovanjem potreb, artefaktov in urnika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9F3A11" w:rsidRPr="00327C02">
        <w:rPr>
          <w:rFonts w:ascii="Times New Roman" w:hAnsi="Times New Roman" w:cs="Times New Roman"/>
          <w:sz w:val="24"/>
          <w:szCs w:val="20"/>
        </w:rPr>
        <w:t>, zato ima model na sliki 7.3</w:t>
      </w:r>
      <w:r w:rsidR="003623FC">
        <w:rPr>
          <w:rFonts w:ascii="Times New Roman" w:hAnsi="Times New Roman" w:cs="Times New Roman"/>
          <w:sz w:val="24"/>
          <w:szCs w:val="20"/>
        </w:rPr>
        <w:t xml:space="preserve"> v produkcijski</w:t>
      </w:r>
      <w:r w:rsidR="00F86C53">
        <w:rPr>
          <w:rFonts w:ascii="Times New Roman" w:hAnsi="Times New Roman" w:cs="Times New Roman"/>
          <w:sz w:val="24"/>
          <w:szCs w:val="20"/>
        </w:rPr>
        <w:t xml:space="preserve"> fazi dve aktivnosti </w:t>
      </w:r>
      <w:r w:rsidRPr="00327C02">
        <w:rPr>
          <w:rFonts w:ascii="Times New Roman" w:hAnsi="Times New Roman" w:cs="Times New Roman"/>
          <w:sz w:val="24"/>
          <w:szCs w:val="20"/>
        </w:rPr>
        <w:t xml:space="preserve">(načrtovanje iteracij, izbire orodij), ki vsebujeta prakse in orodja, ki podpirajo te potrebe. Stanja produkcije so označena z rdečo barvo in se odvijajo iterativno dokler igra ni končna. Vzporedno se v produkciji </w:t>
      </w:r>
      <w:r w:rsidR="00625B27">
        <w:rPr>
          <w:rFonts w:ascii="Times New Roman" w:hAnsi="Times New Roman" w:cs="Times New Roman"/>
          <w:sz w:val="24"/>
          <w:szCs w:val="20"/>
        </w:rPr>
        <w:t>odvijajo tudi procesi</w:t>
      </w:r>
      <w:r w:rsidRPr="00327C02">
        <w:rPr>
          <w:rFonts w:ascii="Times New Roman" w:hAnsi="Times New Roman" w:cs="Times New Roman"/>
          <w:sz w:val="24"/>
          <w:szCs w:val="20"/>
        </w:rPr>
        <w:t xml:space="preserve"> posodabljanja baze defektov</w:t>
      </w:r>
      <w:r w:rsidR="00625B27">
        <w:rPr>
          <w:rFonts w:ascii="Times New Roman" w:hAnsi="Times New Roman" w:cs="Times New Roman"/>
          <w:sz w:val="24"/>
          <w:szCs w:val="20"/>
        </w:rPr>
        <w:t>, sredstev</w:t>
      </w:r>
      <w:r w:rsidRPr="00327C02">
        <w:rPr>
          <w:rFonts w:ascii="Times New Roman" w:hAnsi="Times New Roman" w:cs="Times New Roman"/>
          <w:sz w:val="24"/>
          <w:szCs w:val="20"/>
        </w:rPr>
        <w:t xml:space="preserve"> in dokumentacije. Baza defektov je označena z vijolično barvo in predstavlja aktivnost, ki se izvaja v več fazah (produkcij</w:t>
      </w:r>
      <w:r w:rsidR="002925DC">
        <w:rPr>
          <w:rFonts w:ascii="Times New Roman" w:hAnsi="Times New Roman" w:cs="Times New Roman"/>
          <w:sz w:val="24"/>
          <w:szCs w:val="20"/>
        </w:rPr>
        <w:t>a, testiranje, post produkcij</w:t>
      </w:r>
      <w:r w:rsidR="007F7E9C">
        <w:rPr>
          <w:rFonts w:ascii="Times New Roman" w:hAnsi="Times New Roman" w:cs="Times New Roman"/>
          <w:sz w:val="24"/>
          <w:szCs w:val="20"/>
        </w:rPr>
        <w:t>a).</w:t>
      </w:r>
    </w:p>
    <w:p w14:paraId="7073E63C" w14:textId="77777777" w:rsidR="002803F8" w:rsidRDefault="007D38B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Inovacija </w:t>
      </w:r>
      <w:r w:rsidR="00474771">
        <w:rPr>
          <w:rFonts w:ascii="Times New Roman" w:hAnsi="Times New Roman" w:cs="Times New Roman"/>
          <w:sz w:val="24"/>
          <w:szCs w:val="20"/>
        </w:rPr>
        <w:t xml:space="preserve">predlaganega </w:t>
      </w:r>
      <w:r w:rsidR="00B5446B">
        <w:rPr>
          <w:rFonts w:ascii="Times New Roman" w:hAnsi="Times New Roman" w:cs="Times New Roman"/>
          <w:sz w:val="24"/>
          <w:szCs w:val="20"/>
        </w:rPr>
        <w:t>procesnega modela je implem</w:t>
      </w:r>
      <w:r w:rsidR="004E5727">
        <w:rPr>
          <w:rFonts w:ascii="Times New Roman" w:hAnsi="Times New Roman" w:cs="Times New Roman"/>
          <w:sz w:val="24"/>
          <w:szCs w:val="20"/>
        </w:rPr>
        <w:t>entac</w:t>
      </w:r>
      <w:r w:rsidR="00CD12CE">
        <w:rPr>
          <w:rFonts w:ascii="Times New Roman" w:hAnsi="Times New Roman" w:cs="Times New Roman"/>
          <w:sz w:val="24"/>
          <w:szCs w:val="20"/>
        </w:rPr>
        <w:t>ija toka razvoja sredstev</w:t>
      </w:r>
      <w:r w:rsidR="0003425A">
        <w:rPr>
          <w:rFonts w:ascii="Times New Roman" w:hAnsi="Times New Roman" w:cs="Times New Roman"/>
          <w:sz w:val="24"/>
          <w:szCs w:val="20"/>
        </w:rPr>
        <w:t xml:space="preserve">, kar priporoča tudi Bates </w:t>
      </w:r>
      <w:r w:rsidR="0003425A">
        <w:rPr>
          <w:rFonts w:ascii="Times New Roman" w:hAnsi="Times New Roman" w:cs="Times New Roman"/>
          <w:sz w:val="24"/>
          <w:szCs w:val="20"/>
        </w:rPr>
        <w:fldChar w:fldCharType="begin"/>
      </w:r>
      <w:r w:rsidR="0003425A">
        <w:rPr>
          <w:rFonts w:ascii="Times New Roman" w:hAnsi="Times New Roman" w:cs="Times New Roman"/>
          <w:sz w:val="24"/>
          <w:szCs w:val="20"/>
        </w:rPr>
        <w:instrText xml:space="preserve"> ADDIN ZOTERO_ITEM CSL_CITATION {"citationID":"33mTBEur","properties":{"formattedCitation":"(Bates 2004, 171)","plainCitation":"(Bates 2004, 171)"},"citationItems":[{"id":412,"uris":["http://zotero.org/users/local/1VrTeLcH/items/25LD9RPW"],"uri":["http://zotero.org/users/local/1VrTeLcH/items/25LD9RPW"],"itemData":{"id":412,"type":"book","title":"Game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Pr>
          <w:rFonts w:ascii="Times New Roman" w:hAnsi="Times New Roman" w:cs="Times New Roman"/>
          <w:sz w:val="24"/>
          <w:szCs w:val="20"/>
        </w:rPr>
        <w:fldChar w:fldCharType="separate"/>
      </w:r>
      <w:r w:rsidR="0003425A" w:rsidRPr="0003425A">
        <w:rPr>
          <w:rFonts w:ascii="Times New Roman" w:hAnsi="Times New Roman" w:cs="Times New Roman"/>
          <w:sz w:val="24"/>
        </w:rPr>
        <w:t>(Bates 2004, 171)</w:t>
      </w:r>
      <w:r w:rsidR="0003425A">
        <w:rPr>
          <w:rFonts w:ascii="Times New Roman" w:hAnsi="Times New Roman" w:cs="Times New Roman"/>
          <w:sz w:val="24"/>
          <w:szCs w:val="20"/>
        </w:rPr>
        <w:fldChar w:fldCharType="end"/>
      </w:r>
      <w:r w:rsidR="00CD12CE">
        <w:rPr>
          <w:rFonts w:ascii="Times New Roman" w:hAnsi="Times New Roman" w:cs="Times New Roman"/>
          <w:sz w:val="24"/>
          <w:szCs w:val="20"/>
        </w:rPr>
        <w:t xml:space="preserve">. </w:t>
      </w:r>
      <w:r w:rsidR="0036353C">
        <w:rPr>
          <w:rFonts w:ascii="Times New Roman" w:hAnsi="Times New Roman" w:cs="Times New Roman"/>
          <w:sz w:val="24"/>
          <w:szCs w:val="20"/>
        </w:rPr>
        <w:t>Aslan potrjuje, da se to prične izvajati v fazi elaboracije</w:t>
      </w:r>
      <w:r w:rsidR="00CD12CE">
        <w:rPr>
          <w:rFonts w:ascii="Times New Roman" w:hAnsi="Times New Roman" w:cs="Times New Roman"/>
          <w:sz w:val="24"/>
          <w:szCs w:val="20"/>
        </w:rPr>
        <w:t xml:space="preserve"> (</w:t>
      </w:r>
      <w:r w:rsidR="0036353C">
        <w:rPr>
          <w:rFonts w:ascii="Times New Roman" w:hAnsi="Times New Roman" w:cs="Times New Roman"/>
          <w:sz w:val="24"/>
          <w:szCs w:val="20"/>
        </w:rPr>
        <w:t>produkcija</w:t>
      </w:r>
      <w:r w:rsidR="00CD12CE">
        <w:rPr>
          <w:rFonts w:ascii="Times New Roman" w:hAnsi="Times New Roman" w:cs="Times New Roman"/>
          <w:sz w:val="24"/>
          <w:szCs w:val="20"/>
        </w:rPr>
        <w:t>)</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{"citationID":"dYzxygNv","properties":{"formattedCitation":"(Adams 2013, 13)","plainCitation":"(Adams 2013, 13)"},"citationItems":[{"id":423,"uris":["http://zotero.org/users/local/1VrTeLcH/items/BR223KT9"],"uri":["http://zotero.org/users/local/1VrTeLcH/items/BR223KT9"],"itemData":{"id":423,"type":"book","title":"Fundamentals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Pr>
          <w:rFonts w:ascii="Times New Roman" w:hAnsi="Times New Roman" w:cs="Times New Roman"/>
          <w:sz w:val="24"/>
          <w:szCs w:val="20"/>
        </w:rPr>
        <w:fldChar w:fldCharType="separate"/>
      </w:r>
      <w:r w:rsidR="0036353C" w:rsidRPr="00762A55">
        <w:rPr>
          <w:rFonts w:ascii="Times New Roman" w:hAnsi="Times New Roman" w:cs="Times New Roman"/>
          <w:sz w:val="24"/>
        </w:rPr>
        <w:t>(Adams 2013, 13)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14F43">
        <w:rPr>
          <w:rFonts w:ascii="Times New Roman" w:hAnsi="Times New Roman" w:cs="Times New Roman"/>
          <w:sz w:val="24"/>
          <w:szCs w:val="20"/>
        </w:rPr>
        <w:t xml:space="preserve">to </w:t>
      </w:r>
      <w:r w:rsidR="0036353C">
        <w:rPr>
          <w:rFonts w:ascii="Times New Roman" w:hAnsi="Times New Roman" w:cs="Times New Roman"/>
          <w:sz w:val="24"/>
          <w:szCs w:val="20"/>
        </w:rPr>
        <w:t xml:space="preserve">potrjuje tudi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{"citationID":"99AtAuaN","properties":{"formattedCitation":"(Mitchell 2012)","plainCitation":"(Mitchell 2012)"},"citationItems":[{"id":881,"uris":["http://zotero.org/users/local/1VrTeLcH/items/6A77QKTU"],"uri":["http://zotero.org/users/local/1VrTeLcH/items/6A77QKTU"],"itemData":{"id":881,"type":"book","title":"Game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Pr>
          <w:rFonts w:ascii="Times New Roman" w:hAnsi="Times New Roman" w:cs="Times New Roman"/>
          <w:sz w:val="24"/>
          <w:szCs w:val="20"/>
        </w:rPr>
        <w:fldChar w:fldCharType="separate"/>
      </w:r>
      <w:r w:rsidR="0036353C" w:rsidRPr="0013575C">
        <w:rPr>
          <w:rFonts w:ascii="Times New Roman" w:hAnsi="Times New Roman" w:cs="Times New Roman"/>
          <w:sz w:val="24"/>
        </w:rPr>
        <w:t xml:space="preserve">Mitchell </w:t>
      </w:r>
      <w:r w:rsidR="0036353C">
        <w:rPr>
          <w:rFonts w:ascii="Times New Roman" w:hAnsi="Times New Roman" w:cs="Times New Roman"/>
          <w:sz w:val="24"/>
        </w:rPr>
        <w:t>(</w:t>
      </w:r>
      <w:r w:rsidR="0036353C" w:rsidRPr="0013575C">
        <w:rPr>
          <w:rFonts w:ascii="Times New Roman" w:hAnsi="Times New Roman" w:cs="Times New Roman"/>
          <w:sz w:val="24"/>
        </w:rPr>
        <w:t>2012)</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Sredstva se</w:t>
      </w:r>
      <w:r w:rsidR="003C36DE">
        <w:rPr>
          <w:rFonts w:ascii="Times New Roman" w:hAnsi="Times New Roman" w:cs="Times New Roman"/>
          <w:sz w:val="24"/>
          <w:szCs w:val="20"/>
        </w:rPr>
        <w:t xml:space="preserve"> proizvajajo do faze testiranja. </w:t>
      </w:r>
      <w:r w:rsidR="00A44E6F">
        <w:rPr>
          <w:rFonts w:ascii="Times New Roman" w:hAnsi="Times New Roman" w:cs="Times New Roman"/>
          <w:sz w:val="24"/>
          <w:szCs w:val="20"/>
        </w:rPr>
        <w:t xml:space="preserve">Ponavadi </w:t>
      </w:r>
      <w:r w:rsidR="003C36DE">
        <w:rPr>
          <w:rFonts w:ascii="Times New Roman" w:hAnsi="Times New Roman" w:cs="Times New Roman"/>
          <w:sz w:val="24"/>
          <w:szCs w:val="20"/>
        </w:rPr>
        <w:t>v alfa fazi</w:t>
      </w:r>
      <w:r w:rsidR="0036353C">
        <w:rPr>
          <w:rFonts w:ascii="Times New Roman" w:hAnsi="Times New Roman" w:cs="Times New Roman"/>
          <w:sz w:val="24"/>
          <w:szCs w:val="20"/>
        </w:rPr>
        <w:t xml:space="preserve"> še niso povsem izdelana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{"citationID":"0wgyHwmT","properties":{"formattedCitation":"(Bates 2004, 214; Novak 2012, 359)","plainCitation":"(Bates 2004, 214; Novak 2012, 359)"},"citationItems":[{"id":412,"uris":["http://zotero.org/users/local/1VrTeLcH/items/25LD9RPW"],"uri":["http://zotero.org/users/local/1VrTeLcH/items/25LD9RPW"],"itemData":{"id":412,"type":"book","title":"Game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Pr>
          <w:rFonts w:ascii="Times New Roman" w:hAnsi="Times New Roman" w:cs="Times New Roman"/>
          <w:sz w:val="24"/>
          <w:szCs w:val="20"/>
        </w:rPr>
        <w:fldChar w:fldCharType="separate"/>
      </w:r>
      <w:r w:rsidR="0036353C" w:rsidRPr="00705B0C">
        <w:rPr>
          <w:rFonts w:ascii="Times New Roman" w:hAnsi="Times New Roman" w:cs="Times New Roman"/>
          <w:sz w:val="24"/>
        </w:rPr>
        <w:t>(Bates 2004, 214; Novak 2012, 359)</w:t>
      </w:r>
      <w:r w:rsidR="0036353C">
        <w:rPr>
          <w:rFonts w:ascii="Times New Roman" w:hAnsi="Times New Roman" w:cs="Times New Roman"/>
          <w:sz w:val="24"/>
          <w:szCs w:val="20"/>
        </w:rPr>
        <w:fldChar w:fldCharType="end"/>
      </w:r>
      <w:r w:rsidR="00E56E89">
        <w:rPr>
          <w:rFonts w:ascii="Times New Roman" w:hAnsi="Times New Roman" w:cs="Times New Roman"/>
          <w:sz w:val="24"/>
          <w:szCs w:val="20"/>
        </w:rPr>
        <w:t xml:space="preserve">, vendar morajo biti do začetka beta faze </w:t>
      </w:r>
      <w:r w:rsidR="003C36DE">
        <w:rPr>
          <w:rFonts w:ascii="Times New Roman" w:hAnsi="Times New Roman" w:cs="Times New Roman"/>
          <w:sz w:val="24"/>
          <w:szCs w:val="20"/>
        </w:rPr>
        <w:t>permanentna, drugače se beta ne izvede</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{"citationID":"8yCIKWsc","properties":{"formattedCitation":"(L. Levy in Novak 2009, 53)","plainCitation":"(L. Levy in Novak 2009, 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Pr>
          <w:rFonts w:ascii="Times New Roman" w:hAnsi="Times New Roman" w:cs="Times New Roman"/>
          <w:sz w:val="24"/>
          <w:szCs w:val="20"/>
        </w:rPr>
        <w:fldChar w:fldCharType="separate"/>
      </w:r>
      <w:r w:rsidR="0036353C" w:rsidRPr="00AE2661">
        <w:rPr>
          <w:rFonts w:ascii="Times New Roman" w:hAnsi="Times New Roman" w:cs="Times New Roman"/>
          <w:sz w:val="24"/>
        </w:rPr>
        <w:t>(L. Levy in Novak 2009, 53)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70A9C">
        <w:rPr>
          <w:rFonts w:ascii="Times New Roman" w:hAnsi="Times New Roman" w:cs="Times New Roman"/>
          <w:sz w:val="24"/>
          <w:szCs w:val="20"/>
        </w:rPr>
        <w:t xml:space="preserve">Mesta </w:t>
      </w:r>
      <w:r w:rsidR="00CA636A">
        <w:rPr>
          <w:rFonts w:ascii="Times New Roman" w:hAnsi="Times New Roman" w:cs="Times New Roman"/>
          <w:sz w:val="24"/>
          <w:szCs w:val="20"/>
        </w:rPr>
        <w:t>neizdelanih sredstev</w:t>
      </w:r>
      <w:r w:rsidR="0036353C">
        <w:rPr>
          <w:rFonts w:ascii="Times New Roman" w:hAnsi="Times New Roman" w:cs="Times New Roman"/>
          <w:sz w:val="24"/>
          <w:szCs w:val="20"/>
        </w:rPr>
        <w:t xml:space="preserve"> zaradi delovanja zapolnjujejo začasna sredstva</w:t>
      </w:r>
      <w:r w:rsidR="0036353C">
        <w:rPr>
          <w:rStyle w:val="Sprotnaopomba-sklic"/>
          <w:rFonts w:ascii="Times New Roman" w:hAnsi="Times New Roman" w:cs="Times New Roman"/>
          <w:sz w:val="24"/>
          <w:szCs w:val="20"/>
        </w:rPr>
        <w:footnoteReference w:id="61"/>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{"citationID":"4OYEes7x","properties":{"formattedCitation":"(L. Levy in Novak 2009, 52; McAllister in White 2015, 16)","plainCitation":"(L. Levy in Novak 2009, 52; McAllister in White 2015, 16)"},"citationItems":[{"id":440,"uris":["http://zotero.org/users/local/1VrTeLcH/items/JBUMBBJA"],"uri":["http://zotero.org/users/local/1VrTeLcH/items/JBUMBBJA"],"itemData":{"id":440,"type":"book","title":"Game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Pr>
          <w:rFonts w:ascii="Times New Roman" w:hAnsi="Times New Roman" w:cs="Times New Roman"/>
          <w:sz w:val="24"/>
          <w:szCs w:val="20"/>
        </w:rPr>
        <w:fldChar w:fldCharType="separate"/>
      </w:r>
      <w:r w:rsidR="0036353C" w:rsidRPr="008C579D">
        <w:rPr>
          <w:rFonts w:ascii="Times New Roman" w:hAnsi="Times New Roman" w:cs="Times New Roman"/>
          <w:sz w:val="24"/>
        </w:rPr>
        <w:t>(L. Levy in Novak 2009, 52; McAllister in White 2015, 16)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Začasna sredstva se med razvojem pogosto uporablja za testiranje uporabnosti brez distrakcije estetike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{"citationID":"OxWTxSF8","properties":{"formattedCitation":"(Novak 2012, 261)","plainCitation":"(Novak 2012, 261)"},"citationItems":[{"id":83,"uris":["http://zotero.org/users/local/1VrTeLcH/items/ZLCN5TN2"],"uri":["http://zotero.org/users/local/1VrTeLcH/items/ZLCN5TN2"],"itemData":{"id":83,"type":"book","title":"Game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(Novak 2012, 261)</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Takšna praksa se pogosto uporablja in je priporočljiva,</w:t>
      </w:r>
      <w:r w:rsidR="003E404B">
        <w:rPr>
          <w:rFonts w:ascii="Times New Roman" w:hAnsi="Times New Roman" w:cs="Times New Roman"/>
          <w:sz w:val="24"/>
          <w:szCs w:val="20"/>
        </w:rPr>
        <w:t xml:space="preserve"> saj onemogoča ozka grla produkcije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{"citationID":"YRlHMqdi","properties":{"formattedCitation":"(Zagal in Altizer 2015, 746)","plainCitation":"(Zagal in Altizer 2015, 746)"},"citationItems":[{"id":888,"uris":["http://zotero.org/users/local/1VrTeLcH/items/8GVZBWBG"],"uri":["http://zotero.org/users/local/1VrTeLcH/items/8GVZBWBG"],"itemData":{"id":888,"type":"paper-conference","title":"Placeholder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Pr>
          <w:rFonts w:ascii="Times New Roman" w:hAnsi="Times New Roman" w:cs="Times New Roman"/>
          <w:sz w:val="24"/>
          <w:szCs w:val="20"/>
        </w:rPr>
        <w:fldChar w:fldCharType="separate"/>
      </w:r>
      <w:r w:rsidR="0036353C" w:rsidRPr="00D342FE">
        <w:rPr>
          <w:rFonts w:ascii="Times New Roman" w:hAnsi="Times New Roman" w:cs="Times New Roman"/>
          <w:sz w:val="24"/>
        </w:rPr>
        <w:t>(Zagal in Altizer 2015, 746)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zvočne efekte ali določene teksture se navadno ne priporoča uporaba začasnih sredstev. Velikokrat se zgodi, da se odkrije manjkajoča tekstura globoko v zaključni beta fazi. </w:t>
      </w:r>
      <w:r w:rsidR="008C38C1">
        <w:rPr>
          <w:rFonts w:ascii="Times New Roman" w:hAnsi="Times New Roman" w:cs="Times New Roman"/>
          <w:sz w:val="24"/>
          <w:szCs w:val="20"/>
        </w:rPr>
        <w:t>Še t</w:t>
      </w:r>
      <w:r w:rsidR="0036353C">
        <w:rPr>
          <w:rFonts w:ascii="Times New Roman" w:hAnsi="Times New Roman" w:cs="Times New Roman"/>
          <w:sz w:val="24"/>
          <w:szCs w:val="20"/>
        </w:rPr>
        <w:t>ežje</w:t>
      </w:r>
      <w:r w:rsidR="008C38C1">
        <w:rPr>
          <w:rFonts w:ascii="Times New Roman" w:hAnsi="Times New Roman" w:cs="Times New Roman"/>
          <w:sz w:val="24"/>
          <w:szCs w:val="20"/>
        </w:rPr>
        <w:t xml:space="preserve"> pa</w:t>
      </w:r>
      <w:r w:rsidR="0036353C">
        <w:rPr>
          <w:rFonts w:ascii="Times New Roman" w:hAnsi="Times New Roman" w:cs="Times New Roman"/>
          <w:sz w:val="24"/>
          <w:szCs w:val="20"/>
        </w:rPr>
        <w:t xml:space="preserve"> je odkriti manjkajočo zvočno podlago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{"citationID":"A7qiRY4D","properties":{"formattedCitation":"(L.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(L. Levy in Novak 2009, 79</w:t>
      </w:r>
      <w:r w:rsidR="0036353C">
        <w:rPr>
          <w:rFonts w:ascii="Times New Roman" w:hAnsi="Times New Roman" w:cs="Times New Roman"/>
          <w:sz w:val="24"/>
        </w:rPr>
        <w:t>, 82</w:t>
      </w:r>
      <w:r w:rsidR="0036353C" w:rsidRPr="000F2D72">
        <w:rPr>
          <w:rFonts w:ascii="Times New Roman" w:hAnsi="Times New Roman" w:cs="Times New Roman"/>
          <w:sz w:val="24"/>
        </w:rPr>
        <w:t>)</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izdelavo sredstev se priporoča linearni proces z izboljševanjem serije prototipov. To vodi v </w:t>
      </w:r>
      <w:r w:rsidR="007F7E9C">
        <w:rPr>
          <w:rFonts w:ascii="Times New Roman" w:hAnsi="Times New Roman" w:cs="Times New Roman"/>
          <w:sz w:val="24"/>
          <w:szCs w:val="20"/>
        </w:rPr>
        <w:t xml:space="preserve">ponavljajoč </w:t>
      </w:r>
      <w:r w:rsidR="0036353C">
        <w:rPr>
          <w:rFonts w:ascii="Times New Roman" w:hAnsi="Times New Roman" w:cs="Times New Roman"/>
          <w:sz w:val="24"/>
          <w:szCs w:val="20"/>
        </w:rPr>
        <w:t xml:space="preserve">kaskadni način razvoja sredstev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{"citationID":"bM0Ta899","properties":{"formattedCitation":"(Bates 2004, 227)","plainCitation":"(Bates 2004, 227)"},"citationItems":[{"id":412,"uris":["http://zotero.org/users/local/1VrTeLcH/items/25LD9RPW"],"uri":["http://zotero.org/users/local/1VrTeLcH/items/25LD9RPW"],"itemData":{"id":412,"type":"book","title":"Game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Pr>
          <w:rFonts w:ascii="Times New Roman" w:hAnsi="Times New Roman" w:cs="Times New Roman"/>
          <w:sz w:val="24"/>
          <w:szCs w:val="20"/>
        </w:rPr>
        <w:fldChar w:fldCharType="separate"/>
      </w:r>
      <w:r w:rsidR="0036353C" w:rsidRPr="00E23483">
        <w:rPr>
          <w:rFonts w:ascii="Times New Roman" w:hAnsi="Times New Roman" w:cs="Times New Roman"/>
          <w:sz w:val="24"/>
        </w:rPr>
        <w:t>(Bates 2004, 227)</w:t>
      </w:r>
      <w:r w:rsidR="0036353C">
        <w:rPr>
          <w:rFonts w:ascii="Times New Roman" w:hAnsi="Times New Roman" w:cs="Times New Roman"/>
          <w:sz w:val="24"/>
          <w:szCs w:val="20"/>
        </w:rPr>
        <w:fldChar w:fldCharType="end"/>
      </w:r>
      <w:r w:rsidR="00CD0A28">
        <w:rPr>
          <w:rFonts w:ascii="Times New Roman" w:hAnsi="Times New Roman" w:cs="Times New Roman"/>
          <w:sz w:val="24"/>
          <w:szCs w:val="20"/>
        </w:rPr>
        <w:t xml:space="preserve">. </w:t>
      </w:r>
      <w:r w:rsidR="003C12FD">
        <w:rPr>
          <w:rFonts w:ascii="Times New Roman" w:hAnsi="Times New Roman" w:cs="Times New Roman"/>
          <w:sz w:val="24"/>
          <w:szCs w:val="20"/>
        </w:rPr>
        <w:t>Proces razvoja sredstev se začne z razvejanjem tranzi</w:t>
      </w:r>
      <w:r w:rsidR="00C40157">
        <w:rPr>
          <w:rFonts w:ascii="Times New Roman" w:hAnsi="Times New Roman" w:cs="Times New Roman"/>
          <w:sz w:val="24"/>
          <w:szCs w:val="20"/>
        </w:rPr>
        <w:t xml:space="preserve">cije </w:t>
      </w:r>
      <w:r w:rsidR="00885F5E">
        <w:rPr>
          <w:rFonts w:ascii="Times New Roman" w:hAnsi="Times New Roman" w:cs="Times New Roman"/>
          <w:sz w:val="24"/>
          <w:szCs w:val="20"/>
        </w:rPr>
        <w:t>iz aktivnosti oblikovanja igre. Ena tranzicija prenese začasna sredstva v razvoj, druga gre v p</w:t>
      </w:r>
      <w:r w:rsidR="002673C2">
        <w:rPr>
          <w:rFonts w:ascii="Times New Roman" w:hAnsi="Times New Roman" w:cs="Times New Roman"/>
          <w:sz w:val="24"/>
          <w:szCs w:val="20"/>
        </w:rPr>
        <w:t>rvo aktivnost kreir</w:t>
      </w:r>
      <w:r w:rsidR="00885F5E">
        <w:rPr>
          <w:rFonts w:ascii="Times New Roman" w:hAnsi="Times New Roman" w:cs="Times New Roman"/>
          <w:sz w:val="24"/>
          <w:szCs w:val="20"/>
        </w:rPr>
        <w:t>anja</w:t>
      </w:r>
      <w:r w:rsidR="0085362E">
        <w:rPr>
          <w:rFonts w:ascii="Times New Roman" w:hAnsi="Times New Roman" w:cs="Times New Roman"/>
          <w:sz w:val="24"/>
          <w:szCs w:val="20"/>
        </w:rPr>
        <w:t xml:space="preserve"> konceptov sredstev</w:t>
      </w:r>
      <w:r w:rsidR="00297E87">
        <w:rPr>
          <w:rFonts w:ascii="Times New Roman" w:hAnsi="Times New Roman" w:cs="Times New Roman"/>
          <w:sz w:val="24"/>
          <w:szCs w:val="20"/>
        </w:rPr>
        <w:t>.</w:t>
      </w:r>
      <w:r w:rsidR="006450B4">
        <w:rPr>
          <w:rFonts w:ascii="Times New Roman" w:hAnsi="Times New Roman" w:cs="Times New Roman"/>
          <w:sz w:val="24"/>
          <w:szCs w:val="20"/>
        </w:rPr>
        <w:t xml:space="preserve"> Za koncepte se</w:t>
      </w:r>
      <w:r w:rsidR="00C015E5">
        <w:rPr>
          <w:rFonts w:ascii="Times New Roman" w:hAnsi="Times New Roman" w:cs="Times New Roman"/>
          <w:sz w:val="24"/>
          <w:szCs w:val="20"/>
        </w:rPr>
        <w:t xml:space="preserve"> priporoča</w:t>
      </w:r>
      <w:r w:rsidR="00534C16">
        <w:rPr>
          <w:rFonts w:ascii="Times New Roman" w:hAnsi="Times New Roman" w:cs="Times New Roman"/>
          <w:sz w:val="24"/>
          <w:szCs w:val="20"/>
        </w:rPr>
        <w:t>, da so enostavni</w:t>
      </w:r>
      <w:r w:rsidR="00695AA9">
        <w:rPr>
          <w:rFonts w:ascii="Times New Roman" w:hAnsi="Times New Roman" w:cs="Times New Roman"/>
          <w:sz w:val="24"/>
          <w:szCs w:val="20"/>
        </w:rPr>
        <w:t>, saj s</w:t>
      </w:r>
      <w:r w:rsidR="00A41FD0">
        <w:rPr>
          <w:rFonts w:ascii="Times New Roman" w:hAnsi="Times New Roman" w:cs="Times New Roman"/>
          <w:sz w:val="24"/>
          <w:szCs w:val="20"/>
        </w:rPr>
        <w:t>lužijo za</w:t>
      </w:r>
      <w:r w:rsidR="000A6E55">
        <w:rPr>
          <w:rFonts w:ascii="Times New Roman" w:hAnsi="Times New Roman" w:cs="Times New Roman"/>
          <w:sz w:val="24"/>
          <w:szCs w:val="20"/>
        </w:rPr>
        <w:t xml:space="preserve"> predstavitve </w:t>
      </w:r>
      <w:r w:rsidR="00954FF6">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{"citationID":"Z1xdRAsr","properties":{"formattedCitation":"(Mitchell 2012, 85)","plainCitation":"(Mitchell 2012, 85)"},"citationItems":[{"id":881,"uris":["http://zotero.org/users/local/1VrTeLcH/items/6A77QKTU"],"uri":["http://zotero.org/users/local/1VrTeLcH/items/6A77QKTU"],"itemData":{"id":881,"type":"book","title":"Game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Pr>
          <w:rFonts w:ascii="Times New Roman" w:hAnsi="Times New Roman" w:cs="Times New Roman"/>
          <w:sz w:val="24"/>
          <w:szCs w:val="20"/>
        </w:rPr>
        <w:fldChar w:fldCharType="separate"/>
      </w:r>
      <w:r w:rsidR="00954FF6" w:rsidRPr="00954FF6">
        <w:rPr>
          <w:rFonts w:ascii="Times New Roman" w:hAnsi="Times New Roman" w:cs="Times New Roman"/>
          <w:sz w:val="24"/>
        </w:rPr>
        <w:t>(Mitchell 2012, 85)</w:t>
      </w:r>
      <w:r w:rsidR="00954FF6">
        <w:rPr>
          <w:rFonts w:ascii="Times New Roman" w:hAnsi="Times New Roman" w:cs="Times New Roman"/>
          <w:sz w:val="24"/>
          <w:szCs w:val="20"/>
        </w:rPr>
        <w:fldChar w:fldCharType="end"/>
      </w:r>
      <w:r w:rsidR="00DA7725">
        <w:rPr>
          <w:rFonts w:ascii="Times New Roman" w:hAnsi="Times New Roman" w:cs="Times New Roman"/>
          <w:sz w:val="24"/>
          <w:szCs w:val="20"/>
        </w:rPr>
        <w:t>. Po sprejetju koncepta se proces nadaljuje v aktivnost izvedbe</w:t>
      </w:r>
      <w:r w:rsidR="00C340B7">
        <w:rPr>
          <w:rFonts w:ascii="Times New Roman" w:hAnsi="Times New Roman" w:cs="Times New Roman"/>
          <w:sz w:val="24"/>
          <w:szCs w:val="20"/>
        </w:rPr>
        <w:t xml:space="preserve">, </w:t>
      </w:r>
      <w:r w:rsidR="00FA38FF">
        <w:rPr>
          <w:rFonts w:ascii="Times New Roman" w:hAnsi="Times New Roman" w:cs="Times New Roman"/>
          <w:sz w:val="24"/>
          <w:szCs w:val="20"/>
        </w:rPr>
        <w:t xml:space="preserve">kjer se </w:t>
      </w:r>
      <w:r w:rsidR="00DA7725">
        <w:rPr>
          <w:rFonts w:ascii="Times New Roman" w:hAnsi="Times New Roman" w:cs="Times New Roman"/>
          <w:sz w:val="24"/>
          <w:szCs w:val="20"/>
        </w:rPr>
        <w:t>sredstv</w:t>
      </w:r>
      <w:r w:rsidR="00FA38FF">
        <w:rPr>
          <w:rFonts w:ascii="Times New Roman" w:hAnsi="Times New Roman" w:cs="Times New Roman"/>
          <w:sz w:val="24"/>
          <w:szCs w:val="20"/>
        </w:rPr>
        <w:t>o izdela</w:t>
      </w:r>
      <w:r w:rsidR="003938EC">
        <w:rPr>
          <w:rFonts w:ascii="Times New Roman" w:hAnsi="Times New Roman" w:cs="Times New Roman"/>
          <w:sz w:val="24"/>
          <w:szCs w:val="20"/>
        </w:rPr>
        <w:t xml:space="preserve"> </w:t>
      </w:r>
      <w:r w:rsidR="003938EC">
        <w:rPr>
          <w:rFonts w:ascii="Times New Roman" w:hAnsi="Times New Roman" w:cs="Times New Roman"/>
          <w:sz w:val="24"/>
          <w:szCs w:val="20"/>
        </w:rPr>
        <w:fldChar w:fldCharType="begin"/>
      </w:r>
      <w:r w:rsidR="003938EC">
        <w:rPr>
          <w:rFonts w:ascii="Times New Roman" w:hAnsi="Times New Roman" w:cs="Times New Roman"/>
          <w:sz w:val="24"/>
          <w:szCs w:val="20"/>
        </w:rPr>
        <w:instrText xml:space="preserve"> ADDIN ZOTERO_ITEM CSL_CITATION {"citationID":"fW3xD1bM","properties":{"formattedCitation":"(Mitchell 2012, 103)","plainCitation":"(Mitchell 2012, 103)"},"citationItems":[{"id":881,"uris":["http://zotero.org/users/local/1VrTeLcH/items/6A77QKTU"],"uri":["http://zotero.org/users/local/1VrTeLcH/items/6A77QKTU"],"itemData":{"id":881,"type":"book","title":"Game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Pr>
          <w:rFonts w:ascii="Times New Roman" w:hAnsi="Times New Roman" w:cs="Times New Roman"/>
          <w:sz w:val="24"/>
          <w:szCs w:val="20"/>
        </w:rPr>
        <w:fldChar w:fldCharType="separate"/>
      </w:r>
      <w:r w:rsidR="003938EC" w:rsidRPr="003938EC">
        <w:rPr>
          <w:rFonts w:ascii="Times New Roman" w:hAnsi="Times New Roman" w:cs="Times New Roman"/>
          <w:sz w:val="24"/>
        </w:rPr>
        <w:t>(Mitchell 2012, 103)</w:t>
      </w:r>
      <w:r w:rsidR="003938EC">
        <w:rPr>
          <w:rFonts w:ascii="Times New Roman" w:hAnsi="Times New Roman" w:cs="Times New Roman"/>
          <w:sz w:val="24"/>
          <w:szCs w:val="20"/>
        </w:rPr>
        <w:fldChar w:fldCharType="end"/>
      </w:r>
      <w:r w:rsidR="00CB79AB">
        <w:rPr>
          <w:rFonts w:ascii="Times New Roman" w:hAnsi="Times New Roman" w:cs="Times New Roman"/>
          <w:sz w:val="24"/>
          <w:szCs w:val="20"/>
        </w:rPr>
        <w:t xml:space="preserve">. Izdelano sredstvo se preveri s </w:t>
      </w:r>
      <w:r w:rsidR="00CB79AB">
        <w:rPr>
          <w:rFonts w:ascii="Times New Roman" w:hAnsi="Times New Roman" w:cs="Times New Roman"/>
          <w:sz w:val="24"/>
          <w:szCs w:val="20"/>
        </w:rPr>
        <w:lastRenderedPageBreak/>
        <w:t>testiranjem</w:t>
      </w:r>
      <w:r w:rsidR="00FA2A7E">
        <w:rPr>
          <w:rFonts w:ascii="Times New Roman" w:hAnsi="Times New Roman" w:cs="Times New Roman"/>
          <w:sz w:val="24"/>
          <w:szCs w:val="20"/>
        </w:rPr>
        <w:t xml:space="preserve"> v </w:t>
      </w:r>
      <w:r w:rsidR="00272F27">
        <w:rPr>
          <w:rFonts w:ascii="Times New Roman" w:hAnsi="Times New Roman" w:cs="Times New Roman"/>
          <w:sz w:val="24"/>
          <w:szCs w:val="20"/>
        </w:rPr>
        <w:t>različici igre</w:t>
      </w:r>
      <w:r w:rsidR="00CB79AB">
        <w:rPr>
          <w:rFonts w:ascii="Times New Roman" w:hAnsi="Times New Roman" w:cs="Times New Roman"/>
          <w:sz w:val="24"/>
          <w:szCs w:val="20"/>
        </w:rPr>
        <w:t xml:space="preserve"> </w:t>
      </w:r>
      <w:r w:rsidR="00CB79AB">
        <w:rPr>
          <w:rFonts w:ascii="Times New Roman" w:hAnsi="Times New Roman" w:cs="Times New Roman"/>
          <w:sz w:val="24"/>
          <w:szCs w:val="20"/>
        </w:rPr>
        <w:fldChar w:fldCharType="begin"/>
      </w:r>
      <w:r w:rsidR="00CB79AB">
        <w:rPr>
          <w:rFonts w:ascii="Times New Roman" w:hAnsi="Times New Roman" w:cs="Times New Roman"/>
          <w:sz w:val="24"/>
          <w:szCs w:val="20"/>
        </w:rPr>
        <w:instrText xml:space="preserve"> ADDIN ZOTERO_ITEM CSL_CITATION {"citationID":"3iBViKVO","properties":{"formattedCitation":"(L.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Pr>
          <w:rFonts w:ascii="Times New Roman" w:hAnsi="Times New Roman" w:cs="Times New Roman"/>
          <w:sz w:val="24"/>
          <w:szCs w:val="20"/>
        </w:rPr>
        <w:fldChar w:fldCharType="separate"/>
      </w:r>
      <w:r w:rsidR="00CB79AB">
        <w:rPr>
          <w:rFonts w:ascii="Times New Roman" w:hAnsi="Times New Roman" w:cs="Times New Roman"/>
          <w:sz w:val="24"/>
        </w:rPr>
        <w:t>(L. Levy in Novak 2009, 79</w:t>
      </w:r>
      <w:r w:rsidR="00CB79AB" w:rsidRPr="00CB79AB">
        <w:rPr>
          <w:rFonts w:ascii="Times New Roman" w:hAnsi="Times New Roman" w:cs="Times New Roman"/>
          <w:sz w:val="24"/>
        </w:rPr>
        <w:t>)</w:t>
      </w:r>
      <w:r w:rsidR="00CB79AB">
        <w:rPr>
          <w:rFonts w:ascii="Times New Roman" w:hAnsi="Times New Roman" w:cs="Times New Roman"/>
          <w:sz w:val="24"/>
          <w:szCs w:val="20"/>
        </w:rPr>
        <w:fldChar w:fldCharType="end"/>
      </w:r>
      <w:r w:rsidR="00EB319B">
        <w:rPr>
          <w:rFonts w:ascii="Times New Roman" w:hAnsi="Times New Roman" w:cs="Times New Roman"/>
          <w:sz w:val="24"/>
          <w:szCs w:val="20"/>
        </w:rPr>
        <w:t>.</w:t>
      </w:r>
      <w:r w:rsidR="00712FAD">
        <w:rPr>
          <w:rFonts w:ascii="Times New Roman" w:hAnsi="Times New Roman" w:cs="Times New Roman"/>
          <w:sz w:val="24"/>
          <w:szCs w:val="20"/>
        </w:rPr>
        <w:t xml:space="preserve"> Ko se sredstvo odloži v razvoj</w:t>
      </w:r>
      <w:r w:rsidR="00D50A6B">
        <w:rPr>
          <w:rFonts w:ascii="Times New Roman" w:hAnsi="Times New Roman" w:cs="Times New Roman"/>
          <w:sz w:val="24"/>
          <w:szCs w:val="20"/>
        </w:rPr>
        <w:t xml:space="preserve"> se</w:t>
      </w:r>
      <w:r w:rsidR="00712FAD">
        <w:rPr>
          <w:rFonts w:ascii="Times New Roman" w:hAnsi="Times New Roman" w:cs="Times New Roman"/>
          <w:sz w:val="24"/>
          <w:szCs w:val="20"/>
        </w:rPr>
        <w:t xml:space="preserve"> mora izvesti celoten cikel razvoja</w:t>
      </w:r>
      <w:r w:rsidR="00D50A6B">
        <w:rPr>
          <w:rFonts w:ascii="Times New Roman" w:hAnsi="Times New Roman" w:cs="Times New Roman"/>
          <w:sz w:val="24"/>
          <w:szCs w:val="20"/>
        </w:rPr>
        <w:t xml:space="preserve">, ki predstavlja testiranje sredstva. </w:t>
      </w:r>
    </w:p>
    <w:p w14:paraId="29547B38" w14:textId="77777777" w:rsidR="007F7E9C" w:rsidRDefault="00D50A6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Cikel izdelave sredstva se vedno konča v posodobitvi dokumentacije (seznam sredstev v projektnem načrtu).</w:t>
      </w:r>
      <w:r w:rsidR="00530879">
        <w:rPr>
          <w:rFonts w:ascii="Times New Roman" w:hAnsi="Times New Roman" w:cs="Times New Roman"/>
          <w:sz w:val="24"/>
          <w:szCs w:val="20"/>
        </w:rPr>
        <w:t xml:space="preserve"> </w:t>
      </w:r>
      <w:r w:rsidR="00EB319B">
        <w:rPr>
          <w:rFonts w:ascii="Times New Roman" w:hAnsi="Times New Roman" w:cs="Times New Roman"/>
          <w:sz w:val="24"/>
          <w:szCs w:val="20"/>
        </w:rPr>
        <w:t>Če je sredstvo sprejeto je na volj</w:t>
      </w:r>
      <w:r w:rsidR="00DC0A46">
        <w:rPr>
          <w:rFonts w:ascii="Times New Roman" w:hAnsi="Times New Roman" w:cs="Times New Roman"/>
          <w:sz w:val="24"/>
          <w:szCs w:val="20"/>
        </w:rPr>
        <w:t xml:space="preserve">o za posodobitev igre drugače </w:t>
      </w:r>
      <w:r w:rsidR="00C75444">
        <w:rPr>
          <w:rFonts w:ascii="Times New Roman" w:hAnsi="Times New Roman" w:cs="Times New Roman"/>
          <w:sz w:val="24"/>
          <w:szCs w:val="20"/>
        </w:rPr>
        <w:t>se v</w:t>
      </w:r>
      <w:r>
        <w:rPr>
          <w:rFonts w:ascii="Times New Roman" w:hAnsi="Times New Roman" w:cs="Times New Roman"/>
          <w:sz w:val="24"/>
          <w:szCs w:val="20"/>
        </w:rPr>
        <w:t>rne v aktivnost izvedbe.</w:t>
      </w:r>
    </w:p>
    <w:p w14:paraId="2907CAB8" w14:textId="77777777" w:rsidR="00F52518" w:rsidRDefault="007F7E9C"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Dokumentacija se lahko zaradi iterativnega in inkrementalnega razvoja drastično spremeni. Slabo nadzorovane spremembe lahko prerastejo v večje težave, ki lahko negativno vplivajo na funkcionalnost, sredstava ali časovne m</w:t>
      </w:r>
      <w:r w:rsidR="000275B8">
        <w:rPr>
          <w:rFonts w:ascii="Times New Roman" w:hAnsi="Times New Roman" w:cs="Times New Roman"/>
          <w:sz w:val="24"/>
          <w:szCs w:val="20"/>
        </w:rPr>
        <w:t>ejnike</w:t>
      </w:r>
      <w:r w:rsidR="00672825">
        <w:rPr>
          <w:rFonts w:ascii="Times New Roman" w:hAnsi="Times New Roman" w:cs="Times New Roman"/>
          <w:sz w:val="24"/>
          <w:szCs w:val="20"/>
        </w:rPr>
        <w:t xml:space="preserve"> </w:t>
      </w:r>
      <w:r w:rsidR="00672825">
        <w:rPr>
          <w:rFonts w:ascii="Times New Roman" w:hAnsi="Times New Roman" w:cs="Times New Roman"/>
          <w:sz w:val="24"/>
          <w:szCs w:val="20"/>
        </w:rPr>
        <w:fldChar w:fldCharType="begin"/>
      </w:r>
      <w:r w:rsidR="00672825">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Pr>
          <w:rFonts w:ascii="Times New Roman" w:hAnsi="Times New Roman" w:cs="Times New Roman"/>
          <w:sz w:val="24"/>
          <w:szCs w:val="20"/>
        </w:rPr>
        <w:fldChar w:fldCharType="separate"/>
      </w:r>
      <w:r w:rsidR="00672825" w:rsidRPr="00672825">
        <w:rPr>
          <w:rFonts w:ascii="Times New Roman" w:hAnsi="Times New Roman" w:cs="Times New Roman"/>
          <w:sz w:val="24"/>
          <w:szCs w:val="24"/>
        </w:rPr>
        <w:t>(O’Hagan in O’Connor 2015, 5)</w:t>
      </w:r>
      <w:r w:rsidR="00672825">
        <w:rPr>
          <w:rFonts w:ascii="Times New Roman" w:hAnsi="Times New Roman" w:cs="Times New Roman"/>
          <w:sz w:val="24"/>
          <w:szCs w:val="20"/>
        </w:rPr>
        <w:fldChar w:fldCharType="end"/>
      </w:r>
      <w:r w:rsidR="00672825">
        <w:rPr>
          <w:rFonts w:ascii="Times New Roman" w:hAnsi="Times New Roman" w:cs="Times New Roman"/>
          <w:sz w:val="24"/>
          <w:szCs w:val="20"/>
        </w:rPr>
        <w:t>.</w:t>
      </w:r>
      <w:r w:rsidR="00B62314">
        <w:rPr>
          <w:rFonts w:ascii="Times New Roman" w:hAnsi="Times New Roman" w:cs="Times New Roman"/>
          <w:sz w:val="24"/>
          <w:szCs w:val="20"/>
        </w:rPr>
        <w:t xml:space="preserve"> </w:t>
      </w:r>
      <w:r w:rsidR="007E41F3">
        <w:rPr>
          <w:rFonts w:ascii="Times New Roman" w:hAnsi="Times New Roman" w:cs="Times New Roman"/>
          <w:sz w:val="24"/>
          <w:szCs w:val="20"/>
        </w:rPr>
        <w:t>Aleem in kolegi (2016) priporočajo vpeljavo dokumentacije, ki beleži spreme</w:t>
      </w:r>
      <w:r w:rsidR="008E2D32">
        <w:rPr>
          <w:rFonts w:ascii="Times New Roman" w:hAnsi="Times New Roman" w:cs="Times New Roman"/>
          <w:sz w:val="24"/>
          <w:szCs w:val="20"/>
        </w:rPr>
        <w:t>mbe in povezane težave</w:t>
      </w:r>
      <w:r w:rsidR="008A7F5E">
        <w:rPr>
          <w:rFonts w:ascii="Times New Roman" w:hAnsi="Times New Roman" w:cs="Times New Roman"/>
          <w:sz w:val="24"/>
          <w:szCs w:val="20"/>
        </w:rPr>
        <w:t>.</w:t>
      </w:r>
      <w:r w:rsidR="008E2D32">
        <w:rPr>
          <w:rFonts w:ascii="Times New Roman" w:hAnsi="Times New Roman" w:cs="Times New Roman"/>
          <w:sz w:val="24"/>
          <w:szCs w:val="20"/>
        </w:rPr>
        <w:t xml:space="preserve"> Ker razvoj iger stremi k agilnim praksa</w:t>
      </w:r>
      <w:r w:rsidR="001E2EDC">
        <w:rPr>
          <w:rFonts w:ascii="Times New Roman" w:hAnsi="Times New Roman" w:cs="Times New Roman"/>
          <w:sz w:val="24"/>
          <w:szCs w:val="20"/>
        </w:rPr>
        <w:t xml:space="preserve">m, ki </w:t>
      </w:r>
      <w:r w:rsidR="008E2D32">
        <w:rPr>
          <w:rFonts w:ascii="Times New Roman" w:hAnsi="Times New Roman" w:cs="Times New Roman"/>
          <w:sz w:val="24"/>
          <w:szCs w:val="20"/>
        </w:rPr>
        <w:t>ogibajo presežku dokumentacije</w:t>
      </w:r>
      <w:r w:rsidR="00471678">
        <w:rPr>
          <w:rFonts w:ascii="Times New Roman" w:hAnsi="Times New Roman" w:cs="Times New Roman"/>
          <w:sz w:val="24"/>
          <w:szCs w:val="20"/>
        </w:rPr>
        <w:t xml:space="preserve"> </w:t>
      </w:r>
      <w:r w:rsidR="00471678">
        <w:rPr>
          <w:rFonts w:ascii="Times New Roman" w:hAnsi="Times New Roman" w:cs="Times New Roman"/>
          <w:sz w:val="24"/>
          <w:szCs w:val="20"/>
        </w:rPr>
        <w:fldChar w:fldCharType="begin"/>
      </w:r>
      <w:r w:rsidR="00471678">
        <w:rPr>
          <w:rFonts w:ascii="Times New Roman" w:hAnsi="Times New Roman" w:cs="Times New Roman"/>
          <w:sz w:val="24"/>
          <w:szCs w:val="20"/>
        </w:rPr>
        <w:instrText xml:space="preserve"> ADDIN ZOTERO_ITEM CSL_CITATION {"citationID":"rjonddIC","properties":{"formattedCitation":"{\\rtf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Pr>
          <w:rFonts w:ascii="Times New Roman" w:hAnsi="Times New Roman" w:cs="Times New Roman"/>
          <w:sz w:val="24"/>
          <w:szCs w:val="20"/>
        </w:rPr>
        <w:fldChar w:fldCharType="separate"/>
      </w:r>
      <w:r w:rsidR="00471678" w:rsidRPr="00471678">
        <w:rPr>
          <w:rFonts w:ascii="Times New Roman" w:hAnsi="Times New Roman" w:cs="Times New Roman"/>
          <w:sz w:val="24"/>
          <w:szCs w:val="24"/>
        </w:rPr>
        <w:t>(O’Hagan in O’Connor 2015, 5)</w:t>
      </w:r>
      <w:r w:rsidR="00471678">
        <w:rPr>
          <w:rFonts w:ascii="Times New Roman" w:hAnsi="Times New Roman" w:cs="Times New Roman"/>
          <w:sz w:val="24"/>
          <w:szCs w:val="20"/>
        </w:rPr>
        <w:fldChar w:fldCharType="end"/>
      </w:r>
      <w:r w:rsidR="00471678">
        <w:rPr>
          <w:rFonts w:ascii="Times New Roman" w:hAnsi="Times New Roman" w:cs="Times New Roman"/>
          <w:sz w:val="24"/>
          <w:szCs w:val="20"/>
        </w:rPr>
        <w:t xml:space="preserve"> predvideva naš model spro</w:t>
      </w:r>
      <w:r w:rsidR="0024618C">
        <w:rPr>
          <w:rFonts w:ascii="Times New Roman" w:hAnsi="Times New Roman" w:cs="Times New Roman"/>
          <w:sz w:val="24"/>
          <w:szCs w:val="20"/>
        </w:rPr>
        <w:t>tno p</w:t>
      </w:r>
      <w:r w:rsidR="005F2F16">
        <w:rPr>
          <w:rFonts w:ascii="Times New Roman" w:hAnsi="Times New Roman" w:cs="Times New Roman"/>
          <w:sz w:val="24"/>
          <w:szCs w:val="20"/>
        </w:rPr>
        <w:t>osodobitev dokumentac</w:t>
      </w:r>
      <w:r w:rsidR="005779D1">
        <w:rPr>
          <w:rFonts w:ascii="Times New Roman" w:hAnsi="Times New Roman" w:cs="Times New Roman"/>
          <w:sz w:val="24"/>
          <w:szCs w:val="20"/>
        </w:rPr>
        <w:t xml:space="preserve">ije po vsakem inkrementu </w:t>
      </w:r>
      <w:r w:rsidR="004C3953">
        <w:rPr>
          <w:rFonts w:ascii="Times New Roman" w:hAnsi="Times New Roman" w:cs="Times New Roman"/>
          <w:sz w:val="24"/>
          <w:szCs w:val="20"/>
        </w:rPr>
        <w:t>igre</w:t>
      </w:r>
      <w:r w:rsidR="005D20A2">
        <w:rPr>
          <w:rFonts w:ascii="Times New Roman" w:hAnsi="Times New Roman" w:cs="Times New Roman"/>
          <w:sz w:val="24"/>
          <w:szCs w:val="20"/>
        </w:rPr>
        <w:t xml:space="preserve"> ali izdelave sredstva. Za lažjo definiranje dokumentacije priporoča</w:t>
      </w:r>
      <w:r w:rsidR="00F2320F">
        <w:rPr>
          <w:rFonts w:ascii="Times New Roman" w:hAnsi="Times New Roman" w:cs="Times New Roman"/>
          <w:sz w:val="24"/>
          <w:szCs w:val="20"/>
        </w:rPr>
        <w:t>mo uporabo osnutkov. V PRILOGA H</w:t>
      </w:r>
      <w:r w:rsidR="005D20A2">
        <w:rPr>
          <w:rFonts w:ascii="Times New Roman" w:hAnsi="Times New Roman" w:cs="Times New Roman"/>
          <w:sz w:val="24"/>
          <w:szCs w:val="20"/>
        </w:rPr>
        <w:t xml:space="preserve"> je primer osnutka GDD.</w:t>
      </w:r>
    </w:p>
    <w:p w14:paraId="2AF8B13D"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Fazo testiranja predstavljajo </w:t>
      </w:r>
      <w:commentRangeStart w:id="13"/>
      <w:r w:rsidRPr="00327C02">
        <w:rPr>
          <w:rFonts w:ascii="Times New Roman" w:hAnsi="Times New Roman" w:cs="Times New Roman"/>
          <w:sz w:val="24"/>
          <w:szCs w:val="20"/>
        </w:rPr>
        <w:t xml:space="preserve">modra </w:t>
      </w:r>
      <w:commentRangeEnd w:id="13"/>
      <w:r w:rsidR="00C95ABA">
        <w:rPr>
          <w:rStyle w:val="Pripombasklic"/>
        </w:rPr>
        <w:commentReference w:id="13"/>
      </w:r>
      <w:r w:rsidRPr="00327C02">
        <w:rPr>
          <w:rFonts w:ascii="Times New Roman" w:hAnsi="Times New Roman" w:cs="Times New Roman"/>
          <w:sz w:val="24"/>
          <w:szCs w:val="20"/>
        </w:rPr>
        <w:t>stanja. V fazo testiranja preidemo, ko igra predstavl</w:t>
      </w:r>
      <w:r w:rsidR="003E04F5">
        <w:rPr>
          <w:rFonts w:ascii="Times New Roman" w:hAnsi="Times New Roman" w:cs="Times New Roman"/>
          <w:sz w:val="24"/>
          <w:szCs w:val="20"/>
        </w:rPr>
        <w:t xml:space="preserve">ja končni izdelek ali če nas </w:t>
      </w:r>
      <w:r w:rsidRPr="00327C02">
        <w:rPr>
          <w:rFonts w:ascii="Times New Roman" w:hAnsi="Times New Roman" w:cs="Times New Roman"/>
          <w:sz w:val="24"/>
          <w:szCs w:val="20"/>
        </w:rPr>
        <w:t>obvezujejo</w:t>
      </w:r>
      <w:r w:rsidR="00C36548">
        <w:rPr>
          <w:rFonts w:ascii="Times New Roman" w:hAnsi="Times New Roman" w:cs="Times New Roman"/>
          <w:sz w:val="24"/>
          <w:szCs w:val="20"/>
        </w:rPr>
        <w:t xml:space="preserve"> kakršnekoli časovne ali</w:t>
      </w:r>
      <w:r w:rsidRPr="00327C02">
        <w:rPr>
          <w:rFonts w:ascii="Times New Roman" w:hAnsi="Times New Roman" w:cs="Times New Roman"/>
          <w:sz w:val="24"/>
          <w:szCs w:val="20"/>
        </w:rPr>
        <w:t xml:space="preserve"> pogodbene obveznosti</w:t>
      </w:r>
      <w:r w:rsidR="00C36548">
        <w:rPr>
          <w:rFonts w:ascii="Times New Roman" w:hAnsi="Times New Roman" w:cs="Times New Roman"/>
          <w:sz w:val="24"/>
          <w:szCs w:val="20"/>
        </w:rPr>
        <w:t xml:space="preserve">. </w:t>
      </w:r>
      <w:r w:rsidRPr="00327C02">
        <w:rPr>
          <w:rFonts w:ascii="Times New Roman" w:hAnsi="Times New Roman" w:cs="Times New Roman"/>
          <w:sz w:val="24"/>
          <w:szCs w:val="20"/>
        </w:rPr>
        <w:t xml:space="preserve">Ta faza se deli na alfa in beta fazo testiranja. Alfa stremi k zaklepanju funkcionalnosti medtem, ko se beta faza osredotoča na poliranje igre in reševanje defektov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{"citationID":"dSwOCl8E","properties":{"formattedCitation":"{\\rtf (L. Levy in Novak 2009, 52\\uc0\\u8211{}53)}","plainCitation":"(L. 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52–53)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V obeh faza</w:t>
      </w:r>
      <w:r w:rsidR="003E04F5">
        <w:rPr>
          <w:rFonts w:ascii="Times New Roman" w:hAnsi="Times New Roman" w:cs="Times New Roman"/>
          <w:sz w:val="24"/>
          <w:szCs w:val="20"/>
        </w:rPr>
        <w:t>h</w:t>
      </w:r>
      <w:r w:rsidRPr="00327C02">
        <w:rPr>
          <w:rFonts w:ascii="Times New Roman" w:hAnsi="Times New Roman" w:cs="Times New Roman"/>
          <w:sz w:val="24"/>
          <w:szCs w:val="20"/>
        </w:rPr>
        <w:t xml:space="preserve"> se proces nadaljuje iterativno dokler obstajajo defekti ali dokler ti niso označeni za nepomembne (WNF</w:t>
      </w:r>
      <w:r w:rsidR="000E40C3">
        <w:rPr>
          <w:rFonts w:ascii="Times New Roman" w:hAnsi="Times New Roman" w:cs="Times New Roman"/>
          <w:sz w:val="24"/>
          <w:szCs w:val="20"/>
        </w:rPr>
        <w:t>, NAB)</w:t>
      </w:r>
      <w:r w:rsidRPr="00327C02">
        <w:rPr>
          <w:rStyle w:val="Sprotnaopomba-sklic"/>
          <w:rFonts w:ascii="Times New Roman" w:hAnsi="Times New Roman" w:cs="Times New Roman"/>
        </w:rPr>
        <w:footnoteReference w:id="62"/>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{"citationID":"bDfu0O7F","properties":{"formattedCitation":"(L. Levy in Novak 2009, 103)","plainCitation":"(L. 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103)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zato lahko v procesu pridemo do izdaje tudi preko baze defektov. Izdaja predstavlja zadnjo fazo v procesu in je v modelu označena z rumeno barvo. Izdelava popravkov po končani igri je skoraj neizogibno. Vzrok ne leži nujno v rani izdaji temveč v tisoče različnih strojnih kon</w:t>
      </w:r>
      <w:r w:rsidR="006E22C7">
        <w:rPr>
          <w:rFonts w:ascii="Times New Roman" w:hAnsi="Times New Roman" w:cs="Times New Roman"/>
          <w:sz w:val="24"/>
          <w:szCs w:val="20"/>
        </w:rPr>
        <w:t xml:space="preserve">figuracijah katere je nemogoče </w:t>
      </w:r>
      <w:r w:rsidRPr="00327C02">
        <w:rPr>
          <w:rFonts w:ascii="Times New Roman" w:hAnsi="Times New Roman" w:cs="Times New Roman"/>
          <w:sz w:val="24"/>
          <w:szCs w:val="20"/>
        </w:rPr>
        <w:t xml:space="preserve">v celoti predvideti in testirati. Prav tako kot popravki predstavljajo posodobitve majhne projekte, ki zahtevajo načrtovanje mejnikov, testiranja in druge elemente dobrih praks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Procesni model to zagotavlja, saj se ob potrebi po posodobitvah (nadgradnje, popravki, razširitve) ponovno začne iterativni proces razvoja. Proces razvoja igre se tako nikoli ne konča. Razvijalci kljub izdanem produktu na podlagi povratnih informacij objavljajo popravke in včasih celo dodajo funkcionalnosti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(Fullerton 2014, 421)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21B43413" w14:textId="2D3D1245" w:rsidR="00360F96" w:rsidRPr="00327C02" w:rsidRDefault="00C71903" w:rsidP="005A6A3B">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6</w:t>
      </w:r>
      <w:r w:rsidR="00240CDE" w:rsidRPr="00327C02">
        <w:rPr>
          <w:rFonts w:ascii="Times New Roman" w:hAnsi="Times New Roman" w:cs="Times New Roman"/>
          <w:sz w:val="20"/>
          <w:szCs w:val="20"/>
        </w:rPr>
        <w:t>.3</w:t>
      </w:r>
      <w:r w:rsidR="00BF13CF">
        <w:rPr>
          <w:rFonts w:ascii="Times New Roman" w:hAnsi="Times New Roman" w:cs="Times New Roman"/>
          <w:sz w:val="20"/>
          <w:szCs w:val="20"/>
        </w:rPr>
        <w:t xml:space="preserve"> p</w:t>
      </w:r>
      <w:r w:rsidR="00360F96" w:rsidRPr="00327C02">
        <w:rPr>
          <w:rFonts w:ascii="Times New Roman" w:hAnsi="Times New Roman" w:cs="Times New Roman"/>
          <w:sz w:val="20"/>
          <w:szCs w:val="20"/>
        </w:rPr>
        <w:t>rocesni model za video igre</w:t>
      </w:r>
      <w:r w:rsidR="00BF13CF">
        <w:rPr>
          <w:rFonts w:ascii="Times New Roman" w:hAnsi="Times New Roman" w:cs="Times New Roman"/>
          <w:sz w:val="20"/>
          <w:szCs w:val="20"/>
        </w:rPr>
        <w:t xml:space="preserve"> zgrajen na podlagi združevanja </w:t>
      </w:r>
      <w:r w:rsidR="00360F96" w:rsidRPr="00327C02">
        <w:rPr>
          <w:rFonts w:ascii="Times New Roman" w:hAnsi="Times New Roman" w:cs="Times New Roman"/>
          <w:sz w:val="24"/>
          <w:szCs w:val="20"/>
        </w:rPr>
        <w:br/>
      </w:r>
      <w:r w:rsidR="001F4AC6" w:rsidRPr="001F4AC6">
        <w:rPr>
          <w:rFonts w:ascii="Times New Roman" w:hAnsi="Times New Roman" w:cs="Times New Roman"/>
          <w:noProof/>
          <w:sz w:val="20"/>
          <w:szCs w:val="20"/>
          <w:lang w:eastAsia="sl-SI"/>
        </w:rPr>
        <w:drawing>
          <wp:inline distT="0" distB="0" distL="0" distR="0" wp14:anchorId="00B48A9C" wp14:editId="29364356">
            <wp:extent cx="5666869" cy="5952441"/>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65716" cy="5951230"/>
                    </a:xfrm>
                    <a:prstGeom prst="rect">
                      <a:avLst/>
                    </a:prstGeom>
                  </pic:spPr>
                </pic:pic>
              </a:graphicData>
            </a:graphic>
          </wp:inline>
        </w:drawing>
      </w:r>
    </w:p>
    <w:p w14:paraId="193E7840" w14:textId="1AF2AF5E"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.5 IZBIRA ORODIJ</w:t>
      </w:r>
    </w:p>
    <w:p w14:paraId="0C97DD56" w14:textId="77777777" w:rsidR="007A6190"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Izbira se odvija v času produkcije ali post produkcije (posodobitve) pred vsakim začetkom iter</w:t>
      </w:r>
      <w:r w:rsidR="007B2B56" w:rsidRPr="00327C02">
        <w:rPr>
          <w:rFonts w:ascii="Times New Roman" w:hAnsi="Times New Roman" w:cs="Times New Roman"/>
          <w:sz w:val="24"/>
          <w:szCs w:val="20"/>
        </w:rPr>
        <w:t xml:space="preserve">acije razvoja. Ta korak omogoča AM </w:t>
      </w:r>
      <w:r w:rsidRPr="00327C02">
        <w:rPr>
          <w:rFonts w:ascii="Times New Roman" w:hAnsi="Times New Roman" w:cs="Times New Roman"/>
          <w:sz w:val="24"/>
          <w:szCs w:val="20"/>
        </w:rPr>
        <w:t>v stanjih načrtovanja iteracije in izbire orodij. Orodja niso determinirana vendar se izbirajo po potrebi projekta ali same naloge. Tukaj se izrazi</w:t>
      </w:r>
      <w:r w:rsidR="00A72840" w:rsidRPr="00327C02">
        <w:rPr>
          <w:rFonts w:ascii="Times New Roman" w:hAnsi="Times New Roman" w:cs="Times New Roman"/>
          <w:sz w:val="24"/>
          <w:szCs w:val="20"/>
        </w:rPr>
        <w:t xml:space="preserve"> praksa</w:t>
      </w:r>
      <w:r w:rsidRPr="00327C02">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{"citationID":"o6aARaD5","properties":{"formattedCitation":"(S. Ambler 2002, 9)","plainCitation":"(S. 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(S. Ambler 2002, 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14:paraId="3912D48E" w14:textId="77777777" w:rsidR="007A6190" w:rsidRDefault="007A6190" w:rsidP="005A6A3B">
      <w:pPr>
        <w:spacing w:line="360" w:lineRule="auto"/>
        <w:contextualSpacing/>
        <w:jc w:val="both"/>
        <w:rPr>
          <w:rFonts w:ascii="Times New Roman" w:hAnsi="Times New Roman" w:cs="Times New Roman"/>
          <w:sz w:val="24"/>
          <w:szCs w:val="20"/>
        </w:rPr>
      </w:pPr>
    </w:p>
    <w:p w14:paraId="22711ACA" w14:textId="5722E1DE" w:rsidR="00360F96"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AM nam ponuja različne prakse, ki so se razvile </w:t>
      </w:r>
      <w:r w:rsidR="007A6C5F" w:rsidRPr="00327C02">
        <w:rPr>
          <w:rFonts w:ascii="Times New Roman" w:hAnsi="Times New Roman" w:cs="Times New Roman"/>
          <w:sz w:val="24"/>
          <w:szCs w:val="20"/>
        </w:rPr>
        <w:t>na podlagi osnovnih kategorij</w:t>
      </w:r>
      <w:r w:rsidR="00F16ABE" w:rsidRPr="00327C02">
        <w:rPr>
          <w:rFonts w:ascii="Times New Roman" w:hAnsi="Times New Roman" w:cs="Times New Roman"/>
          <w:sz w:val="24"/>
          <w:szCs w:val="20"/>
        </w:rPr>
        <w:t xml:space="preserve"> </w:t>
      </w:r>
      <w:r w:rsidRPr="00327C02">
        <w:rPr>
          <w:rFonts w:ascii="Times New Roman" w:hAnsi="Times New Roman" w:cs="Times New Roman"/>
          <w:sz w:val="24"/>
          <w:szCs w:val="20"/>
        </w:rPr>
        <w:t>znotraj posameznih agilnih procesnih modelov. Nekaj vidnejših praks posameznih procesnih model</w:t>
      </w:r>
      <w:r w:rsidR="00A55BDD" w:rsidRPr="00327C02">
        <w:rPr>
          <w:rFonts w:ascii="Times New Roman" w:hAnsi="Times New Roman" w:cs="Times New Roman"/>
          <w:sz w:val="24"/>
          <w:szCs w:val="20"/>
        </w:rPr>
        <w:t xml:space="preserve">ov je </w:t>
      </w:r>
      <w:r w:rsidR="009A1EF0" w:rsidRPr="00327C02">
        <w:rPr>
          <w:rFonts w:ascii="Times New Roman" w:hAnsi="Times New Roman" w:cs="Times New Roman"/>
          <w:sz w:val="24"/>
          <w:szCs w:val="20"/>
        </w:rPr>
        <w:t>zbranih</w:t>
      </w:r>
      <w:r w:rsidR="00A55BDD" w:rsidRPr="00327C02">
        <w:rPr>
          <w:rFonts w:ascii="Times New Roman" w:hAnsi="Times New Roman" w:cs="Times New Roman"/>
          <w:sz w:val="24"/>
          <w:szCs w:val="20"/>
        </w:rPr>
        <w:t xml:space="preserve"> v PRILOGA H</w:t>
      </w:r>
      <w:r w:rsidRPr="00327C02">
        <w:rPr>
          <w:rFonts w:ascii="Times New Roman" w:hAnsi="Times New Roman" w:cs="Times New Roman"/>
          <w:sz w:val="24"/>
          <w:szCs w:val="20"/>
        </w:rPr>
        <w:t xml:space="preserve">. Te prakse </w:t>
      </w:r>
      <w:r w:rsidR="00E31E30" w:rsidRPr="00327C02">
        <w:rPr>
          <w:rFonts w:ascii="Times New Roman" w:hAnsi="Times New Roman" w:cs="Times New Roman"/>
          <w:sz w:val="24"/>
          <w:szCs w:val="20"/>
        </w:rPr>
        <w:t>bomo uporabili</w:t>
      </w:r>
      <w:r w:rsidR="00A6597F" w:rsidRPr="00327C02">
        <w:rPr>
          <w:rFonts w:ascii="Times New Roman" w:hAnsi="Times New Roman" w:cs="Times New Roman"/>
          <w:sz w:val="24"/>
          <w:szCs w:val="20"/>
        </w:rPr>
        <w:t xml:space="preserve"> </w:t>
      </w:r>
      <w:r w:rsidRPr="00327C02">
        <w:rPr>
          <w:rFonts w:ascii="Times New Roman" w:hAnsi="Times New Roman" w:cs="Times New Roman"/>
          <w:sz w:val="24"/>
          <w:szCs w:val="20"/>
        </w:rPr>
        <w:t>za podporo našemu temeljnemu procesu</w:t>
      </w:r>
      <w:r w:rsidR="00B454D3" w:rsidRPr="00327C02">
        <w:rPr>
          <w:rFonts w:ascii="Times New Roman" w:hAnsi="Times New Roman" w:cs="Times New Roman"/>
          <w:sz w:val="24"/>
          <w:szCs w:val="20"/>
        </w:rPr>
        <w:t xml:space="preserve"> (sl</w:t>
      </w:r>
      <w:r w:rsidR="001A36C5" w:rsidRPr="00327C02">
        <w:rPr>
          <w:rFonts w:ascii="Times New Roman" w:hAnsi="Times New Roman" w:cs="Times New Roman"/>
          <w:sz w:val="24"/>
          <w:szCs w:val="20"/>
        </w:rPr>
        <w:t>.</w:t>
      </w:r>
      <w:r w:rsidR="00B454D3" w:rsidRPr="00327C02">
        <w:rPr>
          <w:rFonts w:ascii="Times New Roman" w:hAnsi="Times New Roman" w:cs="Times New Roman"/>
          <w:sz w:val="24"/>
          <w:szCs w:val="20"/>
        </w:rPr>
        <w:t xml:space="preserve"> </w:t>
      </w:r>
      <w:r w:rsidR="00C71903">
        <w:rPr>
          <w:rFonts w:ascii="Times New Roman" w:hAnsi="Times New Roman" w:cs="Times New Roman"/>
          <w:sz w:val="24"/>
          <w:szCs w:val="20"/>
        </w:rPr>
        <w:t>6</w:t>
      </w:r>
      <w:r w:rsidR="00B454D3" w:rsidRPr="00327C02">
        <w:rPr>
          <w:rFonts w:ascii="Times New Roman" w:hAnsi="Times New Roman" w:cs="Times New Roman"/>
          <w:sz w:val="24"/>
          <w:szCs w:val="20"/>
        </w:rPr>
        <w:t>.3)</w:t>
      </w:r>
      <w:r w:rsidRPr="00327C02">
        <w:rPr>
          <w:rFonts w:ascii="Times New Roman" w:hAnsi="Times New Roman" w:cs="Times New Roman"/>
          <w:sz w:val="24"/>
          <w:szCs w:val="20"/>
        </w:rPr>
        <w:t xml:space="preserve"> v kombinaciji s po</w:t>
      </w:r>
      <w:r w:rsidR="00B454D3" w:rsidRPr="00327C02">
        <w:rPr>
          <w:rFonts w:ascii="Times New Roman" w:hAnsi="Times New Roman" w:cs="Times New Roman"/>
          <w:sz w:val="24"/>
          <w:szCs w:val="20"/>
        </w:rPr>
        <w:t>polnim agilnim procesom</w:t>
      </w:r>
      <w:r w:rsidR="001A1BE7" w:rsidRPr="00327C02">
        <w:rPr>
          <w:rFonts w:ascii="Times New Roman" w:hAnsi="Times New Roman" w:cs="Times New Roman"/>
          <w:sz w:val="24"/>
          <w:szCs w:val="20"/>
        </w:rPr>
        <w:t xml:space="preserve"> in </w:t>
      </w:r>
      <w:r w:rsidR="004E5404" w:rsidRPr="00327C02">
        <w:rPr>
          <w:rFonts w:ascii="Times New Roman" w:hAnsi="Times New Roman" w:cs="Times New Roman"/>
          <w:sz w:val="24"/>
          <w:szCs w:val="20"/>
        </w:rPr>
        <w:t xml:space="preserve">kot to prikazuje slika </w:t>
      </w:r>
      <w:r w:rsidR="00C71903">
        <w:rPr>
          <w:rFonts w:ascii="Times New Roman" w:hAnsi="Times New Roman" w:cs="Times New Roman"/>
          <w:sz w:val="24"/>
          <w:szCs w:val="20"/>
        </w:rPr>
        <w:t>6</w:t>
      </w:r>
      <w:r w:rsidR="00474086" w:rsidRPr="00327C02">
        <w:rPr>
          <w:rFonts w:ascii="Times New Roman" w:hAnsi="Times New Roman" w:cs="Times New Roman"/>
          <w:sz w:val="24"/>
          <w:szCs w:val="20"/>
        </w:rPr>
        <w:t xml:space="preserve">.4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{"citationID":"k6aXk0OY","properties":{"formattedCitation":"(S. Ambler 2002, 10)","plainCitation":"(S. 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(S. Ambler 2002, 10)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681D6AA2" w14:textId="77777777" w:rsidR="007A6190" w:rsidRDefault="007A6190" w:rsidP="005A6A3B">
      <w:pPr>
        <w:spacing w:line="360" w:lineRule="auto"/>
        <w:contextualSpacing/>
        <w:jc w:val="both"/>
        <w:rPr>
          <w:rFonts w:ascii="Times New Roman" w:hAnsi="Times New Roman" w:cs="Times New Roman"/>
          <w:sz w:val="24"/>
          <w:szCs w:val="20"/>
        </w:rPr>
      </w:pPr>
    </w:p>
    <w:p w14:paraId="4B90ABFB" w14:textId="703FE2FA"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.4 abstrakcija predlaganega procesnega modela</w:t>
      </w:r>
    </w:p>
    <w:p w14:paraId="0822A1F1" w14:textId="77777777"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21C20AB8" wp14:editId="2C21F6F8">
            <wp:extent cx="3517395" cy="1102360"/>
            <wp:effectExtent l="0" t="0" r="6985" b="2540"/>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48249" cy="1112030"/>
                    </a:xfrm>
                    <a:prstGeom prst="rect">
                      <a:avLst/>
                    </a:prstGeom>
                  </pic:spPr>
                </pic:pic>
              </a:graphicData>
            </a:graphic>
          </wp:inline>
        </w:drawing>
      </w:r>
    </w:p>
    <w:p w14:paraId="33AB414A" w14:textId="77777777" w:rsidR="007A6190" w:rsidRPr="00327C02" w:rsidRDefault="007A6190" w:rsidP="005A6A3B">
      <w:pPr>
        <w:spacing w:line="360" w:lineRule="auto"/>
        <w:contextualSpacing/>
        <w:jc w:val="both"/>
        <w:rPr>
          <w:rFonts w:ascii="Times New Roman" w:hAnsi="Times New Roman" w:cs="Times New Roman"/>
          <w:sz w:val="24"/>
          <w:szCs w:val="20"/>
        </w:rPr>
      </w:pPr>
    </w:p>
    <w:p w14:paraId="4BF48A33" w14:textId="77777777" w:rsidR="00360F96" w:rsidRPr="00327C02" w:rsidRDefault="00B111CD"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razvoju video iger obstajajo </w:t>
      </w:r>
      <w:r w:rsidR="0021132D">
        <w:rPr>
          <w:rFonts w:ascii="Times New Roman" w:hAnsi="Times New Roman" w:cs="Times New Roman"/>
          <w:sz w:val="24"/>
          <w:szCs w:val="20"/>
        </w:rPr>
        <w:t>tehnične in ne tehnične</w:t>
      </w:r>
      <w:r w:rsidR="00360F96" w:rsidRPr="00327C02">
        <w:rPr>
          <w:rFonts w:ascii="Times New Roman" w:hAnsi="Times New Roman" w:cs="Times New Roman"/>
          <w:sz w:val="24"/>
          <w:szCs w:val="20"/>
        </w:rPr>
        <w:t xml:space="preserve"> usmeritve, ki omogočajo uspeh projektov. </w:t>
      </w:r>
      <w:r w:rsidR="009940E3">
        <w:rPr>
          <w:rFonts w:ascii="Times New Roman" w:hAnsi="Times New Roman" w:cs="Times New Roman"/>
          <w:sz w:val="24"/>
          <w:szCs w:val="20"/>
        </w:rPr>
        <w:t>Tehnične so zagotoviti</w:t>
      </w:r>
      <w:r w:rsidR="00360F96" w:rsidRPr="00327C02">
        <w:rPr>
          <w:rFonts w:ascii="Times New Roman" w:hAnsi="Times New Roman" w:cs="Times New Roman"/>
          <w:sz w:val="24"/>
          <w:szCs w:val="20"/>
        </w:rPr>
        <w:t>:</w:t>
      </w:r>
      <w:r w:rsidR="003D7A6D">
        <w:rPr>
          <w:rFonts w:ascii="Times New Roman" w:hAnsi="Times New Roman" w:cs="Times New Roman"/>
          <w:sz w:val="24"/>
          <w:szCs w:val="20"/>
        </w:rPr>
        <w:t xml:space="preserve"> </w:t>
      </w:r>
      <w:r w:rsidR="00906D1F">
        <w:rPr>
          <w:rFonts w:ascii="Times New Roman" w:hAnsi="Times New Roman" w:cs="Times New Roman"/>
          <w:sz w:val="24"/>
          <w:szCs w:val="20"/>
        </w:rPr>
        <w:t xml:space="preserve">tehnični, časovni in projektni načrt, </w:t>
      </w:r>
      <w:r w:rsidR="00360F96" w:rsidRPr="00327C02">
        <w:rPr>
          <w:rFonts w:ascii="Times New Roman" w:hAnsi="Times New Roman" w:cs="Times New Roman"/>
          <w:sz w:val="24"/>
          <w:szCs w:val="20"/>
        </w:rPr>
        <w:t xml:space="preserve">razumevanje tveganj in znanje ponastavitve projekta v težavah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219)</w:t>
      </w:r>
      <w:r w:rsidR="00360F96" w:rsidRPr="00327C02">
        <w:rPr>
          <w:rFonts w:ascii="Times New Roman" w:hAnsi="Times New Roman" w:cs="Times New Roman"/>
          <w:sz w:val="24"/>
          <w:szCs w:val="20"/>
        </w:rPr>
        <w:fldChar w:fldCharType="end"/>
      </w:r>
      <w:r w:rsidR="00F75B30">
        <w:rPr>
          <w:rFonts w:ascii="Times New Roman" w:hAnsi="Times New Roman" w:cs="Times New Roman"/>
          <w:sz w:val="24"/>
          <w:szCs w:val="20"/>
        </w:rPr>
        <w:t xml:space="preserve">. </w:t>
      </w:r>
      <w:r w:rsidR="00360F96" w:rsidRPr="00327C02">
        <w:rPr>
          <w:rFonts w:ascii="Times New Roman" w:hAnsi="Times New Roman" w:cs="Times New Roman"/>
          <w:sz w:val="24"/>
          <w:szCs w:val="20"/>
        </w:rPr>
        <w:t>Ne tehnične predstav</w:t>
      </w:r>
      <w:r w:rsidR="00A67D0B">
        <w:rPr>
          <w:rFonts w:ascii="Times New Roman" w:hAnsi="Times New Roman" w:cs="Times New Roman"/>
          <w:sz w:val="24"/>
          <w:szCs w:val="20"/>
        </w:rPr>
        <w:t xml:space="preserve">ljajo: vzdrževanje komunikacije, </w:t>
      </w:r>
      <w:r w:rsidR="00360F96" w:rsidRPr="00327C02">
        <w:rPr>
          <w:rFonts w:ascii="Times New Roman" w:hAnsi="Times New Roman" w:cs="Times New Roman"/>
          <w:sz w:val="24"/>
          <w:szCs w:val="20"/>
        </w:rPr>
        <w:t xml:space="preserve">sledenje stroškom, vzdrževanje ekipnega duha in identitete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Vse te usmeritve lahko zadovoljimo z izbiro pra</w:t>
      </w:r>
      <w:r w:rsidR="00EC5A0F">
        <w:rPr>
          <w:rFonts w:ascii="Times New Roman" w:hAnsi="Times New Roman" w:cs="Times New Roman"/>
          <w:sz w:val="24"/>
          <w:szCs w:val="20"/>
        </w:rPr>
        <w:t xml:space="preserve">vega orodja ali več njih. Če </w:t>
      </w:r>
      <w:r w:rsidR="00360F96" w:rsidRPr="00327C02">
        <w:rPr>
          <w:rFonts w:ascii="Times New Roman" w:hAnsi="Times New Roman" w:cs="Times New Roman"/>
          <w:sz w:val="24"/>
          <w:szCs w:val="20"/>
        </w:rPr>
        <w:t>se orodje ne izkaže za pravo</w:t>
      </w:r>
      <w:r w:rsidR="004D4B37">
        <w:rPr>
          <w:rFonts w:ascii="Times New Roman" w:hAnsi="Times New Roman" w:cs="Times New Roman"/>
          <w:sz w:val="24"/>
          <w:szCs w:val="20"/>
        </w:rPr>
        <w:t xml:space="preserve"> je praksa AM</w:t>
      </w:r>
      <w:r w:rsidR="00E2242E">
        <w:rPr>
          <w:rFonts w:ascii="Times New Roman" w:hAnsi="Times New Roman" w:cs="Times New Roman"/>
          <w:sz w:val="24"/>
          <w:szCs w:val="20"/>
        </w:rPr>
        <w:t xml:space="preserve"> v naslednji iteraciji izbrati</w:t>
      </w:r>
      <w:r w:rsidR="00360F96" w:rsidRPr="00327C02">
        <w:rPr>
          <w:rFonts w:ascii="Times New Roman" w:hAnsi="Times New Roman" w:cs="Times New Roman"/>
          <w:sz w:val="24"/>
          <w:szCs w:val="20"/>
        </w:rPr>
        <w:t xml:space="preserve"> drugega.</w:t>
      </w:r>
    </w:p>
    <w:p w14:paraId="7F66A9F4"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Pri načrtovanju razvoja je priporočljiva fragmentacija večjih nalog v manjše obvladljive naloge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Za takšno opravilo je priporočljiva uporaba Scrum prakse definiranja zgodb. Kot smo spoznali pa je Scrum le orodje za upravljanje in ne vsebuje tehničnih aspektov vodenja projekta. Zato so najverjetneje podjetja Scrum metodologijo posvojila v različnih oblikah. Dr. Lennart E. Nacke za Novak (2012) navaja:</w:t>
      </w:r>
    </w:p>
    <w:p w14:paraId="2092F745"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4124CED5" w14:textId="77777777" w:rsidR="00360F96" w:rsidRPr="00327C02" w:rsidRDefault="00360F96" w:rsidP="005A6A3B">
      <w:pPr>
        <w:spacing w:line="360" w:lineRule="auto"/>
        <w:ind w:left="708"/>
        <w:contextualSpacing/>
        <w:jc w:val="both"/>
        <w:rPr>
          <w:rFonts w:ascii="Times New Roman" w:hAnsi="Times New Roman" w:cs="Times New Roman"/>
          <w:i/>
          <w:sz w:val="24"/>
          <w:szCs w:val="20"/>
        </w:rPr>
      </w:pPr>
      <w:r w:rsidRPr="00327C02">
        <w:rPr>
          <w:rFonts w:ascii="Times New Roman" w:hAnsi="Times New Roman" w:cs="Times New Roman"/>
          <w:i/>
          <w:sz w:val="24"/>
          <w:szCs w:val="20"/>
        </w:rPr>
        <w:t xml:space="preserve">»V naši ekipi smo dodali samolepilne liste na tablo za spremljanje nalog, kar omogoča izogibanje presežku poročanja in vizualno predstavo napredka posameznikov ali njihovih težav vsem v razvoju.« Dr. Lennart E. Nacke. </w:t>
      </w:r>
    </w:p>
    <w:p w14:paraId="3C1FA722"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255B9074" w14:textId="77777777" w:rsidR="007153C3"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To nakazuje na uporabo hibrida Scrum in Kanban metodologije</w:t>
      </w:r>
      <w:r w:rsidR="008217DB">
        <w:rPr>
          <w:rFonts w:ascii="Times New Roman" w:hAnsi="Times New Roman" w:cs="Times New Roman"/>
          <w:sz w:val="24"/>
          <w:szCs w:val="20"/>
        </w:rPr>
        <w:t xml:space="preserve"> imenovano Scrumban</w:t>
      </w:r>
      <w:r w:rsidRPr="00327C02">
        <w:rPr>
          <w:rFonts w:ascii="Times New Roman" w:hAnsi="Times New Roman" w:cs="Times New Roman"/>
          <w:sz w:val="24"/>
          <w:szCs w:val="20"/>
        </w:rPr>
        <w:t>, ki jo predstavita Yilmaz in O'Connor</w:t>
      </w:r>
      <w:r w:rsidR="004F6794">
        <w:rPr>
          <w:rFonts w:ascii="Times New Roman" w:hAnsi="Times New Roman" w:cs="Times New Roman"/>
          <w:sz w:val="24"/>
          <w:szCs w:val="20"/>
        </w:rPr>
        <w:t xml:space="preserve"> (2016)</w:t>
      </w:r>
      <w:r w:rsidRPr="00327C02">
        <w:rPr>
          <w:rFonts w:ascii="Times New Roman" w:hAnsi="Times New Roman" w:cs="Times New Roman"/>
          <w:sz w:val="24"/>
          <w:szCs w:val="20"/>
        </w:rPr>
        <w:t xml:space="preserve">. </w:t>
      </w:r>
      <w:r w:rsidR="008217DB">
        <w:rPr>
          <w:rFonts w:ascii="Times New Roman" w:hAnsi="Times New Roman" w:cs="Times New Roman"/>
          <w:sz w:val="24"/>
          <w:szCs w:val="20"/>
        </w:rPr>
        <w:t>O</w:t>
      </w:r>
      <w:r w:rsidRPr="00327C02">
        <w:rPr>
          <w:rFonts w:ascii="Times New Roman" w:hAnsi="Times New Roman" w:cs="Times New Roman"/>
          <w:sz w:val="24"/>
          <w:szCs w:val="20"/>
        </w:rPr>
        <w:t>mogoča, da so deležniki razvojnega procesa socialno povezani</w:t>
      </w:r>
      <w:r w:rsidR="00F8367A">
        <w:rPr>
          <w:rFonts w:ascii="Times New Roman" w:hAnsi="Times New Roman" w:cs="Times New Roman"/>
          <w:sz w:val="24"/>
          <w:szCs w:val="20"/>
        </w:rPr>
        <w:t>,</w:t>
      </w:r>
      <w:r w:rsidRPr="00327C02">
        <w:rPr>
          <w:rFonts w:ascii="Times New Roman" w:hAnsi="Times New Roman" w:cs="Times New Roman"/>
          <w:sz w:val="24"/>
          <w:szCs w:val="20"/>
        </w:rPr>
        <w:t xml:space="preserve"> kar </w:t>
      </w:r>
      <w:r w:rsidR="00815F12">
        <w:rPr>
          <w:rFonts w:ascii="Times New Roman" w:hAnsi="Times New Roman" w:cs="Times New Roman"/>
          <w:sz w:val="24"/>
          <w:szCs w:val="20"/>
        </w:rPr>
        <w:t>jih motivira</w:t>
      </w:r>
      <w:r w:rsidR="003E7C3A">
        <w:rPr>
          <w:rFonts w:ascii="Times New Roman" w:hAnsi="Times New Roman" w:cs="Times New Roman"/>
          <w:sz w:val="24"/>
          <w:szCs w:val="20"/>
        </w:rPr>
        <w:t xml:space="preserve"> </w:t>
      </w:r>
      <w:r w:rsidRPr="00327C02">
        <w:rPr>
          <w:rFonts w:ascii="Times New Roman" w:hAnsi="Times New Roman" w:cs="Times New Roman"/>
          <w:sz w:val="24"/>
          <w:szCs w:val="20"/>
        </w:rPr>
        <w:t xml:space="preserve">v efektivno uporabo njihovih spretnosti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{"citationID":"ua7XiRtU","properties":{"formattedCitation":"{\\rtf (Yilmaz in O\\uc0\\u8217{}Connor 2016, 23:237)}","plainCitation":"(Yilmaz in O’Connor 2016, 23:237)"},"citationItems":[{"id":331,"uris":["http://zotero.org/users/local/1VrTeLcH/items/MQCDW7ZB"],"uri":["http://zotero.org/users/local/1VrTeLcH/items/MQCDW7ZB"],"itemData":{"id":331,"type":"book","title":"A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(Yilmaz in O’Connor 2016, 237)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003001AE">
        <w:rPr>
          <w:rFonts w:ascii="Times New Roman" w:hAnsi="Times New Roman" w:cs="Times New Roman"/>
          <w:sz w:val="24"/>
          <w:szCs w:val="20"/>
        </w:rPr>
        <w:t xml:space="preserve">S </w:t>
      </w:r>
      <w:r w:rsidR="00DA78B2">
        <w:rPr>
          <w:rFonts w:ascii="Times New Roman" w:hAnsi="Times New Roman" w:cs="Times New Roman"/>
          <w:sz w:val="24"/>
          <w:szCs w:val="20"/>
        </w:rPr>
        <w:t xml:space="preserve">Kanban dimenzijo metodologije vsak trenutek vemo koliko dela je v obtoku. Poleg tega lahko na podlagi obremenitve izračunamo stroške in napredek projekta. </w:t>
      </w:r>
      <w:r w:rsidR="00300D10">
        <w:rPr>
          <w:rFonts w:ascii="Times New Roman" w:hAnsi="Times New Roman" w:cs="Times New Roman"/>
          <w:sz w:val="24"/>
          <w:szCs w:val="20"/>
        </w:rPr>
        <w:lastRenderedPageBreak/>
        <w:t>Vodenje projekta se izvaja s Scrum prak</w:t>
      </w:r>
      <w:r w:rsidR="00A07BBD">
        <w:rPr>
          <w:rFonts w:ascii="Times New Roman" w:hAnsi="Times New Roman" w:cs="Times New Roman"/>
          <w:sz w:val="24"/>
          <w:szCs w:val="20"/>
        </w:rPr>
        <w:t>sami, kakor tudi fragmentacija dela, ki se izvaja z uporabo definiranja zgodb.</w:t>
      </w:r>
      <w:r w:rsidR="00C67D19">
        <w:rPr>
          <w:rFonts w:ascii="Times New Roman" w:hAnsi="Times New Roman" w:cs="Times New Roman"/>
          <w:sz w:val="24"/>
          <w:szCs w:val="20"/>
        </w:rPr>
        <w:t xml:space="preserve"> </w:t>
      </w:r>
      <w:r w:rsidR="002E5176">
        <w:rPr>
          <w:rFonts w:ascii="Times New Roman" w:hAnsi="Times New Roman" w:cs="Times New Roman"/>
          <w:sz w:val="24"/>
          <w:szCs w:val="20"/>
        </w:rPr>
        <w:t>Tudi v</w:t>
      </w:r>
      <w:r w:rsidR="00E661B1" w:rsidRPr="00327C02">
        <w:rPr>
          <w:rFonts w:ascii="Times New Roman" w:hAnsi="Times New Roman" w:cs="Times New Roman"/>
          <w:sz w:val="24"/>
          <w:szCs w:val="20"/>
        </w:rPr>
        <w:t xml:space="preserve"> našem primeru pre</w:t>
      </w:r>
      <w:r w:rsidR="00B96364">
        <w:rPr>
          <w:rFonts w:ascii="Times New Roman" w:hAnsi="Times New Roman" w:cs="Times New Roman"/>
          <w:sz w:val="24"/>
          <w:szCs w:val="20"/>
        </w:rPr>
        <w:t>dlagam</w:t>
      </w:r>
      <w:r w:rsidR="00C6327C">
        <w:rPr>
          <w:rFonts w:ascii="Times New Roman" w:hAnsi="Times New Roman" w:cs="Times New Roman"/>
          <w:sz w:val="24"/>
          <w:szCs w:val="20"/>
        </w:rPr>
        <w:t xml:space="preserve">o uporabo Scrumban pristopa. Ta </w:t>
      </w:r>
      <w:r w:rsidR="00E661B1" w:rsidRPr="00327C02">
        <w:rPr>
          <w:rFonts w:ascii="Times New Roman" w:hAnsi="Times New Roman" w:cs="Times New Roman"/>
          <w:sz w:val="24"/>
          <w:szCs w:val="20"/>
        </w:rPr>
        <w:t xml:space="preserve">izboljša Kanbanov WiP z vpeljavo sistema vlečenja, ki omeji količino dela v teku </w:t>
      </w:r>
      <w:r w:rsidR="00E661B1" w:rsidRPr="00327C02">
        <w:rPr>
          <w:rFonts w:ascii="Times New Roman" w:hAnsi="Times New Roman" w:cs="Times New Roman"/>
          <w:sz w:val="24"/>
          <w:szCs w:val="20"/>
        </w:rPr>
        <w:fldChar w:fldCharType="begin"/>
      </w:r>
      <w:r w:rsidR="00E661B1" w:rsidRPr="00327C02">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szCs w:val="24"/>
        </w:rPr>
        <w:t>(Yilmaz in O’Connor 2016, 242)</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xml:space="preserve">. </w:t>
      </w:r>
    </w:p>
    <w:p w14:paraId="44C18875" w14:textId="77777777" w:rsidR="007A6190" w:rsidRDefault="00E661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Obremenitev razvoja je tako minimalna in </w:t>
      </w:r>
      <w:commentRangeStart w:id="14"/>
      <w:r w:rsidRPr="00327C02">
        <w:rPr>
          <w:rFonts w:ascii="Times New Roman" w:hAnsi="Times New Roman" w:cs="Times New Roman"/>
          <w:sz w:val="24"/>
          <w:szCs w:val="20"/>
        </w:rPr>
        <w:t>dnevnik zaostankov fiksen</w:t>
      </w:r>
      <w:commentRangeEnd w:id="14"/>
      <w:r w:rsidR="00C95ABA">
        <w:rPr>
          <w:rStyle w:val="Pripombasklic"/>
        </w:rPr>
        <w:commentReference w:id="14"/>
      </w:r>
      <w:r w:rsidRPr="00327C02">
        <w:rPr>
          <w:rFonts w:ascii="Times New Roman" w:hAnsi="Times New Roman" w:cs="Times New Roman"/>
          <w:sz w:val="24"/>
          <w:szCs w:val="20"/>
        </w:rPr>
        <w:t xml:space="preserve">. Ocena hitrosti dela tako ni odvisna od števila zgodb, ki jih razvoj proizvede ampak od dnevnika zaostankov. Prav tako model posodobi dnevne sestanke, katere nadgradi v pol strukturirane intervjuje. Posledično ti sestanki omogočajo ustvarjanje sistematičnih in primerljivih informacij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(Yilmaz in O’Connor 2016, 242)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V realnosti veliko razvojnih ekip zgreši pri napovedi trajanja projekta. Zavoljo tega se proti koncu produkcijskega cikla velikokrat pojavi čas krize</w:t>
      </w:r>
      <w:r w:rsidRPr="00327C02">
        <w:rPr>
          <w:rStyle w:val="Sprotnaopomba-sklic"/>
          <w:rFonts w:ascii="Times New Roman" w:hAnsi="Times New Roman" w:cs="Times New Roman"/>
        </w:rPr>
        <w:footnoteReference w:id="63"/>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 uporabo tega procesnega modela pridobimo na reševanju težav slabih časovnih napovedi razvoja. </w:t>
      </w:r>
      <w:r w:rsidR="005C7F07">
        <w:rPr>
          <w:rFonts w:ascii="Times New Roman" w:hAnsi="Times New Roman" w:cs="Times New Roman"/>
          <w:sz w:val="24"/>
          <w:szCs w:val="20"/>
        </w:rPr>
        <w:t>Za pod</w:t>
      </w:r>
      <w:r w:rsidR="009E4215">
        <w:rPr>
          <w:rFonts w:ascii="Times New Roman" w:hAnsi="Times New Roman" w:cs="Times New Roman"/>
          <w:sz w:val="24"/>
          <w:szCs w:val="20"/>
        </w:rPr>
        <w:t>poro S</w:t>
      </w:r>
      <w:r w:rsidR="00A56769">
        <w:rPr>
          <w:rFonts w:ascii="Times New Roman" w:hAnsi="Times New Roman" w:cs="Times New Roman"/>
          <w:sz w:val="24"/>
          <w:szCs w:val="20"/>
        </w:rPr>
        <w:t>crumban predlagamo agilni praksi</w:t>
      </w:r>
      <w:r w:rsidR="005C7F07">
        <w:rPr>
          <w:rFonts w:ascii="Times New Roman" w:hAnsi="Times New Roman" w:cs="Times New Roman"/>
          <w:sz w:val="24"/>
          <w:szCs w:val="20"/>
        </w:rPr>
        <w:t xml:space="preserve"> </w:t>
      </w:r>
      <w:r w:rsidRPr="00327C02">
        <w:rPr>
          <w:rFonts w:ascii="Times New Roman" w:hAnsi="Times New Roman" w:cs="Times New Roman"/>
          <w:sz w:val="24"/>
          <w:szCs w:val="20"/>
        </w:rPr>
        <w:t>XP</w:t>
      </w:r>
      <w:r w:rsidR="00D2730C">
        <w:rPr>
          <w:rFonts w:ascii="Times New Roman" w:hAnsi="Times New Roman" w:cs="Times New Roman"/>
          <w:sz w:val="24"/>
          <w:szCs w:val="20"/>
        </w:rPr>
        <w:t xml:space="preserve"> </w:t>
      </w:r>
      <w:r w:rsidR="000C2728">
        <w:rPr>
          <w:rFonts w:ascii="Times New Roman" w:hAnsi="Times New Roman" w:cs="Times New Roman"/>
          <w:sz w:val="24"/>
          <w:szCs w:val="20"/>
        </w:rPr>
        <w:t>pris</w:t>
      </w:r>
      <w:r w:rsidR="00D2730C">
        <w:rPr>
          <w:rFonts w:ascii="Times New Roman" w:hAnsi="Times New Roman" w:cs="Times New Roman"/>
          <w:sz w:val="24"/>
          <w:szCs w:val="20"/>
        </w:rPr>
        <w:t>t</w:t>
      </w:r>
      <w:r w:rsidR="000C2728">
        <w:rPr>
          <w:rFonts w:ascii="Times New Roman" w:hAnsi="Times New Roman" w:cs="Times New Roman"/>
          <w:sz w:val="24"/>
          <w:szCs w:val="20"/>
        </w:rPr>
        <w:t>o</w:t>
      </w:r>
      <w:r w:rsidR="00D2730C">
        <w:rPr>
          <w:rFonts w:ascii="Times New Roman" w:hAnsi="Times New Roman" w:cs="Times New Roman"/>
          <w:sz w:val="24"/>
          <w:szCs w:val="20"/>
        </w:rPr>
        <w:t>pa</w:t>
      </w:r>
      <w:r w:rsidR="00450FB2">
        <w:rPr>
          <w:rFonts w:ascii="Times New Roman" w:hAnsi="Times New Roman" w:cs="Times New Roman"/>
          <w:sz w:val="24"/>
          <w:szCs w:val="20"/>
        </w:rPr>
        <w:t>.</w:t>
      </w:r>
      <w:r w:rsidR="005C7F07">
        <w:rPr>
          <w:rFonts w:ascii="Times New Roman" w:hAnsi="Times New Roman" w:cs="Times New Roman"/>
          <w:sz w:val="24"/>
          <w:szCs w:val="20"/>
        </w:rPr>
        <w:t xml:space="preserve"> </w:t>
      </w:r>
      <w:r w:rsidR="00450FB2">
        <w:rPr>
          <w:rFonts w:ascii="Times New Roman" w:hAnsi="Times New Roman" w:cs="Times New Roman"/>
          <w:sz w:val="24"/>
          <w:szCs w:val="20"/>
        </w:rPr>
        <w:t>K</w:t>
      </w:r>
      <w:r w:rsidRPr="00327C02">
        <w:rPr>
          <w:rFonts w:ascii="Times New Roman" w:hAnsi="Times New Roman" w:cs="Times New Roman"/>
          <w:sz w:val="24"/>
          <w:szCs w:val="20"/>
        </w:rPr>
        <w:t>onstantno prisotnega naročnika (vlagatelja) in fiksnega 40 urnega tedenskega delavnika, ki še podpre reševanje kriznega časa in onemo</w:t>
      </w:r>
      <w:r>
        <w:rPr>
          <w:rFonts w:ascii="Times New Roman" w:hAnsi="Times New Roman" w:cs="Times New Roman"/>
          <w:sz w:val="24"/>
          <w:szCs w:val="20"/>
        </w:rPr>
        <w:t>goča preobremenitev zaposlenih.</w:t>
      </w:r>
    </w:p>
    <w:p w14:paraId="4F9CD3EF" w14:textId="77777777" w:rsidR="007A6190" w:rsidRDefault="00E12039"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Menimo, da so zaposleni najpomembnejši viri in jih moramo obravnavati k</w:t>
      </w:r>
      <w:r w:rsidR="00DA78AC">
        <w:rPr>
          <w:rFonts w:ascii="Times New Roman" w:hAnsi="Times New Roman" w:cs="Times New Roman"/>
          <w:sz w:val="24"/>
          <w:szCs w:val="20"/>
        </w:rPr>
        <w:t xml:space="preserve">ot </w:t>
      </w:r>
      <w:commentRangeStart w:id="15"/>
      <w:r w:rsidR="00DA78AC">
        <w:rPr>
          <w:rFonts w:ascii="Times New Roman" w:hAnsi="Times New Roman" w:cs="Times New Roman"/>
          <w:sz w:val="24"/>
          <w:szCs w:val="20"/>
        </w:rPr>
        <w:t>potrebna orodja</w:t>
      </w:r>
      <w:commentRangeEnd w:id="15"/>
      <w:r w:rsidR="00C95ABA">
        <w:rPr>
          <w:rStyle w:val="Pripombasklic"/>
        </w:rPr>
        <w:commentReference w:id="15"/>
      </w:r>
      <w:r w:rsidR="00DA78AC">
        <w:rPr>
          <w:rFonts w:ascii="Times New Roman" w:hAnsi="Times New Roman" w:cs="Times New Roman"/>
          <w:sz w:val="24"/>
          <w:szCs w:val="20"/>
        </w:rPr>
        <w:t>.</w:t>
      </w:r>
      <w:r w:rsidR="00ED150F">
        <w:rPr>
          <w:rFonts w:ascii="Times New Roman" w:hAnsi="Times New Roman" w:cs="Times New Roman"/>
          <w:sz w:val="24"/>
          <w:szCs w:val="20"/>
        </w:rPr>
        <w:t xml:space="preserve"> Razvojne ekipe lahko štejejo enega do treh</w:t>
      </w:r>
      <w:r w:rsidR="00434217">
        <w:rPr>
          <w:rFonts w:ascii="Times New Roman" w:hAnsi="Times New Roman" w:cs="Times New Roman"/>
          <w:sz w:val="24"/>
          <w:szCs w:val="20"/>
        </w:rPr>
        <w:t xml:space="preserve"> razvijalcev</w:t>
      </w:r>
      <w:r w:rsidR="00ED150F">
        <w:rPr>
          <w:rFonts w:ascii="Times New Roman" w:hAnsi="Times New Roman" w:cs="Times New Roman"/>
          <w:sz w:val="24"/>
          <w:szCs w:val="20"/>
        </w:rPr>
        <w:t xml:space="preserve"> pri majhnih neodvisnih razvojnih timih, medtem ko lahko ekipa šteje več sto zaposlenih pri velikih organizacijah</w:t>
      </w:r>
      <w:r w:rsidR="008918F9">
        <w:rPr>
          <w:rFonts w:ascii="Times New Roman" w:hAnsi="Times New Roman" w:cs="Times New Roman"/>
          <w:sz w:val="24"/>
          <w:szCs w:val="20"/>
        </w:rPr>
        <w:t xml:space="preserve"> </w:t>
      </w:r>
      <w:r w:rsidR="008918F9">
        <w:rPr>
          <w:rFonts w:ascii="Times New Roman" w:hAnsi="Times New Roman" w:cs="Times New Roman"/>
          <w:sz w:val="24"/>
          <w:szCs w:val="20"/>
        </w:rPr>
        <w:fldChar w:fldCharType="begin"/>
      </w:r>
      <w:r w:rsidR="008918F9">
        <w:rPr>
          <w:rFonts w:ascii="Times New Roman" w:hAnsi="Times New Roman" w:cs="Times New Roman"/>
          <w:sz w:val="24"/>
          <w:szCs w:val="20"/>
        </w:rPr>
        <w:instrText xml:space="preserve"> ADDIN ZOTERO_ITEM CSL_CITATION {"citationID":"tfT9jnTL","properties":{"formattedCitation":"(Mitchell 2012, 56)","plainCitation":"(Mitchell 2012, 56)"},"citationItems":[{"id":881,"uris":["http://zotero.org/users/local/1VrTeLcH/items/6A77QKTU"],"uri":["http://zotero.org/users/local/1VrTeLcH/items/6A77QKTU"],"itemData":{"id":881,"type":"book","title":"Game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Pr>
          <w:rFonts w:ascii="Times New Roman" w:hAnsi="Times New Roman" w:cs="Times New Roman"/>
          <w:sz w:val="24"/>
          <w:szCs w:val="20"/>
        </w:rPr>
        <w:fldChar w:fldCharType="separate"/>
      </w:r>
      <w:r w:rsidR="008918F9" w:rsidRPr="008918F9">
        <w:rPr>
          <w:rFonts w:ascii="Times New Roman" w:hAnsi="Times New Roman" w:cs="Times New Roman"/>
          <w:sz w:val="24"/>
        </w:rPr>
        <w:t>(Mitchell 2012, 56)</w:t>
      </w:r>
      <w:r w:rsidR="008918F9">
        <w:rPr>
          <w:rFonts w:ascii="Times New Roman" w:hAnsi="Times New Roman" w:cs="Times New Roman"/>
          <w:sz w:val="24"/>
          <w:szCs w:val="20"/>
        </w:rPr>
        <w:fldChar w:fldCharType="end"/>
      </w:r>
      <w:r w:rsidR="00ED150F">
        <w:rPr>
          <w:rFonts w:ascii="Times New Roman" w:hAnsi="Times New Roman" w:cs="Times New Roman"/>
          <w:sz w:val="24"/>
          <w:szCs w:val="20"/>
        </w:rPr>
        <w:t>.</w:t>
      </w:r>
      <w:r>
        <w:rPr>
          <w:rFonts w:ascii="Times New Roman" w:hAnsi="Times New Roman" w:cs="Times New Roman"/>
          <w:sz w:val="24"/>
          <w:szCs w:val="20"/>
        </w:rPr>
        <w:t xml:space="preserve"> Čeprav je v teoriji mogoče izdelati igro le z </w:t>
      </w:r>
      <w:commentRangeStart w:id="16"/>
      <w:r>
        <w:rPr>
          <w:rFonts w:ascii="Times New Roman" w:hAnsi="Times New Roman" w:cs="Times New Roman"/>
          <w:sz w:val="24"/>
          <w:szCs w:val="20"/>
        </w:rPr>
        <w:t xml:space="preserve">umetnikom </w:t>
      </w:r>
      <w:commentRangeEnd w:id="16"/>
      <w:r w:rsidR="00C95ABA">
        <w:rPr>
          <w:rStyle w:val="Pripombasklic"/>
        </w:rPr>
        <w:commentReference w:id="16"/>
      </w:r>
      <w:r>
        <w:rPr>
          <w:rFonts w:ascii="Times New Roman" w:hAnsi="Times New Roman" w:cs="Times New Roman"/>
          <w:sz w:val="24"/>
          <w:szCs w:val="20"/>
        </w:rPr>
        <w:t>in programerjem je potrebno veliko več za sestavo temeljev uspešne igre</w:t>
      </w:r>
      <w:r w:rsidR="005F39DB">
        <w:rPr>
          <w:rFonts w:ascii="Times New Roman" w:hAnsi="Times New Roman" w:cs="Times New Roman"/>
          <w:sz w:val="24"/>
          <w:szCs w:val="20"/>
        </w:rPr>
        <w:t xml:space="preserve"> </w:t>
      </w:r>
      <w:r w:rsidR="005F39DB">
        <w:rPr>
          <w:rFonts w:ascii="Times New Roman" w:hAnsi="Times New Roman" w:cs="Times New Roman"/>
          <w:sz w:val="24"/>
          <w:szCs w:val="20"/>
        </w:rPr>
        <w:fldChar w:fldCharType="begin"/>
      </w:r>
      <w:r w:rsidR="005F39DB">
        <w:rPr>
          <w:rFonts w:ascii="Times New Roman" w:hAnsi="Times New Roman" w:cs="Times New Roman"/>
          <w:sz w:val="24"/>
          <w:szCs w:val="20"/>
        </w:rPr>
        <w:instrText xml:space="preserve"> ADDIN ZOTERO_ITEM CSL_CITATION {"citationID":"QjkGZDkP","properties":{"formattedCitation":"(Novak 2012, 319)","plainCitation":"(Novak 2012, 319)"},"citationItems":[{"id":83,"uris":["http://zotero.org/users/local/1VrTeLcH/items/ZLCN5TN2"],"uri":["http://zotero.org/users/local/1VrTeLcH/items/ZLCN5TN2"],"itemData":{"id":83,"type":"book","title":"Game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Pr>
          <w:rFonts w:ascii="Times New Roman" w:hAnsi="Times New Roman" w:cs="Times New Roman"/>
          <w:sz w:val="24"/>
          <w:szCs w:val="20"/>
        </w:rPr>
        <w:fldChar w:fldCharType="separate"/>
      </w:r>
      <w:r w:rsidR="005F39DB" w:rsidRPr="005F39DB">
        <w:rPr>
          <w:rFonts w:ascii="Times New Roman" w:hAnsi="Times New Roman" w:cs="Times New Roman"/>
          <w:sz w:val="24"/>
        </w:rPr>
        <w:t>(Novak 2012, 319)</w:t>
      </w:r>
      <w:r w:rsidR="005F39DB">
        <w:rPr>
          <w:rFonts w:ascii="Times New Roman" w:hAnsi="Times New Roman" w:cs="Times New Roman"/>
          <w:sz w:val="24"/>
          <w:szCs w:val="20"/>
        </w:rPr>
        <w:fldChar w:fldCharType="end"/>
      </w:r>
      <w:r>
        <w:rPr>
          <w:rFonts w:ascii="Times New Roman" w:hAnsi="Times New Roman" w:cs="Times New Roman"/>
          <w:sz w:val="24"/>
          <w:szCs w:val="20"/>
        </w:rPr>
        <w:t>.</w:t>
      </w:r>
      <w:r w:rsidR="0072300A">
        <w:rPr>
          <w:rFonts w:ascii="Times New Roman" w:hAnsi="Times New Roman" w:cs="Times New Roman"/>
          <w:sz w:val="24"/>
          <w:szCs w:val="20"/>
        </w:rPr>
        <w:t xml:space="preserve"> Vsako igro je potrebno upravljati, oblikovati, programirati, testirati. Prav tako igra potrebuje zvok, umetnine in glasbo </w:t>
      </w:r>
      <w:r w:rsidR="0072300A">
        <w:rPr>
          <w:rFonts w:ascii="Times New Roman" w:hAnsi="Times New Roman" w:cs="Times New Roman"/>
          <w:sz w:val="24"/>
          <w:szCs w:val="20"/>
        </w:rPr>
        <w:fldChar w:fldCharType="begin"/>
      </w:r>
      <w:r w:rsidR="0072300A">
        <w:rPr>
          <w:rFonts w:ascii="Times New Roman" w:hAnsi="Times New Roman" w:cs="Times New Roman"/>
          <w:sz w:val="24"/>
          <w:szCs w:val="20"/>
        </w:rPr>
        <w:instrText xml:space="preserve"> ADDIN ZOTERO_ITEM CSL_CITATION {"citationID":"2VnetKeL","properties":{"formattedCitation":"(Bates 2004, 151)","plainCitation":"(Bates 2004, 151)"},"citationItems":[{"id":412,"uris":["http://zotero.org/users/local/1VrTeLcH/items/25LD9RPW"],"uri":["http://zotero.org/users/local/1VrTeLcH/items/25LD9RPW"],"itemData":{"id":412,"type":"book","title":"Game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Pr>
          <w:rFonts w:ascii="Times New Roman" w:hAnsi="Times New Roman" w:cs="Times New Roman"/>
          <w:sz w:val="24"/>
          <w:szCs w:val="20"/>
        </w:rPr>
        <w:fldChar w:fldCharType="separate"/>
      </w:r>
      <w:r w:rsidR="0072300A" w:rsidRPr="0072300A">
        <w:rPr>
          <w:rFonts w:ascii="Times New Roman" w:hAnsi="Times New Roman" w:cs="Times New Roman"/>
          <w:sz w:val="24"/>
        </w:rPr>
        <w:t>(Bates 2004, 151)</w:t>
      </w:r>
      <w:r w:rsidR="0072300A">
        <w:rPr>
          <w:rFonts w:ascii="Times New Roman" w:hAnsi="Times New Roman" w:cs="Times New Roman"/>
          <w:sz w:val="24"/>
          <w:szCs w:val="20"/>
        </w:rPr>
        <w:fldChar w:fldCharType="end"/>
      </w:r>
      <w:r w:rsidR="00A173AF">
        <w:rPr>
          <w:rFonts w:ascii="Times New Roman" w:hAnsi="Times New Roman" w:cs="Times New Roman"/>
          <w:sz w:val="24"/>
          <w:szCs w:val="20"/>
        </w:rPr>
        <w:t>. Vloge zaposlenih se delijo glede na discipline: produkcija, oblikovanje, programiranje, umetnost, zvok in testiranje</w:t>
      </w:r>
      <w:r w:rsidR="000D688F">
        <w:rPr>
          <w:rFonts w:ascii="Times New Roman" w:hAnsi="Times New Roman" w:cs="Times New Roman"/>
          <w:sz w:val="24"/>
          <w:szCs w:val="20"/>
        </w:rPr>
        <w:t xml:space="preserve">. Tako osnovno ekipo lahko sestavljajo producent, oblikovalec, programer, kreator umetniških sredstev, </w:t>
      </w:r>
      <w:r w:rsidR="00A173AF">
        <w:rPr>
          <w:rFonts w:ascii="Times New Roman" w:hAnsi="Times New Roman" w:cs="Times New Roman"/>
          <w:sz w:val="24"/>
          <w:szCs w:val="20"/>
        </w:rPr>
        <w:t xml:space="preserve"> </w:t>
      </w:r>
      <w:r w:rsidR="00A173AF">
        <w:rPr>
          <w:rFonts w:ascii="Times New Roman" w:hAnsi="Times New Roman" w:cs="Times New Roman"/>
          <w:sz w:val="24"/>
          <w:szCs w:val="20"/>
        </w:rPr>
        <w:fldChar w:fldCharType="begin"/>
      </w:r>
      <w:r w:rsidR="00A173AF">
        <w:rPr>
          <w:rFonts w:ascii="Times New Roman" w:hAnsi="Times New Roman" w:cs="Times New Roman"/>
          <w:sz w:val="24"/>
          <w:szCs w:val="20"/>
        </w:rPr>
        <w:instrText xml:space="preserve"> ADDIN ZOTERO_ITEM CSL_CITATION {"citationID":"necCnvka","properties":{"formattedCitation":"{\\rtf (Novak 2012, 319\\uc0\\u8211{}39; Bates 2004, 153\\uc0\\u8211{}79)}","plainCitation":"(Novak 2012, 319–39; Bates 2004, 153–79)"},"citationItems":[{"id":83,"uris":["http://zotero.org/users/local/1VrTeLcH/items/ZLCN5TN2"],"uri":["http://zotero.org/users/local/1VrTeLcH/items/ZLCN5TN2"],"itemData":{"id":83,"type":"book","title":"Game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Pr>
          <w:rFonts w:ascii="Times New Roman" w:hAnsi="Times New Roman" w:cs="Times New Roman"/>
          <w:sz w:val="24"/>
          <w:szCs w:val="20"/>
        </w:rPr>
        <w:fldChar w:fldCharType="separate"/>
      </w:r>
      <w:r w:rsidR="00A173AF" w:rsidRPr="00A173AF">
        <w:rPr>
          <w:rFonts w:ascii="Times New Roman" w:hAnsi="Times New Roman" w:cs="Times New Roman"/>
          <w:sz w:val="24"/>
          <w:szCs w:val="24"/>
        </w:rPr>
        <w:t>(Novak 2012, 319–39; Bates 2004, 153–79)</w:t>
      </w:r>
      <w:r w:rsidR="00A173AF">
        <w:rPr>
          <w:rFonts w:ascii="Times New Roman" w:hAnsi="Times New Roman" w:cs="Times New Roman"/>
          <w:sz w:val="24"/>
          <w:szCs w:val="20"/>
        </w:rPr>
        <w:fldChar w:fldCharType="end"/>
      </w:r>
      <w:r w:rsidR="000D688F">
        <w:rPr>
          <w:rFonts w:ascii="Times New Roman" w:hAnsi="Times New Roman" w:cs="Times New Roman"/>
          <w:sz w:val="24"/>
          <w:szCs w:val="20"/>
        </w:rPr>
        <w:t>.</w:t>
      </w:r>
      <w:r w:rsidR="000152A1">
        <w:rPr>
          <w:rFonts w:ascii="Times New Roman" w:hAnsi="Times New Roman" w:cs="Times New Roman"/>
          <w:sz w:val="24"/>
          <w:szCs w:val="20"/>
        </w:rPr>
        <w:t xml:space="preserve"> Pri čemer lahko glede na velikost ekipe ena oseba pokriva več vlog </w:t>
      </w:r>
      <w:r w:rsidR="000152A1">
        <w:rPr>
          <w:rFonts w:ascii="Times New Roman" w:hAnsi="Times New Roman" w:cs="Times New Roman"/>
          <w:sz w:val="24"/>
          <w:szCs w:val="20"/>
        </w:rPr>
        <w:fldChar w:fldCharType="begin"/>
      </w:r>
      <w:r w:rsidR="000152A1">
        <w:rPr>
          <w:rFonts w:ascii="Times New Roman" w:hAnsi="Times New Roman" w:cs="Times New Roman"/>
          <w:sz w:val="24"/>
          <w:szCs w:val="20"/>
        </w:rPr>
        <w:instrText xml:space="preserve"> ADDIN ZOTERO_ITEM CSL_CITATION {"citationID":"5sFVFb62","properties":{"formattedCitation":"(Novak 2012, 319; Bates 2004, 151)","plainCitation":"(Novak 2012, 319; Bates 2004, 151)"},"citationItems":[{"id":83,"uris":["http://zotero.org/users/local/1VrTeLcH/items/ZLCN5TN2"],"uri":["http://zotero.org/users/local/1VrTeLcH/items/ZLCN5TN2"],"itemData":{"id":83,"type":"book","title":"Game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Pr>
          <w:rFonts w:ascii="Times New Roman" w:hAnsi="Times New Roman" w:cs="Times New Roman"/>
          <w:sz w:val="24"/>
          <w:szCs w:val="20"/>
        </w:rPr>
        <w:fldChar w:fldCharType="separate"/>
      </w:r>
      <w:r w:rsidR="000152A1" w:rsidRPr="000152A1">
        <w:rPr>
          <w:rFonts w:ascii="Times New Roman" w:hAnsi="Times New Roman" w:cs="Times New Roman"/>
          <w:sz w:val="24"/>
        </w:rPr>
        <w:t>(Novak 2012, 319; Bates 2004, 151)</w:t>
      </w:r>
      <w:r w:rsidR="000152A1">
        <w:rPr>
          <w:rFonts w:ascii="Times New Roman" w:hAnsi="Times New Roman" w:cs="Times New Roman"/>
          <w:sz w:val="24"/>
          <w:szCs w:val="20"/>
        </w:rPr>
        <w:fldChar w:fldCharType="end"/>
      </w:r>
      <w:r w:rsidR="0073173B">
        <w:rPr>
          <w:rFonts w:ascii="Times New Roman" w:hAnsi="Times New Roman" w:cs="Times New Roman"/>
          <w:sz w:val="24"/>
          <w:szCs w:val="20"/>
        </w:rPr>
        <w:t>.</w:t>
      </w:r>
      <w:r w:rsidR="008E7679">
        <w:rPr>
          <w:rFonts w:ascii="Times New Roman" w:hAnsi="Times New Roman" w:cs="Times New Roman"/>
          <w:sz w:val="24"/>
          <w:szCs w:val="20"/>
        </w:rPr>
        <w:t xml:space="preserve"> Pri vodenju takšnih multidisciplinarnih ekip so potrebne usmeritve</w:t>
      </w:r>
      <w:r w:rsidR="00F812CF">
        <w:rPr>
          <w:rFonts w:ascii="Times New Roman" w:hAnsi="Times New Roman" w:cs="Times New Roman"/>
          <w:sz w:val="24"/>
          <w:szCs w:val="20"/>
        </w:rPr>
        <w:t xml:space="preserve"> v obliki mehkih veščin</w:t>
      </w:r>
      <w:r w:rsidR="008E7679">
        <w:rPr>
          <w:rFonts w:ascii="Times New Roman" w:hAnsi="Times New Roman" w:cs="Times New Roman"/>
          <w:sz w:val="24"/>
          <w:szCs w:val="20"/>
        </w:rPr>
        <w:t>.</w:t>
      </w:r>
      <w:r w:rsidR="00F812CF">
        <w:rPr>
          <w:rFonts w:ascii="Times New Roman" w:hAnsi="Times New Roman" w:cs="Times New Roman"/>
          <w:sz w:val="24"/>
          <w:szCs w:val="20"/>
        </w:rPr>
        <w:t xml:space="preserve"> </w:t>
      </w:r>
      <w:r w:rsidR="00C950C6">
        <w:rPr>
          <w:rFonts w:ascii="Times New Roman" w:hAnsi="Times New Roman" w:cs="Times New Roman"/>
          <w:sz w:val="24"/>
          <w:szCs w:val="20"/>
        </w:rPr>
        <w:t>Priporoča se spodbujanje idej in sod</w:t>
      </w:r>
      <w:r w:rsidR="007B0BB7">
        <w:rPr>
          <w:rFonts w:ascii="Times New Roman" w:hAnsi="Times New Roman" w:cs="Times New Roman"/>
          <w:sz w:val="24"/>
          <w:szCs w:val="20"/>
        </w:rPr>
        <w:t>elovanje vse ekipe v oblikovanju</w:t>
      </w:r>
      <w:r w:rsidR="00D82265">
        <w:rPr>
          <w:rFonts w:ascii="Times New Roman" w:hAnsi="Times New Roman" w:cs="Times New Roman"/>
          <w:sz w:val="24"/>
          <w:szCs w:val="20"/>
        </w:rPr>
        <w:t xml:space="preserve"> igre. To omogoča večjo izbiro id</w:t>
      </w:r>
      <w:r w:rsidR="004A63E3">
        <w:rPr>
          <w:rFonts w:ascii="Times New Roman" w:hAnsi="Times New Roman" w:cs="Times New Roman"/>
          <w:sz w:val="24"/>
          <w:szCs w:val="20"/>
        </w:rPr>
        <w:t>ej, njihovo hitro us</w:t>
      </w:r>
      <w:r w:rsidR="00280014">
        <w:rPr>
          <w:rFonts w:ascii="Times New Roman" w:hAnsi="Times New Roman" w:cs="Times New Roman"/>
          <w:sz w:val="24"/>
          <w:szCs w:val="20"/>
        </w:rPr>
        <w:t>tvarjanje in zadovoljstvo ekipe</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{"citationID":"rAXmA1EW","properties":{"formattedCitation":"(Schell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rPr>
        <w:t>(Schell 2008, 375)</w:t>
      </w:r>
      <w:r w:rsidR="002F4B45">
        <w:rPr>
          <w:rFonts w:ascii="Times New Roman" w:hAnsi="Times New Roman" w:cs="Times New Roman"/>
          <w:sz w:val="24"/>
          <w:szCs w:val="20"/>
        </w:rPr>
        <w:fldChar w:fldCharType="end"/>
      </w:r>
      <w:r w:rsidR="00280014">
        <w:rPr>
          <w:rFonts w:ascii="Times New Roman" w:hAnsi="Times New Roman" w:cs="Times New Roman"/>
          <w:sz w:val="24"/>
          <w:szCs w:val="20"/>
        </w:rPr>
        <w:t>.</w:t>
      </w:r>
      <w:r w:rsidR="00DB4366">
        <w:rPr>
          <w:rFonts w:ascii="Times New Roman" w:hAnsi="Times New Roman" w:cs="Times New Roman"/>
          <w:sz w:val="24"/>
          <w:szCs w:val="20"/>
        </w:rPr>
        <w:t xml:space="preserve"> Sem spadaj</w:t>
      </w:r>
      <w:r w:rsidR="004F3EF1">
        <w:rPr>
          <w:rFonts w:ascii="Times New Roman" w:hAnsi="Times New Roman" w:cs="Times New Roman"/>
          <w:sz w:val="24"/>
          <w:szCs w:val="20"/>
        </w:rPr>
        <w:t>o še veščine spodbujanja komunik</w:t>
      </w:r>
      <w:r w:rsidR="00DB4366">
        <w:rPr>
          <w:rFonts w:ascii="Times New Roman" w:hAnsi="Times New Roman" w:cs="Times New Roman"/>
          <w:sz w:val="24"/>
          <w:szCs w:val="20"/>
        </w:rPr>
        <w:t>acije in njene kvalitete: objektivnost, jasnost, vztrajnost, spoštovanje, zaupanje, iskrenost, zasebnost in skupnost</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{"citationID":"zfGu0vC1","properties":{"formattedCitation":"{\\rtf (Schell 2008, 376\\uc0\\u8211{}79)}","plainCitation":"(Schell 2008, 376–79)"},"citationItems":[{"id":419,"uris":["http://zotero.org/users/local/1VrTeLcH/items/EMID3QLV"],"uri":["http://zotero.org/users/local/1VrTeLcH/items/EMID3QLV"],"itemData":{"id":419,"type":"book","title":"The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szCs w:val="24"/>
        </w:rPr>
        <w:t>(Schell 2008, 376–79)</w:t>
      </w:r>
      <w:r w:rsidR="002F4B45">
        <w:rPr>
          <w:rFonts w:ascii="Times New Roman" w:hAnsi="Times New Roman" w:cs="Times New Roman"/>
          <w:sz w:val="24"/>
          <w:szCs w:val="20"/>
        </w:rPr>
        <w:fldChar w:fldCharType="end"/>
      </w:r>
      <w:r w:rsidR="002F4B45">
        <w:rPr>
          <w:rFonts w:ascii="Times New Roman" w:hAnsi="Times New Roman" w:cs="Times New Roman"/>
          <w:sz w:val="24"/>
          <w:szCs w:val="20"/>
        </w:rPr>
        <w:t xml:space="preserve"> </w:t>
      </w:r>
    </w:p>
    <w:p w14:paraId="4E7B5316" w14:textId="77777777" w:rsidR="00B47DD8" w:rsidRDefault="00D6744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Proces je priporočeno </w:t>
      </w:r>
      <w:r w:rsidR="00B822C4">
        <w:rPr>
          <w:rFonts w:ascii="Times New Roman" w:hAnsi="Times New Roman" w:cs="Times New Roman"/>
          <w:sz w:val="24"/>
          <w:szCs w:val="20"/>
        </w:rPr>
        <w:t>podpre</w:t>
      </w:r>
      <w:r>
        <w:rPr>
          <w:rFonts w:ascii="Times New Roman" w:hAnsi="Times New Roman" w:cs="Times New Roman"/>
          <w:sz w:val="24"/>
          <w:szCs w:val="20"/>
        </w:rPr>
        <w:t>ti tudi</w:t>
      </w:r>
      <w:r w:rsidR="00EF2BE2">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z uporabo digitalnih programskih paketov. Ravnateljstvo že dolgo uporablja takšna orodja za administracijo individualnih ali skupine projektov. Orodja </w:t>
      </w:r>
      <w:r w:rsidR="00360F96" w:rsidRPr="00327C02">
        <w:rPr>
          <w:rFonts w:ascii="Times New Roman" w:hAnsi="Times New Roman" w:cs="Times New Roman"/>
          <w:sz w:val="24"/>
          <w:szCs w:val="20"/>
        </w:rPr>
        <w:lastRenderedPageBreak/>
        <w:t>kot so: Scrumwise, Kanbanery, Yodiz, ZenHub, Leankit, Jira, Trello, so idealna za spremljanje nalog, saj om</w:t>
      </w:r>
      <w:r w:rsidR="00E8142B" w:rsidRPr="00327C02">
        <w:rPr>
          <w:rFonts w:ascii="Times New Roman" w:hAnsi="Times New Roman" w:cs="Times New Roman"/>
          <w:sz w:val="24"/>
          <w:szCs w:val="20"/>
        </w:rPr>
        <w:t xml:space="preserve">ogočajo kreiranje Kanban tabel. </w:t>
      </w:r>
      <w:r w:rsidR="00360F96" w:rsidRPr="00327C02">
        <w:rPr>
          <w:rFonts w:ascii="Times New Roman" w:hAnsi="Times New Roman" w:cs="Times New Roman"/>
          <w:sz w:val="24"/>
          <w:szCs w:val="20"/>
        </w:rPr>
        <w:t>Poleg teh poznamo še Fat Panda, Pivotal Tracker, Active Collab, HacknPlan, Asana in Slack. Orodja lahko omogočajo tudi definiranje t.i. Gantt</w:t>
      </w:r>
      <w:r w:rsidR="00360F96" w:rsidRPr="00327C02">
        <w:rPr>
          <w:rStyle w:val="Sprotnaopomba-sklic"/>
          <w:rFonts w:ascii="Times New Roman" w:hAnsi="Times New Roman" w:cs="Times New Roman"/>
        </w:rPr>
        <w:footnoteReference w:id="64"/>
      </w:r>
      <w:r w:rsidR="00360F96" w:rsidRPr="00327C02">
        <w:rPr>
          <w:rFonts w:ascii="Times New Roman" w:hAnsi="Times New Roman" w:cs="Times New Roman"/>
          <w:sz w:val="24"/>
          <w:szCs w:val="20"/>
        </w:rPr>
        <w:t xml:space="preserve"> ali PERT</w:t>
      </w:r>
      <w:r w:rsidR="00360F96" w:rsidRPr="00327C02">
        <w:rPr>
          <w:rStyle w:val="Sprotnaopomba-sklic"/>
          <w:rFonts w:ascii="Times New Roman" w:hAnsi="Times New Roman" w:cs="Times New Roman"/>
        </w:rPr>
        <w:footnoteReference w:id="65"/>
      </w:r>
      <w:r w:rsidR="00360F96" w:rsidRPr="00327C02">
        <w:rPr>
          <w:rFonts w:ascii="Times New Roman" w:hAnsi="Times New Roman" w:cs="Times New Roman"/>
          <w:sz w:val="24"/>
          <w:szCs w:val="20"/>
        </w:rPr>
        <w:t xml:space="preserve"> grafov, ki zadostijo</w:t>
      </w:r>
      <w:r w:rsidR="00B92F44">
        <w:rPr>
          <w:rFonts w:ascii="Times New Roman" w:hAnsi="Times New Roman" w:cs="Times New Roman"/>
          <w:sz w:val="24"/>
          <w:szCs w:val="20"/>
        </w:rPr>
        <w:t xml:space="preserve"> definiranjem časovnih načrtov. </w:t>
      </w:r>
    </w:p>
    <w:p w14:paraId="6C2F55F8" w14:textId="77777777" w:rsidR="00B92F44"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Novi paketi takšnih orodij prinašajo prednosti, saj omogočajo upravljanje s tveganji, upravljanje z najboljšimi praksami, e-poštn</w:t>
      </w:r>
      <w:r w:rsidR="00B92F44">
        <w:rPr>
          <w:rFonts w:ascii="Times New Roman" w:hAnsi="Times New Roman" w:cs="Times New Roman"/>
          <w:sz w:val="24"/>
          <w:szCs w:val="20"/>
        </w:rPr>
        <w:t xml:space="preserve">e notifikacije in kolaboracije. </w:t>
      </w:r>
    </w:p>
    <w:p w14:paraId="6F020945" w14:textId="77777777" w:rsidR="00360F96" w:rsidRPr="00327C02" w:rsidRDefault="00555EBB"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Za izbiro</w:t>
      </w:r>
      <w:r w:rsidR="00BE7A18">
        <w:rPr>
          <w:rFonts w:ascii="Times New Roman" w:hAnsi="Times New Roman" w:cs="Times New Roman"/>
          <w:sz w:val="24"/>
          <w:szCs w:val="20"/>
        </w:rPr>
        <w:t xml:space="preserve"> ustreznega programskega</w:t>
      </w:r>
      <w:r>
        <w:rPr>
          <w:rFonts w:ascii="Times New Roman" w:hAnsi="Times New Roman" w:cs="Times New Roman"/>
          <w:sz w:val="24"/>
          <w:szCs w:val="20"/>
        </w:rPr>
        <w:t xml:space="preserve"> pake</w:t>
      </w:r>
      <w:r w:rsidR="00BE7A18">
        <w:rPr>
          <w:rFonts w:ascii="Times New Roman" w:hAnsi="Times New Roman" w:cs="Times New Roman"/>
          <w:sz w:val="24"/>
          <w:szCs w:val="20"/>
        </w:rPr>
        <w:t>ta</w:t>
      </w:r>
      <w:r>
        <w:rPr>
          <w:rFonts w:ascii="Times New Roman" w:hAnsi="Times New Roman" w:cs="Times New Roman"/>
          <w:sz w:val="24"/>
          <w:szCs w:val="20"/>
        </w:rPr>
        <w:t xml:space="preserve"> predlagamo </w:t>
      </w:r>
      <w:r w:rsidR="00360F96" w:rsidRPr="00327C02">
        <w:rPr>
          <w:rFonts w:ascii="Times New Roman" w:hAnsi="Times New Roman" w:cs="Times New Roman"/>
          <w:sz w:val="24"/>
          <w:szCs w:val="20"/>
        </w:rPr>
        <w:t>analitični hierarhični proces</w:t>
      </w:r>
      <w:r w:rsidR="00360F96" w:rsidRPr="00327C02">
        <w:rPr>
          <w:rStyle w:val="Sprotnaopomba-sklic"/>
          <w:rFonts w:ascii="Times New Roman" w:hAnsi="Times New Roman" w:cs="Times New Roman"/>
          <w:sz w:val="24"/>
          <w:szCs w:val="20"/>
        </w:rPr>
        <w:footnoteReference w:id="66"/>
      </w:r>
      <w:r w:rsidR="00360F96" w:rsidRPr="00327C02">
        <w:rPr>
          <w:rFonts w:ascii="Times New Roman" w:hAnsi="Times New Roman" w:cs="Times New Roman"/>
          <w:sz w:val="24"/>
          <w:szCs w:val="20"/>
        </w:rPr>
        <w:t>, ki omogoča izbiro paketa na podlagi teorije izbire po Saatyu. Primarna naloga postopka je kvantifikacija relativnih prioritet za pod</w:t>
      </w:r>
      <w:r w:rsidR="007C10D9">
        <w:rPr>
          <w:rFonts w:ascii="Times New Roman" w:hAnsi="Times New Roman" w:cs="Times New Roman"/>
          <w:sz w:val="24"/>
          <w:szCs w:val="20"/>
        </w:rPr>
        <w:t>ano zbirko alternativ (PRILOGA J</w:t>
      </w:r>
      <w:r w:rsidR="00360F96" w:rsidRPr="00327C02">
        <w:rPr>
          <w:rFonts w:ascii="Times New Roman" w:hAnsi="Times New Roman" w:cs="Times New Roman"/>
          <w:sz w:val="24"/>
          <w:szCs w:val="20"/>
        </w:rPr>
        <w:t xml:space="preserve">) na podlagi sodb, ki jih poda odločevalec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76)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Krite</w:t>
      </w:r>
      <w:r w:rsidR="006339CD">
        <w:rPr>
          <w:rFonts w:ascii="Times New Roman" w:hAnsi="Times New Roman" w:cs="Times New Roman"/>
          <w:sz w:val="24"/>
          <w:szCs w:val="20"/>
        </w:rPr>
        <w:t xml:space="preserve">riji se </w:t>
      </w:r>
      <w:r w:rsidR="00360F96" w:rsidRPr="00327C02">
        <w:rPr>
          <w:rFonts w:ascii="Times New Roman" w:hAnsi="Times New Roman" w:cs="Times New Roman"/>
          <w:sz w:val="24"/>
          <w:szCs w:val="20"/>
        </w:rPr>
        <w:t>spreminjajo in predlagani predstavljajo le ilustracijo</w:t>
      </w:r>
      <w:r w:rsidR="001507E6">
        <w:rPr>
          <w:rFonts w:ascii="Times New Roman" w:hAnsi="Times New Roman" w:cs="Times New Roman"/>
          <w:sz w:val="24"/>
          <w:szCs w:val="20"/>
        </w:rPr>
        <w:t xml:space="preserve"> za</w:t>
      </w:r>
      <w:r w:rsidR="00360F96" w:rsidRPr="00327C02">
        <w:rPr>
          <w:rFonts w:ascii="Times New Roman" w:hAnsi="Times New Roman" w:cs="Times New Roman"/>
          <w:sz w:val="24"/>
          <w:szCs w:val="20"/>
        </w:rPr>
        <w:t xml:space="preserve"> procesa izbora. Kriterije je potrebno definirati na podlagi hierarhije, ki predstavlja za nas najbolj primerno orodje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81)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3C2A97C6" w14:textId="77777777" w:rsidR="00360F96" w:rsidRPr="00133CC9" w:rsidRDefault="00133CC9" w:rsidP="005A6A3B">
      <w:pPr>
        <w:spacing w:line="360" w:lineRule="auto"/>
        <w:contextualSpacing/>
        <w:jc w:val="both"/>
      </w:pPr>
      <w:r>
        <w:rPr>
          <w:rFonts w:ascii="Times New Roman" w:hAnsi="Times New Roman" w:cs="Times New Roman"/>
          <w:sz w:val="24"/>
          <w:szCs w:val="20"/>
        </w:rPr>
        <w:t xml:space="preserve">Ker lahko projekti zaradi količine defektov postanejo neobvladljivi se priporočajo rešitve za spremljanje izvorne kode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(McShaffry in Graham 2012, 111)</w:t>
      </w:r>
      <w:r w:rsidR="00360F96" w:rsidRPr="00327C02">
        <w:rPr>
          <w:rFonts w:ascii="Times New Roman" w:hAnsi="Times New Roman" w:cs="Times New Roman"/>
          <w:sz w:val="24"/>
          <w:szCs w:val="20"/>
        </w:rPr>
        <w:fldChar w:fldCharType="end"/>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Komercialne rešitve predstavljajo SourceSafe, Perforce in AlienBrain, odprtokodne pa Subversion, TortoiseSVN in Git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szCs w:val="24"/>
        </w:rPr>
        <w:t>(McShaffry in Graham 2012, 15–114)</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490D5C93" w14:textId="77777777" w:rsidR="007A6190" w:rsidRDefault="007A6190">
      <w:pPr>
        <w:rPr>
          <w:rFonts w:ascii="Times New Roman" w:hAnsi="Times New Roman" w:cs="Times New Roman"/>
          <w:sz w:val="24"/>
          <w:szCs w:val="24"/>
        </w:rPr>
      </w:pPr>
      <w:r>
        <w:rPr>
          <w:rFonts w:ascii="Times New Roman" w:hAnsi="Times New Roman" w:cs="Times New Roman"/>
          <w:sz w:val="24"/>
          <w:szCs w:val="24"/>
        </w:rPr>
        <w:br w:type="page"/>
      </w:r>
    </w:p>
    <w:p w14:paraId="20A53E7C" w14:textId="5DF38F26" w:rsidR="00BB6D28" w:rsidRPr="00CA19C9" w:rsidRDefault="00C71903" w:rsidP="005A6A3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7</w:t>
      </w:r>
      <w:r w:rsidR="00BB6D28" w:rsidRPr="00CA19C9">
        <w:rPr>
          <w:rFonts w:ascii="Times New Roman" w:hAnsi="Times New Roman" w:cs="Times New Roman"/>
          <w:sz w:val="24"/>
          <w:szCs w:val="24"/>
        </w:rPr>
        <w:t>. OPTIMIZACIJA PROCESA</w:t>
      </w:r>
    </w:p>
    <w:p w14:paraId="7E5ACEAB" w14:textId="77777777"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 xml:space="preserve">Optimizacija pomeni razumevanje trenutnega procesa in njegovo spreminjanje z namenom povečanja kvalitete produktov, zmanjšanja stroškov in časa razvoja. Za optimizacijo se </w:t>
      </w:r>
      <w:r>
        <w:rPr>
          <w:rFonts w:ascii="Times New Roman" w:hAnsi="Times New Roman" w:cs="Times New Roman"/>
          <w:sz w:val="24"/>
          <w:szCs w:val="24"/>
        </w:rPr>
        <w:t xml:space="preserve">priporoča uporaba zrelostnih ali agilnih </w:t>
      </w:r>
      <w:r w:rsidRPr="00CA19C9">
        <w:rPr>
          <w:rFonts w:ascii="Times New Roman" w:hAnsi="Times New Roman" w:cs="Times New Roman"/>
          <w:sz w:val="24"/>
          <w:szCs w:val="24"/>
        </w:rPr>
        <w:t>pristop</w:t>
      </w:r>
      <w:r>
        <w:rPr>
          <w:rFonts w:ascii="Times New Roman" w:hAnsi="Times New Roman" w:cs="Times New Roman"/>
          <w:sz w:val="24"/>
          <w:szCs w:val="24"/>
        </w:rPr>
        <w:t>ov</w:t>
      </w:r>
      <w:r w:rsidRPr="00CA19C9">
        <w:rPr>
          <w:rFonts w:ascii="Times New Roman" w:hAnsi="Times New Roman" w:cs="Times New Roman"/>
          <w:sz w:val="24"/>
          <w:szCs w:val="24"/>
        </w:rPr>
        <w:t xml:space="preserv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{"citationID":"8jM5QC0I","properties":{"formattedCitation":"(Sommerville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14:paraId="7CB77C17" w14:textId="77777777"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Agilni pristop</w:t>
      </w:r>
      <w:r w:rsidRPr="00CA19C9">
        <w:rPr>
          <w:rFonts w:ascii="Times New Roman" w:hAnsi="Times New Roman" w:cs="Times New Roman"/>
          <w:sz w:val="24"/>
          <w:szCs w:val="24"/>
        </w:rPr>
        <w:t xml:space="preserve"> je fokusiran na iterativni razvoj s krčenjem presežkov v razvojnem procesu. </w:t>
      </w:r>
      <w:r>
        <w:rPr>
          <w:rFonts w:ascii="Times New Roman" w:hAnsi="Times New Roman" w:cs="Times New Roman"/>
          <w:sz w:val="24"/>
          <w:szCs w:val="24"/>
        </w:rPr>
        <w:t>Vendar moramo upoštevati t</w:t>
      </w:r>
      <w:r w:rsidRPr="00CA19C9">
        <w:rPr>
          <w:rFonts w:ascii="Times New Roman" w:hAnsi="Times New Roman" w:cs="Times New Roman"/>
          <w:sz w:val="24"/>
          <w:szCs w:val="24"/>
        </w:rPr>
        <w:t>emeljne karakteristike agilnih metod</w:t>
      </w:r>
      <w:r>
        <w:rPr>
          <w:rFonts w:ascii="Times New Roman" w:hAnsi="Times New Roman" w:cs="Times New Roman"/>
          <w:sz w:val="24"/>
          <w:szCs w:val="24"/>
        </w:rPr>
        <w:t>, katere</w:t>
      </w:r>
      <w:r w:rsidRPr="00CA19C9">
        <w:rPr>
          <w:rFonts w:ascii="Times New Roman" w:hAnsi="Times New Roman" w:cs="Times New Roman"/>
          <w:sz w:val="24"/>
          <w:szCs w:val="24"/>
        </w:rPr>
        <w:t xml:space="preserve"> so hitre izdaje funkcionalnosti in visoka odzivnost na spremembe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{"citationID":"rtRNI0bK","properties":{"formattedCitation":"(Sommerville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14:paraId="262075DE" w14:textId="77777777"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 xml:space="preserve">Zrelostni pristop </w:t>
      </w:r>
      <w:r w:rsidRPr="00CA19C9">
        <w:rPr>
          <w:rFonts w:ascii="Times New Roman" w:hAnsi="Times New Roman" w:cs="Times New Roman"/>
          <w:sz w:val="24"/>
          <w:szCs w:val="24"/>
        </w:rPr>
        <w:t xml:space="preserve">je fokusiran na izboljšave procesov, vodenje projektov in implementacijo boljših inženirskih praks v organizacijo. Nivo zrelosti odraža obseg adaptacije tehničnih in vodstvenih praks v proces razvoja programske opreme. Cilj pristopa je izboljšanje kvalitete produktov in predvidljivost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{"citationID":"wpWBn3ML","properties":{"formattedCitation":"(Sommerville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Uporaba zrelostnih pristopov </w:t>
      </w:r>
      <w:r>
        <w:rPr>
          <w:rFonts w:ascii="Times New Roman" w:hAnsi="Times New Roman" w:cs="Times New Roman"/>
          <w:sz w:val="24"/>
          <w:szCs w:val="20"/>
        </w:rPr>
        <w:t>je postala osrednja aktivnost za izboljšanje procesov v organizacijah. V ta namen so se definirali določeni standardi ocenjevanja kot so: CMM</w:t>
      </w:r>
      <w:r>
        <w:rPr>
          <w:rStyle w:val="Sprotnaopomba-sklic"/>
          <w:rFonts w:ascii="Times New Roman" w:hAnsi="Times New Roman" w:cs="Times New Roman"/>
          <w:sz w:val="24"/>
          <w:szCs w:val="20"/>
        </w:rPr>
        <w:footnoteReference w:id="67"/>
      </w:r>
      <w:r>
        <w:rPr>
          <w:rFonts w:ascii="Times New Roman" w:hAnsi="Times New Roman" w:cs="Times New Roman"/>
          <w:sz w:val="24"/>
          <w:szCs w:val="20"/>
        </w:rPr>
        <w:t>, CMMI</w:t>
      </w:r>
      <w:r>
        <w:rPr>
          <w:rStyle w:val="Sprotnaopomba-sklic"/>
          <w:rFonts w:ascii="Times New Roman" w:hAnsi="Times New Roman" w:cs="Times New Roman"/>
          <w:sz w:val="24"/>
          <w:szCs w:val="20"/>
        </w:rPr>
        <w:footnoteReference w:id="68"/>
      </w:r>
      <w:r>
        <w:rPr>
          <w:rFonts w:ascii="Times New Roman" w:hAnsi="Times New Roman" w:cs="Times New Roman"/>
          <w:sz w:val="24"/>
          <w:szCs w:val="20"/>
        </w:rPr>
        <w:t>, BOOTSTRAP, SPICE</w:t>
      </w:r>
      <w:r>
        <w:rPr>
          <w:rStyle w:val="Sprotnaopomba-sklic"/>
          <w:rFonts w:ascii="Times New Roman" w:hAnsi="Times New Roman" w:cs="Times New Roman"/>
          <w:sz w:val="24"/>
          <w:szCs w:val="20"/>
        </w:rPr>
        <w:footnoteReference w:id="69"/>
      </w:r>
      <w:r>
        <w:rPr>
          <w:rFonts w:ascii="Times New Roman" w:hAnsi="Times New Roman" w:cs="Times New Roman"/>
          <w:sz w:val="24"/>
          <w:szCs w:val="20"/>
        </w:rPr>
        <w:t xml:space="preserve"> in družina ISO-9000 standardov. Predlagani pristopi pokrivajo le procesno perspektivo razvoja. V ta namen Aleem in kolegi (2016) predlagajo DGMM z upoštevanjem faktorjev, ki temeljijo na razvojni, potrošniški in poslovni perspektivi </w:t>
      </w:r>
      <w:r>
        <w:rPr>
          <w:rFonts w:ascii="Times New Roman" w:hAnsi="Times New Roman" w:cs="Times New Roman"/>
          <w:sz w:val="24"/>
          <w:szCs w:val="20"/>
        </w:rPr>
        <w:fldChar w:fldCharType="begin"/>
      </w:r>
      <w:r w:rsidR="002355CD">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58–59)","dontUpdate":true},"citationItems":[{"id":201,"uris":["http://zotero.org/users/local/1VrTeLcH/items/98WRF4TT"],"uri":["http://zotero.org/users/local/1VrTeLcH/items/98WRF4TT"],"itemData":{"id":201,"type":"article-journal","title":"A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Pr>
          <w:rFonts w:ascii="Times New Roman" w:hAnsi="Times New Roman" w:cs="Times New Roman"/>
          <w:sz w:val="24"/>
          <w:szCs w:val="20"/>
        </w:rPr>
        <w:fldChar w:fldCharType="separate"/>
      </w:r>
      <w:r w:rsidRPr="00A96E74">
        <w:rPr>
          <w:rFonts w:ascii="Times New Roman" w:hAnsi="Times New Roman" w:cs="Times New Roman"/>
          <w:sz w:val="24"/>
          <w:szCs w:val="24"/>
        </w:rPr>
        <w:t>(A</w:t>
      </w:r>
      <w:r>
        <w:rPr>
          <w:rFonts w:ascii="Times New Roman" w:hAnsi="Times New Roman" w:cs="Times New Roman"/>
          <w:sz w:val="24"/>
          <w:szCs w:val="24"/>
        </w:rPr>
        <w:t>leem, Capretz, in Ahmed 2016, 57</w:t>
      </w:r>
      <w:r w:rsidRPr="00A96E74">
        <w:rPr>
          <w:rFonts w:ascii="Times New Roman" w:hAnsi="Times New Roman" w:cs="Times New Roman"/>
          <w:sz w:val="24"/>
          <w:szCs w:val="24"/>
        </w:rPr>
        <w:t>–</w:t>
      </w:r>
      <w:r>
        <w:rPr>
          <w:rFonts w:ascii="Times New Roman" w:hAnsi="Times New Roman" w:cs="Times New Roman"/>
          <w:sz w:val="24"/>
          <w:szCs w:val="24"/>
        </w:rPr>
        <w:t>58</w:t>
      </w:r>
      <w:r w:rsidRPr="00A96E74">
        <w:rPr>
          <w:rFonts w:ascii="Times New Roman" w:hAnsi="Times New Roman" w:cs="Times New Roman"/>
          <w:sz w:val="24"/>
          <w:szCs w:val="24"/>
        </w:rPr>
        <w:t>)</w:t>
      </w:r>
      <w:r>
        <w:rPr>
          <w:rFonts w:ascii="Times New Roman" w:hAnsi="Times New Roman" w:cs="Times New Roman"/>
          <w:sz w:val="24"/>
          <w:szCs w:val="20"/>
        </w:rPr>
        <w:fldChar w:fldCharType="end"/>
      </w:r>
      <w:r>
        <w:rPr>
          <w:rFonts w:ascii="Times New Roman" w:hAnsi="Times New Roman" w:cs="Times New Roman"/>
          <w:sz w:val="24"/>
          <w:szCs w:val="20"/>
        </w:rPr>
        <w:t>.</w:t>
      </w:r>
    </w:p>
    <w:p w14:paraId="465694B3" w14:textId="77777777" w:rsidR="00BB6D28"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Za večje projekte in kompleksne sisteme je pri</w:t>
      </w:r>
      <w:r>
        <w:rPr>
          <w:rFonts w:ascii="Times New Roman" w:hAnsi="Times New Roman" w:cs="Times New Roman"/>
          <w:sz w:val="24"/>
          <w:szCs w:val="24"/>
        </w:rPr>
        <w:t>poročena uporaba zrelostnih pristopov</w:t>
      </w:r>
      <w:r w:rsidRPr="00CA19C9">
        <w:rPr>
          <w:rFonts w:ascii="Times New Roman" w:hAnsi="Times New Roman" w:cs="Times New Roman"/>
          <w:sz w:val="24"/>
          <w:szCs w:val="24"/>
        </w:rPr>
        <w:t xml:space="preserve">, medtem, ko je velika verjetnost, da bo izbira agilnega pristopa manjšim in srednje velikim projektom predstavljala najboljšo strategijo optimizacije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{"citationID":"TrqqSfue","properties":{"formattedCitation":"(Sommerville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Za ilustracijo bomo v našem primeru uporabili oba pristopa optimizacije procesov.</w:t>
      </w:r>
    </w:p>
    <w:p w14:paraId="029362B6" w14:textId="77777777" w:rsidR="00BB6D28" w:rsidRDefault="00BB6D28" w:rsidP="005A6A3B">
      <w:pPr>
        <w:spacing w:line="360" w:lineRule="auto"/>
        <w:contextualSpacing/>
        <w:jc w:val="both"/>
        <w:rPr>
          <w:rFonts w:ascii="Times New Roman" w:hAnsi="Times New Roman" w:cs="Times New Roman"/>
          <w:sz w:val="24"/>
          <w:szCs w:val="24"/>
        </w:rPr>
      </w:pPr>
    </w:p>
    <w:p w14:paraId="6B3E7EC3" w14:textId="63C78815" w:rsidR="00BB6D28" w:rsidRPr="00E442B5" w:rsidRDefault="00C71903" w:rsidP="00E442B5">
      <w:pPr>
        <w:spacing w:line="360" w:lineRule="auto"/>
        <w:contextualSpacing/>
        <w:rPr>
          <w:rFonts w:ascii="Times New Roman" w:hAnsi="Times New Roman" w:cs="Times New Roman"/>
          <w:sz w:val="24"/>
          <w:szCs w:val="24"/>
        </w:rPr>
      </w:pPr>
      <w:r>
        <w:rPr>
          <w:rFonts w:ascii="Times New Roman" w:hAnsi="Times New Roman" w:cs="Times New Roman"/>
          <w:sz w:val="24"/>
          <w:szCs w:val="24"/>
        </w:rPr>
        <w:t>7</w:t>
      </w:r>
      <w:r w:rsidR="00DA650F">
        <w:rPr>
          <w:rFonts w:ascii="Times New Roman" w:hAnsi="Times New Roman" w:cs="Times New Roman"/>
          <w:sz w:val="24"/>
          <w:szCs w:val="24"/>
        </w:rPr>
        <w:t>.1</w:t>
      </w:r>
      <w:r w:rsidR="00BB6D28">
        <w:rPr>
          <w:rFonts w:ascii="Times New Roman" w:hAnsi="Times New Roman" w:cs="Times New Roman"/>
          <w:sz w:val="24"/>
          <w:szCs w:val="24"/>
        </w:rPr>
        <w:t xml:space="preserve"> AGILNI PRISTOP</w:t>
      </w:r>
    </w:p>
    <w:p w14:paraId="5791E3D8" w14:textId="77777777" w:rsidR="00BB6D28" w:rsidRDefault="00BB6D28" w:rsidP="00E442B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Naš proces bomo</w:t>
      </w:r>
      <w:r w:rsidR="00ED51A9">
        <w:rPr>
          <w:rFonts w:ascii="Times New Roman" w:hAnsi="Times New Roman" w:cs="Times New Roman"/>
          <w:sz w:val="24"/>
          <w:szCs w:val="24"/>
        </w:rPr>
        <w:t xml:space="preserve"> za </w:t>
      </w:r>
      <w:r w:rsidR="00E442B5">
        <w:rPr>
          <w:rFonts w:ascii="Times New Roman" w:hAnsi="Times New Roman" w:cs="Times New Roman"/>
          <w:sz w:val="24"/>
          <w:szCs w:val="24"/>
        </w:rPr>
        <w:t>primer</w:t>
      </w:r>
      <w:r>
        <w:rPr>
          <w:rFonts w:ascii="Times New Roman" w:hAnsi="Times New Roman" w:cs="Times New Roman"/>
          <w:sz w:val="24"/>
          <w:szCs w:val="24"/>
        </w:rPr>
        <w:t xml:space="preserve"> optimizirali z obračanjem na temeljne prakse AM. </w:t>
      </w:r>
      <w:r w:rsidR="00252E6C">
        <w:rPr>
          <w:rFonts w:ascii="Times New Roman" w:hAnsi="Times New Roman" w:cs="Times New Roman"/>
          <w:sz w:val="24"/>
          <w:szCs w:val="24"/>
        </w:rPr>
        <w:t>A</w:t>
      </w:r>
      <w:r>
        <w:rPr>
          <w:rFonts w:ascii="Times New Roman" w:hAnsi="Times New Roman" w:cs="Times New Roman"/>
          <w:sz w:val="24"/>
          <w:szCs w:val="24"/>
        </w:rPr>
        <w:t>plicira</w:t>
      </w:r>
      <w:r w:rsidR="00252E6C">
        <w:rPr>
          <w:rFonts w:ascii="Times New Roman" w:hAnsi="Times New Roman" w:cs="Times New Roman"/>
          <w:sz w:val="24"/>
          <w:szCs w:val="24"/>
        </w:rPr>
        <w:t>li bo</w:t>
      </w:r>
      <w:r>
        <w:rPr>
          <w:rFonts w:ascii="Times New Roman" w:hAnsi="Times New Roman" w:cs="Times New Roman"/>
          <w:sz w:val="24"/>
          <w:szCs w:val="24"/>
        </w:rPr>
        <w:t xml:space="preserve">mo </w:t>
      </w:r>
      <w:r w:rsidR="00054605">
        <w:rPr>
          <w:rFonts w:ascii="Times New Roman" w:hAnsi="Times New Roman" w:cs="Times New Roman"/>
          <w:sz w:val="24"/>
          <w:szCs w:val="24"/>
        </w:rPr>
        <w:t xml:space="preserve">praksi: enostavnega </w:t>
      </w:r>
      <w:r>
        <w:rPr>
          <w:rFonts w:ascii="Times New Roman" w:hAnsi="Times New Roman" w:cs="Times New Roman"/>
          <w:sz w:val="24"/>
          <w:szCs w:val="24"/>
        </w:rPr>
        <w:t xml:space="preserve"> opisa modela</w:t>
      </w:r>
      <w:r w:rsidR="00054605">
        <w:rPr>
          <w:rFonts w:ascii="Times New Roman" w:hAnsi="Times New Roman" w:cs="Times New Roman"/>
          <w:sz w:val="24"/>
          <w:szCs w:val="24"/>
        </w:rPr>
        <w:t xml:space="preserve"> in kreiranja enostavne vsebine</w:t>
      </w:r>
      <w:r w:rsidR="00A04513">
        <w:rPr>
          <w:rFonts w:ascii="Times New Roman" w:hAnsi="Times New Roman" w:cs="Times New Roman"/>
          <w:sz w:val="24"/>
          <w:szCs w:val="24"/>
        </w:rPr>
        <w:t xml:space="preserve"> (pog 6.1)</w:t>
      </w:r>
      <w:r>
        <w:rPr>
          <w:rFonts w:ascii="Times New Roman" w:hAnsi="Times New Roman" w:cs="Times New Roman"/>
          <w:sz w:val="24"/>
          <w:szCs w:val="24"/>
        </w:rPr>
        <w:t>. Pri modelu smo zmanjšali število korakov (balonov) in izenačili velikosti prikazov stanj. Poenostavili smo tranzicije pri čemer smo se izognili križanju in odstranili nepotrebne opise tranzicij in stanj. Slika 8.1 prikazuje optimiziran model.</w:t>
      </w:r>
    </w:p>
    <w:p w14:paraId="12DEC0B2" w14:textId="77777777" w:rsidR="00BB6D28" w:rsidRDefault="00BB6D28" w:rsidP="005A6A3B">
      <w:pPr>
        <w:spacing w:line="360" w:lineRule="auto"/>
        <w:contextualSpacing/>
        <w:jc w:val="center"/>
        <w:rPr>
          <w:rFonts w:ascii="Times New Roman" w:hAnsi="Times New Roman" w:cs="Times New Roman"/>
          <w:sz w:val="24"/>
          <w:szCs w:val="24"/>
        </w:rPr>
      </w:pPr>
    </w:p>
    <w:p w14:paraId="06931D5F" w14:textId="77777777" w:rsidR="002944B6" w:rsidRDefault="002944B6" w:rsidP="005A6A3B">
      <w:pPr>
        <w:spacing w:line="360" w:lineRule="auto"/>
        <w:contextualSpacing/>
        <w:jc w:val="center"/>
        <w:rPr>
          <w:rFonts w:ascii="Times New Roman" w:hAnsi="Times New Roman" w:cs="Times New Roman"/>
          <w:sz w:val="20"/>
          <w:szCs w:val="20"/>
        </w:rPr>
      </w:pPr>
    </w:p>
    <w:p w14:paraId="54DA7B89" w14:textId="77777777" w:rsidR="002944B6" w:rsidRDefault="002944B6" w:rsidP="005A6A3B">
      <w:pPr>
        <w:spacing w:line="360" w:lineRule="auto"/>
        <w:contextualSpacing/>
        <w:jc w:val="center"/>
        <w:rPr>
          <w:rFonts w:ascii="Times New Roman" w:hAnsi="Times New Roman" w:cs="Times New Roman"/>
          <w:sz w:val="20"/>
          <w:szCs w:val="20"/>
        </w:rPr>
      </w:pPr>
    </w:p>
    <w:p w14:paraId="5CC20F2F" w14:textId="77777777" w:rsidR="002944B6" w:rsidRDefault="002944B6" w:rsidP="005A6A3B">
      <w:pPr>
        <w:spacing w:line="360" w:lineRule="auto"/>
        <w:contextualSpacing/>
        <w:jc w:val="center"/>
        <w:rPr>
          <w:rFonts w:ascii="Times New Roman" w:hAnsi="Times New Roman" w:cs="Times New Roman"/>
          <w:sz w:val="20"/>
          <w:szCs w:val="20"/>
        </w:rPr>
      </w:pPr>
    </w:p>
    <w:p w14:paraId="1BCD64CE" w14:textId="78BC8151" w:rsidR="00BB6D28" w:rsidRPr="0054352E" w:rsidRDefault="00BB6D28" w:rsidP="005A6A3B">
      <w:pPr>
        <w:spacing w:line="360" w:lineRule="auto"/>
        <w:contextualSpacing/>
        <w:jc w:val="center"/>
        <w:rPr>
          <w:rFonts w:ascii="Times New Roman" w:hAnsi="Times New Roman" w:cs="Times New Roman"/>
          <w:sz w:val="20"/>
          <w:szCs w:val="20"/>
        </w:rPr>
      </w:pPr>
      <w:r w:rsidRPr="0054352E">
        <w:rPr>
          <w:rFonts w:ascii="Times New Roman" w:hAnsi="Times New Roman" w:cs="Times New Roman"/>
          <w:sz w:val="20"/>
          <w:szCs w:val="20"/>
        </w:rPr>
        <w:lastRenderedPageBreak/>
        <w:t xml:space="preserve">Slika </w:t>
      </w:r>
      <w:r w:rsidR="00C71903">
        <w:rPr>
          <w:rFonts w:ascii="Times New Roman" w:hAnsi="Times New Roman" w:cs="Times New Roman"/>
          <w:sz w:val="20"/>
          <w:szCs w:val="20"/>
        </w:rPr>
        <w:t>7</w:t>
      </w:r>
      <w:r w:rsidRPr="0054352E">
        <w:rPr>
          <w:rFonts w:ascii="Times New Roman" w:hAnsi="Times New Roman" w:cs="Times New Roman"/>
          <w:sz w:val="20"/>
          <w:szCs w:val="20"/>
        </w:rPr>
        <w:t>.1 optimiziran procesni model na podlagi praks AM</w:t>
      </w:r>
    </w:p>
    <w:p w14:paraId="31A0E770" w14:textId="77777777" w:rsidR="00BB6D28" w:rsidRPr="0054352E" w:rsidRDefault="00BB6D28" w:rsidP="005A6A3B">
      <w:pPr>
        <w:spacing w:line="360" w:lineRule="auto"/>
        <w:contextualSpacing/>
        <w:jc w:val="center"/>
        <w:rPr>
          <w:rFonts w:ascii="Times New Roman" w:hAnsi="Times New Roman" w:cs="Times New Roman"/>
          <w:sz w:val="20"/>
          <w:szCs w:val="20"/>
        </w:rPr>
      </w:pPr>
      <w:r w:rsidRPr="000E5963">
        <w:rPr>
          <w:rFonts w:ascii="Times New Roman" w:hAnsi="Times New Roman" w:cs="Times New Roman"/>
          <w:noProof/>
          <w:sz w:val="20"/>
          <w:szCs w:val="20"/>
          <w:lang w:eastAsia="sl-SI"/>
        </w:rPr>
        <w:drawing>
          <wp:inline distT="0" distB="0" distL="0" distR="0" wp14:anchorId="2E0C5A2E" wp14:editId="2AEC5CE2">
            <wp:extent cx="5743821" cy="2294841"/>
            <wp:effectExtent l="0" t="0" r="0" b="0"/>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59313" cy="2301031"/>
                    </a:xfrm>
                    <a:prstGeom prst="rect">
                      <a:avLst/>
                    </a:prstGeom>
                  </pic:spPr>
                </pic:pic>
              </a:graphicData>
            </a:graphic>
          </wp:inline>
        </w:drawing>
      </w:r>
    </w:p>
    <w:p w14:paraId="04DB7ACC" w14:textId="77777777" w:rsidR="00BB6D28" w:rsidRDefault="00BB6D28" w:rsidP="005A6A3B">
      <w:pPr>
        <w:spacing w:line="360" w:lineRule="auto"/>
        <w:contextualSpacing/>
        <w:jc w:val="center"/>
        <w:rPr>
          <w:rFonts w:ascii="Times New Roman" w:hAnsi="Times New Roman" w:cs="Times New Roman"/>
          <w:sz w:val="20"/>
          <w:szCs w:val="20"/>
        </w:rPr>
      </w:pPr>
    </w:p>
    <w:p w14:paraId="7302A60B" w14:textId="72B9EBA5" w:rsidR="00DA650F"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7</w:t>
      </w:r>
      <w:r w:rsidR="00DA650F">
        <w:rPr>
          <w:rFonts w:ascii="Times New Roman" w:hAnsi="Times New Roman" w:cs="Times New Roman"/>
          <w:sz w:val="24"/>
          <w:szCs w:val="20"/>
        </w:rPr>
        <w:t>.1</w:t>
      </w:r>
      <w:r w:rsidR="00DA650F" w:rsidRPr="00685780">
        <w:rPr>
          <w:rFonts w:ascii="Times New Roman" w:hAnsi="Times New Roman" w:cs="Times New Roman"/>
          <w:sz w:val="24"/>
          <w:szCs w:val="20"/>
        </w:rPr>
        <w:t xml:space="preserve"> </w:t>
      </w:r>
      <w:r w:rsidR="00DA650F">
        <w:rPr>
          <w:rFonts w:ascii="Times New Roman" w:hAnsi="Times New Roman" w:cs="Times New Roman"/>
          <w:sz w:val="24"/>
          <w:szCs w:val="20"/>
        </w:rPr>
        <w:t>ZRELOSTNI PRISTOP DGMM</w:t>
      </w:r>
    </w:p>
    <w:p w14:paraId="47A8EE34" w14:textId="77777777" w:rsidR="00BC67D5"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Avtorji DGMM so v prvem koraku identificirali glavne perspektive discipline, ki se delijo na: razvijalce, potrošnike in poslovni svet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{"citationID":"af9J6KBZ","properties":{"formattedCitation":"(Aleem,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58)</w:t>
      </w:r>
      <w:r>
        <w:rPr>
          <w:rFonts w:ascii="Times New Roman" w:hAnsi="Times New Roman" w:cs="Times New Roman"/>
          <w:sz w:val="24"/>
          <w:szCs w:val="20"/>
        </w:rPr>
        <w:fldChar w:fldCharType="end"/>
      </w:r>
      <w:r>
        <w:rPr>
          <w:rFonts w:ascii="Times New Roman" w:hAnsi="Times New Roman" w:cs="Times New Roman"/>
          <w:sz w:val="24"/>
          <w:szCs w:val="20"/>
        </w:rPr>
        <w:t>. Nato so za posamezno perspektivo identificirali ključne faktorje, ki vplivajo na delovanje igre in razvojni proces. Izmed vseh treh perspektiv so identificirali 5 dimenzij in 1</w:t>
      </w:r>
      <w:r w:rsidR="007C10D9">
        <w:rPr>
          <w:rFonts w:ascii="Times New Roman" w:hAnsi="Times New Roman" w:cs="Times New Roman"/>
          <w:sz w:val="24"/>
          <w:szCs w:val="20"/>
        </w:rPr>
        <w:t>8 različnih faktorjev (PRILOGA K</w:t>
      </w:r>
      <w:r>
        <w:rPr>
          <w:rFonts w:ascii="Times New Roman" w:hAnsi="Times New Roman" w:cs="Times New Roman"/>
          <w:sz w:val="24"/>
          <w:szCs w:val="20"/>
        </w:rPr>
        <w:t>) katere imenujejo procesne aktivnosti razvoja video iger (GDPA)</w:t>
      </w:r>
      <w:r>
        <w:rPr>
          <w:rStyle w:val="Sprotnaopomba-sklic"/>
          <w:rFonts w:ascii="Times New Roman" w:hAnsi="Times New Roman" w:cs="Times New Roman"/>
          <w:sz w:val="24"/>
          <w:szCs w:val="20"/>
        </w:rPr>
        <w:footnoteReference w:id="70"/>
      </w:r>
      <w:r>
        <w:rPr>
          <w:rFonts w:ascii="Times New Roman" w:hAnsi="Times New Roman" w:cs="Times New Roman"/>
          <w:sz w:val="24"/>
          <w:szCs w:val="20"/>
        </w:rPr>
        <w:t xml:space="preserv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{"citationID":"fLir5WJS","properties":{"formattedCitation":"(Aleem, Capretz, in Ahmed 2016a, 59)","plainCitation":"(Aleem, Capretz, in Ahmed 2016a,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59)</w:t>
      </w:r>
      <w:r>
        <w:rPr>
          <w:rFonts w:ascii="Times New Roman" w:hAnsi="Times New Roman" w:cs="Times New Roman"/>
          <w:sz w:val="24"/>
          <w:szCs w:val="20"/>
        </w:rPr>
        <w:fldChar w:fldCharType="end"/>
      </w:r>
      <w:r>
        <w:rPr>
          <w:rFonts w:ascii="Times New Roman" w:hAnsi="Times New Roman" w:cs="Times New Roman"/>
          <w:sz w:val="24"/>
          <w:szCs w:val="20"/>
        </w:rPr>
        <w:t xml:space="preserve">. Zrelost procesa razdelijo na pet stopenj (naraščajoče): ad-hoc, priložnosten, konsistenten, organiziran in optimiziran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{"citationID":"gbcaBB2r","properties":{"formattedCitation":"(Aleem, Capretz, in Ahmed 2016a, 61)","plainCitation":"(Aleem, Capretz, in Ahmed 2016a,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61)</w:t>
      </w:r>
      <w:r>
        <w:rPr>
          <w:rFonts w:ascii="Times New Roman" w:hAnsi="Times New Roman" w:cs="Times New Roman"/>
          <w:sz w:val="24"/>
          <w:szCs w:val="20"/>
        </w:rPr>
        <w:fldChar w:fldCharType="end"/>
      </w:r>
      <w:r>
        <w:rPr>
          <w:rFonts w:ascii="Times New Roman" w:hAnsi="Times New Roman" w:cs="Times New Roman"/>
          <w:sz w:val="24"/>
          <w:szCs w:val="20"/>
        </w:rPr>
        <w:t xml:space="preserve">. Vsako stopnjo zrelosti se preverja z namenskim vprašalnikom, katerega izjave se nanašajo na izvajanje GDPA. </w:t>
      </w:r>
    </w:p>
    <w:p w14:paraId="36C7249F" w14:textId="77777777" w:rsidR="00DA650F"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Ocenjevanje zrelosti poteka tako, da izjavam</w:t>
      </w:r>
      <w:r w:rsidR="00C6602C">
        <w:rPr>
          <w:rFonts w:ascii="Times New Roman" w:hAnsi="Times New Roman" w:cs="Times New Roman"/>
          <w:sz w:val="24"/>
          <w:szCs w:val="20"/>
        </w:rPr>
        <w:t xml:space="preserve"> </w:t>
      </w:r>
      <w:r w:rsidR="00357EC6">
        <w:rPr>
          <w:rFonts w:ascii="Times New Roman" w:hAnsi="Times New Roman" w:cs="Times New Roman"/>
          <w:sz w:val="24"/>
          <w:szCs w:val="20"/>
        </w:rPr>
        <w:t>(</w:t>
      </w:r>
      <w:r w:rsidR="00BC67D5">
        <w:rPr>
          <w:rFonts w:ascii="Times New Roman" w:hAnsi="Times New Roman" w:cs="Times New Roman"/>
          <w:sz w:val="24"/>
          <w:szCs w:val="20"/>
        </w:rPr>
        <w:t>PR</w:t>
      </w:r>
      <w:r w:rsidR="00357EC6">
        <w:rPr>
          <w:rFonts w:ascii="Times New Roman" w:hAnsi="Times New Roman" w:cs="Times New Roman"/>
          <w:sz w:val="24"/>
          <w:szCs w:val="20"/>
        </w:rPr>
        <w:t>I</w:t>
      </w:r>
      <w:r w:rsidR="007C10D9">
        <w:rPr>
          <w:rFonts w:ascii="Times New Roman" w:hAnsi="Times New Roman" w:cs="Times New Roman"/>
          <w:sz w:val="24"/>
          <w:szCs w:val="20"/>
        </w:rPr>
        <w:t>LOGA M</w:t>
      </w:r>
      <w:r w:rsidR="00BC67D5">
        <w:rPr>
          <w:rFonts w:ascii="Times New Roman" w:hAnsi="Times New Roman" w:cs="Times New Roman"/>
          <w:sz w:val="24"/>
          <w:szCs w:val="20"/>
        </w:rPr>
        <w:t>)</w:t>
      </w:r>
      <w:r>
        <w:rPr>
          <w:rFonts w:ascii="Times New Roman" w:hAnsi="Times New Roman" w:cs="Times New Roman"/>
          <w:sz w:val="24"/>
          <w:szCs w:val="20"/>
        </w:rPr>
        <w:t xml:space="preserve"> podajamo odgovore ali aktivnost izvajamo ali ne. Na koncu seštejemo aktivnosti in s tem dobimo število</w:t>
      </w:r>
      <w:r>
        <w:rPr>
          <w:rStyle w:val="Sprotnaopomba-sklic"/>
          <w:rFonts w:ascii="Times New Roman" w:hAnsi="Times New Roman" w:cs="Times New Roman"/>
          <w:sz w:val="24"/>
          <w:szCs w:val="20"/>
        </w:rPr>
        <w:footnoteReference w:id="71"/>
      </w:r>
      <w:r w:rsidR="00FC6655">
        <w:rPr>
          <w:rFonts w:ascii="Times New Roman" w:hAnsi="Times New Roman" w:cs="Times New Roman"/>
          <w:sz w:val="24"/>
          <w:szCs w:val="20"/>
        </w:rPr>
        <w:t xml:space="preserve"> GDPA</w:t>
      </w:r>
      <w:r>
        <w:rPr>
          <w:rFonts w:ascii="Times New Roman" w:hAnsi="Times New Roman" w:cs="Times New Roman"/>
          <w:sz w:val="24"/>
          <w:szCs w:val="20"/>
        </w:rPr>
        <w:t>, ki se izvajajo. V kolikor je število izvajanih aktivnosti večje od določenega praga</w:t>
      </w:r>
      <w:r>
        <w:rPr>
          <w:rStyle w:val="Sprotnaopomba-sklic"/>
          <w:rFonts w:ascii="Times New Roman" w:hAnsi="Times New Roman" w:cs="Times New Roman"/>
          <w:sz w:val="24"/>
          <w:szCs w:val="20"/>
        </w:rPr>
        <w:footnoteReference w:id="72"/>
      </w:r>
      <w:r>
        <w:rPr>
          <w:rFonts w:ascii="Times New Roman" w:hAnsi="Times New Roman" w:cs="Times New Roman"/>
          <w:sz w:val="24"/>
          <w:szCs w:val="20"/>
        </w:rPr>
        <w:t xml:space="preserve"> pomeni, da je procesni model dosegel zrelost za določeno stopnjo zrelosti. Za doseganje praga zrelosti velja, da se v procesu izvaja 80% aktivnosti glede na vse izjave, ki so podane za dolo</w:t>
      </w:r>
      <w:r w:rsidR="007C10D9">
        <w:rPr>
          <w:rFonts w:ascii="Times New Roman" w:hAnsi="Times New Roman" w:cs="Times New Roman"/>
          <w:sz w:val="24"/>
          <w:szCs w:val="20"/>
        </w:rPr>
        <w:t>čeno stopnjo zrelosti (PRILOGA L</w:t>
      </w:r>
      <w:r w:rsidR="00727DCE">
        <w:rPr>
          <w:rFonts w:ascii="Times New Roman" w:hAnsi="Times New Roman" w:cs="Times New Roman"/>
          <w:sz w:val="24"/>
          <w:szCs w:val="20"/>
        </w:rPr>
        <w:t>)</w:t>
      </w:r>
      <w:r w:rsidR="00E45E9F">
        <w:rPr>
          <w:rFonts w:ascii="Times New Roman" w:hAnsi="Times New Roman" w:cs="Times New Roman"/>
          <w:sz w:val="24"/>
          <w:szCs w:val="20"/>
        </w:rPr>
        <w:t xml:space="preserve"> </w:t>
      </w:r>
      <w:r w:rsidR="00E45E9F">
        <w:rPr>
          <w:rFonts w:ascii="Times New Roman" w:hAnsi="Times New Roman" w:cs="Times New Roman"/>
          <w:sz w:val="24"/>
          <w:szCs w:val="20"/>
        </w:rPr>
        <w:fldChar w:fldCharType="begin"/>
      </w:r>
      <w:r w:rsidR="00E45E9F">
        <w:rPr>
          <w:rFonts w:ascii="Times New Roman" w:hAnsi="Times New Roman" w:cs="Times New Roman"/>
          <w:sz w:val="24"/>
          <w:szCs w:val="20"/>
        </w:rPr>
        <w:instrText xml:space="preserve"> ADDIN ZOTERO_ITEM CSL_CITATION {"citationID":"HXMBVWiS","properties":{"formattedCitation":"(Aleem,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00E45E9F">
        <w:rPr>
          <w:rFonts w:ascii="Times New Roman" w:hAnsi="Times New Roman" w:cs="Times New Roman"/>
          <w:sz w:val="24"/>
          <w:szCs w:val="20"/>
        </w:rPr>
        <w:fldChar w:fldCharType="separate"/>
      </w:r>
      <w:r w:rsidR="00E45E9F" w:rsidRPr="00E45E9F">
        <w:rPr>
          <w:rFonts w:ascii="Times New Roman" w:hAnsi="Times New Roman" w:cs="Times New Roman"/>
          <w:sz w:val="24"/>
        </w:rPr>
        <w:t>(Aleem, Capretz, in Ahmed 2016a, 68)</w:t>
      </w:r>
      <w:r w:rsidR="00E45E9F">
        <w:rPr>
          <w:rFonts w:ascii="Times New Roman" w:hAnsi="Times New Roman" w:cs="Times New Roman"/>
          <w:sz w:val="24"/>
          <w:szCs w:val="20"/>
        </w:rPr>
        <w:fldChar w:fldCharType="end"/>
      </w:r>
      <w:r w:rsidR="00727DCE">
        <w:rPr>
          <w:rFonts w:ascii="Times New Roman" w:hAnsi="Times New Roman" w:cs="Times New Roman"/>
          <w:sz w:val="24"/>
          <w:szCs w:val="20"/>
        </w:rPr>
        <w:t>.</w:t>
      </w:r>
      <w:r w:rsidR="00E45E9F">
        <w:rPr>
          <w:rFonts w:ascii="Times New Roman" w:hAnsi="Times New Roman" w:cs="Times New Roman"/>
          <w:sz w:val="24"/>
          <w:szCs w:val="20"/>
        </w:rPr>
        <w:t xml:space="preserve"> S</w:t>
      </w:r>
      <w:r w:rsidR="0014473F">
        <w:rPr>
          <w:rFonts w:ascii="Times New Roman" w:hAnsi="Times New Roman" w:cs="Times New Roman"/>
          <w:sz w:val="24"/>
          <w:szCs w:val="20"/>
        </w:rPr>
        <w:t xml:space="preserve"> pomočjo vprašalnika (PRILOGA M</w:t>
      </w:r>
      <w:r>
        <w:rPr>
          <w:rFonts w:ascii="Times New Roman" w:hAnsi="Times New Roman" w:cs="Times New Roman"/>
          <w:sz w:val="24"/>
          <w:szCs w:val="20"/>
        </w:rPr>
        <w:t xml:space="preserve">) za ocenjevanje optimalne zrelosti </w:t>
      </w:r>
      <w:r w:rsidR="000B0743">
        <w:rPr>
          <w:rFonts w:ascii="Times New Roman" w:hAnsi="Times New Roman" w:cs="Times New Roman"/>
          <w:sz w:val="24"/>
          <w:szCs w:val="20"/>
        </w:rPr>
        <w:t>smo preverili</w:t>
      </w:r>
      <w:r>
        <w:rPr>
          <w:rFonts w:ascii="Times New Roman" w:hAnsi="Times New Roman" w:cs="Times New Roman"/>
          <w:sz w:val="24"/>
          <w:szCs w:val="20"/>
        </w:rPr>
        <w:t xml:space="preserve"> ali je naš proces primeren za optimiz</w:t>
      </w:r>
      <w:r w:rsidR="00BC654E">
        <w:rPr>
          <w:rFonts w:ascii="Times New Roman" w:hAnsi="Times New Roman" w:cs="Times New Roman"/>
          <w:sz w:val="24"/>
          <w:szCs w:val="20"/>
        </w:rPr>
        <w:t>acijo z DGMM</w:t>
      </w:r>
      <w:r w:rsidR="00541541">
        <w:rPr>
          <w:rFonts w:ascii="Times New Roman" w:hAnsi="Times New Roman" w:cs="Times New Roman"/>
          <w:sz w:val="24"/>
          <w:szCs w:val="20"/>
        </w:rPr>
        <w:t>.</w:t>
      </w:r>
      <w:r w:rsidR="00D6406D">
        <w:rPr>
          <w:rFonts w:ascii="Times New Roman" w:hAnsi="Times New Roman" w:cs="Times New Roman"/>
          <w:sz w:val="24"/>
          <w:szCs w:val="20"/>
        </w:rPr>
        <w:t xml:space="preserve"> Rezultati so v PRILOGA N</w:t>
      </w:r>
      <w:r w:rsidR="0047247B">
        <w:rPr>
          <w:rFonts w:ascii="Times New Roman" w:hAnsi="Times New Roman" w:cs="Times New Roman"/>
          <w:sz w:val="24"/>
          <w:szCs w:val="20"/>
        </w:rPr>
        <w:t xml:space="preserve">. </w:t>
      </w:r>
    </w:p>
    <w:p w14:paraId="10D4B88A" w14:textId="77777777" w:rsidR="00EA0066" w:rsidRDefault="00EA0066" w:rsidP="005A6A3B">
      <w:pPr>
        <w:autoSpaceDE w:val="0"/>
        <w:autoSpaceDN w:val="0"/>
        <w:adjustRightInd w:val="0"/>
        <w:spacing w:after="0" w:line="360" w:lineRule="auto"/>
        <w:rPr>
          <w:rFonts w:ascii="Times New Roman" w:hAnsi="Times New Roman" w:cs="Times New Roman"/>
          <w:sz w:val="24"/>
          <w:szCs w:val="24"/>
        </w:rPr>
      </w:pPr>
    </w:p>
    <w:p w14:paraId="4BB83244" w14:textId="77777777" w:rsidR="00EA0066" w:rsidRDefault="00EA0066" w:rsidP="005A6A3B">
      <w:pPr>
        <w:autoSpaceDE w:val="0"/>
        <w:autoSpaceDN w:val="0"/>
        <w:adjustRightInd w:val="0"/>
        <w:spacing w:after="0" w:line="360" w:lineRule="auto"/>
        <w:rPr>
          <w:rFonts w:ascii="Times New Roman" w:hAnsi="Times New Roman" w:cs="Times New Roman"/>
          <w:sz w:val="24"/>
          <w:szCs w:val="24"/>
        </w:rPr>
      </w:pPr>
    </w:p>
    <w:p w14:paraId="746D3404" w14:textId="77777777" w:rsidR="00EA0066" w:rsidRDefault="00EA0066" w:rsidP="005A6A3B">
      <w:pPr>
        <w:autoSpaceDE w:val="0"/>
        <w:autoSpaceDN w:val="0"/>
        <w:adjustRightInd w:val="0"/>
        <w:spacing w:after="0" w:line="360" w:lineRule="auto"/>
        <w:rPr>
          <w:rFonts w:ascii="Times New Roman" w:hAnsi="Times New Roman" w:cs="Times New Roman"/>
          <w:sz w:val="24"/>
          <w:szCs w:val="24"/>
        </w:rPr>
      </w:pPr>
    </w:p>
    <w:p w14:paraId="1C716B13" w14:textId="77777777" w:rsidR="004D5ABE" w:rsidRDefault="00C30005" w:rsidP="004D5A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vsa vprašanja nismo mogli o</w:t>
      </w:r>
      <w:r w:rsidR="00DC7F46">
        <w:rPr>
          <w:rFonts w:ascii="Times New Roman" w:hAnsi="Times New Roman" w:cs="Times New Roman"/>
          <w:sz w:val="24"/>
          <w:szCs w:val="24"/>
        </w:rPr>
        <w:t xml:space="preserve">dgovoriti </w:t>
      </w:r>
      <w:r w:rsidR="001A40A1">
        <w:rPr>
          <w:rFonts w:ascii="Times New Roman" w:hAnsi="Times New Roman" w:cs="Times New Roman"/>
          <w:sz w:val="24"/>
          <w:szCs w:val="24"/>
        </w:rPr>
        <w:t>pri</w:t>
      </w:r>
      <w:r w:rsidR="00DC7F46">
        <w:rPr>
          <w:rFonts w:ascii="Times New Roman" w:hAnsi="Times New Roman" w:cs="Times New Roman"/>
          <w:sz w:val="24"/>
          <w:szCs w:val="24"/>
        </w:rPr>
        <w:t>trdilno.</w:t>
      </w:r>
      <w:r w:rsidR="00C00522">
        <w:rPr>
          <w:rFonts w:ascii="Times New Roman" w:hAnsi="Times New Roman" w:cs="Times New Roman"/>
          <w:sz w:val="24"/>
          <w:szCs w:val="24"/>
        </w:rPr>
        <w:t xml:space="preserve"> Pri posodabljanju dokumentacije smo uporabili drugače</w:t>
      </w:r>
      <w:r w:rsidR="000F5ECA">
        <w:rPr>
          <w:rFonts w:ascii="Times New Roman" w:hAnsi="Times New Roman" w:cs="Times New Roman"/>
          <w:sz w:val="24"/>
          <w:szCs w:val="24"/>
        </w:rPr>
        <w:t>n</w:t>
      </w:r>
      <w:r w:rsidR="00C00522">
        <w:rPr>
          <w:rFonts w:ascii="Times New Roman" w:hAnsi="Times New Roman" w:cs="Times New Roman"/>
          <w:sz w:val="24"/>
          <w:szCs w:val="24"/>
        </w:rPr>
        <w:t xml:space="preserve"> pristop kot predvideva DGMM v </w:t>
      </w:r>
      <w:r w:rsidR="00C65D47">
        <w:rPr>
          <w:rFonts w:ascii="Times New Roman" w:hAnsi="Times New Roman" w:cs="Times New Roman"/>
          <w:sz w:val="24"/>
          <w:szCs w:val="24"/>
        </w:rPr>
        <w:t xml:space="preserve">izjavi </w:t>
      </w:r>
      <w:r w:rsidR="00B944ED">
        <w:rPr>
          <w:rFonts w:ascii="Times New Roman" w:hAnsi="Times New Roman" w:cs="Times New Roman"/>
          <w:sz w:val="24"/>
          <w:szCs w:val="24"/>
        </w:rPr>
        <w:t>S.5.1.4.</w:t>
      </w:r>
      <w:r w:rsidR="00E90129">
        <w:rPr>
          <w:rFonts w:ascii="Times New Roman" w:hAnsi="Times New Roman" w:cs="Times New Roman"/>
          <w:sz w:val="24"/>
          <w:szCs w:val="24"/>
        </w:rPr>
        <w:t xml:space="preserve"> Pri modelu smo upoštevali najmanjši potreben obseg dokumentacije, da lahko vzdržujemo kvaliteten razvoj. Dodatna dokumentacija predstavlja odv</w:t>
      </w:r>
      <w:r w:rsidR="00BF77CD">
        <w:rPr>
          <w:rFonts w:ascii="Times New Roman" w:hAnsi="Times New Roman" w:cs="Times New Roman"/>
          <w:sz w:val="24"/>
          <w:szCs w:val="24"/>
        </w:rPr>
        <w:t>e</w:t>
      </w:r>
      <w:r w:rsidR="00E90129">
        <w:rPr>
          <w:rFonts w:ascii="Times New Roman" w:hAnsi="Times New Roman" w:cs="Times New Roman"/>
          <w:sz w:val="24"/>
          <w:szCs w:val="24"/>
        </w:rPr>
        <w:t>čno delo, poleg tega pa zavir</w:t>
      </w:r>
      <w:r w:rsidR="00E84C3A">
        <w:rPr>
          <w:rFonts w:ascii="Times New Roman" w:hAnsi="Times New Roman" w:cs="Times New Roman"/>
          <w:sz w:val="24"/>
          <w:szCs w:val="24"/>
        </w:rPr>
        <w:t xml:space="preserve">a agilnost katero želimo doseči. </w:t>
      </w:r>
    </w:p>
    <w:p w14:paraId="462587DA" w14:textId="61921672" w:rsidR="00D662CA" w:rsidRDefault="00ED2511"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00E84C3A">
        <w:rPr>
          <w:rFonts w:ascii="Times New Roman" w:hAnsi="Times New Roman" w:cs="Times New Roman"/>
          <w:sz w:val="24"/>
          <w:szCs w:val="24"/>
        </w:rPr>
        <w:t>zjavi</w:t>
      </w:r>
      <w:r w:rsidR="00701E3D">
        <w:rPr>
          <w:rFonts w:ascii="Times New Roman" w:hAnsi="Times New Roman" w:cs="Times New Roman"/>
          <w:sz w:val="24"/>
          <w:szCs w:val="24"/>
        </w:rPr>
        <w:t xml:space="preserve"> </w:t>
      </w:r>
      <w:r w:rsidR="00A96AF3">
        <w:rPr>
          <w:rFonts w:ascii="Times New Roman" w:hAnsi="Times New Roman" w:cs="Times New Roman"/>
          <w:sz w:val="24"/>
          <w:szCs w:val="24"/>
        </w:rPr>
        <w:t xml:space="preserve">S.5.8.1, S.5.8.2 </w:t>
      </w:r>
      <w:r>
        <w:rPr>
          <w:rFonts w:ascii="Times New Roman" w:hAnsi="Times New Roman" w:cs="Times New Roman"/>
          <w:sz w:val="24"/>
          <w:szCs w:val="24"/>
        </w:rPr>
        <w:t>se nanašata na</w:t>
      </w:r>
      <w:r w:rsidR="00975011">
        <w:rPr>
          <w:rFonts w:ascii="Times New Roman" w:hAnsi="Times New Roman" w:cs="Times New Roman"/>
          <w:sz w:val="24"/>
          <w:szCs w:val="24"/>
        </w:rPr>
        <w:t xml:space="preserve"> aktivnosti povez</w:t>
      </w:r>
      <w:r w:rsidR="005018FD">
        <w:rPr>
          <w:rFonts w:ascii="Times New Roman" w:hAnsi="Times New Roman" w:cs="Times New Roman"/>
          <w:sz w:val="24"/>
          <w:szCs w:val="24"/>
        </w:rPr>
        <w:t xml:space="preserve">ane z razvojem in vzdrževanjem </w:t>
      </w:r>
      <w:r w:rsidR="00EE08E4">
        <w:rPr>
          <w:rFonts w:ascii="Times New Roman" w:hAnsi="Times New Roman" w:cs="Times New Roman"/>
          <w:sz w:val="24"/>
          <w:szCs w:val="24"/>
        </w:rPr>
        <w:t>igralnih pogonov.</w:t>
      </w:r>
      <w:r w:rsidR="00FD5B62">
        <w:rPr>
          <w:rFonts w:ascii="Times New Roman" w:hAnsi="Times New Roman" w:cs="Times New Roman"/>
          <w:sz w:val="24"/>
          <w:szCs w:val="24"/>
        </w:rPr>
        <w:t xml:space="preserve"> Za to</w:t>
      </w:r>
      <w:r w:rsidR="001E5ABE">
        <w:rPr>
          <w:rFonts w:ascii="Times New Roman" w:hAnsi="Times New Roman" w:cs="Times New Roman"/>
          <w:sz w:val="24"/>
          <w:szCs w:val="24"/>
        </w:rPr>
        <w:t xml:space="preserve"> nalogo je odgovoren programer</w:t>
      </w:r>
      <w:r w:rsidR="00A2404A">
        <w:rPr>
          <w:rFonts w:ascii="Times New Roman" w:hAnsi="Times New Roman" w:cs="Times New Roman"/>
          <w:sz w:val="24"/>
          <w:szCs w:val="24"/>
        </w:rPr>
        <w:t xml:space="preserve"> </w:t>
      </w:r>
      <w:r w:rsidR="00A2404A">
        <w:rPr>
          <w:rFonts w:ascii="Times New Roman" w:hAnsi="Times New Roman" w:cs="Times New Roman"/>
          <w:sz w:val="24"/>
          <w:szCs w:val="24"/>
        </w:rPr>
        <w:fldChar w:fldCharType="begin"/>
      </w:r>
      <w:r w:rsidR="00A2404A">
        <w:rPr>
          <w:rFonts w:ascii="Times New Roman" w:hAnsi="Times New Roman" w:cs="Times New Roman"/>
          <w:sz w:val="24"/>
          <w:szCs w:val="24"/>
        </w:rPr>
        <w:instrText xml:space="preserve"> ADDIN ZOTERO_ITEM CSL_CITATION {"citationID":"56MlHMKt","properties":{"formattedCitation":"(Novak 2012, 334)","plainCitation":"(Novak 2012, 334)"},"citationItems":[{"id":83,"uris":["http://zotero.org/users/local/1VrTeLcH/items/ZLCN5TN2"],"uri":["http://zotero.org/users/local/1VrTeLcH/items/ZLCN5TN2"],"itemData":{"id":83,"type":"book","title":"Game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Pr>
          <w:rFonts w:ascii="Times New Roman" w:hAnsi="Times New Roman" w:cs="Times New Roman"/>
          <w:sz w:val="24"/>
          <w:szCs w:val="24"/>
        </w:rPr>
        <w:fldChar w:fldCharType="separate"/>
      </w:r>
      <w:r w:rsidR="00A2404A" w:rsidRPr="00A2404A">
        <w:rPr>
          <w:rFonts w:ascii="Times New Roman" w:hAnsi="Times New Roman" w:cs="Times New Roman"/>
          <w:sz w:val="24"/>
        </w:rPr>
        <w:t>(Novak 2012, 334)</w:t>
      </w:r>
      <w:r w:rsidR="00A2404A">
        <w:rPr>
          <w:rFonts w:ascii="Times New Roman" w:hAnsi="Times New Roman" w:cs="Times New Roman"/>
          <w:sz w:val="24"/>
          <w:szCs w:val="24"/>
        </w:rPr>
        <w:fldChar w:fldCharType="end"/>
      </w:r>
      <w:r w:rsidR="001E5ABE">
        <w:rPr>
          <w:rFonts w:ascii="Times New Roman" w:hAnsi="Times New Roman" w:cs="Times New Roman"/>
          <w:sz w:val="24"/>
          <w:szCs w:val="24"/>
        </w:rPr>
        <w:t xml:space="preserve">. V literaturi je razbrati, da se je pri številčno manjših ekipah bolje </w:t>
      </w:r>
      <w:r w:rsidR="00CA43AF">
        <w:rPr>
          <w:rFonts w:ascii="Times New Roman" w:hAnsi="Times New Roman" w:cs="Times New Roman"/>
          <w:sz w:val="24"/>
          <w:szCs w:val="24"/>
        </w:rPr>
        <w:t xml:space="preserve">usmeriti </w:t>
      </w:r>
      <w:r w:rsidR="001E5ABE">
        <w:rPr>
          <w:rFonts w:ascii="Times New Roman" w:hAnsi="Times New Roman" w:cs="Times New Roman"/>
          <w:sz w:val="24"/>
          <w:szCs w:val="24"/>
        </w:rPr>
        <w:t xml:space="preserve">na oblikovanje in izdelavo igre kot na izgradnjo </w:t>
      </w:r>
      <w:r w:rsidR="001F52C1">
        <w:rPr>
          <w:rFonts w:ascii="Times New Roman" w:hAnsi="Times New Roman" w:cs="Times New Roman"/>
          <w:sz w:val="24"/>
          <w:szCs w:val="24"/>
        </w:rPr>
        <w:t xml:space="preserve">igralnega </w:t>
      </w:r>
      <w:r w:rsidR="001E5ABE">
        <w:rPr>
          <w:rFonts w:ascii="Times New Roman" w:hAnsi="Times New Roman" w:cs="Times New Roman"/>
          <w:sz w:val="24"/>
          <w:szCs w:val="24"/>
        </w:rPr>
        <w:t xml:space="preserve">pogona </w:t>
      </w:r>
      <w:r w:rsidR="001E5ABE">
        <w:rPr>
          <w:rFonts w:ascii="Times New Roman" w:hAnsi="Times New Roman" w:cs="Times New Roman"/>
          <w:sz w:val="24"/>
          <w:szCs w:val="24"/>
        </w:rPr>
        <w:fldChar w:fldCharType="begin"/>
      </w:r>
      <w:r w:rsidR="001E5ABE">
        <w:rPr>
          <w:rFonts w:ascii="Times New Roman" w:hAnsi="Times New Roman" w:cs="Times New Roman"/>
          <w:sz w:val="24"/>
          <w:szCs w:val="24"/>
        </w:rPr>
        <w:instrText xml:space="preserve"> ADDIN ZOTERO_ITEM CSL_CITATION {"citationID":"nZIhUB67","properties":{"formattedCitation":"(Novak 2012, 344)","plainCitation":"(Novak 2012, 344)"},"citationItems":[{"id":83,"uris":["http://zotero.org/users/local/1VrTeLcH/items/ZLCN5TN2"],"uri":["http://zotero.org/users/local/1VrTeLcH/items/ZLCN5TN2"],"itemData":{"id":83,"type":"book","title":"Game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Pr>
          <w:rFonts w:ascii="Times New Roman" w:hAnsi="Times New Roman" w:cs="Times New Roman"/>
          <w:sz w:val="24"/>
          <w:szCs w:val="24"/>
        </w:rPr>
        <w:fldChar w:fldCharType="separate"/>
      </w:r>
      <w:r w:rsidR="001E5ABE" w:rsidRPr="001E5ABE">
        <w:rPr>
          <w:rFonts w:ascii="Times New Roman" w:hAnsi="Times New Roman" w:cs="Times New Roman"/>
          <w:sz w:val="24"/>
        </w:rPr>
        <w:t>(Novak 2012, 344)</w:t>
      </w:r>
      <w:r w:rsidR="001E5ABE">
        <w:rPr>
          <w:rFonts w:ascii="Times New Roman" w:hAnsi="Times New Roman" w:cs="Times New Roman"/>
          <w:sz w:val="24"/>
          <w:szCs w:val="24"/>
        </w:rPr>
        <w:fldChar w:fldCharType="end"/>
      </w:r>
      <w:r w:rsidR="001E5ABE">
        <w:rPr>
          <w:rFonts w:ascii="Times New Roman" w:hAnsi="Times New Roman" w:cs="Times New Roman"/>
          <w:sz w:val="24"/>
          <w:szCs w:val="24"/>
        </w:rPr>
        <w:t xml:space="preserve">. </w:t>
      </w:r>
      <w:r w:rsidR="00593CBF">
        <w:rPr>
          <w:rFonts w:ascii="Times New Roman" w:hAnsi="Times New Roman" w:cs="Times New Roman"/>
          <w:sz w:val="24"/>
          <w:szCs w:val="24"/>
        </w:rPr>
        <w:t>Sama izdelava pogona, vz</w:t>
      </w:r>
      <w:r w:rsidR="00CA2BC1">
        <w:rPr>
          <w:rFonts w:ascii="Times New Roman" w:hAnsi="Times New Roman" w:cs="Times New Roman"/>
          <w:sz w:val="24"/>
          <w:szCs w:val="24"/>
        </w:rPr>
        <w:t>drževanje, nudenje podpore več</w:t>
      </w:r>
      <w:r w:rsidR="00593CBF">
        <w:rPr>
          <w:rFonts w:ascii="Times New Roman" w:hAnsi="Times New Roman" w:cs="Times New Roman"/>
          <w:sz w:val="24"/>
          <w:szCs w:val="24"/>
        </w:rPr>
        <w:t xml:space="preserve"> platformam je časovno in stroškovno potratno opravilo za manjše ekipe. </w:t>
      </w:r>
      <w:r w:rsidR="009E79D2">
        <w:rPr>
          <w:rFonts w:ascii="Times New Roman" w:hAnsi="Times New Roman" w:cs="Times New Roman"/>
          <w:sz w:val="24"/>
          <w:szCs w:val="24"/>
        </w:rPr>
        <w:fldChar w:fldCharType="begin"/>
      </w:r>
      <w:r w:rsidR="009E79D2">
        <w:rPr>
          <w:rFonts w:ascii="Times New Roman" w:hAnsi="Times New Roman" w:cs="Times New Roman"/>
          <w:sz w:val="24"/>
          <w:szCs w:val="24"/>
        </w:rPr>
        <w:instrText xml:space="preserve"> ADDIN ZOTERO_ITEM CSL_CITATION {"citationID":"nZxIpF5Q","properties":{"formattedCitation":"(McShaffry in Graham 2012, 22)","plainCitation":"(McShaffry in Graham 2012, 22)"},"citationItems":[{"id":450,"uris":["http://zotero.org/users/local/1VrTeLcH/items/UIDL3AW4"],"uri":["http://zotero.org/users/local/1VrTeLcH/items/UIDL3AW4"],"itemData":{"id":450,"type":"book","title":"Game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Pr>
          <w:rFonts w:ascii="Times New Roman" w:hAnsi="Times New Roman" w:cs="Times New Roman"/>
          <w:sz w:val="24"/>
          <w:szCs w:val="24"/>
        </w:rPr>
        <w:fldChar w:fldCharType="separate"/>
      </w:r>
      <w:r w:rsidR="009E79D2" w:rsidRPr="00A0053B">
        <w:rPr>
          <w:rFonts w:ascii="Times New Roman" w:hAnsi="Times New Roman" w:cs="Times New Roman"/>
          <w:sz w:val="24"/>
        </w:rPr>
        <w:t>(McShaffry in Graham 2012, 22)</w:t>
      </w:r>
      <w:r w:rsidR="009E79D2">
        <w:rPr>
          <w:rFonts w:ascii="Times New Roman" w:hAnsi="Times New Roman" w:cs="Times New Roman"/>
          <w:sz w:val="24"/>
          <w:szCs w:val="24"/>
        </w:rPr>
        <w:fldChar w:fldCharType="end"/>
      </w:r>
      <w:r w:rsidR="00A30698">
        <w:rPr>
          <w:rFonts w:ascii="Times New Roman" w:hAnsi="Times New Roman" w:cs="Times New Roman"/>
          <w:sz w:val="24"/>
          <w:szCs w:val="24"/>
        </w:rPr>
        <w:t>.</w:t>
      </w:r>
      <w:r w:rsidR="00556361">
        <w:rPr>
          <w:rFonts w:ascii="Times New Roman" w:hAnsi="Times New Roman" w:cs="Times New Roman"/>
          <w:sz w:val="24"/>
          <w:szCs w:val="24"/>
        </w:rPr>
        <w:t xml:space="preserve"> Ti dve izjavi sta predvsem odvisni od številčnosti ek</w:t>
      </w:r>
      <w:r w:rsidR="006A0300">
        <w:rPr>
          <w:rFonts w:ascii="Times New Roman" w:hAnsi="Times New Roman" w:cs="Times New Roman"/>
          <w:sz w:val="24"/>
          <w:szCs w:val="24"/>
        </w:rPr>
        <w:t>ipe in njihove usposobljenosti</w:t>
      </w:r>
      <w:r w:rsidR="008D2F60">
        <w:rPr>
          <w:rFonts w:ascii="Times New Roman" w:hAnsi="Times New Roman" w:cs="Times New Roman"/>
          <w:sz w:val="24"/>
          <w:szCs w:val="24"/>
        </w:rPr>
        <w:t>,</w:t>
      </w:r>
      <w:r w:rsidR="006A0300">
        <w:rPr>
          <w:rFonts w:ascii="Times New Roman" w:hAnsi="Times New Roman" w:cs="Times New Roman"/>
          <w:sz w:val="24"/>
          <w:szCs w:val="24"/>
        </w:rPr>
        <w:t xml:space="preserve"> na kar procesni model ne more vplivati.</w:t>
      </w:r>
    </w:p>
    <w:p w14:paraId="28D988C5" w14:textId="77777777" w:rsidR="00701E3D"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Izjavo S.5.15.2 smo </w:t>
      </w:r>
      <w:r w:rsidR="00B60FA6">
        <w:rPr>
          <w:rFonts w:ascii="Times New Roman" w:hAnsi="Times New Roman" w:cs="Times New Roman"/>
          <w:sz w:val="24"/>
          <w:szCs w:val="24"/>
        </w:rPr>
        <w:t>zavrnili, ker se v pr</w:t>
      </w:r>
      <w:r w:rsidR="00F70866">
        <w:rPr>
          <w:rFonts w:ascii="Times New Roman" w:hAnsi="Times New Roman" w:cs="Times New Roman"/>
          <w:sz w:val="24"/>
          <w:szCs w:val="24"/>
        </w:rPr>
        <w:t>vi vrsti fokusiramo na igralca in uporabniško izkušnjo.</w:t>
      </w:r>
      <w:r w:rsidR="009058CC">
        <w:rPr>
          <w:rFonts w:ascii="Times New Roman" w:hAnsi="Times New Roman" w:cs="Times New Roman"/>
          <w:sz w:val="24"/>
          <w:szCs w:val="24"/>
        </w:rPr>
        <w:t xml:space="preserve"> </w:t>
      </w:r>
      <w:r w:rsidR="0096496F">
        <w:rPr>
          <w:rFonts w:ascii="Times New Roman" w:hAnsi="Times New Roman" w:cs="Times New Roman"/>
          <w:sz w:val="24"/>
          <w:szCs w:val="24"/>
        </w:rPr>
        <w:t>Procesni model</w:t>
      </w:r>
      <w:r w:rsidR="00D20096">
        <w:rPr>
          <w:rFonts w:ascii="Times New Roman" w:hAnsi="Times New Roman" w:cs="Times New Roman"/>
          <w:sz w:val="24"/>
          <w:szCs w:val="24"/>
        </w:rPr>
        <w:t xml:space="preserve"> omogoča</w:t>
      </w:r>
      <w:r w:rsidR="00B60FA6">
        <w:rPr>
          <w:rFonts w:ascii="Times New Roman" w:hAnsi="Times New Roman" w:cs="Times New Roman"/>
          <w:sz w:val="24"/>
          <w:szCs w:val="24"/>
        </w:rPr>
        <w:t xml:space="preserve"> sicer</w:t>
      </w:r>
      <w:r w:rsidR="00D20096">
        <w:rPr>
          <w:rFonts w:ascii="Times New Roman" w:hAnsi="Times New Roman" w:cs="Times New Roman"/>
          <w:sz w:val="24"/>
          <w:szCs w:val="24"/>
        </w:rPr>
        <w:t xml:space="preserve"> oba pri</w:t>
      </w:r>
      <w:r w:rsidR="000B0555">
        <w:rPr>
          <w:rFonts w:ascii="Times New Roman" w:hAnsi="Times New Roman" w:cs="Times New Roman"/>
          <w:sz w:val="24"/>
          <w:szCs w:val="24"/>
        </w:rPr>
        <w:t>stopa strategij.</w:t>
      </w:r>
      <w:r w:rsidR="00B43C83">
        <w:rPr>
          <w:rFonts w:ascii="Times New Roman" w:hAnsi="Times New Roman" w:cs="Times New Roman"/>
          <w:sz w:val="24"/>
          <w:szCs w:val="24"/>
        </w:rPr>
        <w:t xml:space="preserve"> Vendar se igre bolj fokusirajo na uporabniško izkušnjo katero želimo doseči z iterativnim razvojem prototipov </w:t>
      </w:r>
      <w:r w:rsidR="00B43C83">
        <w:rPr>
          <w:rFonts w:ascii="Times New Roman" w:hAnsi="Times New Roman" w:cs="Times New Roman"/>
          <w:sz w:val="24"/>
          <w:szCs w:val="24"/>
        </w:rPr>
        <w:fldChar w:fldCharType="begin"/>
      </w:r>
      <w:r w:rsidR="00B43C83">
        <w:rPr>
          <w:rFonts w:ascii="Times New Roman" w:hAnsi="Times New Roman" w:cs="Times New Roman"/>
          <w:sz w:val="24"/>
          <w:szCs w:val="24"/>
        </w:rPr>
        <w:instrText xml:space="preserve"> ADDIN ZOTERO_ITEM CSL_CITATION {"citationID":"t1iZEhtP","properties":{"formattedCitation":"(Fullerton 2014, 14)","plainCitation":"(Fullerton 2014, 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Pr>
          <w:rFonts w:ascii="Times New Roman" w:hAnsi="Times New Roman" w:cs="Times New Roman"/>
          <w:sz w:val="24"/>
          <w:szCs w:val="24"/>
        </w:rPr>
        <w:fldChar w:fldCharType="separate"/>
      </w:r>
      <w:r w:rsidR="00FF04EF">
        <w:rPr>
          <w:rFonts w:ascii="Times New Roman" w:hAnsi="Times New Roman" w:cs="Times New Roman"/>
          <w:sz w:val="24"/>
        </w:rPr>
        <w:t>(Fullerton 2014, 15</w:t>
      </w:r>
      <w:r w:rsidR="00B43C83" w:rsidRPr="00B43C83">
        <w:rPr>
          <w:rFonts w:ascii="Times New Roman" w:hAnsi="Times New Roman" w:cs="Times New Roman"/>
          <w:sz w:val="24"/>
        </w:rPr>
        <w:t>)</w:t>
      </w:r>
      <w:r w:rsidR="00B43C83">
        <w:rPr>
          <w:rFonts w:ascii="Times New Roman" w:hAnsi="Times New Roman" w:cs="Times New Roman"/>
          <w:sz w:val="24"/>
          <w:szCs w:val="24"/>
        </w:rPr>
        <w:fldChar w:fldCharType="end"/>
      </w:r>
      <w:r w:rsidR="00073CF0">
        <w:rPr>
          <w:rFonts w:ascii="Times New Roman" w:hAnsi="Times New Roman" w:cs="Times New Roman"/>
          <w:sz w:val="24"/>
          <w:szCs w:val="24"/>
        </w:rPr>
        <w:t xml:space="preserve"> </w:t>
      </w:r>
    </w:p>
    <w:p w14:paraId="3C60A77D" w14:textId="77777777" w:rsidR="00566976"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Kljub nekaterim zavrnjenim izjavam </w:t>
      </w:r>
      <w:r w:rsidR="00B75211">
        <w:rPr>
          <w:rFonts w:ascii="Times New Roman" w:hAnsi="Times New Roman" w:cs="Times New Roman"/>
          <w:sz w:val="24"/>
          <w:szCs w:val="24"/>
        </w:rPr>
        <w:t>ugotavljamo</w:t>
      </w:r>
      <w:r w:rsidR="00505A6A">
        <w:rPr>
          <w:rFonts w:ascii="Times New Roman" w:hAnsi="Times New Roman" w:cs="Times New Roman"/>
          <w:sz w:val="24"/>
          <w:szCs w:val="24"/>
        </w:rPr>
        <w:t xml:space="preserve">, </w:t>
      </w:r>
      <w:r w:rsidR="00D95729">
        <w:rPr>
          <w:rFonts w:ascii="Times New Roman" w:hAnsi="Times New Roman" w:cs="Times New Roman"/>
          <w:sz w:val="24"/>
          <w:szCs w:val="24"/>
        </w:rPr>
        <w:t>da smo s praksami, usmeritvami in sestavljenim modelom omogo</w:t>
      </w:r>
      <w:r w:rsidR="00505A6A">
        <w:rPr>
          <w:rFonts w:ascii="Times New Roman" w:hAnsi="Times New Roman" w:cs="Times New Roman"/>
          <w:sz w:val="24"/>
          <w:szCs w:val="24"/>
        </w:rPr>
        <w:t>čili izvajanje več kot 80% GDPA</w:t>
      </w:r>
      <w:r w:rsidR="00387B53">
        <w:rPr>
          <w:rFonts w:ascii="Times New Roman" w:hAnsi="Times New Roman" w:cs="Times New Roman"/>
          <w:sz w:val="24"/>
          <w:szCs w:val="24"/>
        </w:rPr>
        <w:t xml:space="preserve"> na najvišji</w:t>
      </w:r>
      <w:r w:rsidR="00771EEA">
        <w:rPr>
          <w:rFonts w:ascii="Times New Roman" w:hAnsi="Times New Roman" w:cs="Times New Roman"/>
          <w:sz w:val="24"/>
          <w:szCs w:val="24"/>
        </w:rPr>
        <w:t xml:space="preserve"> stopnji performančne lestvice</w:t>
      </w:r>
      <w:r w:rsidR="00505A6A">
        <w:rPr>
          <w:rFonts w:ascii="Times New Roman" w:hAnsi="Times New Roman" w:cs="Times New Roman"/>
          <w:sz w:val="24"/>
          <w:szCs w:val="24"/>
        </w:rPr>
        <w:t>, kar pomeni, da je procesni model optimiziran.</w:t>
      </w:r>
    </w:p>
    <w:p w14:paraId="6306298B" w14:textId="77777777" w:rsidR="003E0D47" w:rsidRDefault="003E0D47" w:rsidP="005A6A3B">
      <w:pPr>
        <w:spacing w:line="360" w:lineRule="auto"/>
        <w:rPr>
          <w:rFonts w:ascii="Times New Roman" w:hAnsi="Times New Roman" w:cs="Times New Roman"/>
          <w:sz w:val="24"/>
          <w:szCs w:val="24"/>
        </w:rPr>
      </w:pPr>
    </w:p>
    <w:p w14:paraId="7E74B01B" w14:textId="77777777" w:rsidR="003E0D47" w:rsidRDefault="003E0D47" w:rsidP="005A6A3B">
      <w:pPr>
        <w:spacing w:line="360" w:lineRule="auto"/>
        <w:rPr>
          <w:rFonts w:ascii="Times New Roman" w:hAnsi="Times New Roman" w:cs="Times New Roman"/>
          <w:sz w:val="24"/>
          <w:szCs w:val="24"/>
        </w:rPr>
      </w:pPr>
    </w:p>
    <w:p w14:paraId="5D94EA40" w14:textId="77777777" w:rsidR="003E0D47" w:rsidRDefault="003E0D47" w:rsidP="005A6A3B">
      <w:pPr>
        <w:spacing w:line="360" w:lineRule="auto"/>
        <w:rPr>
          <w:rFonts w:ascii="Times New Roman" w:hAnsi="Times New Roman" w:cs="Times New Roman"/>
          <w:sz w:val="24"/>
          <w:szCs w:val="24"/>
        </w:rPr>
      </w:pPr>
    </w:p>
    <w:p w14:paraId="34EB8F90" w14:textId="77777777" w:rsidR="003E0D47" w:rsidRDefault="003E0D47" w:rsidP="005A6A3B">
      <w:pPr>
        <w:spacing w:line="360" w:lineRule="auto"/>
        <w:rPr>
          <w:rFonts w:ascii="Times New Roman" w:hAnsi="Times New Roman" w:cs="Times New Roman"/>
          <w:sz w:val="24"/>
          <w:szCs w:val="24"/>
        </w:rPr>
      </w:pPr>
    </w:p>
    <w:p w14:paraId="4BEF59E2" w14:textId="77777777" w:rsidR="004545CA" w:rsidRDefault="004545CA" w:rsidP="005A6A3B">
      <w:pPr>
        <w:spacing w:line="360" w:lineRule="auto"/>
        <w:rPr>
          <w:rFonts w:ascii="Times New Roman" w:hAnsi="Times New Roman" w:cs="Times New Roman"/>
          <w:sz w:val="24"/>
          <w:szCs w:val="24"/>
        </w:rPr>
      </w:pPr>
    </w:p>
    <w:p w14:paraId="38581363" w14:textId="77777777" w:rsidR="004545CA" w:rsidRDefault="004545CA">
      <w:pPr>
        <w:rPr>
          <w:rFonts w:ascii="Times New Roman" w:hAnsi="Times New Roman" w:cs="Times New Roman"/>
          <w:sz w:val="24"/>
          <w:szCs w:val="24"/>
        </w:rPr>
      </w:pPr>
      <w:r>
        <w:rPr>
          <w:rFonts w:ascii="Times New Roman" w:hAnsi="Times New Roman" w:cs="Times New Roman"/>
          <w:sz w:val="24"/>
          <w:szCs w:val="24"/>
        </w:rPr>
        <w:br w:type="page"/>
      </w:r>
    </w:p>
    <w:p w14:paraId="25EC801A" w14:textId="3C73F6D8" w:rsidR="00897630" w:rsidRDefault="00C71903"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8</w:t>
      </w:r>
      <w:r w:rsidR="00BC654E">
        <w:rPr>
          <w:rFonts w:ascii="Times New Roman" w:hAnsi="Times New Roman" w:cs="Times New Roman"/>
          <w:sz w:val="24"/>
          <w:szCs w:val="24"/>
        </w:rPr>
        <w:t xml:space="preserve">. </w:t>
      </w:r>
      <w:r w:rsidR="003E0D47">
        <w:rPr>
          <w:rFonts w:ascii="Times New Roman" w:hAnsi="Times New Roman" w:cs="Times New Roman"/>
          <w:sz w:val="24"/>
          <w:szCs w:val="24"/>
        </w:rPr>
        <w:t>DISKUSIJA</w:t>
      </w:r>
    </w:p>
    <w:p w14:paraId="7CFB35B1" w14:textId="77777777" w:rsidR="00897630" w:rsidRDefault="00897630" w:rsidP="00F66F1E">
      <w:pPr>
        <w:spacing w:line="360" w:lineRule="auto"/>
        <w:contextualSpacing/>
        <w:jc w:val="both"/>
        <w:rPr>
          <w:rFonts w:ascii="Times New Roman" w:hAnsi="Times New Roman" w:cs="Times New Roman"/>
          <w:sz w:val="24"/>
          <w:szCs w:val="24"/>
        </w:rPr>
      </w:pPr>
    </w:p>
    <w:p w14:paraId="4C47B5BF" w14:textId="77777777" w:rsidR="00190897" w:rsidRDefault="00F26CF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V</w:t>
      </w:r>
      <w:r w:rsidR="00600B0F">
        <w:rPr>
          <w:rFonts w:ascii="Times New Roman" w:hAnsi="Times New Roman" w:cs="Times New Roman"/>
          <w:sz w:val="24"/>
          <w:szCs w:val="24"/>
        </w:rPr>
        <w:t>sestanski aplikativni po</w:t>
      </w:r>
      <w:r w:rsidR="00A33FE9">
        <w:rPr>
          <w:rFonts w:ascii="Times New Roman" w:hAnsi="Times New Roman" w:cs="Times New Roman"/>
          <w:sz w:val="24"/>
          <w:szCs w:val="24"/>
        </w:rPr>
        <w:t xml:space="preserve">tencial </w:t>
      </w:r>
      <w:r w:rsidR="005A346B">
        <w:rPr>
          <w:rFonts w:ascii="Times New Roman" w:hAnsi="Times New Roman" w:cs="Times New Roman"/>
          <w:sz w:val="24"/>
          <w:szCs w:val="24"/>
        </w:rPr>
        <w:t>iger,</w:t>
      </w:r>
      <w:r w:rsidR="00600B0F">
        <w:rPr>
          <w:rFonts w:ascii="Times New Roman" w:hAnsi="Times New Roman" w:cs="Times New Roman"/>
          <w:sz w:val="24"/>
          <w:szCs w:val="24"/>
        </w:rPr>
        <w:t xml:space="preserve"> predsta</w:t>
      </w:r>
      <w:r w:rsidR="006049E4">
        <w:rPr>
          <w:rFonts w:ascii="Times New Roman" w:hAnsi="Times New Roman" w:cs="Times New Roman"/>
          <w:sz w:val="24"/>
          <w:szCs w:val="24"/>
        </w:rPr>
        <w:t>vlja</w:t>
      </w:r>
      <w:r w:rsidR="00AB2272">
        <w:rPr>
          <w:rFonts w:ascii="Times New Roman" w:hAnsi="Times New Roman" w:cs="Times New Roman"/>
          <w:sz w:val="24"/>
          <w:szCs w:val="24"/>
        </w:rPr>
        <w:t xml:space="preserve"> veliko</w:t>
      </w:r>
      <w:r w:rsidR="00600B0F">
        <w:rPr>
          <w:rFonts w:ascii="Times New Roman" w:hAnsi="Times New Roman" w:cs="Times New Roman"/>
          <w:sz w:val="24"/>
          <w:szCs w:val="24"/>
        </w:rPr>
        <w:t xml:space="preserve"> motiv</w:t>
      </w:r>
      <w:r w:rsidR="0042384C">
        <w:rPr>
          <w:rFonts w:ascii="Times New Roman" w:hAnsi="Times New Roman" w:cs="Times New Roman"/>
          <w:sz w:val="24"/>
          <w:szCs w:val="24"/>
        </w:rPr>
        <w:t>acijo za zagon razvoja številnim</w:t>
      </w:r>
      <w:r w:rsidR="00600B0F">
        <w:rPr>
          <w:rFonts w:ascii="Times New Roman" w:hAnsi="Times New Roman" w:cs="Times New Roman"/>
          <w:sz w:val="24"/>
          <w:szCs w:val="24"/>
        </w:rPr>
        <w:t xml:space="preserve"> organizacij</w:t>
      </w:r>
      <w:r w:rsidR="0042384C">
        <w:rPr>
          <w:rFonts w:ascii="Times New Roman" w:hAnsi="Times New Roman" w:cs="Times New Roman"/>
          <w:sz w:val="24"/>
          <w:szCs w:val="24"/>
        </w:rPr>
        <w:t>am in posameznikom</w:t>
      </w:r>
      <w:r w:rsidR="00AB2272">
        <w:rPr>
          <w:rFonts w:ascii="Times New Roman" w:hAnsi="Times New Roman" w:cs="Times New Roman"/>
          <w:sz w:val="24"/>
          <w:szCs w:val="24"/>
        </w:rPr>
        <w:t>.</w:t>
      </w:r>
      <w:r w:rsidR="00843E80">
        <w:rPr>
          <w:rFonts w:ascii="Times New Roman" w:hAnsi="Times New Roman" w:cs="Times New Roman"/>
          <w:sz w:val="24"/>
          <w:szCs w:val="24"/>
        </w:rPr>
        <w:t xml:space="preserve"> Vendar se optimistični n</w:t>
      </w:r>
      <w:r w:rsidR="00157751">
        <w:rPr>
          <w:rFonts w:ascii="Times New Roman" w:hAnsi="Times New Roman" w:cs="Times New Roman"/>
          <w:sz w:val="24"/>
          <w:szCs w:val="24"/>
        </w:rPr>
        <w:t xml:space="preserve">ačrti </w:t>
      </w:r>
      <w:r w:rsidR="0076144D">
        <w:rPr>
          <w:rFonts w:ascii="Times New Roman" w:hAnsi="Times New Roman" w:cs="Times New Roman"/>
          <w:sz w:val="24"/>
          <w:szCs w:val="24"/>
        </w:rPr>
        <w:t>kljub tehnično podkovani</w:t>
      </w:r>
      <w:r w:rsidR="00AF62BF">
        <w:rPr>
          <w:rFonts w:ascii="Times New Roman" w:hAnsi="Times New Roman" w:cs="Times New Roman"/>
          <w:sz w:val="24"/>
          <w:szCs w:val="24"/>
        </w:rPr>
        <w:t>m kadom</w:t>
      </w:r>
      <w:r w:rsidR="00843E80">
        <w:rPr>
          <w:rFonts w:ascii="Times New Roman" w:hAnsi="Times New Roman" w:cs="Times New Roman"/>
          <w:sz w:val="24"/>
          <w:szCs w:val="24"/>
        </w:rPr>
        <w:t xml:space="preserve"> in</w:t>
      </w:r>
      <w:r w:rsidR="00981B60">
        <w:rPr>
          <w:rFonts w:ascii="Times New Roman" w:hAnsi="Times New Roman" w:cs="Times New Roman"/>
          <w:sz w:val="24"/>
          <w:szCs w:val="24"/>
        </w:rPr>
        <w:t xml:space="preserve"> začrtani</w:t>
      </w:r>
      <w:r w:rsidR="00434363">
        <w:rPr>
          <w:rFonts w:ascii="Times New Roman" w:hAnsi="Times New Roman" w:cs="Times New Roman"/>
          <w:sz w:val="24"/>
          <w:szCs w:val="24"/>
        </w:rPr>
        <w:t>m poslovni</w:t>
      </w:r>
      <w:r w:rsidR="00AB2272">
        <w:rPr>
          <w:rFonts w:ascii="Times New Roman" w:hAnsi="Times New Roman" w:cs="Times New Roman"/>
          <w:sz w:val="24"/>
          <w:szCs w:val="24"/>
        </w:rPr>
        <w:t>m cilj</w:t>
      </w:r>
      <w:r w:rsidR="00434363">
        <w:rPr>
          <w:rFonts w:ascii="Times New Roman" w:hAnsi="Times New Roman" w:cs="Times New Roman"/>
          <w:sz w:val="24"/>
          <w:szCs w:val="24"/>
        </w:rPr>
        <w:t>em</w:t>
      </w:r>
      <w:r w:rsidR="00843E80">
        <w:rPr>
          <w:rFonts w:ascii="Times New Roman" w:hAnsi="Times New Roman" w:cs="Times New Roman"/>
          <w:sz w:val="24"/>
          <w:szCs w:val="24"/>
        </w:rPr>
        <w:t xml:space="preserve"> </w:t>
      </w:r>
      <w:r w:rsidR="005A7106">
        <w:rPr>
          <w:rFonts w:ascii="Times New Roman" w:hAnsi="Times New Roman" w:cs="Times New Roman"/>
          <w:sz w:val="24"/>
          <w:szCs w:val="24"/>
        </w:rPr>
        <w:t>pogosto</w:t>
      </w:r>
      <w:r w:rsidR="00843E80">
        <w:rPr>
          <w:rFonts w:ascii="Times New Roman" w:hAnsi="Times New Roman" w:cs="Times New Roman"/>
          <w:sz w:val="24"/>
          <w:szCs w:val="24"/>
        </w:rPr>
        <w:t xml:space="preserve"> končajo </w:t>
      </w:r>
      <w:r w:rsidR="00327B21">
        <w:rPr>
          <w:rFonts w:ascii="Times New Roman" w:hAnsi="Times New Roman" w:cs="Times New Roman"/>
          <w:sz w:val="24"/>
          <w:szCs w:val="24"/>
        </w:rPr>
        <w:t>z</w:t>
      </w:r>
      <w:r w:rsidR="00843E80">
        <w:rPr>
          <w:rFonts w:ascii="Times New Roman" w:hAnsi="Times New Roman" w:cs="Times New Roman"/>
          <w:sz w:val="24"/>
          <w:szCs w:val="24"/>
        </w:rPr>
        <w:t xml:space="preserve"> </w:t>
      </w:r>
      <w:r w:rsidR="00EA1032">
        <w:rPr>
          <w:rFonts w:ascii="Times New Roman" w:hAnsi="Times New Roman" w:cs="Times New Roman"/>
          <w:sz w:val="24"/>
          <w:szCs w:val="24"/>
        </w:rPr>
        <w:t>neobvladljivim</w:t>
      </w:r>
      <w:r w:rsidR="00F552EC">
        <w:rPr>
          <w:rFonts w:ascii="Times New Roman" w:hAnsi="Times New Roman" w:cs="Times New Roman"/>
          <w:sz w:val="24"/>
          <w:szCs w:val="24"/>
        </w:rPr>
        <w:t xml:space="preserve"> projektom</w:t>
      </w:r>
      <w:r w:rsidR="00141910">
        <w:rPr>
          <w:rFonts w:ascii="Times New Roman" w:hAnsi="Times New Roman" w:cs="Times New Roman"/>
          <w:sz w:val="24"/>
          <w:szCs w:val="24"/>
        </w:rPr>
        <w:t xml:space="preserve"> ali fi</w:t>
      </w:r>
      <w:r w:rsidR="001E00C3">
        <w:rPr>
          <w:rFonts w:ascii="Times New Roman" w:hAnsi="Times New Roman" w:cs="Times New Roman"/>
          <w:sz w:val="24"/>
          <w:szCs w:val="24"/>
        </w:rPr>
        <w:t xml:space="preserve">nančnim </w:t>
      </w:r>
      <w:r w:rsidR="00A4715F">
        <w:rPr>
          <w:rFonts w:ascii="Times New Roman" w:hAnsi="Times New Roman" w:cs="Times New Roman"/>
          <w:sz w:val="24"/>
          <w:szCs w:val="24"/>
        </w:rPr>
        <w:t>izplenom</w:t>
      </w:r>
      <w:r w:rsidR="001E00C3">
        <w:rPr>
          <w:rFonts w:ascii="Times New Roman" w:hAnsi="Times New Roman" w:cs="Times New Roman"/>
          <w:sz w:val="24"/>
          <w:szCs w:val="24"/>
        </w:rPr>
        <w:t xml:space="preserve">, ki ne pokrije </w:t>
      </w:r>
      <w:r w:rsidR="001F2BAB">
        <w:rPr>
          <w:rFonts w:ascii="Times New Roman" w:hAnsi="Times New Roman" w:cs="Times New Roman"/>
          <w:sz w:val="24"/>
          <w:szCs w:val="24"/>
        </w:rPr>
        <w:t>stroškov</w:t>
      </w:r>
      <w:r w:rsidR="001E00C3">
        <w:rPr>
          <w:rFonts w:ascii="Times New Roman" w:hAnsi="Times New Roman" w:cs="Times New Roman"/>
          <w:sz w:val="24"/>
          <w:szCs w:val="24"/>
        </w:rPr>
        <w:t xml:space="preserve"> razvoja</w:t>
      </w:r>
      <w:r w:rsidR="006552DC">
        <w:rPr>
          <w:rFonts w:ascii="Times New Roman" w:hAnsi="Times New Roman" w:cs="Times New Roman"/>
          <w:sz w:val="24"/>
          <w:szCs w:val="24"/>
        </w:rPr>
        <w:t>.</w:t>
      </w:r>
      <w:r w:rsidR="00327B21">
        <w:rPr>
          <w:rFonts w:ascii="Times New Roman" w:hAnsi="Times New Roman" w:cs="Times New Roman"/>
          <w:sz w:val="24"/>
          <w:szCs w:val="24"/>
        </w:rPr>
        <w:t xml:space="preserve"> </w:t>
      </w:r>
      <w:r w:rsidR="00BC7397">
        <w:rPr>
          <w:rFonts w:ascii="Times New Roman" w:hAnsi="Times New Roman" w:cs="Times New Roman"/>
          <w:sz w:val="24"/>
          <w:szCs w:val="24"/>
        </w:rPr>
        <w:t>R</w:t>
      </w:r>
      <w:r w:rsidR="003C1075">
        <w:rPr>
          <w:rFonts w:ascii="Times New Roman" w:hAnsi="Times New Roman" w:cs="Times New Roman"/>
          <w:sz w:val="24"/>
          <w:szCs w:val="24"/>
        </w:rPr>
        <w:t>az</w:t>
      </w:r>
      <w:r w:rsidR="00036426">
        <w:rPr>
          <w:rFonts w:ascii="Times New Roman" w:hAnsi="Times New Roman" w:cs="Times New Roman"/>
          <w:sz w:val="24"/>
          <w:szCs w:val="24"/>
        </w:rPr>
        <w:t>voj iger</w:t>
      </w:r>
      <w:r w:rsidR="00BC7397">
        <w:rPr>
          <w:rFonts w:ascii="Times New Roman" w:hAnsi="Times New Roman" w:cs="Times New Roman"/>
          <w:sz w:val="24"/>
          <w:szCs w:val="24"/>
        </w:rPr>
        <w:t xml:space="preserve"> je</w:t>
      </w:r>
      <w:r w:rsidR="002F0D25">
        <w:rPr>
          <w:rFonts w:ascii="Times New Roman" w:hAnsi="Times New Roman" w:cs="Times New Roman"/>
          <w:sz w:val="24"/>
          <w:szCs w:val="24"/>
        </w:rPr>
        <w:t xml:space="preserve"> kompleksno področje</w:t>
      </w:r>
      <w:r w:rsidR="007F6ECD">
        <w:rPr>
          <w:rFonts w:ascii="Times New Roman" w:hAnsi="Times New Roman" w:cs="Times New Roman"/>
          <w:sz w:val="24"/>
          <w:szCs w:val="24"/>
        </w:rPr>
        <w:t xml:space="preserve">, ki je </w:t>
      </w:r>
      <w:r w:rsidR="00FA73A6">
        <w:rPr>
          <w:rFonts w:ascii="Times New Roman" w:hAnsi="Times New Roman" w:cs="Times New Roman"/>
          <w:sz w:val="24"/>
          <w:szCs w:val="24"/>
        </w:rPr>
        <w:t>z</w:t>
      </w:r>
      <w:r w:rsidR="007F6ECD">
        <w:rPr>
          <w:rFonts w:ascii="Times New Roman" w:hAnsi="Times New Roman" w:cs="Times New Roman"/>
          <w:sz w:val="24"/>
          <w:szCs w:val="24"/>
        </w:rPr>
        <w:t xml:space="preserve">aradi prevzema </w:t>
      </w:r>
      <w:r w:rsidR="001B730C">
        <w:rPr>
          <w:rFonts w:ascii="Times New Roman" w:hAnsi="Times New Roman" w:cs="Times New Roman"/>
          <w:sz w:val="24"/>
          <w:szCs w:val="24"/>
        </w:rPr>
        <w:t>praks in term</w:t>
      </w:r>
      <w:r w:rsidR="009F35F5">
        <w:rPr>
          <w:rFonts w:ascii="Times New Roman" w:hAnsi="Times New Roman" w:cs="Times New Roman"/>
          <w:sz w:val="24"/>
          <w:szCs w:val="24"/>
        </w:rPr>
        <w:t>inologije s</w:t>
      </w:r>
      <w:r w:rsidR="007F6ECD">
        <w:rPr>
          <w:rFonts w:ascii="Times New Roman" w:hAnsi="Times New Roman" w:cs="Times New Roman"/>
          <w:sz w:val="24"/>
          <w:szCs w:val="24"/>
        </w:rPr>
        <w:t>tandardnega razvoja programske</w:t>
      </w:r>
      <w:r w:rsidR="00595504">
        <w:rPr>
          <w:rFonts w:ascii="Times New Roman" w:hAnsi="Times New Roman" w:cs="Times New Roman"/>
          <w:sz w:val="24"/>
          <w:szCs w:val="24"/>
        </w:rPr>
        <w:t xml:space="preserve"> opreme podedovalo okvir v katerega je s težavo umestila svoje delovanje.</w:t>
      </w:r>
      <w:r w:rsidR="00425F83">
        <w:rPr>
          <w:rFonts w:ascii="Times New Roman" w:hAnsi="Times New Roman" w:cs="Times New Roman"/>
          <w:sz w:val="24"/>
          <w:szCs w:val="24"/>
        </w:rPr>
        <w:t xml:space="preserve"> S tem mislimo predvsem na </w:t>
      </w:r>
      <w:r w:rsidR="00740D4E">
        <w:rPr>
          <w:rFonts w:ascii="Times New Roman" w:hAnsi="Times New Roman" w:cs="Times New Roman"/>
          <w:sz w:val="24"/>
          <w:szCs w:val="24"/>
        </w:rPr>
        <w:t>prevzem razvojnih metodologij</w:t>
      </w:r>
      <w:r w:rsidR="004363A9">
        <w:rPr>
          <w:rFonts w:ascii="Times New Roman" w:hAnsi="Times New Roman" w:cs="Times New Roman"/>
          <w:sz w:val="24"/>
          <w:szCs w:val="24"/>
        </w:rPr>
        <w:t xml:space="preserve"> in z njimi povezanih konceptov</w:t>
      </w:r>
      <w:r w:rsidR="00425F83">
        <w:rPr>
          <w:rFonts w:ascii="Times New Roman" w:hAnsi="Times New Roman" w:cs="Times New Roman"/>
          <w:sz w:val="24"/>
          <w:szCs w:val="24"/>
        </w:rPr>
        <w:t>, ka</w:t>
      </w:r>
      <w:r w:rsidR="00AD6AD4">
        <w:rPr>
          <w:rFonts w:ascii="Times New Roman" w:hAnsi="Times New Roman" w:cs="Times New Roman"/>
          <w:sz w:val="24"/>
          <w:szCs w:val="24"/>
        </w:rPr>
        <w:t>teri</w:t>
      </w:r>
      <w:r w:rsidR="00425F83">
        <w:rPr>
          <w:rFonts w:ascii="Times New Roman" w:hAnsi="Times New Roman" w:cs="Times New Roman"/>
          <w:sz w:val="24"/>
          <w:szCs w:val="24"/>
        </w:rPr>
        <w:t xml:space="preserve"> zaradi svoje </w:t>
      </w:r>
      <w:r w:rsidR="00935B77">
        <w:rPr>
          <w:rFonts w:ascii="Times New Roman" w:hAnsi="Times New Roman" w:cs="Times New Roman"/>
          <w:sz w:val="24"/>
          <w:szCs w:val="24"/>
        </w:rPr>
        <w:t xml:space="preserve">rigidnosti zavirajo </w:t>
      </w:r>
      <w:r w:rsidR="00425F83">
        <w:rPr>
          <w:rFonts w:ascii="Times New Roman" w:hAnsi="Times New Roman" w:cs="Times New Roman"/>
          <w:sz w:val="24"/>
          <w:szCs w:val="24"/>
        </w:rPr>
        <w:t>kreativnost</w:t>
      </w:r>
      <w:r w:rsidR="00707882">
        <w:rPr>
          <w:rFonts w:ascii="Times New Roman" w:hAnsi="Times New Roman" w:cs="Times New Roman"/>
          <w:sz w:val="24"/>
          <w:szCs w:val="24"/>
        </w:rPr>
        <w:t>.</w:t>
      </w:r>
      <w:r w:rsidR="009F0313">
        <w:rPr>
          <w:rFonts w:ascii="Times New Roman" w:hAnsi="Times New Roman" w:cs="Times New Roman"/>
          <w:sz w:val="24"/>
          <w:szCs w:val="24"/>
        </w:rPr>
        <w:t xml:space="preserve"> </w:t>
      </w:r>
      <w:r w:rsidR="00EB0E1E">
        <w:rPr>
          <w:rFonts w:ascii="Times New Roman" w:hAnsi="Times New Roman" w:cs="Times New Roman"/>
          <w:sz w:val="24"/>
          <w:szCs w:val="24"/>
        </w:rPr>
        <w:t>Multidisciplinarna narava</w:t>
      </w:r>
      <w:r w:rsidR="00E32F4C">
        <w:rPr>
          <w:rFonts w:ascii="Times New Roman" w:hAnsi="Times New Roman" w:cs="Times New Roman"/>
          <w:sz w:val="24"/>
          <w:szCs w:val="24"/>
        </w:rPr>
        <w:t xml:space="preserve"> ravoja iger </w:t>
      </w:r>
      <w:r w:rsidR="00EB0E1E">
        <w:rPr>
          <w:rFonts w:ascii="Times New Roman" w:hAnsi="Times New Roman" w:cs="Times New Roman"/>
          <w:sz w:val="24"/>
          <w:szCs w:val="24"/>
        </w:rPr>
        <w:t>onemogoča enostavno apliciranje semantičnih in sintaktičnih pravil v upanju, da bomo s takšnim načinom razvoja zadržali esenco igre, katero predstavlja zabava.</w:t>
      </w:r>
      <w:r w:rsidR="007E6AFE">
        <w:rPr>
          <w:rFonts w:ascii="Times New Roman" w:hAnsi="Times New Roman" w:cs="Times New Roman"/>
          <w:sz w:val="24"/>
          <w:szCs w:val="24"/>
        </w:rPr>
        <w:t xml:space="preserve"> Vendar prav tako</w:t>
      </w:r>
      <w:r w:rsidR="006C2D3B">
        <w:rPr>
          <w:rFonts w:ascii="Times New Roman" w:hAnsi="Times New Roman" w:cs="Times New Roman"/>
          <w:sz w:val="24"/>
          <w:szCs w:val="24"/>
        </w:rPr>
        <w:t xml:space="preserve"> </w:t>
      </w:r>
      <w:r w:rsidR="006143CF">
        <w:rPr>
          <w:rFonts w:ascii="Times New Roman" w:hAnsi="Times New Roman" w:cs="Times New Roman"/>
          <w:sz w:val="24"/>
          <w:szCs w:val="24"/>
        </w:rPr>
        <w:t xml:space="preserve">ne gre pričakovati uspeha </w:t>
      </w:r>
      <w:r w:rsidR="003815F9">
        <w:rPr>
          <w:rFonts w:ascii="Times New Roman" w:hAnsi="Times New Roman" w:cs="Times New Roman"/>
          <w:sz w:val="24"/>
          <w:szCs w:val="24"/>
        </w:rPr>
        <w:t>brez premišljenega načrtovanja</w:t>
      </w:r>
      <w:r w:rsidR="00323BB7">
        <w:rPr>
          <w:rFonts w:ascii="Times New Roman" w:hAnsi="Times New Roman" w:cs="Times New Roman"/>
          <w:sz w:val="24"/>
          <w:szCs w:val="24"/>
        </w:rPr>
        <w:t xml:space="preserve"> delovnega toka.</w:t>
      </w:r>
    </w:p>
    <w:p w14:paraId="76143055" w14:textId="77777777" w:rsidR="00D038DA" w:rsidRDefault="008A60BC"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Procesne modele</w:t>
      </w:r>
      <w:r w:rsidR="00731A11">
        <w:rPr>
          <w:rFonts w:ascii="Times New Roman" w:hAnsi="Times New Roman" w:cs="Times New Roman"/>
          <w:sz w:val="24"/>
          <w:szCs w:val="24"/>
        </w:rPr>
        <w:t xml:space="preserve">, </w:t>
      </w:r>
      <w:r w:rsidR="00AA76F0">
        <w:rPr>
          <w:rFonts w:ascii="Times New Roman" w:hAnsi="Times New Roman" w:cs="Times New Roman"/>
          <w:sz w:val="24"/>
          <w:szCs w:val="24"/>
        </w:rPr>
        <w:t>katere</w:t>
      </w:r>
      <w:r w:rsidR="00AD5524">
        <w:rPr>
          <w:rFonts w:ascii="Times New Roman" w:hAnsi="Times New Roman" w:cs="Times New Roman"/>
          <w:sz w:val="24"/>
          <w:szCs w:val="24"/>
        </w:rPr>
        <w:t xml:space="preserve"> smo</w:t>
      </w:r>
      <w:r w:rsidR="00AA76F0">
        <w:rPr>
          <w:rFonts w:ascii="Times New Roman" w:hAnsi="Times New Roman" w:cs="Times New Roman"/>
          <w:sz w:val="24"/>
          <w:szCs w:val="24"/>
        </w:rPr>
        <w:t xml:space="preserve"> raziskovali </w:t>
      </w:r>
      <w:r w:rsidR="00AD5524">
        <w:rPr>
          <w:rFonts w:ascii="Times New Roman" w:hAnsi="Times New Roman" w:cs="Times New Roman"/>
          <w:sz w:val="24"/>
          <w:szCs w:val="24"/>
        </w:rPr>
        <w:t>v sklopu R</w:t>
      </w:r>
      <w:r w:rsidR="00FA4C11">
        <w:rPr>
          <w:rFonts w:ascii="Times New Roman" w:hAnsi="Times New Roman" w:cs="Times New Roman"/>
          <w:sz w:val="24"/>
          <w:szCs w:val="24"/>
        </w:rPr>
        <w:t>V1</w:t>
      </w:r>
      <w:r w:rsidR="00416D1A">
        <w:rPr>
          <w:rFonts w:ascii="Times New Roman" w:hAnsi="Times New Roman" w:cs="Times New Roman"/>
          <w:sz w:val="24"/>
          <w:szCs w:val="24"/>
        </w:rPr>
        <w:t xml:space="preserve"> </w:t>
      </w:r>
      <w:r w:rsidR="00FA4C11">
        <w:rPr>
          <w:rFonts w:ascii="Times New Roman" w:hAnsi="Times New Roman" w:cs="Times New Roman"/>
          <w:sz w:val="24"/>
          <w:szCs w:val="24"/>
        </w:rPr>
        <w:t>spadajo</w:t>
      </w:r>
      <w:r w:rsidR="00416D1A">
        <w:rPr>
          <w:rFonts w:ascii="Times New Roman" w:hAnsi="Times New Roman" w:cs="Times New Roman"/>
          <w:sz w:val="24"/>
          <w:szCs w:val="24"/>
        </w:rPr>
        <w:t xml:space="preserve"> med agilne prakse ali vsaj </w:t>
      </w:r>
      <w:r w:rsidR="00B60602">
        <w:rPr>
          <w:rFonts w:ascii="Times New Roman" w:hAnsi="Times New Roman" w:cs="Times New Roman"/>
          <w:sz w:val="24"/>
          <w:szCs w:val="24"/>
        </w:rPr>
        <w:t>indicirajo</w:t>
      </w:r>
      <w:r w:rsidR="00416D1A">
        <w:rPr>
          <w:rFonts w:ascii="Times New Roman" w:hAnsi="Times New Roman" w:cs="Times New Roman"/>
          <w:sz w:val="24"/>
          <w:szCs w:val="24"/>
        </w:rPr>
        <w:t xml:space="preserve"> njihove lastnosti</w:t>
      </w:r>
      <w:r w:rsidR="00C02AEA">
        <w:rPr>
          <w:rFonts w:ascii="Times New Roman" w:hAnsi="Times New Roman" w:cs="Times New Roman"/>
          <w:sz w:val="24"/>
          <w:szCs w:val="24"/>
        </w:rPr>
        <w:t>.</w:t>
      </w:r>
      <w:r w:rsidR="007C0BBD">
        <w:rPr>
          <w:rFonts w:ascii="Times New Roman" w:hAnsi="Times New Roman" w:cs="Times New Roman"/>
          <w:sz w:val="24"/>
          <w:szCs w:val="24"/>
        </w:rPr>
        <w:t xml:space="preserve"> Prakse se lahko podedujejo nezavedno ali celo neformalno, kar vodi v nevarnost neizkoriščanja</w:t>
      </w:r>
      <w:r w:rsidR="00283963">
        <w:rPr>
          <w:rFonts w:ascii="Times New Roman" w:hAnsi="Times New Roman" w:cs="Times New Roman"/>
          <w:sz w:val="24"/>
          <w:szCs w:val="24"/>
        </w:rPr>
        <w:t xml:space="preserve"> dobrih potencialnih </w:t>
      </w:r>
      <w:r w:rsidR="007C0BBD">
        <w:rPr>
          <w:rFonts w:ascii="Times New Roman" w:hAnsi="Times New Roman" w:cs="Times New Roman"/>
          <w:sz w:val="24"/>
          <w:szCs w:val="24"/>
        </w:rPr>
        <w:t xml:space="preserve">rešitev. </w:t>
      </w:r>
      <w:r w:rsidR="00274F74">
        <w:rPr>
          <w:rFonts w:ascii="Times New Roman" w:hAnsi="Times New Roman" w:cs="Times New Roman"/>
          <w:sz w:val="24"/>
          <w:szCs w:val="24"/>
        </w:rPr>
        <w:t>V praks</w:t>
      </w:r>
      <w:r w:rsidR="0064223B">
        <w:rPr>
          <w:rFonts w:ascii="Times New Roman" w:hAnsi="Times New Roman" w:cs="Times New Roman"/>
          <w:sz w:val="24"/>
          <w:szCs w:val="24"/>
        </w:rPr>
        <w:t>i</w:t>
      </w:r>
      <w:r w:rsidR="00274F74">
        <w:rPr>
          <w:rFonts w:ascii="Times New Roman" w:hAnsi="Times New Roman" w:cs="Times New Roman"/>
          <w:sz w:val="24"/>
          <w:szCs w:val="24"/>
        </w:rPr>
        <w:t xml:space="preserve"> se najpogosteje uporabljata</w:t>
      </w:r>
      <w:r w:rsidR="00B92788">
        <w:rPr>
          <w:rFonts w:ascii="Times New Roman" w:hAnsi="Times New Roman" w:cs="Times New Roman"/>
          <w:sz w:val="24"/>
          <w:szCs w:val="24"/>
        </w:rPr>
        <w:t xml:space="preserve"> XP in Scrum pri č</w:t>
      </w:r>
      <w:r w:rsidR="00FB5ADE">
        <w:rPr>
          <w:rFonts w:ascii="Times New Roman" w:hAnsi="Times New Roman" w:cs="Times New Roman"/>
          <w:sz w:val="24"/>
          <w:szCs w:val="24"/>
        </w:rPr>
        <w:t>emer se pogosto znajdeta poleg drugih modelov</w:t>
      </w:r>
      <w:r w:rsidR="00B92788">
        <w:rPr>
          <w:rFonts w:ascii="Times New Roman" w:hAnsi="Times New Roman" w:cs="Times New Roman"/>
          <w:sz w:val="24"/>
          <w:szCs w:val="24"/>
        </w:rPr>
        <w:t>.</w:t>
      </w:r>
      <w:r w:rsidR="00C02AEA">
        <w:rPr>
          <w:rFonts w:ascii="Times New Roman" w:hAnsi="Times New Roman" w:cs="Times New Roman"/>
          <w:sz w:val="24"/>
          <w:szCs w:val="24"/>
        </w:rPr>
        <w:t xml:space="preserve"> </w:t>
      </w:r>
      <w:r w:rsidR="00C46D80">
        <w:rPr>
          <w:rFonts w:ascii="Times New Roman" w:hAnsi="Times New Roman" w:cs="Times New Roman"/>
          <w:sz w:val="24"/>
          <w:szCs w:val="24"/>
        </w:rPr>
        <w:t>Š</w:t>
      </w:r>
      <w:r w:rsidR="00F33F43">
        <w:rPr>
          <w:rFonts w:ascii="Times New Roman" w:hAnsi="Times New Roman" w:cs="Times New Roman"/>
          <w:sz w:val="24"/>
          <w:szCs w:val="24"/>
        </w:rPr>
        <w:t xml:space="preserve">tudije nakazujejo </w:t>
      </w:r>
      <w:r w:rsidR="00BD30B2">
        <w:rPr>
          <w:rFonts w:ascii="Times New Roman" w:hAnsi="Times New Roman" w:cs="Times New Roman"/>
          <w:sz w:val="24"/>
          <w:szCs w:val="24"/>
        </w:rPr>
        <w:t>uporabo hibridnih pristopov pri katerih je vsaj en korak v proc</w:t>
      </w:r>
      <w:r w:rsidR="00A0488E">
        <w:rPr>
          <w:rFonts w:ascii="Times New Roman" w:hAnsi="Times New Roman" w:cs="Times New Roman"/>
          <w:sz w:val="24"/>
          <w:szCs w:val="24"/>
        </w:rPr>
        <w:t>esu podprt</w:t>
      </w:r>
      <w:r w:rsidR="00AA5542">
        <w:rPr>
          <w:rFonts w:ascii="Times New Roman" w:hAnsi="Times New Roman" w:cs="Times New Roman"/>
          <w:sz w:val="24"/>
          <w:szCs w:val="24"/>
        </w:rPr>
        <w:t xml:space="preserve"> ali izražen</w:t>
      </w:r>
      <w:r w:rsidR="005060F7">
        <w:rPr>
          <w:rFonts w:ascii="Times New Roman" w:hAnsi="Times New Roman" w:cs="Times New Roman"/>
          <w:sz w:val="24"/>
          <w:szCs w:val="24"/>
        </w:rPr>
        <w:t xml:space="preserve"> z agilnimi praksami</w:t>
      </w:r>
      <w:r w:rsidR="00A93660">
        <w:rPr>
          <w:rFonts w:ascii="Times New Roman" w:hAnsi="Times New Roman" w:cs="Times New Roman"/>
          <w:sz w:val="24"/>
          <w:szCs w:val="24"/>
        </w:rPr>
        <w:t>.</w:t>
      </w:r>
      <w:r w:rsidR="00FB5ADE">
        <w:rPr>
          <w:rFonts w:ascii="Times New Roman" w:hAnsi="Times New Roman" w:cs="Times New Roman"/>
          <w:sz w:val="24"/>
          <w:szCs w:val="24"/>
        </w:rPr>
        <w:t xml:space="preserve"> </w:t>
      </w:r>
      <w:r w:rsidR="00444625" w:rsidRPr="00327C02">
        <w:rPr>
          <w:rFonts w:ascii="Times New Roman" w:hAnsi="Times New Roman" w:cs="Times New Roman"/>
          <w:sz w:val="24"/>
          <w:szCs w:val="24"/>
        </w:rPr>
        <w:t>Menimo, da celovito p</w:t>
      </w:r>
      <w:r w:rsidR="003A615A">
        <w:rPr>
          <w:rFonts w:ascii="Times New Roman" w:hAnsi="Times New Roman" w:cs="Times New Roman"/>
          <w:sz w:val="24"/>
          <w:szCs w:val="24"/>
        </w:rPr>
        <w:t xml:space="preserve">odedovanje procesnih modelov </w:t>
      </w:r>
      <w:r w:rsidR="00E355AE">
        <w:rPr>
          <w:rFonts w:ascii="Times New Roman" w:hAnsi="Times New Roman" w:cs="Times New Roman"/>
          <w:sz w:val="24"/>
          <w:szCs w:val="24"/>
        </w:rPr>
        <w:t>ali</w:t>
      </w:r>
      <w:r w:rsidR="00AA5542">
        <w:rPr>
          <w:rFonts w:ascii="Times New Roman" w:hAnsi="Times New Roman" w:cs="Times New Roman"/>
          <w:sz w:val="24"/>
          <w:szCs w:val="24"/>
        </w:rPr>
        <w:t xml:space="preserve"> </w:t>
      </w:r>
      <w:r w:rsidR="00CE6C2E">
        <w:rPr>
          <w:rFonts w:ascii="Times New Roman" w:hAnsi="Times New Roman" w:cs="Times New Roman"/>
          <w:sz w:val="24"/>
          <w:szCs w:val="24"/>
        </w:rPr>
        <w:t xml:space="preserve">metod </w:t>
      </w:r>
      <w:r w:rsidR="00444625" w:rsidRPr="00327C02">
        <w:rPr>
          <w:rFonts w:ascii="Times New Roman" w:hAnsi="Times New Roman" w:cs="Times New Roman"/>
          <w:sz w:val="24"/>
          <w:szCs w:val="24"/>
        </w:rPr>
        <w:t>standardnega razvoja programske</w:t>
      </w:r>
      <w:r w:rsidR="00FB5ADE">
        <w:rPr>
          <w:rFonts w:ascii="Times New Roman" w:hAnsi="Times New Roman" w:cs="Times New Roman"/>
          <w:sz w:val="24"/>
          <w:szCs w:val="24"/>
        </w:rPr>
        <w:t xml:space="preserve"> opreme za</w:t>
      </w:r>
      <w:r w:rsidR="00741F73">
        <w:rPr>
          <w:rFonts w:ascii="Times New Roman" w:hAnsi="Times New Roman" w:cs="Times New Roman"/>
          <w:sz w:val="24"/>
          <w:szCs w:val="24"/>
        </w:rPr>
        <w:t xml:space="preserve"> razvoj iger</w:t>
      </w:r>
      <w:r w:rsidR="00FB5ADE">
        <w:rPr>
          <w:rFonts w:ascii="Times New Roman" w:hAnsi="Times New Roman" w:cs="Times New Roman"/>
          <w:sz w:val="24"/>
          <w:szCs w:val="24"/>
        </w:rPr>
        <w:t xml:space="preserve"> ni </w:t>
      </w:r>
      <w:r w:rsidR="00E42FBC">
        <w:rPr>
          <w:rFonts w:ascii="Times New Roman" w:hAnsi="Times New Roman" w:cs="Times New Roman"/>
          <w:sz w:val="24"/>
          <w:szCs w:val="24"/>
        </w:rPr>
        <w:t xml:space="preserve">primerno. </w:t>
      </w:r>
      <w:r w:rsidR="0028176D">
        <w:rPr>
          <w:rFonts w:ascii="Times New Roman" w:hAnsi="Times New Roman" w:cs="Times New Roman"/>
          <w:sz w:val="24"/>
          <w:szCs w:val="24"/>
        </w:rPr>
        <w:t>Življenjski cikel razvoj</w:t>
      </w:r>
      <w:r w:rsidR="00882C0A">
        <w:rPr>
          <w:rFonts w:ascii="Times New Roman" w:hAnsi="Times New Roman" w:cs="Times New Roman"/>
          <w:sz w:val="24"/>
          <w:szCs w:val="24"/>
        </w:rPr>
        <w:t>a</w:t>
      </w:r>
      <w:r w:rsidR="00E42FBC">
        <w:rPr>
          <w:rFonts w:ascii="Times New Roman" w:hAnsi="Times New Roman" w:cs="Times New Roman"/>
          <w:sz w:val="24"/>
          <w:szCs w:val="24"/>
        </w:rPr>
        <w:t xml:space="preserve"> iger </w:t>
      </w:r>
      <w:r w:rsidR="008F0988">
        <w:rPr>
          <w:rFonts w:ascii="Times New Roman" w:hAnsi="Times New Roman" w:cs="Times New Roman"/>
          <w:sz w:val="24"/>
          <w:szCs w:val="24"/>
        </w:rPr>
        <w:t>z</w:t>
      </w:r>
      <w:r w:rsidR="00723599">
        <w:rPr>
          <w:rFonts w:ascii="Times New Roman" w:hAnsi="Times New Roman" w:cs="Times New Roman"/>
          <w:sz w:val="24"/>
          <w:szCs w:val="24"/>
        </w:rPr>
        <w:t>aradi</w:t>
      </w:r>
      <w:r w:rsidR="00E42FBC">
        <w:rPr>
          <w:rFonts w:ascii="Times New Roman" w:hAnsi="Times New Roman" w:cs="Times New Roman"/>
          <w:sz w:val="24"/>
          <w:szCs w:val="24"/>
        </w:rPr>
        <w:t xml:space="preserve"> svoje </w:t>
      </w:r>
      <w:r w:rsidR="00723599">
        <w:rPr>
          <w:rFonts w:ascii="Times New Roman" w:hAnsi="Times New Roman" w:cs="Times New Roman"/>
          <w:sz w:val="24"/>
          <w:szCs w:val="24"/>
        </w:rPr>
        <w:t>agilnosti</w:t>
      </w:r>
      <w:r w:rsidR="00292E6D">
        <w:rPr>
          <w:rFonts w:ascii="Times New Roman" w:hAnsi="Times New Roman" w:cs="Times New Roman"/>
          <w:sz w:val="24"/>
          <w:szCs w:val="24"/>
        </w:rPr>
        <w:t>,</w:t>
      </w:r>
      <w:r w:rsidR="00E42FBC">
        <w:rPr>
          <w:rFonts w:ascii="Times New Roman" w:hAnsi="Times New Roman" w:cs="Times New Roman"/>
          <w:sz w:val="24"/>
          <w:szCs w:val="24"/>
        </w:rPr>
        <w:t xml:space="preserve"> </w:t>
      </w:r>
      <w:r w:rsidR="008511C9">
        <w:rPr>
          <w:rFonts w:ascii="Times New Roman" w:hAnsi="Times New Roman" w:cs="Times New Roman"/>
          <w:sz w:val="24"/>
          <w:szCs w:val="24"/>
        </w:rPr>
        <w:t>kreativnost</w:t>
      </w:r>
      <w:r w:rsidR="00873753">
        <w:rPr>
          <w:rFonts w:ascii="Times New Roman" w:hAnsi="Times New Roman" w:cs="Times New Roman"/>
          <w:sz w:val="24"/>
          <w:szCs w:val="24"/>
        </w:rPr>
        <w:t>i</w:t>
      </w:r>
      <w:r w:rsidR="008511C9">
        <w:rPr>
          <w:rFonts w:ascii="Times New Roman" w:hAnsi="Times New Roman" w:cs="Times New Roman"/>
          <w:sz w:val="24"/>
          <w:szCs w:val="24"/>
        </w:rPr>
        <w:t>,</w:t>
      </w:r>
      <w:r w:rsidR="00E42FBC">
        <w:rPr>
          <w:rFonts w:ascii="Times New Roman" w:hAnsi="Times New Roman" w:cs="Times New Roman"/>
          <w:sz w:val="24"/>
          <w:szCs w:val="24"/>
        </w:rPr>
        <w:t xml:space="preserve"> tendence po </w:t>
      </w:r>
      <w:r w:rsidR="006D4E92">
        <w:rPr>
          <w:rFonts w:ascii="Times New Roman" w:hAnsi="Times New Roman" w:cs="Times New Roman"/>
          <w:sz w:val="24"/>
          <w:szCs w:val="24"/>
        </w:rPr>
        <w:t>krčenju</w:t>
      </w:r>
      <w:r w:rsidR="00E42FBC">
        <w:rPr>
          <w:rFonts w:ascii="Times New Roman" w:hAnsi="Times New Roman" w:cs="Times New Roman"/>
          <w:sz w:val="24"/>
          <w:szCs w:val="24"/>
        </w:rPr>
        <w:t xml:space="preserve"> </w:t>
      </w:r>
      <w:r w:rsidR="00147902" w:rsidRPr="00327C02">
        <w:rPr>
          <w:rFonts w:ascii="Times New Roman" w:hAnsi="Times New Roman" w:cs="Times New Roman"/>
          <w:sz w:val="24"/>
          <w:szCs w:val="24"/>
        </w:rPr>
        <w:t>dokume</w:t>
      </w:r>
      <w:r w:rsidR="00F83BE0">
        <w:rPr>
          <w:rFonts w:ascii="Times New Roman" w:hAnsi="Times New Roman" w:cs="Times New Roman"/>
          <w:sz w:val="24"/>
          <w:szCs w:val="24"/>
        </w:rPr>
        <w:t>ntacije, multidisciplinarnosti</w:t>
      </w:r>
      <w:r w:rsidR="00147902">
        <w:rPr>
          <w:rFonts w:ascii="Times New Roman" w:hAnsi="Times New Roman" w:cs="Times New Roman"/>
          <w:sz w:val="24"/>
          <w:szCs w:val="24"/>
        </w:rPr>
        <w:t xml:space="preserve">, abstraktno definiranih zahtev in </w:t>
      </w:r>
      <w:r w:rsidR="00292E6D">
        <w:rPr>
          <w:rFonts w:ascii="Times New Roman" w:hAnsi="Times New Roman" w:cs="Times New Roman"/>
          <w:sz w:val="24"/>
          <w:szCs w:val="24"/>
        </w:rPr>
        <w:t xml:space="preserve">krajšega življenjskega cikla, </w:t>
      </w:r>
      <w:r w:rsidR="008F0988">
        <w:rPr>
          <w:rFonts w:ascii="Times New Roman" w:hAnsi="Times New Roman" w:cs="Times New Roman"/>
          <w:sz w:val="24"/>
          <w:szCs w:val="24"/>
        </w:rPr>
        <w:t>poseduje</w:t>
      </w:r>
      <w:r w:rsidR="0028176D">
        <w:rPr>
          <w:rFonts w:ascii="Times New Roman" w:hAnsi="Times New Roman" w:cs="Times New Roman"/>
          <w:sz w:val="24"/>
          <w:szCs w:val="24"/>
        </w:rPr>
        <w:t xml:space="preserve"> lastnosti, ki ga </w:t>
      </w:r>
      <w:r w:rsidR="00147902" w:rsidRPr="00327C02">
        <w:rPr>
          <w:rFonts w:ascii="Times New Roman" w:hAnsi="Times New Roman" w:cs="Times New Roman"/>
          <w:sz w:val="24"/>
          <w:szCs w:val="24"/>
        </w:rPr>
        <w:t>evidentno ločuje</w:t>
      </w:r>
      <w:r w:rsidR="003F5734">
        <w:rPr>
          <w:rFonts w:ascii="Times New Roman" w:hAnsi="Times New Roman" w:cs="Times New Roman"/>
          <w:sz w:val="24"/>
          <w:szCs w:val="24"/>
        </w:rPr>
        <w:t>jo</w:t>
      </w:r>
      <w:r w:rsidR="00147902" w:rsidRPr="00327C02">
        <w:rPr>
          <w:rFonts w:ascii="Times New Roman" w:hAnsi="Times New Roman" w:cs="Times New Roman"/>
          <w:sz w:val="24"/>
          <w:szCs w:val="24"/>
        </w:rPr>
        <w:t xml:space="preserve"> od standar</w:t>
      </w:r>
      <w:r w:rsidR="00FC6F88">
        <w:rPr>
          <w:rFonts w:ascii="Times New Roman" w:hAnsi="Times New Roman" w:cs="Times New Roman"/>
          <w:sz w:val="24"/>
          <w:szCs w:val="24"/>
        </w:rPr>
        <w:t>d</w:t>
      </w:r>
      <w:r w:rsidR="008F0988">
        <w:rPr>
          <w:rFonts w:ascii="Times New Roman" w:hAnsi="Times New Roman" w:cs="Times New Roman"/>
          <w:sz w:val="24"/>
          <w:szCs w:val="24"/>
        </w:rPr>
        <w:t>nega</w:t>
      </w:r>
      <w:r w:rsidR="0028176D">
        <w:rPr>
          <w:rFonts w:ascii="Times New Roman" w:hAnsi="Times New Roman" w:cs="Times New Roman"/>
          <w:sz w:val="24"/>
          <w:szCs w:val="24"/>
        </w:rPr>
        <w:t xml:space="preserve"> cikla</w:t>
      </w:r>
      <w:r w:rsidR="00C304F8">
        <w:rPr>
          <w:rFonts w:ascii="Times New Roman" w:hAnsi="Times New Roman" w:cs="Times New Roman"/>
          <w:sz w:val="24"/>
          <w:szCs w:val="24"/>
        </w:rPr>
        <w:t xml:space="preserve"> razvoja pr</w:t>
      </w:r>
      <w:r w:rsidR="0064068E">
        <w:rPr>
          <w:rFonts w:ascii="Times New Roman" w:hAnsi="Times New Roman" w:cs="Times New Roman"/>
          <w:sz w:val="24"/>
          <w:szCs w:val="24"/>
        </w:rPr>
        <w:t>ogramske opreme</w:t>
      </w:r>
      <w:r w:rsidR="00D038DA">
        <w:rPr>
          <w:rFonts w:ascii="Times New Roman" w:hAnsi="Times New Roman" w:cs="Times New Roman"/>
          <w:sz w:val="24"/>
          <w:szCs w:val="24"/>
        </w:rPr>
        <w:t>.</w:t>
      </w:r>
    </w:p>
    <w:p w14:paraId="7F8F25CF" w14:textId="4EB6C3EA" w:rsidR="00EF190B" w:rsidRDefault="00852BB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Med raziskovanjem RV2 smo zašli v slepo ulico. </w:t>
      </w:r>
      <w:r w:rsidR="008568A1">
        <w:rPr>
          <w:rFonts w:ascii="Times New Roman" w:hAnsi="Times New Roman" w:cs="Times New Roman"/>
          <w:sz w:val="24"/>
          <w:szCs w:val="24"/>
        </w:rPr>
        <w:t>Aktivnosti se</w:t>
      </w:r>
      <w:r w:rsidR="00A75206">
        <w:rPr>
          <w:rFonts w:ascii="Times New Roman" w:hAnsi="Times New Roman" w:cs="Times New Roman"/>
          <w:sz w:val="24"/>
          <w:szCs w:val="24"/>
        </w:rPr>
        <w:t xml:space="preserve"> v literaturi</w:t>
      </w:r>
      <w:r w:rsidR="001846E9">
        <w:rPr>
          <w:rFonts w:ascii="Times New Roman" w:hAnsi="Times New Roman" w:cs="Times New Roman"/>
          <w:sz w:val="24"/>
          <w:szCs w:val="24"/>
        </w:rPr>
        <w:t xml:space="preserve"> </w:t>
      </w:r>
      <w:r w:rsidR="008568A1">
        <w:rPr>
          <w:rFonts w:ascii="Times New Roman" w:hAnsi="Times New Roman" w:cs="Times New Roman"/>
          <w:sz w:val="24"/>
          <w:szCs w:val="24"/>
        </w:rPr>
        <w:t>abstra</w:t>
      </w:r>
      <w:r w:rsidR="00EE00CA">
        <w:rPr>
          <w:rFonts w:ascii="Times New Roman" w:hAnsi="Times New Roman" w:cs="Times New Roman"/>
          <w:sz w:val="24"/>
          <w:szCs w:val="24"/>
        </w:rPr>
        <w:t xml:space="preserve">ktno definirajo </w:t>
      </w:r>
      <w:r w:rsidR="001846E9">
        <w:rPr>
          <w:rFonts w:ascii="Times New Roman" w:hAnsi="Times New Roman" w:cs="Times New Roman"/>
          <w:sz w:val="24"/>
          <w:szCs w:val="24"/>
        </w:rPr>
        <w:t>v sklopu</w:t>
      </w:r>
      <w:r w:rsidR="00EE00CA">
        <w:rPr>
          <w:rFonts w:ascii="Times New Roman" w:hAnsi="Times New Roman" w:cs="Times New Roman"/>
          <w:sz w:val="24"/>
          <w:szCs w:val="24"/>
        </w:rPr>
        <w:t xml:space="preserve"> faz</w:t>
      </w:r>
      <w:r w:rsidR="001846E9">
        <w:rPr>
          <w:rFonts w:ascii="Times New Roman" w:hAnsi="Times New Roman" w:cs="Times New Roman"/>
          <w:sz w:val="24"/>
          <w:szCs w:val="24"/>
        </w:rPr>
        <w:t xml:space="preserve">, ki definirajo </w:t>
      </w:r>
      <w:r w:rsidR="00A666E5">
        <w:rPr>
          <w:rFonts w:ascii="Times New Roman" w:hAnsi="Times New Roman" w:cs="Times New Roman"/>
          <w:sz w:val="24"/>
          <w:szCs w:val="24"/>
        </w:rPr>
        <w:t>številna</w:t>
      </w:r>
      <w:r w:rsidR="009D7AA0">
        <w:rPr>
          <w:rFonts w:ascii="Times New Roman" w:hAnsi="Times New Roman" w:cs="Times New Roman"/>
          <w:sz w:val="24"/>
          <w:szCs w:val="24"/>
        </w:rPr>
        <w:t xml:space="preserve"> opravila brez determiniranega sosledja</w:t>
      </w:r>
      <w:r w:rsidR="00A666E5">
        <w:rPr>
          <w:rFonts w:ascii="Times New Roman" w:hAnsi="Times New Roman" w:cs="Times New Roman"/>
          <w:sz w:val="24"/>
          <w:szCs w:val="24"/>
        </w:rPr>
        <w:t>. N</w:t>
      </w:r>
      <w:r w:rsidR="00EE00CA">
        <w:rPr>
          <w:rFonts w:ascii="Times New Roman" w:hAnsi="Times New Roman" w:cs="Times New Roman"/>
          <w:sz w:val="24"/>
          <w:szCs w:val="24"/>
        </w:rPr>
        <w:t>aj</w:t>
      </w:r>
      <w:r w:rsidR="00702719">
        <w:rPr>
          <w:rFonts w:ascii="Times New Roman" w:hAnsi="Times New Roman" w:cs="Times New Roman"/>
          <w:sz w:val="24"/>
          <w:szCs w:val="24"/>
        </w:rPr>
        <w:t>večkrat se pojavijo</w:t>
      </w:r>
      <w:r w:rsidR="00EF5A3F">
        <w:rPr>
          <w:rFonts w:ascii="Times New Roman" w:hAnsi="Times New Roman" w:cs="Times New Roman"/>
          <w:sz w:val="24"/>
          <w:szCs w:val="24"/>
        </w:rPr>
        <w:t xml:space="preserve">: </w:t>
      </w:r>
      <w:r w:rsidR="00EE00CA">
        <w:rPr>
          <w:rFonts w:ascii="Times New Roman" w:hAnsi="Times New Roman" w:cs="Times New Roman"/>
          <w:sz w:val="24"/>
          <w:szCs w:val="24"/>
        </w:rPr>
        <w:t>koncept, pred</w:t>
      </w:r>
      <w:r w:rsidR="00CA43AF">
        <w:rPr>
          <w:rFonts w:ascii="Times New Roman" w:hAnsi="Times New Roman" w:cs="Times New Roman"/>
          <w:sz w:val="24"/>
          <w:szCs w:val="24"/>
        </w:rPr>
        <w:t>-</w:t>
      </w:r>
      <w:r w:rsidR="00EE00CA">
        <w:rPr>
          <w:rFonts w:ascii="Times New Roman" w:hAnsi="Times New Roman" w:cs="Times New Roman"/>
          <w:sz w:val="24"/>
          <w:szCs w:val="24"/>
        </w:rPr>
        <w:t>produkcija, p</w:t>
      </w:r>
      <w:r w:rsidR="00934E61">
        <w:rPr>
          <w:rFonts w:ascii="Times New Roman" w:hAnsi="Times New Roman" w:cs="Times New Roman"/>
          <w:sz w:val="24"/>
          <w:szCs w:val="24"/>
        </w:rPr>
        <w:t>ro</w:t>
      </w:r>
      <w:r w:rsidR="00F4599B">
        <w:rPr>
          <w:rFonts w:ascii="Times New Roman" w:hAnsi="Times New Roman" w:cs="Times New Roman"/>
          <w:sz w:val="24"/>
          <w:szCs w:val="24"/>
        </w:rPr>
        <w:t>dukcija, test, post</w:t>
      </w:r>
      <w:r w:rsidR="00CA43AF">
        <w:rPr>
          <w:rFonts w:ascii="Times New Roman" w:hAnsi="Times New Roman" w:cs="Times New Roman"/>
          <w:sz w:val="24"/>
          <w:szCs w:val="24"/>
        </w:rPr>
        <w:t>-</w:t>
      </w:r>
      <w:r w:rsidR="00F4599B">
        <w:rPr>
          <w:rFonts w:ascii="Times New Roman" w:hAnsi="Times New Roman" w:cs="Times New Roman"/>
          <w:sz w:val="24"/>
          <w:szCs w:val="24"/>
        </w:rPr>
        <w:t>produkcija</w:t>
      </w:r>
      <w:r w:rsidR="00A666E5">
        <w:rPr>
          <w:rFonts w:ascii="Times New Roman" w:hAnsi="Times New Roman" w:cs="Times New Roman"/>
          <w:sz w:val="24"/>
          <w:szCs w:val="24"/>
        </w:rPr>
        <w:t>. Razen testa so vsi konstrukti povzeti iz filmske ind</w:t>
      </w:r>
      <w:r w:rsidR="009D7AA0">
        <w:rPr>
          <w:rFonts w:ascii="Times New Roman" w:hAnsi="Times New Roman" w:cs="Times New Roman"/>
          <w:sz w:val="24"/>
          <w:szCs w:val="24"/>
        </w:rPr>
        <w:t xml:space="preserve">ustrije in je celo njihova raba kronološko gledano neadekvatna. </w:t>
      </w:r>
      <w:r w:rsidR="00FB6567">
        <w:rPr>
          <w:rFonts w:ascii="Times New Roman" w:hAnsi="Times New Roman" w:cs="Times New Roman"/>
          <w:sz w:val="24"/>
          <w:szCs w:val="24"/>
        </w:rPr>
        <w:t>Š</w:t>
      </w:r>
      <w:r w:rsidR="008A29FF">
        <w:rPr>
          <w:rFonts w:ascii="Times New Roman" w:hAnsi="Times New Roman" w:cs="Times New Roman"/>
          <w:sz w:val="24"/>
          <w:szCs w:val="24"/>
        </w:rPr>
        <w:t>ibkost terminologije in konceptov botrjujeo k temu, da celo</w:t>
      </w:r>
      <w:r w:rsidR="00873753">
        <w:rPr>
          <w:rFonts w:ascii="Times New Roman" w:hAnsi="Times New Roman" w:cs="Times New Roman"/>
          <w:sz w:val="24"/>
          <w:szCs w:val="24"/>
        </w:rPr>
        <w:t xml:space="preserve"> modeli,</w:t>
      </w:r>
      <w:r w:rsidR="008A29FF">
        <w:rPr>
          <w:rFonts w:ascii="Times New Roman" w:hAnsi="Times New Roman" w:cs="Times New Roman"/>
          <w:sz w:val="24"/>
          <w:szCs w:val="24"/>
        </w:rPr>
        <w:t xml:space="preserve"> </w:t>
      </w:r>
      <w:r w:rsidR="00873753">
        <w:rPr>
          <w:rFonts w:ascii="Times New Roman" w:hAnsi="Times New Roman" w:cs="Times New Roman"/>
          <w:sz w:val="24"/>
          <w:szCs w:val="24"/>
        </w:rPr>
        <w:t>p</w:t>
      </w:r>
      <w:r w:rsidR="008A29FF">
        <w:rPr>
          <w:rFonts w:ascii="Times New Roman" w:hAnsi="Times New Roman" w:cs="Times New Roman"/>
          <w:sz w:val="24"/>
          <w:szCs w:val="24"/>
        </w:rPr>
        <w:t>redlagani</w:t>
      </w:r>
      <w:r w:rsidR="00873753">
        <w:rPr>
          <w:rFonts w:ascii="Times New Roman" w:hAnsi="Times New Roman" w:cs="Times New Roman"/>
          <w:sz w:val="24"/>
          <w:szCs w:val="24"/>
        </w:rPr>
        <w:t xml:space="preserve"> </w:t>
      </w:r>
      <w:r w:rsidR="008A29FF">
        <w:rPr>
          <w:rFonts w:ascii="Times New Roman" w:hAnsi="Times New Roman" w:cs="Times New Roman"/>
          <w:sz w:val="24"/>
          <w:szCs w:val="24"/>
        </w:rPr>
        <w:t xml:space="preserve">izključno </w:t>
      </w:r>
      <w:r w:rsidR="00FB6567">
        <w:rPr>
          <w:rFonts w:ascii="Times New Roman" w:hAnsi="Times New Roman" w:cs="Times New Roman"/>
          <w:sz w:val="24"/>
          <w:szCs w:val="24"/>
        </w:rPr>
        <w:t>za igre ne vsebu</w:t>
      </w:r>
      <w:r w:rsidR="00873753">
        <w:rPr>
          <w:rFonts w:ascii="Times New Roman" w:hAnsi="Times New Roman" w:cs="Times New Roman"/>
          <w:sz w:val="24"/>
          <w:szCs w:val="24"/>
        </w:rPr>
        <w:t>jejo najpomembnejše</w:t>
      </w:r>
      <w:r w:rsidR="00793EE8">
        <w:rPr>
          <w:rFonts w:ascii="Times New Roman" w:hAnsi="Times New Roman" w:cs="Times New Roman"/>
          <w:sz w:val="24"/>
          <w:szCs w:val="24"/>
        </w:rPr>
        <w:t xml:space="preserve"> </w:t>
      </w:r>
      <w:r w:rsidR="00047553">
        <w:rPr>
          <w:rFonts w:ascii="Times New Roman" w:hAnsi="Times New Roman" w:cs="Times New Roman"/>
          <w:sz w:val="24"/>
          <w:szCs w:val="24"/>
        </w:rPr>
        <w:t>aktivnosti v razvojnem proces</w:t>
      </w:r>
      <w:r w:rsidR="00FE758F">
        <w:rPr>
          <w:rFonts w:ascii="Times New Roman" w:hAnsi="Times New Roman" w:cs="Times New Roman"/>
          <w:sz w:val="24"/>
          <w:szCs w:val="24"/>
        </w:rPr>
        <w:t>u. Aktivnost smo identifici</w:t>
      </w:r>
      <w:r w:rsidR="00E11627">
        <w:rPr>
          <w:rFonts w:ascii="Times New Roman" w:hAnsi="Times New Roman" w:cs="Times New Roman"/>
          <w:sz w:val="24"/>
          <w:szCs w:val="24"/>
        </w:rPr>
        <w:t xml:space="preserve">rali šele po </w:t>
      </w:r>
      <w:r w:rsidR="00FE758F">
        <w:rPr>
          <w:rFonts w:ascii="Times New Roman" w:hAnsi="Times New Roman" w:cs="Times New Roman"/>
          <w:sz w:val="24"/>
          <w:szCs w:val="24"/>
        </w:rPr>
        <w:t>uporabi metode MetaME z združitvijo art</w:t>
      </w:r>
      <w:r w:rsidR="00170B81">
        <w:rPr>
          <w:rFonts w:ascii="Times New Roman" w:hAnsi="Times New Roman" w:cs="Times New Roman"/>
          <w:sz w:val="24"/>
          <w:szCs w:val="24"/>
        </w:rPr>
        <w:t xml:space="preserve">efaktne in procesne perspektive, ki ju povzema </w:t>
      </w:r>
      <w:r w:rsidR="00514529">
        <w:rPr>
          <w:rFonts w:ascii="Times New Roman" w:hAnsi="Times New Roman" w:cs="Times New Roman"/>
          <w:sz w:val="24"/>
          <w:szCs w:val="24"/>
        </w:rPr>
        <w:t>izdelan</w:t>
      </w:r>
      <w:r w:rsidR="00170B81">
        <w:rPr>
          <w:rFonts w:ascii="Times New Roman" w:hAnsi="Times New Roman" w:cs="Times New Roman"/>
          <w:sz w:val="24"/>
          <w:szCs w:val="24"/>
        </w:rPr>
        <w:t xml:space="preserve"> procesni model</w:t>
      </w:r>
      <w:r w:rsidR="00514529">
        <w:rPr>
          <w:rFonts w:ascii="Times New Roman" w:hAnsi="Times New Roman" w:cs="Times New Roman"/>
          <w:sz w:val="24"/>
          <w:szCs w:val="24"/>
        </w:rPr>
        <w:t xml:space="preserve"> (sl. 7.3)</w:t>
      </w:r>
      <w:r w:rsidR="00170B81">
        <w:rPr>
          <w:rFonts w:ascii="Times New Roman" w:hAnsi="Times New Roman" w:cs="Times New Roman"/>
          <w:sz w:val="24"/>
          <w:szCs w:val="24"/>
        </w:rPr>
        <w:t>.</w:t>
      </w:r>
    </w:p>
    <w:p w14:paraId="31AA7CFF" w14:textId="77777777" w:rsidR="00AB3428" w:rsidRDefault="00AB3428" w:rsidP="00F66F1E">
      <w:pPr>
        <w:spacing w:line="360" w:lineRule="auto"/>
        <w:contextualSpacing/>
        <w:jc w:val="both"/>
        <w:rPr>
          <w:rFonts w:ascii="Times New Roman" w:hAnsi="Times New Roman" w:cs="Times New Roman"/>
          <w:sz w:val="24"/>
          <w:szCs w:val="24"/>
        </w:rPr>
      </w:pPr>
    </w:p>
    <w:p w14:paraId="748A13C8" w14:textId="77777777" w:rsidR="00AB3428" w:rsidRDefault="00AB3428" w:rsidP="00F66F1E">
      <w:pPr>
        <w:spacing w:line="360" w:lineRule="auto"/>
        <w:contextualSpacing/>
        <w:jc w:val="both"/>
        <w:rPr>
          <w:rFonts w:ascii="Times New Roman" w:hAnsi="Times New Roman" w:cs="Times New Roman"/>
          <w:sz w:val="24"/>
          <w:szCs w:val="24"/>
        </w:rPr>
      </w:pPr>
    </w:p>
    <w:p w14:paraId="7025D4FE" w14:textId="77777777" w:rsidR="00AB3428" w:rsidRDefault="00AB3428" w:rsidP="00F66F1E">
      <w:pPr>
        <w:spacing w:line="360" w:lineRule="auto"/>
        <w:contextualSpacing/>
        <w:jc w:val="both"/>
        <w:rPr>
          <w:rFonts w:ascii="Times New Roman" w:hAnsi="Times New Roman" w:cs="Times New Roman"/>
          <w:sz w:val="24"/>
          <w:szCs w:val="24"/>
        </w:rPr>
      </w:pPr>
    </w:p>
    <w:p w14:paraId="7668FF7E" w14:textId="77777777" w:rsidR="004A3D19" w:rsidRDefault="00691AFE"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Ne</w:t>
      </w:r>
      <w:r w:rsidR="00962A29">
        <w:rPr>
          <w:rFonts w:ascii="Times New Roman" w:hAnsi="Times New Roman" w:cs="Times New Roman"/>
          <w:sz w:val="24"/>
          <w:szCs w:val="24"/>
        </w:rPr>
        <w:t xml:space="preserve"> obstaja procesni model, ki bi </w:t>
      </w:r>
      <w:r w:rsidR="00D947A9">
        <w:rPr>
          <w:rFonts w:ascii="Times New Roman" w:hAnsi="Times New Roman" w:cs="Times New Roman"/>
          <w:sz w:val="24"/>
          <w:szCs w:val="24"/>
        </w:rPr>
        <w:t>definiral</w:t>
      </w:r>
      <w:r w:rsidR="003C0133">
        <w:rPr>
          <w:rFonts w:ascii="Times New Roman" w:hAnsi="Times New Roman" w:cs="Times New Roman"/>
          <w:sz w:val="24"/>
          <w:szCs w:val="24"/>
        </w:rPr>
        <w:t xml:space="preserve"> aktivnost</w:t>
      </w:r>
      <w:r w:rsidR="0012085C">
        <w:rPr>
          <w:rFonts w:ascii="Times New Roman" w:hAnsi="Times New Roman" w:cs="Times New Roman"/>
          <w:sz w:val="24"/>
          <w:szCs w:val="24"/>
        </w:rPr>
        <w:t xml:space="preserve"> razvoj</w:t>
      </w:r>
      <w:r w:rsidR="003C0133">
        <w:rPr>
          <w:rFonts w:ascii="Times New Roman" w:hAnsi="Times New Roman" w:cs="Times New Roman"/>
          <w:sz w:val="24"/>
          <w:szCs w:val="24"/>
        </w:rPr>
        <w:t>a</w:t>
      </w:r>
      <w:r w:rsidR="0012085C">
        <w:rPr>
          <w:rFonts w:ascii="Times New Roman" w:hAnsi="Times New Roman" w:cs="Times New Roman"/>
          <w:sz w:val="24"/>
          <w:szCs w:val="24"/>
        </w:rPr>
        <w:t xml:space="preserve"> </w:t>
      </w:r>
      <w:r w:rsidR="00A962E7">
        <w:rPr>
          <w:rFonts w:ascii="Times New Roman" w:hAnsi="Times New Roman" w:cs="Times New Roman"/>
          <w:sz w:val="24"/>
          <w:szCs w:val="24"/>
        </w:rPr>
        <w:t>sredstev</w:t>
      </w:r>
      <w:r w:rsidR="00424BFC">
        <w:rPr>
          <w:rFonts w:ascii="Times New Roman" w:hAnsi="Times New Roman" w:cs="Times New Roman"/>
          <w:sz w:val="24"/>
          <w:szCs w:val="24"/>
        </w:rPr>
        <w:t xml:space="preserve">, kar predstavlja veliko pomanjkljivost v procesu. </w:t>
      </w:r>
      <w:r w:rsidR="009628FD">
        <w:rPr>
          <w:rFonts w:ascii="Times New Roman" w:hAnsi="Times New Roman" w:cs="Times New Roman"/>
          <w:sz w:val="24"/>
          <w:szCs w:val="24"/>
        </w:rPr>
        <w:t>Ne glede na domeno uporabe je v igrah tendenca po zagotavljanju uporabniške izkušnje, katere</w:t>
      </w:r>
      <w:r w:rsidR="00D539A7">
        <w:rPr>
          <w:rFonts w:ascii="Times New Roman" w:hAnsi="Times New Roman" w:cs="Times New Roman"/>
          <w:sz w:val="24"/>
          <w:szCs w:val="24"/>
        </w:rPr>
        <w:t xml:space="preserve"> </w:t>
      </w:r>
      <w:r w:rsidR="001C2BF7">
        <w:rPr>
          <w:rFonts w:ascii="Times New Roman" w:hAnsi="Times New Roman" w:cs="Times New Roman"/>
          <w:sz w:val="24"/>
          <w:szCs w:val="24"/>
        </w:rPr>
        <w:t xml:space="preserve">ne moremo </w:t>
      </w:r>
      <w:r w:rsidR="00A45EBA">
        <w:rPr>
          <w:rFonts w:ascii="Times New Roman" w:hAnsi="Times New Roman" w:cs="Times New Roman"/>
          <w:sz w:val="24"/>
          <w:szCs w:val="24"/>
        </w:rPr>
        <w:t>poustvariti</w:t>
      </w:r>
      <w:r w:rsidR="001C2BF7">
        <w:rPr>
          <w:rFonts w:ascii="Times New Roman" w:hAnsi="Times New Roman" w:cs="Times New Roman"/>
          <w:sz w:val="24"/>
          <w:szCs w:val="24"/>
        </w:rPr>
        <w:t xml:space="preserve"> </w:t>
      </w:r>
      <w:r w:rsidR="009628FD">
        <w:rPr>
          <w:rFonts w:ascii="Times New Roman" w:hAnsi="Times New Roman" w:cs="Times New Roman"/>
          <w:sz w:val="24"/>
          <w:szCs w:val="24"/>
        </w:rPr>
        <w:t xml:space="preserve">brez </w:t>
      </w:r>
      <w:r w:rsidR="00FC436C">
        <w:rPr>
          <w:rFonts w:ascii="Times New Roman" w:hAnsi="Times New Roman" w:cs="Times New Roman"/>
          <w:sz w:val="24"/>
          <w:szCs w:val="24"/>
        </w:rPr>
        <w:t>načrtovanja</w:t>
      </w:r>
      <w:r w:rsidR="00755323">
        <w:rPr>
          <w:rFonts w:ascii="Times New Roman" w:hAnsi="Times New Roman" w:cs="Times New Roman"/>
          <w:sz w:val="24"/>
          <w:szCs w:val="24"/>
        </w:rPr>
        <w:t xml:space="preserve"> teh</w:t>
      </w:r>
      <w:r w:rsidR="009628FD">
        <w:rPr>
          <w:rFonts w:ascii="Times New Roman" w:hAnsi="Times New Roman" w:cs="Times New Roman"/>
          <w:sz w:val="24"/>
          <w:szCs w:val="24"/>
        </w:rPr>
        <w:t xml:space="preserve"> sredstev.</w:t>
      </w:r>
      <w:r w:rsidR="00577DC2">
        <w:rPr>
          <w:rFonts w:ascii="Times New Roman" w:hAnsi="Times New Roman" w:cs="Times New Roman"/>
          <w:sz w:val="24"/>
          <w:szCs w:val="24"/>
        </w:rPr>
        <w:t xml:space="preserve"> </w:t>
      </w:r>
      <w:r w:rsidR="00A072CD">
        <w:rPr>
          <w:rFonts w:ascii="Times New Roman" w:hAnsi="Times New Roman" w:cs="Times New Roman"/>
          <w:sz w:val="24"/>
          <w:szCs w:val="24"/>
        </w:rPr>
        <w:t>Za uporabniško iz</w:t>
      </w:r>
      <w:r w:rsidR="00280924">
        <w:rPr>
          <w:rFonts w:ascii="Times New Roman" w:hAnsi="Times New Roman" w:cs="Times New Roman"/>
          <w:sz w:val="24"/>
          <w:szCs w:val="24"/>
        </w:rPr>
        <w:t>kušnjo ni recepta. Ne moremo je funkcionalno sprecif</w:t>
      </w:r>
      <w:r w:rsidR="0075533B">
        <w:rPr>
          <w:rFonts w:ascii="Times New Roman" w:hAnsi="Times New Roman" w:cs="Times New Roman"/>
          <w:sz w:val="24"/>
          <w:szCs w:val="24"/>
        </w:rPr>
        <w:t>icirati in linearno</w:t>
      </w:r>
      <w:r w:rsidR="00280924">
        <w:rPr>
          <w:rFonts w:ascii="Times New Roman" w:hAnsi="Times New Roman" w:cs="Times New Roman"/>
          <w:sz w:val="24"/>
          <w:szCs w:val="24"/>
        </w:rPr>
        <w:t xml:space="preserve"> udejaniti</w:t>
      </w:r>
      <w:r w:rsidR="00636603">
        <w:rPr>
          <w:rFonts w:ascii="Times New Roman" w:hAnsi="Times New Roman" w:cs="Times New Roman"/>
          <w:sz w:val="24"/>
          <w:szCs w:val="24"/>
        </w:rPr>
        <w:t xml:space="preserve">. </w:t>
      </w:r>
      <w:r w:rsidR="00374AA9">
        <w:rPr>
          <w:rFonts w:ascii="Times New Roman" w:hAnsi="Times New Roman" w:cs="Times New Roman"/>
          <w:sz w:val="24"/>
          <w:szCs w:val="24"/>
        </w:rPr>
        <w:t>Izkušnjo, ki j</w:t>
      </w:r>
      <w:r w:rsidR="001A5F34">
        <w:rPr>
          <w:rFonts w:ascii="Times New Roman" w:hAnsi="Times New Roman" w:cs="Times New Roman"/>
          <w:sz w:val="24"/>
          <w:szCs w:val="24"/>
        </w:rPr>
        <w:t xml:space="preserve">o podaja igra je občutek, ki </w:t>
      </w:r>
      <w:r w:rsidR="00374AA9">
        <w:rPr>
          <w:rFonts w:ascii="Times New Roman" w:hAnsi="Times New Roman" w:cs="Times New Roman"/>
          <w:sz w:val="24"/>
          <w:szCs w:val="24"/>
        </w:rPr>
        <w:t>ga razvijalci, testerji in oblikova</w:t>
      </w:r>
      <w:r w:rsidR="00153C26">
        <w:rPr>
          <w:rFonts w:ascii="Times New Roman" w:hAnsi="Times New Roman" w:cs="Times New Roman"/>
          <w:sz w:val="24"/>
          <w:szCs w:val="24"/>
        </w:rPr>
        <w:t xml:space="preserve">lci </w:t>
      </w:r>
      <w:r w:rsidR="001A5F34">
        <w:rPr>
          <w:rFonts w:ascii="Times New Roman" w:hAnsi="Times New Roman" w:cs="Times New Roman"/>
          <w:sz w:val="24"/>
          <w:szCs w:val="24"/>
        </w:rPr>
        <w:t>načrtujejo</w:t>
      </w:r>
      <w:r w:rsidR="00735B22">
        <w:rPr>
          <w:rFonts w:ascii="Times New Roman" w:hAnsi="Times New Roman" w:cs="Times New Roman"/>
          <w:sz w:val="24"/>
          <w:szCs w:val="24"/>
        </w:rPr>
        <w:t xml:space="preserve">, </w:t>
      </w:r>
      <w:r w:rsidR="001A5F34">
        <w:rPr>
          <w:rFonts w:ascii="Times New Roman" w:hAnsi="Times New Roman" w:cs="Times New Roman"/>
          <w:sz w:val="24"/>
          <w:szCs w:val="24"/>
        </w:rPr>
        <w:t>udejanijo</w:t>
      </w:r>
      <w:r w:rsidR="000E65F9">
        <w:rPr>
          <w:rFonts w:ascii="Times New Roman" w:hAnsi="Times New Roman" w:cs="Times New Roman"/>
          <w:sz w:val="24"/>
          <w:szCs w:val="24"/>
        </w:rPr>
        <w:t xml:space="preserve"> in </w:t>
      </w:r>
      <w:r w:rsidR="001A5F34">
        <w:rPr>
          <w:rFonts w:ascii="Times New Roman" w:hAnsi="Times New Roman" w:cs="Times New Roman"/>
          <w:sz w:val="24"/>
          <w:szCs w:val="24"/>
        </w:rPr>
        <w:t>izkusijo</w:t>
      </w:r>
      <w:r w:rsidR="000E65F9">
        <w:rPr>
          <w:rFonts w:ascii="Times New Roman" w:hAnsi="Times New Roman" w:cs="Times New Roman"/>
          <w:sz w:val="24"/>
          <w:szCs w:val="24"/>
        </w:rPr>
        <w:t>.</w:t>
      </w:r>
      <w:r w:rsidR="001A5F34">
        <w:rPr>
          <w:rFonts w:ascii="Times New Roman" w:hAnsi="Times New Roman" w:cs="Times New Roman"/>
          <w:sz w:val="24"/>
          <w:szCs w:val="24"/>
        </w:rPr>
        <w:t xml:space="preserve"> Uporabniška izkušnja je </w:t>
      </w:r>
      <w:r w:rsidR="004C688C">
        <w:rPr>
          <w:rFonts w:ascii="Times New Roman" w:hAnsi="Times New Roman" w:cs="Times New Roman"/>
          <w:sz w:val="24"/>
          <w:szCs w:val="24"/>
        </w:rPr>
        <w:t>realizirano načrtovano izkustvo</w:t>
      </w:r>
      <w:r w:rsidR="00AC58AC">
        <w:rPr>
          <w:rFonts w:ascii="Times New Roman" w:hAnsi="Times New Roman" w:cs="Times New Roman"/>
          <w:sz w:val="24"/>
          <w:szCs w:val="24"/>
        </w:rPr>
        <w:t xml:space="preserve">, </w:t>
      </w:r>
      <w:r w:rsidR="001A5F34">
        <w:rPr>
          <w:rFonts w:ascii="Times New Roman" w:hAnsi="Times New Roman" w:cs="Times New Roman"/>
          <w:sz w:val="24"/>
          <w:szCs w:val="24"/>
        </w:rPr>
        <w:t xml:space="preserve">ki </w:t>
      </w:r>
      <w:r w:rsidR="004C688C">
        <w:rPr>
          <w:rFonts w:ascii="Times New Roman" w:hAnsi="Times New Roman" w:cs="Times New Roman"/>
          <w:sz w:val="24"/>
          <w:szCs w:val="24"/>
        </w:rPr>
        <w:t>je</w:t>
      </w:r>
      <w:r w:rsidR="002133B0">
        <w:rPr>
          <w:rFonts w:ascii="Times New Roman" w:hAnsi="Times New Roman" w:cs="Times New Roman"/>
          <w:sz w:val="24"/>
          <w:szCs w:val="24"/>
        </w:rPr>
        <w:t xml:space="preserve"> </w:t>
      </w:r>
      <w:r w:rsidR="001A5F34">
        <w:rPr>
          <w:rFonts w:ascii="Times New Roman" w:hAnsi="Times New Roman" w:cs="Times New Roman"/>
          <w:sz w:val="24"/>
          <w:szCs w:val="24"/>
        </w:rPr>
        <w:t>zadovolji</w:t>
      </w:r>
      <w:r w:rsidR="00895240">
        <w:rPr>
          <w:rFonts w:ascii="Times New Roman" w:hAnsi="Times New Roman" w:cs="Times New Roman"/>
          <w:sz w:val="24"/>
          <w:szCs w:val="24"/>
        </w:rPr>
        <w:t>lo ciljna pričakovanja akterjev</w:t>
      </w:r>
      <w:r w:rsidR="00083DC0">
        <w:rPr>
          <w:rFonts w:ascii="Times New Roman" w:hAnsi="Times New Roman" w:cs="Times New Roman"/>
          <w:sz w:val="24"/>
          <w:szCs w:val="24"/>
        </w:rPr>
        <w:t>.</w:t>
      </w:r>
      <w:r w:rsidR="00A50483">
        <w:rPr>
          <w:rFonts w:ascii="Times New Roman" w:hAnsi="Times New Roman" w:cs="Times New Roman"/>
          <w:sz w:val="24"/>
          <w:szCs w:val="24"/>
        </w:rPr>
        <w:t xml:space="preserve"> </w:t>
      </w:r>
      <w:r w:rsidR="00577DC2">
        <w:rPr>
          <w:rFonts w:ascii="Times New Roman" w:hAnsi="Times New Roman" w:cs="Times New Roman"/>
          <w:sz w:val="24"/>
          <w:szCs w:val="24"/>
        </w:rPr>
        <w:t xml:space="preserve">Sredstva predstavljajo gradnike, ki </w:t>
      </w:r>
      <w:r w:rsidR="0086132D">
        <w:rPr>
          <w:rFonts w:ascii="Times New Roman" w:hAnsi="Times New Roman" w:cs="Times New Roman"/>
          <w:sz w:val="24"/>
          <w:szCs w:val="24"/>
        </w:rPr>
        <w:t>provocirajo</w:t>
      </w:r>
      <w:r w:rsidR="00577DC2">
        <w:rPr>
          <w:rFonts w:ascii="Times New Roman" w:hAnsi="Times New Roman" w:cs="Times New Roman"/>
          <w:sz w:val="24"/>
          <w:szCs w:val="24"/>
        </w:rPr>
        <w:t xml:space="preserve"> dražljaje in ustvarjajo pogoje</w:t>
      </w:r>
      <w:r w:rsidR="0086132D">
        <w:rPr>
          <w:rFonts w:ascii="Times New Roman" w:hAnsi="Times New Roman" w:cs="Times New Roman"/>
          <w:sz w:val="24"/>
          <w:szCs w:val="24"/>
        </w:rPr>
        <w:t xml:space="preserve"> z namenom sprožanja</w:t>
      </w:r>
      <w:r w:rsidR="00AC58AC">
        <w:rPr>
          <w:rFonts w:ascii="Times New Roman" w:hAnsi="Times New Roman" w:cs="Times New Roman"/>
          <w:sz w:val="24"/>
          <w:szCs w:val="24"/>
        </w:rPr>
        <w:t xml:space="preserve"> občutkov</w:t>
      </w:r>
      <w:r w:rsidR="00577DC2">
        <w:rPr>
          <w:rFonts w:ascii="Times New Roman" w:hAnsi="Times New Roman" w:cs="Times New Roman"/>
          <w:sz w:val="24"/>
          <w:szCs w:val="24"/>
        </w:rPr>
        <w:t xml:space="preserve"> na podlagi katerih se udejani uporabniška izkušnja.</w:t>
      </w:r>
      <w:r w:rsidR="00AC58AC">
        <w:rPr>
          <w:rFonts w:ascii="Times New Roman" w:hAnsi="Times New Roman" w:cs="Times New Roman"/>
          <w:sz w:val="24"/>
          <w:szCs w:val="24"/>
        </w:rPr>
        <w:t xml:space="preserve"> Zato aktivnost razvoja sredstev ne moremo</w:t>
      </w:r>
      <w:r w:rsidR="00F408D7">
        <w:rPr>
          <w:rFonts w:ascii="Times New Roman" w:hAnsi="Times New Roman" w:cs="Times New Roman"/>
          <w:sz w:val="24"/>
          <w:szCs w:val="24"/>
        </w:rPr>
        <w:t xml:space="preserve"> spregledati</w:t>
      </w:r>
      <w:r w:rsidR="00AC58AC">
        <w:rPr>
          <w:rFonts w:ascii="Times New Roman" w:hAnsi="Times New Roman" w:cs="Times New Roman"/>
          <w:sz w:val="24"/>
          <w:szCs w:val="24"/>
        </w:rPr>
        <w:t>.</w:t>
      </w:r>
      <w:r w:rsidR="00F408D7">
        <w:rPr>
          <w:rFonts w:ascii="Times New Roman" w:hAnsi="Times New Roman" w:cs="Times New Roman"/>
          <w:sz w:val="24"/>
          <w:szCs w:val="24"/>
        </w:rPr>
        <w:t xml:space="preserve"> </w:t>
      </w:r>
      <w:r w:rsidR="00D947A9">
        <w:rPr>
          <w:rFonts w:ascii="Times New Roman" w:hAnsi="Times New Roman" w:cs="Times New Roman"/>
          <w:sz w:val="24"/>
          <w:szCs w:val="24"/>
        </w:rPr>
        <w:t>To je</w:t>
      </w:r>
      <w:r w:rsidR="009058C3">
        <w:rPr>
          <w:rFonts w:ascii="Times New Roman" w:hAnsi="Times New Roman" w:cs="Times New Roman"/>
          <w:sz w:val="24"/>
          <w:szCs w:val="24"/>
        </w:rPr>
        <w:t xml:space="preserve"> </w:t>
      </w:r>
      <w:r w:rsidR="00D947A9">
        <w:rPr>
          <w:rFonts w:ascii="Times New Roman" w:hAnsi="Times New Roman" w:cs="Times New Roman"/>
          <w:sz w:val="24"/>
          <w:szCs w:val="24"/>
        </w:rPr>
        <w:t>problematično</w:t>
      </w:r>
      <w:r w:rsidR="006B7277">
        <w:rPr>
          <w:rFonts w:ascii="Times New Roman" w:hAnsi="Times New Roman" w:cs="Times New Roman"/>
          <w:sz w:val="24"/>
          <w:szCs w:val="24"/>
        </w:rPr>
        <w:t xml:space="preserve"> </w:t>
      </w:r>
      <w:r w:rsidR="00D947A9">
        <w:rPr>
          <w:rFonts w:ascii="Times New Roman" w:hAnsi="Times New Roman" w:cs="Times New Roman"/>
          <w:sz w:val="24"/>
          <w:szCs w:val="24"/>
        </w:rPr>
        <w:t>ob dejstvu, da z apliciranjem delovnega toka razvoja sredstev v razvojni proces iger</w:t>
      </w:r>
      <w:r w:rsidR="009058C3">
        <w:rPr>
          <w:rFonts w:ascii="Times New Roman" w:hAnsi="Times New Roman" w:cs="Times New Roman"/>
          <w:sz w:val="24"/>
          <w:szCs w:val="24"/>
        </w:rPr>
        <w:t>,</w:t>
      </w:r>
      <w:r w:rsidR="00D947A9">
        <w:rPr>
          <w:rFonts w:ascii="Times New Roman" w:hAnsi="Times New Roman" w:cs="Times New Roman"/>
          <w:sz w:val="24"/>
          <w:szCs w:val="24"/>
        </w:rPr>
        <w:t xml:space="preserve"> ustvarimo dva vzporedna si procesa</w:t>
      </w:r>
      <w:r w:rsidR="00EF375E">
        <w:rPr>
          <w:rFonts w:ascii="Times New Roman" w:hAnsi="Times New Roman" w:cs="Times New Roman"/>
          <w:sz w:val="24"/>
          <w:szCs w:val="24"/>
        </w:rPr>
        <w:t>, katera sta</w:t>
      </w:r>
      <w:r w:rsidR="00665751">
        <w:rPr>
          <w:rFonts w:ascii="Times New Roman" w:hAnsi="Times New Roman" w:cs="Times New Roman"/>
          <w:sz w:val="24"/>
          <w:szCs w:val="24"/>
        </w:rPr>
        <w:t xml:space="preserve"> medsebojno odvisna. </w:t>
      </w:r>
      <w:r w:rsidR="007506AE">
        <w:rPr>
          <w:rFonts w:ascii="Times New Roman" w:hAnsi="Times New Roman" w:cs="Times New Roman"/>
          <w:sz w:val="24"/>
          <w:szCs w:val="24"/>
        </w:rPr>
        <w:t>Predvid</w:t>
      </w:r>
      <w:r w:rsidR="00F77077">
        <w:rPr>
          <w:rFonts w:ascii="Times New Roman" w:hAnsi="Times New Roman" w:cs="Times New Roman"/>
          <w:sz w:val="24"/>
          <w:szCs w:val="24"/>
        </w:rPr>
        <w:t xml:space="preserve">evamo, da so težave ozkega grla </w:t>
      </w:r>
      <w:r w:rsidR="007506AE">
        <w:rPr>
          <w:rFonts w:ascii="Times New Roman" w:hAnsi="Times New Roman" w:cs="Times New Roman"/>
          <w:sz w:val="24"/>
          <w:szCs w:val="24"/>
        </w:rPr>
        <w:t>povezane prav s tem.</w:t>
      </w:r>
      <w:r w:rsidR="00FE5422">
        <w:rPr>
          <w:rFonts w:ascii="Times New Roman" w:hAnsi="Times New Roman" w:cs="Times New Roman"/>
          <w:sz w:val="24"/>
          <w:szCs w:val="24"/>
        </w:rPr>
        <w:t xml:space="preserve"> </w:t>
      </w:r>
      <w:r w:rsidR="006F7785">
        <w:rPr>
          <w:rFonts w:ascii="Times New Roman" w:hAnsi="Times New Roman" w:cs="Times New Roman"/>
          <w:sz w:val="24"/>
          <w:szCs w:val="24"/>
        </w:rPr>
        <w:t>Zato smo v skopu RV3 definira</w:t>
      </w:r>
      <w:r w:rsidR="009058C3">
        <w:rPr>
          <w:rFonts w:ascii="Times New Roman" w:hAnsi="Times New Roman" w:cs="Times New Roman"/>
          <w:sz w:val="24"/>
          <w:szCs w:val="24"/>
        </w:rPr>
        <w:t>li procesni model za razvoj iger</w:t>
      </w:r>
      <w:r w:rsidR="006F7785">
        <w:rPr>
          <w:rFonts w:ascii="Times New Roman" w:hAnsi="Times New Roman" w:cs="Times New Roman"/>
          <w:sz w:val="24"/>
          <w:szCs w:val="24"/>
        </w:rPr>
        <w:t xml:space="preserve">, kateri upošteva tako delovni tok razvoja igre kot izdelave </w:t>
      </w:r>
      <w:r w:rsidR="00296F25">
        <w:rPr>
          <w:rFonts w:ascii="Times New Roman" w:hAnsi="Times New Roman" w:cs="Times New Roman"/>
          <w:sz w:val="24"/>
          <w:szCs w:val="24"/>
        </w:rPr>
        <w:t>sredstev.</w:t>
      </w:r>
      <w:r w:rsidR="00FF7228">
        <w:rPr>
          <w:rFonts w:ascii="Times New Roman" w:hAnsi="Times New Roman" w:cs="Times New Roman"/>
          <w:sz w:val="24"/>
          <w:szCs w:val="24"/>
        </w:rPr>
        <w:t xml:space="preserve"> Razvoj poteka nemoteno z uporabo začasnih</w:t>
      </w:r>
      <w:r w:rsidR="00E630A6">
        <w:rPr>
          <w:rFonts w:ascii="Times New Roman" w:hAnsi="Times New Roman" w:cs="Times New Roman"/>
          <w:sz w:val="24"/>
          <w:szCs w:val="24"/>
        </w:rPr>
        <w:t xml:space="preserve"> sredst</w:t>
      </w:r>
      <w:r w:rsidR="00FF7228">
        <w:rPr>
          <w:rFonts w:ascii="Times New Roman" w:hAnsi="Times New Roman" w:cs="Times New Roman"/>
          <w:sz w:val="24"/>
          <w:szCs w:val="24"/>
        </w:rPr>
        <w:t>e</w:t>
      </w:r>
      <w:r w:rsidR="00E630A6">
        <w:rPr>
          <w:rFonts w:ascii="Times New Roman" w:hAnsi="Times New Roman" w:cs="Times New Roman"/>
          <w:sz w:val="24"/>
          <w:szCs w:val="24"/>
        </w:rPr>
        <w:t>v</w:t>
      </w:r>
      <w:r w:rsidR="00FF7228">
        <w:rPr>
          <w:rFonts w:ascii="Times New Roman" w:hAnsi="Times New Roman" w:cs="Times New Roman"/>
          <w:sz w:val="24"/>
          <w:szCs w:val="24"/>
        </w:rPr>
        <w:t>, katera posodablja glede na razpoložljivost in dostavo izdelanih</w:t>
      </w:r>
      <w:r w:rsidR="00D57001">
        <w:rPr>
          <w:rFonts w:ascii="Times New Roman" w:hAnsi="Times New Roman" w:cs="Times New Roman"/>
          <w:sz w:val="24"/>
          <w:szCs w:val="24"/>
        </w:rPr>
        <w:t xml:space="preserve"> s stra</w:t>
      </w:r>
      <w:r w:rsidR="00A5211E">
        <w:rPr>
          <w:rFonts w:ascii="Times New Roman" w:hAnsi="Times New Roman" w:cs="Times New Roman"/>
          <w:sz w:val="24"/>
          <w:szCs w:val="24"/>
        </w:rPr>
        <w:t>ni razvojnega procesa sredstev.</w:t>
      </w:r>
      <w:r w:rsidR="00742489">
        <w:rPr>
          <w:rFonts w:ascii="Times New Roman" w:hAnsi="Times New Roman" w:cs="Times New Roman"/>
          <w:sz w:val="24"/>
          <w:szCs w:val="24"/>
        </w:rPr>
        <w:t xml:space="preserve"> </w:t>
      </w:r>
      <w:r w:rsidR="00F948D3">
        <w:rPr>
          <w:rFonts w:ascii="Times New Roman" w:hAnsi="Times New Roman" w:cs="Times New Roman"/>
          <w:sz w:val="24"/>
          <w:szCs w:val="24"/>
        </w:rPr>
        <w:t xml:space="preserve">Čeprav smo v delu definirali </w:t>
      </w:r>
      <w:r w:rsidR="00A14223">
        <w:rPr>
          <w:rFonts w:ascii="Times New Roman" w:hAnsi="Times New Roman" w:cs="Times New Roman"/>
          <w:sz w:val="24"/>
          <w:szCs w:val="24"/>
        </w:rPr>
        <w:t>model, ki je bil sestavljen iz več pristopov ne priporočamo hibridizacije modelov, saj vodi v mutirana orodja decentraliziranega upr</w:t>
      </w:r>
      <w:r w:rsidR="0065314F">
        <w:rPr>
          <w:rFonts w:ascii="Times New Roman" w:hAnsi="Times New Roman" w:cs="Times New Roman"/>
          <w:sz w:val="24"/>
          <w:szCs w:val="24"/>
        </w:rPr>
        <w:t>avljanja delovnega toka.</w:t>
      </w:r>
      <w:r w:rsidR="0085073E">
        <w:rPr>
          <w:rFonts w:ascii="Times New Roman" w:hAnsi="Times New Roman" w:cs="Times New Roman"/>
          <w:sz w:val="24"/>
          <w:szCs w:val="24"/>
        </w:rPr>
        <w:t xml:space="preserve"> Kljub temu je model dokaz, da je mogoče sestaviti proces, ki ustreza disciplini razvoja iger </w:t>
      </w:r>
      <w:r w:rsidR="000A4D2E">
        <w:rPr>
          <w:rFonts w:ascii="Times New Roman" w:hAnsi="Times New Roman" w:cs="Times New Roman"/>
          <w:sz w:val="24"/>
          <w:szCs w:val="24"/>
        </w:rPr>
        <w:t>in je primeren za optimiza</w:t>
      </w:r>
      <w:r w:rsidR="00B00125">
        <w:rPr>
          <w:rFonts w:ascii="Times New Roman" w:hAnsi="Times New Roman" w:cs="Times New Roman"/>
          <w:sz w:val="24"/>
          <w:szCs w:val="24"/>
        </w:rPr>
        <w:t>cijo.</w:t>
      </w:r>
    </w:p>
    <w:p w14:paraId="351E8248" w14:textId="77777777" w:rsidR="00027725" w:rsidRDefault="00386B86"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Čeprav delo </w:t>
      </w:r>
      <w:r w:rsidR="00274A6B">
        <w:rPr>
          <w:rFonts w:ascii="Times New Roman" w:hAnsi="Times New Roman" w:cs="Times New Roman"/>
          <w:sz w:val="24"/>
          <w:szCs w:val="24"/>
        </w:rPr>
        <w:t xml:space="preserve">predstavlja </w:t>
      </w:r>
      <w:commentRangeStart w:id="17"/>
      <w:r w:rsidR="00274A6B">
        <w:rPr>
          <w:rFonts w:ascii="Times New Roman" w:hAnsi="Times New Roman" w:cs="Times New Roman"/>
          <w:sz w:val="24"/>
          <w:szCs w:val="24"/>
        </w:rPr>
        <w:t xml:space="preserve">krestomatijo </w:t>
      </w:r>
      <w:commentRangeEnd w:id="17"/>
      <w:r w:rsidR="00CA43AF">
        <w:rPr>
          <w:rStyle w:val="Pripombasklic"/>
        </w:rPr>
        <w:commentReference w:id="17"/>
      </w:r>
      <w:r w:rsidR="00274A6B">
        <w:rPr>
          <w:rFonts w:ascii="Times New Roman" w:hAnsi="Times New Roman" w:cs="Times New Roman"/>
          <w:sz w:val="24"/>
          <w:szCs w:val="24"/>
        </w:rPr>
        <w:t xml:space="preserve">izkušenih posameznikov industrije je prosperiteta discipline onemogočena zaradi nekonsistentne terminologije. </w:t>
      </w:r>
      <w:r w:rsidR="00C56E8B">
        <w:rPr>
          <w:rFonts w:ascii="Times New Roman" w:hAnsi="Times New Roman" w:cs="Times New Roman"/>
          <w:sz w:val="24"/>
          <w:szCs w:val="24"/>
        </w:rPr>
        <w:t xml:space="preserve">Industrija iger </w:t>
      </w:r>
      <w:r w:rsidR="004E11B6">
        <w:rPr>
          <w:rFonts w:ascii="Times New Roman" w:hAnsi="Times New Roman" w:cs="Times New Roman"/>
          <w:sz w:val="24"/>
          <w:szCs w:val="24"/>
        </w:rPr>
        <w:t>potrebuje več tovrstnih študij s katerimi bo zgradila trdnejša temelja in omogočila te</w:t>
      </w:r>
      <w:r w:rsidR="00C56E8B">
        <w:rPr>
          <w:rFonts w:ascii="Times New Roman" w:hAnsi="Times New Roman" w:cs="Times New Roman"/>
          <w:sz w:val="24"/>
          <w:szCs w:val="24"/>
        </w:rPr>
        <w:t>oretski in konceptualni napredek</w:t>
      </w:r>
      <w:r w:rsidR="00C2398C">
        <w:rPr>
          <w:rFonts w:ascii="Times New Roman" w:hAnsi="Times New Roman" w:cs="Times New Roman"/>
          <w:sz w:val="24"/>
          <w:szCs w:val="24"/>
        </w:rPr>
        <w:t>.</w:t>
      </w:r>
    </w:p>
    <w:p w14:paraId="6E78C138" w14:textId="77777777" w:rsidR="00374AA9" w:rsidRDefault="00374AA9" w:rsidP="00F66F1E">
      <w:pPr>
        <w:spacing w:line="360" w:lineRule="auto"/>
        <w:contextualSpacing/>
        <w:jc w:val="both"/>
        <w:rPr>
          <w:rFonts w:ascii="Times New Roman" w:hAnsi="Times New Roman" w:cs="Times New Roman"/>
          <w:sz w:val="24"/>
          <w:szCs w:val="24"/>
        </w:rPr>
      </w:pPr>
    </w:p>
    <w:p w14:paraId="299982F9"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0142473A"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66B33B75"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04FCEAF9"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75CF0DDF"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235425CA"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6E3A80EF"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557146C3"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75B47D14"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282F6B18"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3E2C30E4"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405C6502" w14:textId="77777777" w:rsidR="000C4514" w:rsidRDefault="00B61032"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10 VIRI</w:t>
      </w:r>
    </w:p>
    <w:p w14:paraId="339BD0D3" w14:textId="77777777" w:rsidR="00F0528F" w:rsidRPr="00F0528F" w:rsidRDefault="00F0528F" w:rsidP="00F0528F">
      <w:pPr>
        <w:pStyle w:val="Bibliografija"/>
        <w:rPr>
          <w:rFonts w:ascii="Times New Roman" w:hAnsi="Times New Roman" w:cs="Times New Roman"/>
          <w:sz w:val="24"/>
        </w:rPr>
      </w:pPr>
      <w:r>
        <w:fldChar w:fldCharType="begin"/>
      </w:r>
      <w:r>
        <w:instrText xml:space="preserve"> ADDIN ZOTERO_BIBL {"custom":[]} CSL_BIBLIOGRAPHY </w:instrText>
      </w:r>
      <w:r>
        <w:fldChar w:fldCharType="separate"/>
      </w:r>
      <w:r w:rsidRPr="00F0528F">
        <w:rPr>
          <w:rFonts w:ascii="Times New Roman" w:hAnsi="Times New Roman" w:cs="Times New Roman"/>
          <w:sz w:val="24"/>
        </w:rPr>
        <w:t xml:space="preserve">Abrahamsson, Pekka, Outi Salo, Jussi Ronkainen, in Juhani Warsta. 2017. „Agile Software Development Methods: Review and Analysis“. </w:t>
      </w:r>
      <w:r w:rsidRPr="00F0528F">
        <w:rPr>
          <w:rFonts w:ascii="Times New Roman" w:hAnsi="Times New Roman" w:cs="Times New Roman"/>
          <w:i/>
          <w:iCs/>
          <w:sz w:val="24"/>
        </w:rPr>
        <w:t>arXiv:1709.08439 [cs]</w:t>
      </w:r>
      <w:r w:rsidRPr="00F0528F">
        <w:rPr>
          <w:rFonts w:ascii="Times New Roman" w:hAnsi="Times New Roman" w:cs="Times New Roman"/>
          <w:sz w:val="24"/>
        </w:rPr>
        <w:t>, september. http://arxiv.org/abs/1709.08439.</w:t>
      </w:r>
    </w:p>
    <w:p w14:paraId="7BA6F2FC"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Adams, Ernest. 2013. </w:t>
      </w:r>
      <w:r w:rsidRPr="00F0528F">
        <w:rPr>
          <w:rFonts w:ascii="Times New Roman" w:hAnsi="Times New Roman" w:cs="Times New Roman"/>
          <w:i/>
          <w:iCs/>
          <w:sz w:val="24"/>
        </w:rPr>
        <w:t>Fundamentals of Game Design</w:t>
      </w:r>
      <w:r w:rsidRPr="00F0528F">
        <w:rPr>
          <w:rFonts w:ascii="Times New Roman" w:hAnsi="Times New Roman" w:cs="Times New Roman"/>
          <w:sz w:val="24"/>
        </w:rPr>
        <w:t>. 3 edition. Berkeley, CA: New Riders.</w:t>
      </w:r>
    </w:p>
    <w:p w14:paraId="4EC4A090"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Ahmad, Norita, in Phillip Laplante. 2006. </w:t>
      </w:r>
      <w:r w:rsidRPr="00F0528F">
        <w:rPr>
          <w:rFonts w:ascii="Times New Roman" w:hAnsi="Times New Roman" w:cs="Times New Roman"/>
          <w:i/>
          <w:iCs/>
          <w:sz w:val="24"/>
        </w:rPr>
        <w:t>Software Project Management Tools: Making a Practical Decision Using AHP</w:t>
      </w:r>
      <w:r w:rsidRPr="00F0528F">
        <w:rPr>
          <w:rFonts w:ascii="Times New Roman" w:hAnsi="Times New Roman" w:cs="Times New Roman"/>
          <w:sz w:val="24"/>
        </w:rPr>
        <w:t>. doi:10.1109/SEW.2006.30.</w:t>
      </w:r>
    </w:p>
    <w:p w14:paraId="6850874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Aktaş, AZ, in E Orçun. 2016. „A Survey of Computer Game Development“. </w:t>
      </w:r>
      <w:r w:rsidRPr="00F0528F">
        <w:rPr>
          <w:rFonts w:ascii="Times New Roman" w:hAnsi="Times New Roman" w:cs="Times New Roman"/>
          <w:i/>
          <w:iCs/>
          <w:sz w:val="24"/>
        </w:rPr>
        <w:t>The Journal of Defense Modeling and Simulation</w:t>
      </w:r>
      <w:r w:rsidRPr="00F0528F">
        <w:rPr>
          <w:rFonts w:ascii="Times New Roman" w:hAnsi="Times New Roman" w:cs="Times New Roman"/>
          <w:sz w:val="24"/>
        </w:rPr>
        <w:t xml:space="preserve"> 13 (2): 239–51. doi:10.1177/1548512914554405.</w:t>
      </w:r>
    </w:p>
    <w:p w14:paraId="7461CBBC"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Aleem, Saiqa, Luiz Fernando Capretz, in Faheem Ahmed. 2016a. „A Digital Game Maturity Model (DGMM)“. </w:t>
      </w:r>
      <w:r w:rsidRPr="00F0528F">
        <w:rPr>
          <w:rFonts w:ascii="Times New Roman" w:hAnsi="Times New Roman" w:cs="Times New Roman"/>
          <w:i/>
          <w:iCs/>
          <w:sz w:val="24"/>
        </w:rPr>
        <w:t>Entertainment Computing</w:t>
      </w:r>
      <w:r w:rsidRPr="00F0528F">
        <w:rPr>
          <w:rFonts w:ascii="Times New Roman" w:hAnsi="Times New Roman" w:cs="Times New Roman"/>
          <w:sz w:val="24"/>
        </w:rPr>
        <w:t xml:space="preserve"> 17 (Supplement C): 55–73. doi:10.1016/j.entcom.2016.08.004.</w:t>
      </w:r>
    </w:p>
    <w:p w14:paraId="66D1E68D"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2016b. „Game Development Software Engineering Process Life Cycle: A Systematic Review“. </w:t>
      </w:r>
      <w:r w:rsidRPr="00F0528F">
        <w:rPr>
          <w:rFonts w:ascii="Times New Roman" w:hAnsi="Times New Roman" w:cs="Times New Roman"/>
          <w:i/>
          <w:iCs/>
          <w:sz w:val="24"/>
        </w:rPr>
        <w:t>Journal of Software Engineering Research and Development</w:t>
      </w:r>
      <w:r w:rsidRPr="00F0528F">
        <w:rPr>
          <w:rFonts w:ascii="Times New Roman" w:hAnsi="Times New Roman" w:cs="Times New Roman"/>
          <w:sz w:val="24"/>
        </w:rPr>
        <w:t xml:space="preserve"> 4 (1): 6. doi:10.1186/s40411-016-0032-7.</w:t>
      </w:r>
    </w:p>
    <w:p w14:paraId="1D86A7C9"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Ambler, Scott. 2002. </w:t>
      </w:r>
      <w:r w:rsidRPr="00F0528F">
        <w:rPr>
          <w:rFonts w:ascii="Times New Roman" w:hAnsi="Times New Roman" w:cs="Times New Roman"/>
          <w:i/>
          <w:iCs/>
          <w:sz w:val="24"/>
        </w:rPr>
        <w:t>Agile Modeling: Effective Practices for EXtreme Programming and the Unified Process</w:t>
      </w:r>
      <w:r w:rsidRPr="00F0528F">
        <w:rPr>
          <w:rFonts w:ascii="Times New Roman" w:hAnsi="Times New Roman" w:cs="Times New Roman"/>
          <w:sz w:val="24"/>
        </w:rPr>
        <w:t>. 1 edition. New York: Wiley.</w:t>
      </w:r>
    </w:p>
    <w:p w14:paraId="51DF8776"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Ambler, Scott W., in Mark Lines. 2016. „The Disciplined Agile Process Decision Framework“. V </w:t>
      </w:r>
      <w:r w:rsidRPr="00F0528F">
        <w:rPr>
          <w:rFonts w:ascii="Times New Roman" w:hAnsi="Times New Roman" w:cs="Times New Roman"/>
          <w:i/>
          <w:iCs/>
          <w:sz w:val="24"/>
        </w:rPr>
        <w:t>Software Quality. The Future of Systems- and Software Development</w:t>
      </w:r>
      <w:r w:rsidRPr="00F0528F">
        <w:rPr>
          <w:rFonts w:ascii="Times New Roman" w:hAnsi="Times New Roman" w:cs="Times New Roman"/>
          <w:sz w:val="24"/>
        </w:rPr>
        <w:t>, 3–14. Lecture Notes in Business Information Processing. Springer, Cham. doi:10.1007/978-3-319-27033-3_1.</w:t>
      </w:r>
    </w:p>
    <w:p w14:paraId="075C919D"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Ampatzoglou, Apostolos, in Ioannis Stamelos. 2010. „Software engineering research for computer games: A systematic review“. </w:t>
      </w:r>
      <w:r w:rsidRPr="00F0528F">
        <w:rPr>
          <w:rFonts w:ascii="Times New Roman" w:hAnsi="Times New Roman" w:cs="Times New Roman"/>
          <w:i/>
          <w:iCs/>
          <w:sz w:val="24"/>
        </w:rPr>
        <w:t>Information and Software Technology</w:t>
      </w:r>
      <w:r w:rsidRPr="00F0528F">
        <w:rPr>
          <w:rFonts w:ascii="Times New Roman" w:hAnsi="Times New Roman" w:cs="Times New Roman"/>
          <w:sz w:val="24"/>
        </w:rPr>
        <w:t xml:space="preserve"> 52 (9): 888–901. doi:10.1016/j.infsof.2010.05.004.</w:t>
      </w:r>
    </w:p>
    <w:p w14:paraId="054ADC0D"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Anderson, David J., in Andy Carmichael. 2016. </w:t>
      </w:r>
      <w:r w:rsidRPr="00F0528F">
        <w:rPr>
          <w:rFonts w:ascii="Times New Roman" w:hAnsi="Times New Roman" w:cs="Times New Roman"/>
          <w:i/>
          <w:iCs/>
          <w:sz w:val="24"/>
        </w:rPr>
        <w:t>Essential Kanban Condensed</w:t>
      </w:r>
      <w:r w:rsidRPr="00F0528F">
        <w:rPr>
          <w:rFonts w:ascii="Times New Roman" w:hAnsi="Times New Roman" w:cs="Times New Roman"/>
          <w:sz w:val="24"/>
        </w:rPr>
        <w:t>. Blue Hole Press.</w:t>
      </w:r>
    </w:p>
    <w:p w14:paraId="23E8920D"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Aslan, Serdar, in Osman Balci. 2015a. „GAMED: Digital Educational Game Development Methodology“. </w:t>
      </w:r>
      <w:r w:rsidRPr="00F0528F">
        <w:rPr>
          <w:rFonts w:ascii="Times New Roman" w:hAnsi="Times New Roman" w:cs="Times New Roman"/>
          <w:i/>
          <w:iCs/>
          <w:sz w:val="24"/>
        </w:rPr>
        <w:t>SIMULATION</w:t>
      </w:r>
      <w:r w:rsidRPr="00F0528F">
        <w:rPr>
          <w:rFonts w:ascii="Times New Roman" w:hAnsi="Times New Roman" w:cs="Times New Roman"/>
          <w:sz w:val="24"/>
        </w:rPr>
        <w:t xml:space="preserve"> 91 (4): 307–19. doi:10.1177/0037549715572673.</w:t>
      </w:r>
    </w:p>
    <w:p w14:paraId="2C37C076"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2015b. „GAMED: Digital Educational Game Development Methodology“. </w:t>
      </w:r>
      <w:r w:rsidRPr="00F0528F">
        <w:rPr>
          <w:rFonts w:ascii="Times New Roman" w:hAnsi="Times New Roman" w:cs="Times New Roman"/>
          <w:i/>
          <w:iCs/>
          <w:sz w:val="24"/>
        </w:rPr>
        <w:t>SIMULATION</w:t>
      </w:r>
      <w:r w:rsidRPr="00F0528F">
        <w:rPr>
          <w:rFonts w:ascii="Times New Roman" w:hAnsi="Times New Roman" w:cs="Times New Roman"/>
          <w:sz w:val="24"/>
        </w:rPr>
        <w:t xml:space="preserve"> 91 (4): 307–19. doi:10.1177/0037549715572673.</w:t>
      </w:r>
    </w:p>
    <w:p w14:paraId="71DF2A2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Babu, K. Subhash, in R. Maruthi. 2013. „Lifecycle for Game Development to Ensure Enhanced Productivity“. </w:t>
      </w:r>
      <w:r w:rsidRPr="00F0528F">
        <w:rPr>
          <w:rFonts w:ascii="Times New Roman" w:hAnsi="Times New Roman" w:cs="Times New Roman"/>
          <w:i/>
          <w:iCs/>
          <w:sz w:val="24"/>
        </w:rPr>
        <w:t>International Journal of Innovative Research in Computer and Communication Engineering</w:t>
      </w:r>
      <w:r w:rsidRPr="00F0528F">
        <w:rPr>
          <w:rFonts w:ascii="Times New Roman" w:hAnsi="Times New Roman" w:cs="Times New Roman"/>
          <w:sz w:val="24"/>
        </w:rPr>
        <w:t xml:space="preserve"> 1 (8): 1490–1503.</w:t>
      </w:r>
    </w:p>
    <w:p w14:paraId="19604E3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Barbosa, Ellen. 2017. „Game-Scrum: An Approach to Agile Game Development“. Pridobljeno december 11. https://www.academia.edu/15250630/Game-Scrum_An_Approach_to_Agile_Game_Development.</w:t>
      </w:r>
    </w:p>
    <w:p w14:paraId="1EA480C0"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Bartle, Richard. 2003. </w:t>
      </w:r>
      <w:r w:rsidRPr="00F0528F">
        <w:rPr>
          <w:rFonts w:ascii="Times New Roman" w:hAnsi="Times New Roman" w:cs="Times New Roman"/>
          <w:i/>
          <w:iCs/>
          <w:sz w:val="24"/>
        </w:rPr>
        <w:t>Designing Virtual Worlds</w:t>
      </w:r>
      <w:r w:rsidRPr="00F0528F">
        <w:rPr>
          <w:rFonts w:ascii="Times New Roman" w:hAnsi="Times New Roman" w:cs="Times New Roman"/>
          <w:sz w:val="24"/>
        </w:rPr>
        <w:t>. New Riders Games.</w:t>
      </w:r>
    </w:p>
    <w:p w14:paraId="27EBFC26"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Bates, Bob. 2004. </w:t>
      </w:r>
      <w:r w:rsidRPr="00F0528F">
        <w:rPr>
          <w:rFonts w:ascii="Times New Roman" w:hAnsi="Times New Roman" w:cs="Times New Roman"/>
          <w:i/>
          <w:iCs/>
          <w:sz w:val="24"/>
        </w:rPr>
        <w:t>Game Design</w:t>
      </w:r>
      <w:r w:rsidRPr="00F0528F">
        <w:rPr>
          <w:rFonts w:ascii="Times New Roman" w:hAnsi="Times New Roman" w:cs="Times New Roman"/>
          <w:sz w:val="24"/>
        </w:rPr>
        <w:t>. 2 edition. Boston, Mass: Cengage Learning PTR.</w:t>
      </w:r>
    </w:p>
    <w:p w14:paraId="233512B3"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Blow, Jonathan. 2004. „Game Development: Harder Than You Think“. </w:t>
      </w:r>
      <w:r w:rsidRPr="00F0528F">
        <w:rPr>
          <w:rFonts w:ascii="Times New Roman" w:hAnsi="Times New Roman" w:cs="Times New Roman"/>
          <w:i/>
          <w:iCs/>
          <w:sz w:val="24"/>
        </w:rPr>
        <w:t>Queue</w:t>
      </w:r>
      <w:r w:rsidRPr="00F0528F">
        <w:rPr>
          <w:rFonts w:ascii="Times New Roman" w:hAnsi="Times New Roman" w:cs="Times New Roman"/>
          <w:sz w:val="24"/>
        </w:rPr>
        <w:t xml:space="preserve"> 1 (10): 28–37. doi:10.1145/971564.971590.</w:t>
      </w:r>
    </w:p>
    <w:p w14:paraId="461B2F26"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Booth, Andrew, Diana Papaioannou, in Anthea Sutton. 2012. </w:t>
      </w:r>
      <w:r w:rsidRPr="00F0528F">
        <w:rPr>
          <w:rFonts w:ascii="Times New Roman" w:hAnsi="Times New Roman" w:cs="Times New Roman"/>
          <w:i/>
          <w:iCs/>
          <w:sz w:val="24"/>
        </w:rPr>
        <w:t>Systematic Approaches to a Successful Literature Review</w:t>
      </w:r>
      <w:r w:rsidRPr="00F0528F">
        <w:rPr>
          <w:rFonts w:ascii="Times New Roman" w:hAnsi="Times New Roman" w:cs="Times New Roman"/>
          <w:sz w:val="24"/>
        </w:rPr>
        <w:t>.</w:t>
      </w:r>
    </w:p>
    <w:p w14:paraId="1BECA1A5"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„Breathing Labs“. 2018. </w:t>
      </w:r>
      <w:r w:rsidRPr="00F0528F">
        <w:rPr>
          <w:rFonts w:ascii="Times New Roman" w:hAnsi="Times New Roman" w:cs="Times New Roman"/>
          <w:i/>
          <w:iCs/>
          <w:sz w:val="24"/>
        </w:rPr>
        <w:t>Breathing Labs</w:t>
      </w:r>
      <w:r w:rsidRPr="00F0528F">
        <w:rPr>
          <w:rFonts w:ascii="Times New Roman" w:hAnsi="Times New Roman" w:cs="Times New Roman"/>
          <w:sz w:val="24"/>
        </w:rPr>
        <w:t>. Pridobljeno januar 8. https://www.breathinglabs.com/.</w:t>
      </w:r>
    </w:p>
    <w:p w14:paraId="6001EC70"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„Cambridge English Dictionary: Meanings &amp; Definitions“. 2017. Pridobljeno november 10. https://dictionary.cambridge.org/dictionary/english/.</w:t>
      </w:r>
    </w:p>
    <w:p w14:paraId="44D8790D"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Clark, Douglas B., Emily E. Tanner-Smith, in Stephen S. Killingsworth. 2016. „Digital Games, Design, and Learning: A Systematic Review and Meta-Analysis“. </w:t>
      </w:r>
      <w:r w:rsidRPr="00F0528F">
        <w:rPr>
          <w:rFonts w:ascii="Times New Roman" w:hAnsi="Times New Roman" w:cs="Times New Roman"/>
          <w:i/>
          <w:iCs/>
          <w:sz w:val="24"/>
        </w:rPr>
        <w:t>Review of Educational Research</w:t>
      </w:r>
      <w:r w:rsidRPr="00F0528F">
        <w:rPr>
          <w:rFonts w:ascii="Times New Roman" w:hAnsi="Times New Roman" w:cs="Times New Roman"/>
          <w:sz w:val="24"/>
        </w:rPr>
        <w:t xml:space="preserve"> 86 (1): 79–122. doi:10.3102/0034654315582065.</w:t>
      </w:r>
    </w:p>
    <w:p w14:paraId="3FA8C4EF"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CMS. 2005. „Selecting a development approach“ 2005 (februar). https://www.cms.gov/Research-Statistics-Data-and-Systems/CMS-Information-Technology/XLC/Downloads/SelectingDevelopmentApproach.pdf.</w:t>
      </w:r>
    </w:p>
    <w:p w14:paraId="4897DD2A"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Cockburn, Alistair. 2006. </w:t>
      </w:r>
      <w:r w:rsidRPr="00F0528F">
        <w:rPr>
          <w:rFonts w:ascii="Times New Roman" w:hAnsi="Times New Roman" w:cs="Times New Roman"/>
          <w:i/>
          <w:iCs/>
          <w:sz w:val="24"/>
        </w:rPr>
        <w:t>Agile Software Development: The Cooperative Game</w:t>
      </w:r>
      <w:r w:rsidRPr="00F0528F">
        <w:rPr>
          <w:rFonts w:ascii="Times New Roman" w:hAnsi="Times New Roman" w:cs="Times New Roman"/>
          <w:sz w:val="24"/>
        </w:rPr>
        <w:t>. 2 edition. Upper Saddle River, NJ: Addison-Wesley Professional.</w:t>
      </w:r>
    </w:p>
    <w:p w14:paraId="050C7405"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Collier, B., T. DeMarco, in P. Fearey. 1996. „A defined process for project post mortem review“. </w:t>
      </w:r>
      <w:r w:rsidRPr="00F0528F">
        <w:rPr>
          <w:rFonts w:ascii="Times New Roman" w:hAnsi="Times New Roman" w:cs="Times New Roman"/>
          <w:i/>
          <w:iCs/>
          <w:sz w:val="24"/>
        </w:rPr>
        <w:t>IEEE Software</w:t>
      </w:r>
      <w:r w:rsidRPr="00F0528F">
        <w:rPr>
          <w:rFonts w:ascii="Times New Roman" w:hAnsi="Times New Roman" w:cs="Times New Roman"/>
          <w:sz w:val="24"/>
        </w:rPr>
        <w:t xml:space="preserve"> 13 (4): 65–72. doi:10.1109/52.526833.</w:t>
      </w:r>
    </w:p>
    <w:p w14:paraId="49CB9C89"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Cooper, Kendra M. L., in Walt Scacchi, ur. 2015. </w:t>
      </w:r>
      <w:r w:rsidRPr="00F0528F">
        <w:rPr>
          <w:rFonts w:ascii="Times New Roman" w:hAnsi="Times New Roman" w:cs="Times New Roman"/>
          <w:i/>
          <w:iCs/>
          <w:sz w:val="24"/>
        </w:rPr>
        <w:t>Computer Games and Software Engineering</w:t>
      </w:r>
      <w:r w:rsidRPr="00F0528F">
        <w:rPr>
          <w:rFonts w:ascii="Times New Roman" w:hAnsi="Times New Roman" w:cs="Times New Roman"/>
          <w:sz w:val="24"/>
        </w:rPr>
        <w:t>. 1 edition. Boca Raton: Chapman and Hall/CRC.</w:t>
      </w:r>
    </w:p>
    <w:p w14:paraId="234120DE"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Duka, Denis, in Lovre Hribar. 2010. „Test Driven Development Method in Software Development Process“. V . http://bib.irb.hr/prikazi-rad?rad=483416.</w:t>
      </w:r>
    </w:p>
    <w:p w14:paraId="1496AA1C"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Engels, Gregor, in Stefan Sauer. 2010. „A Meta-Method for Defining Software Engineering Methods“. V </w:t>
      </w:r>
      <w:r w:rsidRPr="00F0528F">
        <w:rPr>
          <w:rFonts w:ascii="Times New Roman" w:hAnsi="Times New Roman" w:cs="Times New Roman"/>
          <w:i/>
          <w:iCs/>
          <w:sz w:val="24"/>
        </w:rPr>
        <w:t>Graph Transformations and Model-Driven Engineering</w:t>
      </w:r>
      <w:r w:rsidRPr="00F0528F">
        <w:rPr>
          <w:rFonts w:ascii="Times New Roman" w:hAnsi="Times New Roman" w:cs="Times New Roman"/>
          <w:sz w:val="24"/>
        </w:rPr>
        <w:t>, 411–40. Lecture Notes in Computer Science. Springer, Berlin, Heidelberg. doi:10.1007/978-3-642-17322-6_18.</w:t>
      </w:r>
    </w:p>
    <w:p w14:paraId="7308B641"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Esposito, Nicolas. 2005. </w:t>
      </w:r>
      <w:r w:rsidRPr="00F0528F">
        <w:rPr>
          <w:rFonts w:ascii="Times New Roman" w:hAnsi="Times New Roman" w:cs="Times New Roman"/>
          <w:i/>
          <w:iCs/>
          <w:sz w:val="24"/>
        </w:rPr>
        <w:t>A Short and Simple Definition of What a Videogame Is.</w:t>
      </w:r>
    </w:p>
    <w:p w14:paraId="3044E3C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Flynt, Ph D. John P., in Omar Salem. 2004. </w:t>
      </w:r>
      <w:r w:rsidRPr="00F0528F">
        <w:rPr>
          <w:rFonts w:ascii="Times New Roman" w:hAnsi="Times New Roman" w:cs="Times New Roman"/>
          <w:i/>
          <w:iCs/>
          <w:sz w:val="24"/>
        </w:rPr>
        <w:t>Software Engineering for Game Developers</w:t>
      </w:r>
      <w:r w:rsidRPr="00F0528F">
        <w:rPr>
          <w:rFonts w:ascii="Times New Roman" w:hAnsi="Times New Roman" w:cs="Times New Roman"/>
          <w:sz w:val="24"/>
        </w:rPr>
        <w:t>. 1 edition. Boston, Mass: Course Technology PTR.</w:t>
      </w:r>
    </w:p>
    <w:p w14:paraId="5DE264F6"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Frakes, W. B., in Kyo Kang. 2005. „Software reuse research: status and future“. </w:t>
      </w:r>
      <w:r w:rsidRPr="00F0528F">
        <w:rPr>
          <w:rFonts w:ascii="Times New Roman" w:hAnsi="Times New Roman" w:cs="Times New Roman"/>
          <w:i/>
          <w:iCs/>
          <w:sz w:val="24"/>
        </w:rPr>
        <w:t>IEEE Transactions on Software Engineering</w:t>
      </w:r>
      <w:r w:rsidRPr="00F0528F">
        <w:rPr>
          <w:rFonts w:ascii="Times New Roman" w:hAnsi="Times New Roman" w:cs="Times New Roman"/>
          <w:sz w:val="24"/>
        </w:rPr>
        <w:t xml:space="preserve"> 31 (7): 529–36. doi:10.1109/TSE.2005.85.</w:t>
      </w:r>
    </w:p>
    <w:p w14:paraId="51482940"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Fullerton, Tracy. 2014. </w:t>
      </w:r>
      <w:r w:rsidRPr="00F0528F">
        <w:rPr>
          <w:rFonts w:ascii="Times New Roman" w:hAnsi="Times New Roman" w:cs="Times New Roman"/>
          <w:i/>
          <w:iCs/>
          <w:sz w:val="24"/>
        </w:rPr>
        <w:t>Game Design Workshop: A Playcentric Approach to Creating Innovative Games, Third Edition</w:t>
      </w:r>
      <w:r w:rsidRPr="00F0528F">
        <w:rPr>
          <w:rFonts w:ascii="Times New Roman" w:hAnsi="Times New Roman" w:cs="Times New Roman"/>
          <w:sz w:val="24"/>
        </w:rPr>
        <w:t>. 3 edition. Boca Raton: A K Peters/CRC Press.</w:t>
      </w:r>
    </w:p>
    <w:p w14:paraId="58636E11"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„Game Unified Process - EcuRed“. 2018. Pridobljeno januar 7. https://www.ecured.cu/Game_Unified_Process.</w:t>
      </w:r>
    </w:p>
    <w:p w14:paraId="798258A4"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García-Borgoñón, L., M.A. Barcelona, J.A. García-García, M. Alba, in M.J. Escalona. 2014. „Software process modeling languages: A systematic literature review“. </w:t>
      </w:r>
      <w:r w:rsidRPr="00F0528F">
        <w:rPr>
          <w:rFonts w:ascii="Times New Roman" w:hAnsi="Times New Roman" w:cs="Times New Roman"/>
          <w:i/>
          <w:iCs/>
          <w:sz w:val="24"/>
        </w:rPr>
        <w:t>Information and Software Technology</w:t>
      </w:r>
      <w:r w:rsidRPr="00F0528F">
        <w:rPr>
          <w:rFonts w:ascii="Times New Roman" w:hAnsi="Times New Roman" w:cs="Times New Roman"/>
          <w:sz w:val="24"/>
        </w:rPr>
        <w:t xml:space="preserve"> 56 (2): 103–16. doi:10.1016/j.infsof.2013.10.001.</w:t>
      </w:r>
    </w:p>
    <w:p w14:paraId="188F7CF3"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Gareth Schott, in Darrin Hodgetts. 2006. „Health and Digital Gaming: The Benefits of a Community of Practice“. </w:t>
      </w:r>
      <w:r w:rsidRPr="00F0528F">
        <w:rPr>
          <w:rFonts w:ascii="Times New Roman" w:hAnsi="Times New Roman" w:cs="Times New Roman"/>
          <w:i/>
          <w:iCs/>
          <w:sz w:val="24"/>
        </w:rPr>
        <w:t>Journal of Health Psychology</w:t>
      </w:r>
      <w:r w:rsidRPr="00F0528F">
        <w:rPr>
          <w:rFonts w:ascii="Times New Roman" w:hAnsi="Times New Roman" w:cs="Times New Roman"/>
          <w:sz w:val="24"/>
        </w:rPr>
        <w:t xml:space="preserve"> 11 (2): 309–16. doi:10.1177/1359105306061189.</w:t>
      </w:r>
    </w:p>
    <w:p w14:paraId="53B9230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Hamari, Juho, in Lauri Keronen. 2017. „Why do people play games? A meta-analysis“. </w:t>
      </w:r>
      <w:r w:rsidRPr="00F0528F">
        <w:rPr>
          <w:rFonts w:ascii="Times New Roman" w:hAnsi="Times New Roman" w:cs="Times New Roman"/>
          <w:i/>
          <w:iCs/>
          <w:sz w:val="24"/>
        </w:rPr>
        <w:t>International Journal of Information Management</w:t>
      </w:r>
      <w:r w:rsidRPr="00F0528F">
        <w:rPr>
          <w:rFonts w:ascii="Times New Roman" w:hAnsi="Times New Roman" w:cs="Times New Roman"/>
          <w:sz w:val="24"/>
        </w:rPr>
        <w:t xml:space="preserve"> 37 (3): 125–41. doi:10.1016/j.ijinfomgt.2017.01.006.</w:t>
      </w:r>
    </w:p>
    <w:p w14:paraId="0080EE6E"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„IBM developerWorks : rational“. 2017. november 13. http://www.ibm.com/developerworks/topics/rational.</w:t>
      </w:r>
    </w:p>
    <w:p w14:paraId="6D47983F"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„IEEE 610.12-1990 - IEEE Standard Glossary of Software Engineering Terminology“. 2017. Pridobljeno november 30. https://standards.ieee.org/findstds/standard/610.12-1990.html.</w:t>
      </w:r>
    </w:p>
    <w:p w14:paraId="6EA8A21F"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III, Richard Rouse. 2004. </w:t>
      </w:r>
      <w:r w:rsidRPr="00F0528F">
        <w:rPr>
          <w:rFonts w:ascii="Times New Roman" w:hAnsi="Times New Roman" w:cs="Times New Roman"/>
          <w:i/>
          <w:iCs/>
          <w:sz w:val="24"/>
        </w:rPr>
        <w:t>Game Design: Theory and Practice</w:t>
      </w:r>
      <w:r w:rsidRPr="00F0528F">
        <w:rPr>
          <w:rFonts w:ascii="Times New Roman" w:hAnsi="Times New Roman" w:cs="Times New Roman"/>
          <w:sz w:val="24"/>
        </w:rPr>
        <w:t>. 2 edition. Plano, Tex: Jones &amp; Bartlett Learning.</w:t>
      </w:r>
    </w:p>
    <w:p w14:paraId="56606098"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Imlig-Iten, Nina, in Dominik Petko. 2014. </w:t>
      </w:r>
      <w:r w:rsidRPr="00F0528F">
        <w:rPr>
          <w:rFonts w:ascii="Times New Roman" w:hAnsi="Times New Roman" w:cs="Times New Roman"/>
          <w:i/>
          <w:iCs/>
          <w:sz w:val="24"/>
        </w:rPr>
        <w:t>Learning with serious games: Is fun playing the game a predictor of learning success?</w:t>
      </w:r>
      <w:r w:rsidRPr="00F0528F">
        <w:rPr>
          <w:rFonts w:ascii="Times New Roman" w:hAnsi="Times New Roman" w:cs="Times New Roman"/>
          <w:sz w:val="24"/>
        </w:rPr>
        <w:t xml:space="preserve"> Let. 47. doi:10.1111/bjet.12226.</w:t>
      </w:r>
    </w:p>
    <w:p w14:paraId="4A667F4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Jablonski, Stefan. 2010. „Do We Really Know How to Support Processes? Considerations and Reconstruction“. V </w:t>
      </w:r>
      <w:r w:rsidRPr="00F0528F">
        <w:rPr>
          <w:rFonts w:ascii="Times New Roman" w:hAnsi="Times New Roman" w:cs="Times New Roman"/>
          <w:i/>
          <w:iCs/>
          <w:sz w:val="24"/>
        </w:rPr>
        <w:t>Graph Transformations and Model-Driven Engineering</w:t>
      </w:r>
      <w:r w:rsidRPr="00F0528F">
        <w:rPr>
          <w:rFonts w:ascii="Times New Roman" w:hAnsi="Times New Roman" w:cs="Times New Roman"/>
          <w:sz w:val="24"/>
        </w:rPr>
        <w:t>, 393–410. Lecture Notes in Computer Science. Springer, Berlin, Heidelberg. doi:10.1007/978-3-642-17322-6_17.</w:t>
      </w:r>
    </w:p>
    <w:p w14:paraId="592CF139"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Jalote, Pankaj, Aveejeet Palit, Priya Kurien, in V. T. Peethamber. 2004. „Timeboxing: a process model for iterative software development“. </w:t>
      </w:r>
      <w:r w:rsidRPr="00F0528F">
        <w:rPr>
          <w:rFonts w:ascii="Times New Roman" w:hAnsi="Times New Roman" w:cs="Times New Roman"/>
          <w:i/>
          <w:iCs/>
          <w:sz w:val="24"/>
        </w:rPr>
        <w:t>Journal of Systems and Software</w:t>
      </w:r>
      <w:r w:rsidRPr="00F0528F">
        <w:rPr>
          <w:rFonts w:ascii="Times New Roman" w:hAnsi="Times New Roman" w:cs="Times New Roman"/>
          <w:sz w:val="24"/>
        </w:rPr>
        <w:t xml:space="preserve"> 70 (1): 117–27. doi:10.1016/S0164-1212(03)00010-4.</w:t>
      </w:r>
    </w:p>
    <w:p w14:paraId="2C2F0747"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Janes, Andrea, in Giancarlo Succi. 2014. </w:t>
      </w:r>
      <w:r w:rsidRPr="00F0528F">
        <w:rPr>
          <w:rFonts w:ascii="Times New Roman" w:hAnsi="Times New Roman" w:cs="Times New Roman"/>
          <w:i/>
          <w:iCs/>
          <w:sz w:val="24"/>
        </w:rPr>
        <w:t>Lean Software Development in Action</w:t>
      </w:r>
      <w:r w:rsidRPr="00F0528F">
        <w:rPr>
          <w:rFonts w:ascii="Times New Roman" w:hAnsi="Times New Roman" w:cs="Times New Roman"/>
          <w:sz w:val="24"/>
        </w:rPr>
        <w:t>. 2014 edition. New York: Springer.</w:t>
      </w:r>
    </w:p>
    <w:p w14:paraId="2336F407"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Kanode, Christopher M., in Hisham M. Haddad. 2009. „Software Engineering Challenges in Game Development“. V </w:t>
      </w:r>
      <w:r w:rsidRPr="00F0528F">
        <w:rPr>
          <w:rFonts w:ascii="Times New Roman" w:hAnsi="Times New Roman" w:cs="Times New Roman"/>
          <w:i/>
          <w:iCs/>
          <w:sz w:val="24"/>
        </w:rPr>
        <w:t>Proceedings of the 2009 Sixth International Conference on Information Technology: New Generations</w:t>
      </w:r>
      <w:r w:rsidRPr="00F0528F">
        <w:rPr>
          <w:rFonts w:ascii="Times New Roman" w:hAnsi="Times New Roman" w:cs="Times New Roman"/>
          <w:sz w:val="24"/>
        </w:rPr>
        <w:t>, 260–265. ITNG ’09. Washington, DC, USA: IEEE Computer Society. doi:10.1109/ITNG.2009.74.</w:t>
      </w:r>
    </w:p>
    <w:p w14:paraId="0E3C8417"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„Kinestica“. 2018. Pridobljeno januar 8. http://www.kinestica.com/.</w:t>
      </w:r>
    </w:p>
    <w:p w14:paraId="42A42E23"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Koster, Raph. 2013. </w:t>
      </w:r>
      <w:r w:rsidRPr="00F0528F">
        <w:rPr>
          <w:rFonts w:ascii="Times New Roman" w:hAnsi="Times New Roman" w:cs="Times New Roman"/>
          <w:i/>
          <w:iCs/>
          <w:sz w:val="24"/>
        </w:rPr>
        <w:t>Theory of Fun for Game Design</w:t>
      </w:r>
      <w:r w:rsidRPr="00F0528F">
        <w:rPr>
          <w:rFonts w:ascii="Times New Roman" w:hAnsi="Times New Roman" w:cs="Times New Roman"/>
          <w:sz w:val="24"/>
        </w:rPr>
        <w:t>. 2 edition. Sebastopol, CA: O’Reilly Media.</w:t>
      </w:r>
    </w:p>
    <w:p w14:paraId="2F8ACF01"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Koutonen, Jussi, in Mauri Leppänen. 2013. </w:t>
      </w:r>
      <w:r w:rsidRPr="00F0528F">
        <w:rPr>
          <w:rFonts w:ascii="Times New Roman" w:hAnsi="Times New Roman" w:cs="Times New Roman"/>
          <w:i/>
          <w:iCs/>
          <w:sz w:val="24"/>
        </w:rPr>
        <w:t>How Are Agile Methods and Practices Deployed in Video Game Development? A Survey into Finnish Game Studios</w:t>
      </w:r>
      <w:r w:rsidRPr="00F0528F">
        <w:rPr>
          <w:rFonts w:ascii="Times New Roman" w:hAnsi="Times New Roman" w:cs="Times New Roman"/>
          <w:sz w:val="24"/>
        </w:rPr>
        <w:t>. doi:10.1007/978-3-642-38314-4_10.</w:t>
      </w:r>
    </w:p>
    <w:p w14:paraId="7B342E7B"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 Rakestraw, Thomas, Rangamohan V. Eunni, in Rammohan Kasuganti. 2013. „The mobile apps industry: A case study“. </w:t>
      </w:r>
      <w:r w:rsidRPr="00F0528F">
        <w:rPr>
          <w:rFonts w:ascii="Times New Roman" w:hAnsi="Times New Roman" w:cs="Times New Roman"/>
          <w:i/>
          <w:iCs/>
          <w:sz w:val="24"/>
        </w:rPr>
        <w:t>Journal of Business Cases and Applications</w:t>
      </w:r>
      <w:r w:rsidRPr="00F0528F">
        <w:rPr>
          <w:rFonts w:ascii="Times New Roman" w:hAnsi="Times New Roman" w:cs="Times New Roman"/>
          <w:sz w:val="24"/>
        </w:rPr>
        <w:t xml:space="preserve"> The mobile apps industry (september): 74–98.</w:t>
      </w:r>
    </w:p>
    <w:p w14:paraId="1BE80BB6"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Lethbridge, Timothy, in Robert Laganiere. 2005. </w:t>
      </w:r>
      <w:r w:rsidRPr="00F0528F">
        <w:rPr>
          <w:rFonts w:ascii="Times New Roman" w:hAnsi="Times New Roman" w:cs="Times New Roman"/>
          <w:i/>
          <w:iCs/>
          <w:sz w:val="24"/>
        </w:rPr>
        <w:t>Object-Oriented Software Engineering</w:t>
      </w:r>
      <w:r w:rsidRPr="00F0528F">
        <w:rPr>
          <w:rFonts w:ascii="Times New Roman" w:hAnsi="Times New Roman" w:cs="Times New Roman"/>
          <w:sz w:val="24"/>
        </w:rPr>
        <w:t>. 2 edition. London: McGraw-Hill Science/Engineering/Math.</w:t>
      </w:r>
    </w:p>
    <w:p w14:paraId="301615AB"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Levy, Luis, in Jeannie Novak. 2009. </w:t>
      </w:r>
      <w:r w:rsidRPr="00F0528F">
        <w:rPr>
          <w:rFonts w:ascii="Times New Roman" w:hAnsi="Times New Roman" w:cs="Times New Roman"/>
          <w:i/>
          <w:iCs/>
          <w:sz w:val="24"/>
        </w:rPr>
        <w:t>Game Development Essentials: Game QA &amp; Testing</w:t>
      </w:r>
      <w:r w:rsidRPr="00F0528F">
        <w:rPr>
          <w:rFonts w:ascii="Times New Roman" w:hAnsi="Times New Roman" w:cs="Times New Roman"/>
          <w:sz w:val="24"/>
        </w:rPr>
        <w:t>. 1 edition. Clifton Park, N.Y: Course Technology.</w:t>
      </w:r>
    </w:p>
    <w:p w14:paraId="5A49FEB6"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Levy, Yair, in Timothy J. Ellis. 2006. „A Systems Approach to Conduct an Effective Literature Review in Support of Information Systems Research“. </w:t>
      </w:r>
      <w:r w:rsidRPr="00F0528F">
        <w:rPr>
          <w:rFonts w:ascii="Times New Roman" w:hAnsi="Times New Roman" w:cs="Times New Roman"/>
          <w:i/>
          <w:iCs/>
          <w:sz w:val="24"/>
        </w:rPr>
        <w:t>Informing Science: The International Journal of an Emerging Transdiscipline</w:t>
      </w:r>
      <w:r w:rsidRPr="00F0528F">
        <w:rPr>
          <w:rFonts w:ascii="Times New Roman" w:hAnsi="Times New Roman" w:cs="Times New Roman"/>
          <w:sz w:val="24"/>
        </w:rPr>
        <w:t xml:space="preserve"> 9: 181–212. doi:10.28945/479.</w:t>
      </w:r>
    </w:p>
    <w:p w14:paraId="63BD71CB"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Ma, Minhua, in Huiru Zheng. 2011. „Virtual Reality and Serious Games in Healthcare“. V </w:t>
      </w:r>
      <w:r w:rsidRPr="00F0528F">
        <w:rPr>
          <w:rFonts w:ascii="Times New Roman" w:hAnsi="Times New Roman" w:cs="Times New Roman"/>
          <w:i/>
          <w:iCs/>
          <w:sz w:val="24"/>
        </w:rPr>
        <w:t>Advanced Computational Intelligence Paradigms in Healthcare 6. Virtual Reality in Psychotherapy, Rehabilitation, and Assessment</w:t>
      </w:r>
      <w:r w:rsidRPr="00F0528F">
        <w:rPr>
          <w:rFonts w:ascii="Times New Roman" w:hAnsi="Times New Roman" w:cs="Times New Roman"/>
          <w:sz w:val="24"/>
        </w:rPr>
        <w:t>, 169–92. Studies in Computational Intelligence. Springer, Berlin, Heidelberg. doi:10.1007/978-3-642-17824-5_9.</w:t>
      </w:r>
    </w:p>
    <w:p w14:paraId="75C3653D"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Madani, Kaveh, Tyler W. Pierce, in Ali Mirchi. 2017. „Serious games on environmental management“. </w:t>
      </w:r>
      <w:r w:rsidRPr="00F0528F">
        <w:rPr>
          <w:rFonts w:ascii="Times New Roman" w:hAnsi="Times New Roman" w:cs="Times New Roman"/>
          <w:i/>
          <w:iCs/>
          <w:sz w:val="24"/>
        </w:rPr>
        <w:t>Sustainable Cities and Society</w:t>
      </w:r>
      <w:r w:rsidRPr="00F0528F">
        <w:rPr>
          <w:rFonts w:ascii="Times New Roman" w:hAnsi="Times New Roman" w:cs="Times New Roman"/>
          <w:sz w:val="24"/>
        </w:rPr>
        <w:t xml:space="preserve"> 29 (februar): 1–11. doi:10.1016/j.scs.2016.11.007.</w:t>
      </w:r>
    </w:p>
    <w:p w14:paraId="640FD5F6"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McAllister, Graham, in Gareth R. White. 2015. „Video Game Development and User Experience“. V </w:t>
      </w:r>
      <w:r w:rsidRPr="00F0528F">
        <w:rPr>
          <w:rFonts w:ascii="Times New Roman" w:hAnsi="Times New Roman" w:cs="Times New Roman"/>
          <w:i/>
          <w:iCs/>
          <w:sz w:val="24"/>
        </w:rPr>
        <w:t>Game User Experience Evaluation</w:t>
      </w:r>
      <w:r w:rsidRPr="00F0528F">
        <w:rPr>
          <w:rFonts w:ascii="Times New Roman" w:hAnsi="Times New Roman" w:cs="Times New Roman"/>
          <w:sz w:val="24"/>
        </w:rPr>
        <w:t>, 11–35. Human–Computer Interaction Series. Springer, Cham. doi:10.1007/978-3-319-15985-0_2.</w:t>
      </w:r>
    </w:p>
    <w:p w14:paraId="4E90217F"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McShaffry, Mike, in David Graham. 2012. </w:t>
      </w:r>
      <w:r w:rsidRPr="00F0528F">
        <w:rPr>
          <w:rFonts w:ascii="Times New Roman" w:hAnsi="Times New Roman" w:cs="Times New Roman"/>
          <w:i/>
          <w:iCs/>
          <w:sz w:val="24"/>
        </w:rPr>
        <w:t>Game Coding Complete, Fourth Edition</w:t>
      </w:r>
      <w:r w:rsidRPr="00F0528F">
        <w:rPr>
          <w:rFonts w:ascii="Times New Roman" w:hAnsi="Times New Roman" w:cs="Times New Roman"/>
          <w:sz w:val="24"/>
        </w:rPr>
        <w:t>. 4 edition. Boston, MA: Cengage Learning PTR.</w:t>
      </w:r>
    </w:p>
    <w:p w14:paraId="0A61EAE5"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Mitchell, Briar Lee. 2012. </w:t>
      </w:r>
      <w:r w:rsidRPr="00F0528F">
        <w:rPr>
          <w:rFonts w:ascii="Times New Roman" w:hAnsi="Times New Roman" w:cs="Times New Roman"/>
          <w:i/>
          <w:iCs/>
          <w:sz w:val="24"/>
        </w:rPr>
        <w:t>Game Design Essentials</w:t>
      </w:r>
      <w:r w:rsidRPr="00F0528F">
        <w:rPr>
          <w:rFonts w:ascii="Times New Roman" w:hAnsi="Times New Roman" w:cs="Times New Roman"/>
          <w:sz w:val="24"/>
        </w:rPr>
        <w:t>. John Wiley &amp; Sons.</w:t>
      </w:r>
    </w:p>
    <w:p w14:paraId="697CF9ED"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Muffatto, Moreno. 2006. </w:t>
      </w:r>
      <w:r w:rsidRPr="00F0528F">
        <w:rPr>
          <w:rFonts w:ascii="Times New Roman" w:hAnsi="Times New Roman" w:cs="Times New Roman"/>
          <w:i/>
          <w:iCs/>
          <w:sz w:val="24"/>
        </w:rPr>
        <w:t>Open Source: A Multidisciplinary Approach</w:t>
      </w:r>
      <w:r w:rsidRPr="00F0528F">
        <w:rPr>
          <w:rFonts w:ascii="Times New Roman" w:hAnsi="Times New Roman" w:cs="Times New Roman"/>
          <w:sz w:val="24"/>
        </w:rPr>
        <w:t>. London : Singapore ; Hackensack, NJ: Imperial College Press.</w:t>
      </w:r>
    </w:p>
    <w:p w14:paraId="7A8CF5C6"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Musil, Juergen, Angelika Schweda, Dietmar Winkler, in Stefan Biffl. 2010. „Improving Video Game Development: Facilitating Heterogeneous Team Collaboration through Flexible Software Processes“.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83–94. Communications in Computer and Information Science. Springer, Berlin, Heidelberg. doi:10.1007/978-3-642-15666-3_8.</w:t>
      </w:r>
    </w:p>
    <w:p w14:paraId="0CBDB6BA"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Novak, Jeannie. 2012. </w:t>
      </w:r>
      <w:r w:rsidRPr="00F0528F">
        <w:rPr>
          <w:rFonts w:ascii="Times New Roman" w:hAnsi="Times New Roman" w:cs="Times New Roman"/>
          <w:i/>
          <w:iCs/>
          <w:sz w:val="24"/>
        </w:rPr>
        <w:t>Game Development Essentials: An Introduction 3rd Edition</w:t>
      </w:r>
      <w:r w:rsidRPr="00F0528F">
        <w:rPr>
          <w:rFonts w:ascii="Times New Roman" w:hAnsi="Times New Roman" w:cs="Times New Roman"/>
          <w:sz w:val="24"/>
        </w:rPr>
        <w:t>.</w:t>
      </w:r>
    </w:p>
    <w:p w14:paraId="6517B28B"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O’Hagan, Ann Osborne, Gerry Coleman, in Rory V. O’Connor. 2014a. „Software Development Processes for Games: A Systematic Literature Review“.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182–93. Springer, Berlin, Heidelberg. doi:10.1007/978-3-662-43896-1_16.</w:t>
      </w:r>
    </w:p>
    <w:p w14:paraId="5929687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2014b. „Software Development Processes for Games: A Systematic Literature Review“.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182–93. Springer, Berlin, Heidelberg. doi:10.1007/978-3-662-43896-1_16.</w:t>
      </w:r>
    </w:p>
    <w:p w14:paraId="2498B11C"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O’Hagan, Ann Osborne, in Rory V. O’Connor. 2015. „Towards an Understanding of Game Software Development Processes: A Case Study“.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3–16. Communications in Computer and Information Science. Springer, Cham. doi:10.1007/978-3-319-24647-5_1.</w:t>
      </w:r>
    </w:p>
    <w:p w14:paraId="10CF54E5"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Osterweil, Leon. 2011. „Software Processes Are Software Too“. V </w:t>
      </w:r>
      <w:r w:rsidRPr="00F0528F">
        <w:rPr>
          <w:rFonts w:ascii="Times New Roman" w:hAnsi="Times New Roman" w:cs="Times New Roman"/>
          <w:i/>
          <w:iCs/>
          <w:sz w:val="24"/>
        </w:rPr>
        <w:t>Engineering of Software</w:t>
      </w:r>
      <w:r w:rsidRPr="00F0528F">
        <w:rPr>
          <w:rFonts w:ascii="Times New Roman" w:hAnsi="Times New Roman" w:cs="Times New Roman"/>
          <w:sz w:val="24"/>
        </w:rPr>
        <w:t>, 323–44. Springer, Berlin, Heidelberg. doi:10.1007/978-3-642-19823-6_17.</w:t>
      </w:r>
    </w:p>
    <w:p w14:paraId="7CF880DF"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Palmer, Stephen R., in John M. Felsing. 2002. </w:t>
      </w:r>
      <w:r w:rsidRPr="00F0528F">
        <w:rPr>
          <w:rFonts w:ascii="Times New Roman" w:hAnsi="Times New Roman" w:cs="Times New Roman"/>
          <w:i/>
          <w:iCs/>
          <w:sz w:val="24"/>
        </w:rPr>
        <w:t>A Practical Guide to Feature-Driven Development</w:t>
      </w:r>
      <w:r w:rsidRPr="00F0528F">
        <w:rPr>
          <w:rFonts w:ascii="Times New Roman" w:hAnsi="Times New Roman" w:cs="Times New Roman"/>
          <w:sz w:val="24"/>
        </w:rPr>
        <w:t>. 1 edition. Upper Saddle River, NJ: Prentice Hall.</w:t>
      </w:r>
    </w:p>
    <w:p w14:paraId="6474E73E"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Palmquist, Steven, Mary Ann Lapham, Suzanne Garcia-Miller, Timothy Chick, in Ipek Ozkaya. 2013. „Parallel Worlds: Agile and Waterfall Differences and Similarities“. CMU/SEI-2013-TN-021. Pittsburgh, PA: Software Engineering Institute, Carnegie Mellon University. http://resources.sei.cmu.edu/library/asset-view.cfm?AssetID=62901.</w:t>
      </w:r>
    </w:p>
    <w:p w14:paraId="73D815A7"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Peters, Lawrence J. 2008. </w:t>
      </w:r>
      <w:r w:rsidRPr="00F0528F">
        <w:rPr>
          <w:rFonts w:ascii="Times New Roman" w:hAnsi="Times New Roman" w:cs="Times New Roman"/>
          <w:i/>
          <w:iCs/>
          <w:sz w:val="24"/>
        </w:rPr>
        <w:t>Getting Results from Software Development Teams</w:t>
      </w:r>
      <w:r w:rsidRPr="00F0528F">
        <w:rPr>
          <w:rFonts w:ascii="Times New Roman" w:hAnsi="Times New Roman" w:cs="Times New Roman"/>
          <w:sz w:val="24"/>
        </w:rPr>
        <w:t>. 1 edition. Redmond, WA: Microsoft Press.</w:t>
      </w:r>
    </w:p>
    <w:p w14:paraId="43C3A998"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Petrillo, Fabio, in Marcelo Pimenta. 2010. </w:t>
      </w:r>
      <w:r w:rsidRPr="00F0528F">
        <w:rPr>
          <w:rFonts w:ascii="Times New Roman" w:hAnsi="Times New Roman" w:cs="Times New Roman"/>
          <w:i/>
          <w:iCs/>
          <w:sz w:val="24"/>
        </w:rPr>
        <w:t>Is agility out there? Agile practices in game development</w:t>
      </w:r>
      <w:r w:rsidRPr="00F0528F">
        <w:rPr>
          <w:rFonts w:ascii="Times New Roman" w:hAnsi="Times New Roman" w:cs="Times New Roman"/>
          <w:sz w:val="24"/>
        </w:rPr>
        <w:t>. doi:10.1145/1878450.1878453.</w:t>
      </w:r>
    </w:p>
    <w:p w14:paraId="444E04DC"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Petrillo, Fabio, Marcelo Pimenta, Francisco M. Trindade, in Carlos Dietrich. 2008. „Houston, we have a problem...: a survey of actual problems in computer games development.“ V , 707–11. doi:10.1145/1363686.1363854.</w:t>
      </w:r>
    </w:p>
    <w:p w14:paraId="001D413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Petrillo, Fábio, Marcelo Pimenta, Francisco Trindade, in Carlos Dietrich. 2009. „What Went Wrong? A Survey of Problems in Game Development“. </w:t>
      </w:r>
      <w:r w:rsidRPr="00F0528F">
        <w:rPr>
          <w:rFonts w:ascii="Times New Roman" w:hAnsi="Times New Roman" w:cs="Times New Roman"/>
          <w:i/>
          <w:iCs/>
          <w:sz w:val="24"/>
        </w:rPr>
        <w:t>Comput. Entertain.</w:t>
      </w:r>
      <w:r w:rsidRPr="00F0528F">
        <w:rPr>
          <w:rFonts w:ascii="Times New Roman" w:hAnsi="Times New Roman" w:cs="Times New Roman"/>
          <w:sz w:val="24"/>
        </w:rPr>
        <w:t xml:space="preserve"> 7 (1): 13:1–13:22. doi:10.1145/1486508.1486521.</w:t>
      </w:r>
    </w:p>
    <w:p w14:paraId="7D5AC366"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Pressman, Roger S., in Bruce Maxim. 2014. </w:t>
      </w:r>
      <w:r w:rsidRPr="00F0528F">
        <w:rPr>
          <w:rFonts w:ascii="Times New Roman" w:hAnsi="Times New Roman" w:cs="Times New Roman"/>
          <w:i/>
          <w:iCs/>
          <w:sz w:val="24"/>
        </w:rPr>
        <w:t>Software Engineering: A Practitioner’s Approach</w:t>
      </w:r>
      <w:r w:rsidRPr="00F0528F">
        <w:rPr>
          <w:rFonts w:ascii="Times New Roman" w:hAnsi="Times New Roman" w:cs="Times New Roman"/>
          <w:sz w:val="24"/>
        </w:rPr>
        <w:t>. 8 edition. New York, NY: McGraw-Hill Education.</w:t>
      </w:r>
    </w:p>
    <w:p w14:paraId="1E070EA7"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Ramadan, Rido, in Yani Widyani. 2013a. „Game development life cycle guidelines“. V , 95–100. doi:10.1109/ICACSIS.2013.6761558.</w:t>
      </w:r>
    </w:p>
    <w:p w14:paraId="0FC9E26E"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2013b. „Game development life cycle guidelines“. V , 95–100. doi:10.1109/ICACSIS.2013.6761558.</w:t>
      </w:r>
    </w:p>
    <w:p w14:paraId="4F004D8F"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Rolland, Colette. 1998. „A Comprehensive View of Process Engineering“. V </w:t>
      </w:r>
      <w:r w:rsidRPr="00F0528F">
        <w:rPr>
          <w:rFonts w:ascii="Times New Roman" w:hAnsi="Times New Roman" w:cs="Times New Roman"/>
          <w:i/>
          <w:iCs/>
          <w:sz w:val="24"/>
        </w:rPr>
        <w:t>Advanced Information Systems Engineering</w:t>
      </w:r>
      <w:r w:rsidRPr="00F0528F">
        <w:rPr>
          <w:rFonts w:ascii="Times New Roman" w:hAnsi="Times New Roman" w:cs="Times New Roman"/>
          <w:sz w:val="24"/>
        </w:rPr>
        <w:t>, 1–24. Lecture Notes in Computer Science. Springer, Berlin, Heidelberg. doi:10.1007/BFb0054216.</w:t>
      </w:r>
    </w:p>
    <w:p w14:paraId="59AC383F"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Rolland, Colette, in Pantheon-sorbonne Ufr. 1994. „Modeling the Requirements Engineering Process“, november.</w:t>
      </w:r>
    </w:p>
    <w:p w14:paraId="3EF6A5CC"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Rucker, Rudy. 2002. </w:t>
      </w:r>
      <w:r w:rsidRPr="00F0528F">
        <w:rPr>
          <w:rFonts w:ascii="Times New Roman" w:hAnsi="Times New Roman" w:cs="Times New Roman"/>
          <w:i/>
          <w:iCs/>
          <w:sz w:val="24"/>
        </w:rPr>
        <w:t>Software Engineering and Computer Games</w:t>
      </w:r>
      <w:r w:rsidRPr="00F0528F">
        <w:rPr>
          <w:rFonts w:ascii="Times New Roman" w:hAnsi="Times New Roman" w:cs="Times New Roman"/>
          <w:sz w:val="24"/>
        </w:rPr>
        <w:t>. 1 edition. Harlow: Addison-Wesley.</w:t>
      </w:r>
    </w:p>
    <w:p w14:paraId="174365F1"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Rumbaugh, James, Ivar Jacobson, in Grady Booch. 2004. </w:t>
      </w:r>
      <w:r w:rsidRPr="00F0528F">
        <w:rPr>
          <w:rFonts w:ascii="Times New Roman" w:hAnsi="Times New Roman" w:cs="Times New Roman"/>
          <w:i/>
          <w:iCs/>
          <w:sz w:val="24"/>
        </w:rPr>
        <w:t>The Unified Modeling Language Reference Manual,</w:t>
      </w:r>
      <w:r w:rsidRPr="00F0528F">
        <w:rPr>
          <w:rFonts w:ascii="Times New Roman" w:hAnsi="Times New Roman" w:cs="Times New Roman"/>
          <w:sz w:val="24"/>
        </w:rPr>
        <w:t>. 2 edition. Boston: Addison-Wesley Professional.</w:t>
      </w:r>
    </w:p>
    <w:p w14:paraId="0FAA986F"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Ruonala, Henna-Riikka. 2016. „Agile Game Development: A Systematic Literature Review“. V .</w:t>
      </w:r>
    </w:p>
    <w:p w14:paraId="1EA6918C"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Sabharwal, Sangeeta. 2009. </w:t>
      </w:r>
      <w:r w:rsidRPr="00F0528F">
        <w:rPr>
          <w:rFonts w:ascii="Times New Roman" w:hAnsi="Times New Roman" w:cs="Times New Roman"/>
          <w:i/>
          <w:iCs/>
          <w:sz w:val="24"/>
        </w:rPr>
        <w:t>Software Engineering</w:t>
      </w:r>
      <w:r w:rsidRPr="00F0528F">
        <w:rPr>
          <w:rFonts w:ascii="Times New Roman" w:hAnsi="Times New Roman" w:cs="Times New Roman"/>
          <w:sz w:val="24"/>
        </w:rPr>
        <w:t>. New Age International Pvt Ltd Publishers.</w:t>
      </w:r>
    </w:p>
    <w:p w14:paraId="772A7CAD"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Salmon, Joshua P., Sarah M. Dolan, Richard S. Drake, Graham C. Wilson, Raymond M. Klein, in Gail A. Eskes. 2017. „A survey of video game preferences in adults: Building better games for older adults“. </w:t>
      </w:r>
      <w:r w:rsidRPr="00F0528F">
        <w:rPr>
          <w:rFonts w:ascii="Times New Roman" w:hAnsi="Times New Roman" w:cs="Times New Roman"/>
          <w:i/>
          <w:iCs/>
          <w:sz w:val="24"/>
        </w:rPr>
        <w:t>Entertainment Computing</w:t>
      </w:r>
      <w:r w:rsidRPr="00F0528F">
        <w:rPr>
          <w:rFonts w:ascii="Times New Roman" w:hAnsi="Times New Roman" w:cs="Times New Roman"/>
          <w:sz w:val="24"/>
        </w:rPr>
        <w:t xml:space="preserve"> 21 (junij): 45–64. doi:10.1016/j.entcom.2017.04.006.</w:t>
      </w:r>
    </w:p>
    <w:p w14:paraId="33FDEA5D"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Satzinger, John W., Robert B. Jackson, in Stephen D. Burd. 2011. </w:t>
      </w:r>
      <w:r w:rsidRPr="00F0528F">
        <w:rPr>
          <w:rFonts w:ascii="Times New Roman" w:hAnsi="Times New Roman" w:cs="Times New Roman"/>
          <w:i/>
          <w:iCs/>
          <w:sz w:val="24"/>
        </w:rPr>
        <w:t>Systems Analysis and Design in a Changing World, 6th Edition</w:t>
      </w:r>
      <w:r w:rsidRPr="00F0528F">
        <w:rPr>
          <w:rFonts w:ascii="Times New Roman" w:hAnsi="Times New Roman" w:cs="Times New Roman"/>
          <w:sz w:val="24"/>
        </w:rPr>
        <w:t>. 6th edition. Boston, MA: Course Technology.</w:t>
      </w:r>
    </w:p>
    <w:p w14:paraId="2F14D2D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Schell, Jesse. 2008. </w:t>
      </w:r>
      <w:r w:rsidRPr="00F0528F">
        <w:rPr>
          <w:rFonts w:ascii="Times New Roman" w:hAnsi="Times New Roman" w:cs="Times New Roman"/>
          <w:i/>
          <w:iCs/>
          <w:sz w:val="24"/>
        </w:rPr>
        <w:t>The Art of Game Design: A Book of Lenses</w:t>
      </w:r>
      <w:r w:rsidRPr="00F0528F">
        <w:rPr>
          <w:rFonts w:ascii="Times New Roman" w:hAnsi="Times New Roman" w:cs="Times New Roman"/>
          <w:sz w:val="24"/>
        </w:rPr>
        <w:t>. 1 edition. Amsterdam ; Boston: CRC Press.</w:t>
      </w:r>
    </w:p>
    <w:p w14:paraId="4CE87E6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Sommerville, Ian. 2010. </w:t>
      </w:r>
      <w:r w:rsidRPr="00F0528F">
        <w:rPr>
          <w:rFonts w:ascii="Times New Roman" w:hAnsi="Times New Roman" w:cs="Times New Roman"/>
          <w:i/>
          <w:iCs/>
          <w:sz w:val="24"/>
        </w:rPr>
        <w:t>Software Engineering</w:t>
      </w:r>
      <w:r w:rsidRPr="00F0528F">
        <w:rPr>
          <w:rFonts w:ascii="Times New Roman" w:hAnsi="Times New Roman" w:cs="Times New Roman"/>
          <w:sz w:val="24"/>
        </w:rPr>
        <w:t>. 9 edition. Boston: Pearson.</w:t>
      </w:r>
    </w:p>
    <w:p w14:paraId="0E454301"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Soomro, Sarmad, Wan Fatimah Wan Ahmad, in Suziah Sulaiman. 2013. „Evaluation of Mobile Games Using Playability Heuristics“. V </w:t>
      </w:r>
      <w:r w:rsidRPr="00F0528F">
        <w:rPr>
          <w:rFonts w:ascii="Times New Roman" w:hAnsi="Times New Roman" w:cs="Times New Roman"/>
          <w:i/>
          <w:iCs/>
          <w:sz w:val="24"/>
        </w:rPr>
        <w:t>Advances in Visual Informatics</w:t>
      </w:r>
      <w:r w:rsidRPr="00F0528F">
        <w:rPr>
          <w:rFonts w:ascii="Times New Roman" w:hAnsi="Times New Roman" w:cs="Times New Roman"/>
          <w:sz w:val="24"/>
        </w:rPr>
        <w:t>, 264–74. Lecture Notes in Computer Science. Springer, Cham. doi:10.1007/978-3-319-02958-0_25.</w:t>
      </w:r>
    </w:p>
    <w:p w14:paraId="1228493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Steenweg, Ragna, Marco Kuhrmann, in Daniel Méndez Fernández. 2014. </w:t>
      </w:r>
      <w:r w:rsidRPr="00F0528F">
        <w:rPr>
          <w:rFonts w:ascii="Times New Roman" w:hAnsi="Times New Roman" w:cs="Times New Roman"/>
          <w:i/>
          <w:iCs/>
          <w:sz w:val="24"/>
        </w:rPr>
        <w:t>Software Engineering Process Metamodels - A Literature Review</w:t>
      </w:r>
      <w:r w:rsidRPr="00F0528F">
        <w:rPr>
          <w:rFonts w:ascii="Times New Roman" w:hAnsi="Times New Roman" w:cs="Times New Roman"/>
          <w:sz w:val="24"/>
        </w:rPr>
        <w:t>.</w:t>
      </w:r>
    </w:p>
    <w:p w14:paraId="2E8CAFBF"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Sunyaev, Ali, Matthias Hansen, in Helmut Krcmar. 2009. „Method Engineering: A Formal Description“. V </w:t>
      </w:r>
      <w:r w:rsidRPr="00F0528F">
        <w:rPr>
          <w:rFonts w:ascii="Times New Roman" w:hAnsi="Times New Roman" w:cs="Times New Roman"/>
          <w:i/>
          <w:iCs/>
          <w:sz w:val="24"/>
        </w:rPr>
        <w:t>Information Systems Development</w:t>
      </w:r>
      <w:r w:rsidRPr="00F0528F">
        <w:rPr>
          <w:rFonts w:ascii="Times New Roman" w:hAnsi="Times New Roman" w:cs="Times New Roman"/>
          <w:sz w:val="24"/>
        </w:rPr>
        <w:t>, 645–54. Springer, Boston, MA. doi:10.1007/b137171_67.</w:t>
      </w:r>
    </w:p>
    <w:p w14:paraId="663F0F25"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Sutton, Stanley M. 2011. „From Process Programming to Process Engineering“. V </w:t>
      </w:r>
      <w:r w:rsidRPr="00F0528F">
        <w:rPr>
          <w:rFonts w:ascii="Times New Roman" w:hAnsi="Times New Roman" w:cs="Times New Roman"/>
          <w:i/>
          <w:iCs/>
          <w:sz w:val="24"/>
        </w:rPr>
        <w:t>Engineering of Software</w:t>
      </w:r>
      <w:r w:rsidRPr="00F0528F">
        <w:rPr>
          <w:rFonts w:ascii="Times New Roman" w:hAnsi="Times New Roman" w:cs="Times New Roman"/>
          <w:sz w:val="24"/>
        </w:rPr>
        <w:t>, 291–309. Springer, Berlin, Heidelberg. doi:10.1007/978-3-642-19823-6_15.</w:t>
      </w:r>
    </w:p>
    <w:p w14:paraId="1C34F9B3"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Sylvester, Tynan. 2013. </w:t>
      </w:r>
      <w:r w:rsidRPr="00F0528F">
        <w:rPr>
          <w:rFonts w:ascii="Times New Roman" w:hAnsi="Times New Roman" w:cs="Times New Roman"/>
          <w:i/>
          <w:iCs/>
          <w:sz w:val="24"/>
        </w:rPr>
        <w:t>Designing Games: A Guide to Engineering Experiences</w:t>
      </w:r>
      <w:r w:rsidRPr="00F0528F">
        <w:rPr>
          <w:rFonts w:ascii="Times New Roman" w:hAnsi="Times New Roman" w:cs="Times New Roman"/>
          <w:sz w:val="24"/>
        </w:rPr>
        <w:t>. 1 edition. Sebastopol, CA: O’Reilly Media.</w:t>
      </w:r>
    </w:p>
    <w:p w14:paraId="375C1A26"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Tsui, Frank, Orlando Karam, in Barbara Bernal. 2013. </w:t>
      </w:r>
      <w:r w:rsidRPr="00F0528F">
        <w:rPr>
          <w:rFonts w:ascii="Times New Roman" w:hAnsi="Times New Roman" w:cs="Times New Roman"/>
          <w:i/>
          <w:iCs/>
          <w:sz w:val="24"/>
        </w:rPr>
        <w:t>Essentials of Software Engineering</w:t>
      </w:r>
      <w:r w:rsidRPr="00F0528F">
        <w:rPr>
          <w:rFonts w:ascii="Times New Roman" w:hAnsi="Times New Roman" w:cs="Times New Roman"/>
          <w:sz w:val="24"/>
        </w:rPr>
        <w:t>. Jones &amp; Bartlett Publishers.</w:t>
      </w:r>
    </w:p>
    <w:p w14:paraId="636400A4"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2016. </w:t>
      </w:r>
      <w:r w:rsidRPr="00F0528F">
        <w:rPr>
          <w:rFonts w:ascii="Times New Roman" w:hAnsi="Times New Roman" w:cs="Times New Roman"/>
          <w:i/>
          <w:iCs/>
          <w:sz w:val="24"/>
        </w:rPr>
        <w:t>Essentials Of Software Engineering</w:t>
      </w:r>
      <w:r w:rsidRPr="00F0528F">
        <w:rPr>
          <w:rFonts w:ascii="Times New Roman" w:hAnsi="Times New Roman" w:cs="Times New Roman"/>
          <w:sz w:val="24"/>
        </w:rPr>
        <w:t>. 4 edition. Burlington, Massachusetts: Jones &amp; Bartlett Learning.</w:t>
      </w:r>
    </w:p>
    <w:p w14:paraId="0E796F72"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Tutorialspoint. 2017. „Tutorialspoint“. </w:t>
      </w:r>
      <w:r w:rsidRPr="00F0528F">
        <w:rPr>
          <w:rFonts w:ascii="Times New Roman" w:hAnsi="Times New Roman" w:cs="Times New Roman"/>
          <w:i/>
          <w:iCs/>
          <w:sz w:val="24"/>
        </w:rPr>
        <w:t>www.tutorialspoint.com</w:t>
      </w:r>
      <w:r w:rsidRPr="00F0528F">
        <w:rPr>
          <w:rFonts w:ascii="Times New Roman" w:hAnsi="Times New Roman" w:cs="Times New Roman"/>
          <w:sz w:val="24"/>
        </w:rPr>
        <w:t>. Pridobljeno november 6. https://www.tutorialspoint.com/sdlc/sdlc_v_model.htm.</w:t>
      </w:r>
    </w:p>
    <w:p w14:paraId="63B5100D"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Ulbin, Martin. 2017. „Razvoj igre za pomoč otrokom s prekomerno težo“. Thesis, Univerza v Mariboru, Fakulteta za elektrotehniko, računalništvo in informatiko. https://dk.um.si/IzpisGradiva.php?id=66054&amp;lang=slv.</w:t>
      </w:r>
    </w:p>
    <w:p w14:paraId="34359FEF"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Unger, Kimberly, in Jeannie Novak. 2011. </w:t>
      </w:r>
      <w:r w:rsidRPr="00F0528F">
        <w:rPr>
          <w:rFonts w:ascii="Times New Roman" w:hAnsi="Times New Roman" w:cs="Times New Roman"/>
          <w:i/>
          <w:iCs/>
          <w:sz w:val="24"/>
        </w:rPr>
        <w:t>Game Development Essentials: Mobile Game Development</w:t>
      </w:r>
      <w:r w:rsidRPr="00F0528F">
        <w:rPr>
          <w:rFonts w:ascii="Times New Roman" w:hAnsi="Times New Roman" w:cs="Times New Roman"/>
          <w:sz w:val="24"/>
        </w:rPr>
        <w:t>. 1 edition. Clifton Park, NY: Cengage Learning.</w:t>
      </w:r>
    </w:p>
    <w:p w14:paraId="08456C2B"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Wilson Brotto Furtado, André. b. d. „Domain-Specific Game Development“, Universidade Federal de Pernambuco, 2012.</w:t>
      </w:r>
    </w:p>
    <w:p w14:paraId="6A536704"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Yilmaz, Murat, in Rory O’Connor. 2016. </w:t>
      </w:r>
      <w:r w:rsidRPr="00F0528F">
        <w:rPr>
          <w:rFonts w:ascii="Times New Roman" w:hAnsi="Times New Roman" w:cs="Times New Roman"/>
          <w:i/>
          <w:iCs/>
          <w:sz w:val="24"/>
        </w:rPr>
        <w:t>A Scrumban Integrated Gamification Approach To Guide Software Process Improvement: A Turkish Case Study</w:t>
      </w:r>
      <w:r w:rsidRPr="00F0528F">
        <w:rPr>
          <w:rFonts w:ascii="Times New Roman" w:hAnsi="Times New Roman" w:cs="Times New Roman"/>
          <w:sz w:val="24"/>
        </w:rPr>
        <w:t>. Let. 23. doi:10.17559/TV-20140922220409.</w:t>
      </w:r>
    </w:p>
    <w:p w14:paraId="1CA3E38A" w14:textId="77777777"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Zagal, José P., in Roger Altizer. 2015. „Placeholder Content in Game Development: Benefits and Challenges“. V </w:t>
      </w:r>
      <w:r w:rsidRPr="00F0528F">
        <w:rPr>
          <w:rFonts w:ascii="Times New Roman" w:hAnsi="Times New Roman" w:cs="Times New Roman"/>
          <w:i/>
          <w:iCs/>
          <w:sz w:val="24"/>
        </w:rPr>
        <w:t>Proceedings of the 2015 Annual Symposium on Computer-Human Interaction in Play</w:t>
      </w:r>
      <w:r w:rsidRPr="00F0528F">
        <w:rPr>
          <w:rFonts w:ascii="Times New Roman" w:hAnsi="Times New Roman" w:cs="Times New Roman"/>
          <w:sz w:val="24"/>
        </w:rPr>
        <w:t>, 745–750. CHI PLAY ’15. New York, NY, USA: ACM. doi:10.1145/2793107.2810319.</w:t>
      </w:r>
    </w:p>
    <w:p w14:paraId="565CEBDD" w14:textId="77777777" w:rsidR="00F0528F" w:rsidRDefault="00F0528F"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fldChar w:fldCharType="end"/>
      </w:r>
    </w:p>
    <w:p w14:paraId="45D1691B" w14:textId="77777777" w:rsidR="00F0528F" w:rsidRDefault="00F0528F">
      <w:pPr>
        <w:rPr>
          <w:rFonts w:ascii="Times New Roman" w:hAnsi="Times New Roman" w:cs="Times New Roman"/>
          <w:sz w:val="24"/>
          <w:szCs w:val="24"/>
        </w:rPr>
      </w:pPr>
      <w:r>
        <w:rPr>
          <w:rFonts w:ascii="Times New Roman" w:hAnsi="Times New Roman" w:cs="Times New Roman"/>
          <w:sz w:val="24"/>
          <w:szCs w:val="24"/>
        </w:rPr>
        <w:br w:type="page"/>
      </w:r>
    </w:p>
    <w:p w14:paraId="0DBA1943"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PRILOGE</w:t>
      </w:r>
    </w:p>
    <w:p w14:paraId="3767DAC2"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PRILOGA A: ŠTEVILO TIPOV CITATOV NA LETO IZDAJE RAZISKAVE</w:t>
      </w:r>
    </w:p>
    <w:p w14:paraId="26401FE4" w14:textId="77777777"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drawing>
          <wp:inline distT="0" distB="0" distL="0" distR="0" wp14:anchorId="48B414D8" wp14:editId="3F907048">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1266" cy="1555835"/>
                    </a:xfrm>
                    <a:prstGeom prst="rect">
                      <a:avLst/>
                    </a:prstGeom>
                  </pic:spPr>
                </pic:pic>
              </a:graphicData>
            </a:graphic>
          </wp:inline>
        </w:drawing>
      </w:r>
    </w:p>
    <w:p w14:paraId="05143863" w14:textId="77777777"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 xml:space="preserve">Vir: </w:t>
      </w:r>
      <w:r w:rsidRPr="0022454B">
        <w:rPr>
          <w:rFonts w:ascii="Times New Roman" w:hAnsi="Times New Roman" w:cs="Times New Roman"/>
          <w:noProof/>
          <w:sz w:val="24"/>
          <w:szCs w:val="24"/>
          <w:lang w:eastAsia="sl-SI"/>
        </w:rPr>
        <w:fldChar w:fldCharType="begin"/>
      </w:r>
      <w:r w:rsidRPr="0022454B">
        <w:rPr>
          <w:rFonts w:ascii="Times New Roman" w:hAnsi="Times New Roman" w:cs="Times New Roman"/>
          <w:noProof/>
          <w:sz w:val="24"/>
          <w:szCs w:val="24"/>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Pr="0022454B">
        <w:rPr>
          <w:rFonts w:ascii="Times New Roman" w:hAnsi="Times New Roman" w:cs="Times New Roman"/>
          <w:noProof/>
          <w:sz w:val="24"/>
          <w:szCs w:val="24"/>
          <w:lang w:eastAsia="sl-SI"/>
        </w:rPr>
        <w:fldChar w:fldCharType="separate"/>
      </w:r>
      <w:r w:rsidRPr="0022454B">
        <w:rPr>
          <w:rFonts w:ascii="Times New Roman" w:hAnsi="Times New Roman" w:cs="Times New Roman"/>
          <w:sz w:val="24"/>
          <w:szCs w:val="24"/>
        </w:rPr>
        <w:t>(Aleem, Capretz, in Ahmed 2016b, 14)</w:t>
      </w:r>
      <w:r w:rsidRPr="0022454B">
        <w:rPr>
          <w:rFonts w:ascii="Times New Roman" w:hAnsi="Times New Roman" w:cs="Times New Roman"/>
          <w:noProof/>
          <w:sz w:val="24"/>
          <w:szCs w:val="24"/>
          <w:lang w:eastAsia="sl-SI"/>
        </w:rPr>
        <w:fldChar w:fldCharType="end"/>
      </w:r>
    </w:p>
    <w:p w14:paraId="73C3D72C"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br w:type="page"/>
      </w:r>
    </w:p>
    <w:p w14:paraId="3B22AF71"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PRILOGA B: ŽIVLJENJSKI CIKEL METODOLOGIJE ZA RESNE IGRE GAMED</w:t>
      </w:r>
    </w:p>
    <w:p w14:paraId="3CB150A7"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2330592B" wp14:editId="10D98663">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09112" cy="6090474"/>
                    </a:xfrm>
                    <a:prstGeom prst="rect">
                      <a:avLst/>
                    </a:prstGeom>
                  </pic:spPr>
                </pic:pic>
              </a:graphicData>
            </a:graphic>
          </wp:inline>
        </w:drawing>
      </w: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{"citationID":"IeqUcueF","properties":{"formattedCitation":"(Aslan in Balci 2015, 309)","plainCitation":"(Aslan in Balci 2015,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(Aslan in Balci 2015, 309)</w:t>
      </w:r>
      <w:r w:rsidRPr="0022454B">
        <w:rPr>
          <w:rFonts w:ascii="Times New Roman" w:hAnsi="Times New Roman" w:cs="Times New Roman"/>
          <w:sz w:val="24"/>
          <w:szCs w:val="24"/>
        </w:rPr>
        <w:fldChar w:fldCharType="end"/>
      </w:r>
    </w:p>
    <w:p w14:paraId="796FDEE5"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53C6FB4A"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C: SPIRALNI MODEL ZA PODPORO OBLIKOVANJU IGRE PRI METODOLOGIJI GAMED</w:t>
      </w:r>
    </w:p>
    <w:p w14:paraId="13A328B7" w14:textId="77777777" w:rsidR="00F0528F" w:rsidRPr="0022454B" w:rsidRDefault="00F0528F" w:rsidP="00F0528F">
      <w:pPr>
        <w:rPr>
          <w:rFonts w:ascii="Times New Roman" w:hAnsi="Times New Roman" w:cs="Times New Roman"/>
          <w:sz w:val="24"/>
          <w:szCs w:val="24"/>
        </w:rPr>
      </w:pPr>
    </w:p>
    <w:p w14:paraId="755DBE5B"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04054D8C" wp14:editId="5A7CB592">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93561" cy="4866765"/>
                    </a:xfrm>
                    <a:prstGeom prst="rect">
                      <a:avLst/>
                    </a:prstGeom>
                  </pic:spPr>
                </pic:pic>
              </a:graphicData>
            </a:graphic>
          </wp:inline>
        </w:drawing>
      </w:r>
    </w:p>
    <w:p w14:paraId="285CAD02"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{"citationID":"2vSZF9yZ","properties":{"formattedCitation":"(Aslan in Balci 2015, 313)","plainCitation":"(Aslan in Balci 2015,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(Aslan in Balci 2015, 313)</w:t>
      </w:r>
      <w:r w:rsidRPr="0022454B">
        <w:rPr>
          <w:rFonts w:ascii="Times New Roman" w:hAnsi="Times New Roman" w:cs="Times New Roman"/>
          <w:sz w:val="24"/>
          <w:szCs w:val="24"/>
        </w:rPr>
        <w:fldChar w:fldCharType="end"/>
      </w:r>
    </w:p>
    <w:p w14:paraId="0665FAA0" w14:textId="77777777" w:rsidR="00F0528F" w:rsidRPr="0022454B" w:rsidRDefault="00F0528F" w:rsidP="00F0528F">
      <w:pPr>
        <w:rPr>
          <w:rFonts w:ascii="Times New Roman" w:hAnsi="Times New Roman" w:cs="Times New Roman"/>
          <w:sz w:val="24"/>
          <w:szCs w:val="24"/>
        </w:rPr>
      </w:pPr>
    </w:p>
    <w:p w14:paraId="114C77E3"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3D9FF5F0"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D: PREDLAGANI ŽIVLJENJSKI CIKEL RAZVOJA ZA VIDEO IGRE PO WIDYANI</w:t>
      </w:r>
    </w:p>
    <w:p w14:paraId="3CAAD40D"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7D4E8757" wp14:editId="48AB04A0">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09132" cy="2555894"/>
                    </a:xfrm>
                    <a:prstGeom prst="rect">
                      <a:avLst/>
                    </a:prstGeom>
                  </pic:spPr>
                </pic:pic>
              </a:graphicData>
            </a:graphic>
          </wp:inline>
        </w:drawing>
      </w:r>
    </w:p>
    <w:p w14:paraId="0095C4BA"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{"citationID":"YmwYhnG2","properties":{"formattedCitation":"(Ramadan in Widyani 2013, 98)","plainCitation":"(Ramadan in Widyani 2013,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(Ramadan in Widyani 2013, 98)</w:t>
      </w:r>
      <w:r w:rsidRPr="0022454B">
        <w:rPr>
          <w:rFonts w:ascii="Times New Roman" w:hAnsi="Times New Roman" w:cs="Times New Roman"/>
          <w:sz w:val="24"/>
          <w:szCs w:val="24"/>
        </w:rPr>
        <w:fldChar w:fldCharType="end"/>
      </w:r>
    </w:p>
    <w:p w14:paraId="0CA8CA6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426A4337" w14:textId="77777777" w:rsidR="00F0528F" w:rsidRPr="0022454B" w:rsidRDefault="00F0528F" w:rsidP="00F0528F">
      <w:pPr>
        <w:rPr>
          <w:rFonts w:ascii="Times New Roman" w:hAnsi="Times New Roman" w:cs="Times New Roman"/>
          <w:sz w:val="24"/>
          <w:szCs w:val="24"/>
        </w:rPr>
        <w:sectPr w:rsidR="00F0528F" w:rsidRPr="0022454B">
          <w:pgSz w:w="11906" w:h="16838"/>
          <w:pgMar w:top="1417" w:right="1417" w:bottom="1417" w:left="1417" w:header="708" w:footer="708" w:gutter="0"/>
          <w:cols w:space="708"/>
          <w:docGrid w:linePitch="360"/>
        </w:sectPr>
      </w:pPr>
    </w:p>
    <w:p w14:paraId="01A159E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E: PRIKAZ ARTEFAKTOV RAZVOJA VIDEO IGER PO AVTORJIH</w:t>
      </w:r>
    </w:p>
    <w:tbl>
      <w:tblPr>
        <w:tblW w:w="13723" w:type="dxa"/>
        <w:jc w:val="center"/>
        <w:tblCellMar>
          <w:left w:w="70" w:type="dxa"/>
          <w:right w:w="70" w:type="dxa"/>
        </w:tblCellMar>
        <w:tblLook w:val="04A0" w:firstRow="1" w:lastRow="0" w:firstColumn="1" w:lastColumn="0" w:noHBand="0" w:noVBand="1"/>
      </w:tblPr>
      <w:tblGrid>
        <w:gridCol w:w="725"/>
        <w:gridCol w:w="1395"/>
        <w:gridCol w:w="1451"/>
        <w:gridCol w:w="1358"/>
        <w:gridCol w:w="2325"/>
        <w:gridCol w:w="1703"/>
        <w:gridCol w:w="1181"/>
        <w:gridCol w:w="1481"/>
        <w:gridCol w:w="1310"/>
        <w:gridCol w:w="794"/>
      </w:tblGrid>
      <w:tr w:rsidR="00F0528F" w:rsidRPr="0022454B" w14:paraId="1A1F218A" w14:textId="77777777"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601D41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F318D6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14:paraId="1B09BB9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14:paraId="5F6E368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14:paraId="222FCB9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14:paraId="1EA2A53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14:paraId="60A919C0"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14:paraId="524DD4B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14:paraId="0EE6FF0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14:paraId="4ED3458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02F6A706" w14:textId="77777777"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3756684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14:paraId="08EB27A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14:paraId="405D5D4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14:paraId="58CF5EC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14:paraId="2674D6A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14:paraId="6B5BD25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14:paraId="3CA1D96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14:paraId="281E376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331" w:type="dxa"/>
            <w:tcBorders>
              <w:top w:val="nil"/>
              <w:left w:val="nil"/>
              <w:bottom w:val="single" w:sz="4" w:space="0" w:color="auto"/>
              <w:right w:val="single" w:sz="4" w:space="0" w:color="auto"/>
            </w:tcBorders>
            <w:vAlign w:val="center"/>
          </w:tcPr>
          <w:p w14:paraId="2A41703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2B7A03F5"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4A3FB32B" w14:textId="77777777"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723C90"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14:paraId="788A40A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14:paraId="6ADFE79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14:paraId="2AC4754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14:paraId="4DD4148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14:paraId="5C23B8C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14:paraId="6173DC24"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14:paraId="34D13FF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331" w:type="dxa"/>
            <w:tcBorders>
              <w:top w:val="nil"/>
              <w:left w:val="nil"/>
              <w:bottom w:val="single" w:sz="4" w:space="0" w:color="auto"/>
              <w:right w:val="single" w:sz="4" w:space="0" w:color="auto"/>
            </w:tcBorders>
            <w:vAlign w:val="center"/>
          </w:tcPr>
          <w:p w14:paraId="5A9006B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625DF9A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28226C92" w14:textId="77777777"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C94C3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14:paraId="2D7EB54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14:paraId="70FD149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14:paraId="380C071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14:paraId="4078477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14:paraId="615B22E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14:paraId="005612D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14:paraId="011D9AA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67C386C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5316AE1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6E52302C" w14:textId="77777777"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ABF54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14:paraId="1EEE8A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14:paraId="4035D0D5"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14:paraId="6B9941B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14:paraId="717BB8A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UPRAVLJANJE(PRORAČUN, ČASOVNI NAČRT)</w:t>
            </w:r>
          </w:p>
        </w:tc>
        <w:tc>
          <w:tcPr>
            <w:tcW w:w="1741" w:type="dxa"/>
            <w:tcBorders>
              <w:top w:val="nil"/>
              <w:left w:val="nil"/>
              <w:bottom w:val="single" w:sz="4" w:space="0" w:color="auto"/>
              <w:right w:val="single" w:sz="4" w:space="0" w:color="auto"/>
            </w:tcBorders>
            <w:shd w:val="clear" w:color="auto" w:fill="auto"/>
            <w:vAlign w:val="center"/>
            <w:hideMark/>
          </w:tcPr>
          <w:p w14:paraId="3267426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14:paraId="3E6BF0C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14:paraId="4E0161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25F8107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389CB17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355DF116" w14:textId="77777777"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20EFC6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Richard Rouse III</w:t>
            </w:r>
          </w:p>
          <w:p w14:paraId="73F69F8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754397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14:paraId="552D88A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EDF991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14:paraId="730143A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28D22E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14:paraId="4B80CB7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14:paraId="270A5C0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14:paraId="5378B96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14:paraId="596C935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5DA1936E" w14:textId="77777777"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FF6A97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64D0173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14:paraId="1E1782D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14:paraId="0703D84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14:paraId="398D425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14:paraId="7B37951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14:paraId="1E5F931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14:paraId="539B677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14:paraId="0BDD5FA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TEKST IN AVDIO</w:t>
            </w:r>
          </w:p>
        </w:tc>
        <w:tc>
          <w:tcPr>
            <w:tcW w:w="582" w:type="dxa"/>
            <w:tcBorders>
              <w:top w:val="single" w:sz="4" w:space="0" w:color="auto"/>
              <w:left w:val="nil"/>
              <w:bottom w:val="single" w:sz="4" w:space="0" w:color="auto"/>
              <w:right w:val="single" w:sz="4" w:space="0" w:color="auto"/>
            </w:tcBorders>
            <w:vAlign w:val="center"/>
          </w:tcPr>
          <w:p w14:paraId="46AC5E1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SCENARIJ IGRE</w:t>
            </w:r>
          </w:p>
        </w:tc>
      </w:tr>
      <w:tr w:rsidR="00F0528F" w:rsidRPr="0022454B" w14:paraId="3BD1949F" w14:textId="77777777"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AA1DA5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41633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14:paraId="3D871BC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14:paraId="0340837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14:paraId="5D01647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97743E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14:paraId="0F75DC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14:paraId="378A893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single" w:sz="4" w:space="0" w:color="auto"/>
              <w:left w:val="nil"/>
              <w:bottom w:val="single" w:sz="4" w:space="0" w:color="auto"/>
              <w:right w:val="single" w:sz="4" w:space="0" w:color="auto"/>
            </w:tcBorders>
            <w:vAlign w:val="center"/>
          </w:tcPr>
          <w:p w14:paraId="58BF22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vAlign w:val="center"/>
          </w:tcPr>
          <w:p w14:paraId="378D1E5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bl>
    <w:p w14:paraId="723F674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0569447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F: PRIKAZ FAZ RAZVOJA PO AVTORJIH</w:t>
      </w:r>
    </w:p>
    <w:tbl>
      <w:tblPr>
        <w:tblW w:w="13702" w:type="dxa"/>
        <w:jc w:val="center"/>
        <w:tblCellMar>
          <w:left w:w="70" w:type="dxa"/>
          <w:right w:w="70" w:type="dxa"/>
        </w:tblCellMar>
        <w:tblLook w:val="04A0" w:firstRow="1" w:lastRow="0" w:firstColumn="1" w:lastColumn="0" w:noHBand="0" w:noVBand="1"/>
      </w:tblPr>
      <w:tblGrid>
        <w:gridCol w:w="781"/>
        <w:gridCol w:w="1292"/>
        <w:gridCol w:w="1292"/>
        <w:gridCol w:w="1159"/>
        <w:gridCol w:w="1299"/>
        <w:gridCol w:w="1145"/>
        <w:gridCol w:w="1159"/>
        <w:gridCol w:w="1315"/>
        <w:gridCol w:w="1181"/>
        <w:gridCol w:w="1229"/>
        <w:gridCol w:w="767"/>
        <w:gridCol w:w="1083"/>
      </w:tblGrid>
      <w:tr w:rsidR="00F0528F" w:rsidRPr="0022454B" w14:paraId="74712D95" w14:textId="77777777" w:rsidTr="001E4257">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14:paraId="32745BE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14:paraId="34F587A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14:paraId="4A60EA8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0311277D"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14:paraId="4424AAF8"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4DBFCDA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52415D2D"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14:paraId="30A07B90"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14:paraId="17B1129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14:paraId="7F22E512"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14:paraId="78BAE8E9"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358618C6"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4C1EC535" w14:textId="77777777" w:rsidTr="001E4257">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4EE9C2C"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EA25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66C6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991B9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C4FD1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D8DB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311E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C17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9208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8254A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5802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12B1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30C392E0" w14:textId="77777777" w:rsidTr="001E4257">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380506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Unger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996A9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A0CC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E8E88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CC89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87BB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EBEB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69AE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0E9B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32865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7A8C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F345A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794C2EEF" w14:textId="77777777" w:rsidTr="001E4257">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9E65D3C"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Ramadan in Widyani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3BA0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4D30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13CD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F8CB6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FA4C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0496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C73E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46E79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0608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4FE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CEA99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612067A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AB1926A"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Bates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4AD5A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27BB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p w14:paraId="6F803F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9F69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5FBE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DF98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B833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6C66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5547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55981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B996A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58A1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674199A9"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3347750"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Aslan in Balci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1FA2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76659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406F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C9CB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4973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9A2C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73E1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757A8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A712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38C0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0D96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POVRATNA INFORMACIJA</w:t>
            </w:r>
          </w:p>
        </w:tc>
      </w:tr>
      <w:tr w:rsidR="00F0528F" w:rsidRPr="0022454B" w14:paraId="37C516B6"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AB0E6A6"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4F8D4A9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A7460D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DB429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63A1E32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4949AD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4045EF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16BB895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3917CA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F6780D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0C662B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05C6D42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19BA01E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F050F59"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Fulleton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02A8AE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B1F4A8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A7C21D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272B49C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2B9A61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724A70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0429858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7F348E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5B41AC9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0187572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02655E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68BFD79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0FE85D8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Adams (2013)</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057DC2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25A4B5A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ELABORACIJE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AD9B57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TUNINGA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4D12677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6195CD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260C491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5C3FF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E0F777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2267170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67EB389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5E7CD6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2E974E3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22BF6ACB"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Mitchell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470AF8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20AE0A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65A38B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E3FC07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EC68CB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210FDE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PRODUCIJA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E9745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720026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0208B4A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2307745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005EE6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528BEE95"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7D9F7BF3"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A63046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3AD99D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5F3E1E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582E9DF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F6E929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FF9F1B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52B9B01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8A4992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 IZDAJI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1D94354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59CBA80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4FABF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52E89EA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D4CB2F4"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 o Black Rock studiju</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27A18E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011A1CB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1CCD7F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A8735F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02E32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74E769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SPREJETJE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68278AA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FFEA85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778DA67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MANUFAKTURA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1038034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FE302A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bl>
    <w:p w14:paraId="411C1190" w14:textId="77777777" w:rsidR="00F0528F" w:rsidRPr="0022454B" w:rsidRDefault="00F0528F" w:rsidP="00F0528F">
      <w:pPr>
        <w:rPr>
          <w:rFonts w:ascii="Times New Roman" w:hAnsi="Times New Roman" w:cs="Times New Roman"/>
          <w:sz w:val="24"/>
          <w:szCs w:val="24"/>
        </w:rPr>
        <w:sectPr w:rsidR="00F0528F" w:rsidRPr="0022454B" w:rsidSect="001E4257">
          <w:pgSz w:w="16838" w:h="11906" w:orient="landscape"/>
          <w:pgMar w:top="1417" w:right="1417" w:bottom="1417" w:left="1417" w:header="708" w:footer="708" w:gutter="0"/>
          <w:cols w:space="708"/>
          <w:docGrid w:linePitch="360"/>
        </w:sectPr>
      </w:pPr>
    </w:p>
    <w:p w14:paraId="6CDA9C6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G: PRIMERJAVA TEMELJINIH KONCEPTOV METOD INŽENIRINGA PROGRAMSKE OPREME</w:t>
      </w:r>
    </w:p>
    <w:p w14:paraId="19AFD6A5" w14:textId="77777777" w:rsidR="00F0528F" w:rsidRPr="0022454B" w:rsidRDefault="00F0528F" w:rsidP="00F0528F">
      <w:pPr>
        <w:rPr>
          <w:rFonts w:ascii="Times New Roman" w:hAnsi="Times New Roman" w:cs="Times New Roman"/>
          <w:sz w:val="24"/>
          <w:szCs w:val="24"/>
        </w:rPr>
      </w:pPr>
    </w:p>
    <w:p w14:paraId="09CA31B7"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3DD36E1" wp14:editId="388F3DE4">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39539" cy="5213247"/>
                    </a:xfrm>
                    <a:prstGeom prst="rect">
                      <a:avLst/>
                    </a:prstGeom>
                  </pic:spPr>
                </pic:pic>
              </a:graphicData>
            </a:graphic>
          </wp:inline>
        </w:drawing>
      </w:r>
    </w:p>
    <w:p w14:paraId="2CE1EEAE"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(Engels in Sauer 2010, 418)</w:t>
      </w:r>
      <w:r w:rsidRPr="0022454B">
        <w:rPr>
          <w:rFonts w:ascii="Times New Roman" w:hAnsi="Times New Roman" w:cs="Times New Roman"/>
          <w:sz w:val="24"/>
          <w:szCs w:val="24"/>
        </w:rPr>
        <w:fldChar w:fldCharType="end"/>
      </w:r>
    </w:p>
    <w:p w14:paraId="728E61B3" w14:textId="77777777" w:rsidR="00F0528F" w:rsidRPr="0022454B" w:rsidRDefault="00F0528F" w:rsidP="00F0528F">
      <w:pPr>
        <w:jc w:val="center"/>
        <w:rPr>
          <w:rFonts w:ascii="Times New Roman" w:hAnsi="Times New Roman" w:cs="Times New Roman"/>
          <w:sz w:val="24"/>
          <w:szCs w:val="24"/>
        </w:rPr>
      </w:pPr>
    </w:p>
    <w:p w14:paraId="5B46FDB9" w14:textId="77777777" w:rsidR="00F0528F" w:rsidRPr="0022454B" w:rsidRDefault="00F0528F" w:rsidP="00F0528F">
      <w:pPr>
        <w:rPr>
          <w:rFonts w:ascii="Times New Roman" w:hAnsi="Times New Roman" w:cs="Times New Roman"/>
          <w:sz w:val="24"/>
          <w:szCs w:val="24"/>
        </w:rPr>
      </w:pPr>
    </w:p>
    <w:p w14:paraId="4D80790C" w14:textId="77777777" w:rsidR="00F0528F" w:rsidRPr="0022454B" w:rsidRDefault="00F0528F" w:rsidP="00F0528F">
      <w:pPr>
        <w:rPr>
          <w:rFonts w:ascii="Times New Roman" w:hAnsi="Times New Roman" w:cs="Times New Roman"/>
          <w:sz w:val="24"/>
          <w:szCs w:val="24"/>
        </w:rPr>
      </w:pPr>
    </w:p>
    <w:p w14:paraId="54B0AF34"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193E42AC" w14:textId="77777777" w:rsidR="00F0528F" w:rsidRPr="0022454B" w:rsidRDefault="00F0528F" w:rsidP="00F0528F">
      <w:pPr>
        <w:jc w:val="center"/>
        <w:rPr>
          <w:rFonts w:ascii="Times New Roman" w:hAnsi="Times New Roman" w:cs="Times New Roman"/>
          <w:sz w:val="24"/>
          <w:szCs w:val="24"/>
        </w:rPr>
        <w:sectPr w:rsidR="00F0528F" w:rsidRPr="0022454B" w:rsidSect="001E4257">
          <w:pgSz w:w="11906" w:h="16838"/>
          <w:pgMar w:top="1417" w:right="1417" w:bottom="1417" w:left="1417" w:header="708" w:footer="708" w:gutter="0"/>
          <w:cols w:space="708"/>
          <w:docGrid w:linePitch="360"/>
        </w:sectPr>
      </w:pPr>
    </w:p>
    <w:p w14:paraId="04907FBA" w14:textId="77777777" w:rsidR="00F0528F"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H: OSNUTEK DOKUMENTA OBLIKOVANJA IGRE GDD PO BATES (2004)</w:t>
      </w:r>
    </w:p>
    <w:p w14:paraId="3680C1BC"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 Game Name</w:t>
      </w:r>
    </w:p>
    <w:p w14:paraId="049527DC" w14:textId="77777777"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Copyright Information</w:t>
      </w:r>
    </w:p>
    <w:p w14:paraId="6926DF3D"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2. Table of Contents</w:t>
      </w:r>
    </w:p>
    <w:p w14:paraId="134F0978"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3. SECTION I: PROJECT OVERVIEW</w:t>
      </w:r>
    </w:p>
    <w:p w14:paraId="5A2B000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Team Personnel (with contact information for each individual)</w:t>
      </w:r>
    </w:p>
    <w:p w14:paraId="3EAE138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Production Team</w:t>
      </w:r>
    </w:p>
    <w:p w14:paraId="372FA78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Design Team</w:t>
      </w:r>
    </w:p>
    <w:p w14:paraId="3A3A306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Programming Team</w:t>
      </w:r>
    </w:p>
    <w:p w14:paraId="655F6A6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Art Team</w:t>
      </w:r>
    </w:p>
    <w:p w14:paraId="1882F2B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External Contractors</w:t>
      </w:r>
    </w:p>
    <w:p w14:paraId="72A596B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Executive Summary</w:t>
      </w:r>
    </w:p>
    <w:p w14:paraId="5593D49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High Concept</w:t>
      </w:r>
    </w:p>
    <w:p w14:paraId="234F136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The Hook</w:t>
      </w:r>
    </w:p>
    <w:p w14:paraId="2BA7FD8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 Synopsis and Setting</w:t>
      </w:r>
    </w:p>
    <w:p w14:paraId="66B61D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Genre &amp; Scope (such as number of missions or levels)</w:t>
      </w:r>
    </w:p>
    <w:p w14:paraId="738B22B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Visual Style (2D? 3D? Isometric? etc.)</w:t>
      </w:r>
    </w:p>
    <w:p w14:paraId="3BBFA39E"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Engine (and editor?)</w:t>
      </w:r>
    </w:p>
    <w:p w14:paraId="41F4B5D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 xml:space="preserve">c. Core Gameplay (What does the player </w:t>
      </w:r>
      <w:r w:rsidRPr="00B575DB">
        <w:rPr>
          <w:rFonts w:ascii="Times New Roman" w:hAnsi="Times New Roman" w:cs="Times New Roman"/>
          <w:i/>
          <w:iCs/>
          <w:color w:val="231F20"/>
          <w:sz w:val="20"/>
          <w:szCs w:val="20"/>
        </w:rPr>
        <w:t>do</w:t>
      </w:r>
      <w:r w:rsidRPr="00B575DB">
        <w:rPr>
          <w:rFonts w:ascii="Times New Roman" w:hAnsi="Times New Roman" w:cs="Times New Roman"/>
          <w:color w:val="231F20"/>
          <w:sz w:val="20"/>
          <w:szCs w:val="20"/>
        </w:rPr>
        <w:t>?)</w:t>
      </w:r>
    </w:p>
    <w:p w14:paraId="63F10A51"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Single-player</w:t>
      </w:r>
    </w:p>
    <w:p w14:paraId="3125A00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Co-op?</w:t>
      </w:r>
    </w:p>
    <w:p w14:paraId="0B78841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Multiplayer?</w:t>
      </w:r>
    </w:p>
    <w:p w14:paraId="296FF0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Game Features</w:t>
      </w:r>
    </w:p>
    <w:p w14:paraId="465D99F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Gameplay innovations</w:t>
      </w:r>
    </w:p>
    <w:p w14:paraId="0FE81AE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Advances in AI</w:t>
      </w:r>
    </w:p>
    <w:p w14:paraId="565CF40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Artistic techniques and achievements</w:t>
      </w:r>
    </w:p>
    <w:p w14:paraId="470A576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License tie-ins (if applicable)</w:t>
      </w:r>
    </w:p>
    <w:p w14:paraId="72C8FB3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Other features that will make this game better than others like it on the market</w:t>
      </w:r>
    </w:p>
    <w:p w14:paraId="235A48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Project Scope</w:t>
      </w:r>
    </w:p>
    <w:p w14:paraId="598F75B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Number of distinct locations</w:t>
      </w:r>
    </w:p>
    <w:p w14:paraId="6FA383A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Number of levels/missions</w:t>
      </w:r>
    </w:p>
    <w:p w14:paraId="6EFEBB3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Number of NPCs</w:t>
      </w:r>
    </w:p>
    <w:p w14:paraId="3D621310"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Number of weapons</w:t>
      </w:r>
    </w:p>
    <w:p w14:paraId="7682290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Number of vehicles</w:t>
      </w:r>
    </w:p>
    <w:p w14:paraId="7A6DA2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14:paraId="5AF46D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Target Audience</w:t>
      </w:r>
    </w:p>
    <w:p w14:paraId="6E1F3B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Delivery Platform(s)</w:t>
      </w:r>
    </w:p>
    <w:p w14:paraId="3F2DAD7F"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5665C910"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4. SECTION II: STORY, SETTING, AND CHARACTER</w:t>
      </w:r>
    </w:p>
    <w:p w14:paraId="19DF42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Story</w:t>
      </w:r>
    </w:p>
    <w:p w14:paraId="24FAB09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Back story</w:t>
      </w:r>
    </w:p>
    <w:p w14:paraId="4056189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In-game story (What happens during the game)</w:t>
      </w:r>
    </w:p>
    <w:p w14:paraId="41FAB4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Environments</w:t>
      </w:r>
    </w:p>
    <w:p w14:paraId="49DEC8D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Area #1</w:t>
      </w:r>
    </w:p>
    <w:p w14:paraId="02CC87B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w:t>
      </w:r>
    </w:p>
    <w:p w14:paraId="7B7EA77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Physical characteristics</w:t>
      </w:r>
    </w:p>
    <w:p w14:paraId="44EB0DA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List of levels that take place in this area</w:t>
      </w:r>
    </w:p>
    <w:p w14:paraId="0877512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Area #2</w:t>
      </w:r>
    </w:p>
    <w:p w14:paraId="64701ED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3C5B7B9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Characters</w:t>
      </w:r>
    </w:p>
    <w:p w14:paraId="1CA0274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Player Character(s)</w:t>
      </w:r>
    </w:p>
    <w:p w14:paraId="470F416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Personality</w:t>
      </w:r>
    </w:p>
    <w:p w14:paraId="2F4C12BC"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Back story</w:t>
      </w:r>
    </w:p>
    <w:p w14:paraId="147790B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“Look”</w:t>
      </w:r>
    </w:p>
    <w:p w14:paraId="49F85F5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Special abilities</w:t>
      </w:r>
    </w:p>
    <w:p w14:paraId="586EDE7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Ability #1</w:t>
      </w:r>
    </w:p>
    <w:p w14:paraId="3059E5E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When it’s acquired</w:t>
      </w:r>
    </w:p>
    <w:p w14:paraId="03D5CB3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the player invokes it</w:t>
      </w:r>
    </w:p>
    <w:p w14:paraId="3BE230A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 it has on the world</w:t>
      </w:r>
    </w:p>
    <w:p w14:paraId="6F718CE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iv. Graphic effect that accompanies it</w:t>
      </w:r>
    </w:p>
    <w:p w14:paraId="723734A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Weapon set</w:t>
      </w:r>
    </w:p>
    <w:p w14:paraId="4AEC20D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Regular animations</w:t>
      </w:r>
    </w:p>
    <w:p w14:paraId="5FB3E1A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Walk, run, climb, roll, swim, crouch, crawl, idle, etc.</w:t>
      </w:r>
    </w:p>
    <w:p w14:paraId="12E44A1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Situation-specific animations</w:t>
      </w:r>
    </w:p>
    <w:p w14:paraId="5AFC05D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Statistics (if applicable)</w:t>
      </w:r>
    </w:p>
    <w:p w14:paraId="1178D1A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Allies</w:t>
      </w:r>
    </w:p>
    <w:p w14:paraId="630F2D7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Ally #1</w:t>
      </w:r>
    </w:p>
    <w:p w14:paraId="584FDA2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14:paraId="0A705B7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14:paraId="13729E0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14:paraId="2F2567A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14:paraId="49066E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14:paraId="16BE700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14:paraId="22DC535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14:paraId="7975530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14:paraId="24FEC5A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5CF25630"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Ally #2</w:t>
      </w:r>
    </w:p>
    <w:p w14:paraId="57E14F32"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79A8103F"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Bad Guys</w:t>
      </w:r>
    </w:p>
    <w:p w14:paraId="3F842DF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Ultimate bad guy</w:t>
      </w:r>
    </w:p>
    <w:p w14:paraId="4CE4E20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14:paraId="03BF28D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14:paraId="578D955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14:paraId="6DA72C6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14:paraId="415E762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14:paraId="5FE7AC2E"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14:paraId="55C53DC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14:paraId="0ADF9F5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14:paraId="3FF067E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04CE011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Sub bosses</w:t>
      </w:r>
    </w:p>
    <w:p w14:paraId="6E0C03A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Grunts</w:t>
      </w:r>
    </w:p>
    <w:p w14:paraId="5DF5F28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Neutrals</w:t>
      </w:r>
    </w:p>
    <w:p w14:paraId="3F6596BB"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World NPCs</w:t>
      </w:r>
    </w:p>
    <w:p w14:paraId="3754698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NPC#1</w:t>
      </w:r>
    </w:p>
    <w:p w14:paraId="3C61924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Attitude towards player character</w:t>
      </w:r>
    </w:p>
    <w:p w14:paraId="06364C2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Function in the game</w:t>
      </w:r>
    </w:p>
    <w:p w14:paraId="6C14F04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Animation set</w:t>
      </w:r>
    </w:p>
    <w:p w14:paraId="7A539C4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NPC#2</w:t>
      </w:r>
    </w:p>
    <w:p w14:paraId="749F359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1AD8E8E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Level Flow (A flowchart that summarizes the action of each level,</w:t>
      </w:r>
    </w:p>
    <w:p w14:paraId="0E6BE58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and the cutscenes or mission briefings (if any) that take place</w:t>
      </w:r>
    </w:p>
    <w:p w14:paraId="5C5105F7"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between them)</w:t>
      </w:r>
    </w:p>
    <w:p w14:paraId="2B5ECF17"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F3B7095"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5. SECTION III: COMBAT</w:t>
      </w:r>
    </w:p>
    <w:p w14:paraId="565AEC0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Weapons</w:t>
      </w:r>
    </w:p>
    <w:p w14:paraId="791EAC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Weapon #1</w:t>
      </w:r>
    </w:p>
    <w:p w14:paraId="28CD8F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 and most effective use</w:t>
      </w:r>
    </w:p>
    <w:p w14:paraId="7116A19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0C4287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14:paraId="6F54614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 (for both primary and secondary fire)</w:t>
      </w:r>
    </w:p>
    <w:p w14:paraId="1325F58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Type of ammunition</w:t>
      </w:r>
    </w:p>
    <w:p w14:paraId="324A2B1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Shots per clip</w:t>
      </w:r>
    </w:p>
    <w:p w14:paraId="6264F24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Fire rate</w:t>
      </w:r>
    </w:p>
    <w:p w14:paraId="55AF08C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Reload rate</w:t>
      </w:r>
    </w:p>
    <w:p w14:paraId="36F0674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Damage inflicted</w:t>
      </w:r>
    </w:p>
    <w:p w14:paraId="3FB5DB7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Range</w:t>
      </w:r>
    </w:p>
    <w:p w14:paraId="3EB231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#2</w:t>
      </w:r>
    </w:p>
    <w:p w14:paraId="551106C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93EFE6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Spells</w:t>
      </w:r>
    </w:p>
    <w:p w14:paraId="50B383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 Spell #1</w:t>
      </w:r>
    </w:p>
    <w:p w14:paraId="11C9830D"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w:t>
      </w:r>
    </w:p>
    <w:p w14:paraId="7AB535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14C8EC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the player invokes it</w:t>
      </w:r>
    </w:p>
    <w:p w14:paraId="7B3568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w:t>
      </w:r>
    </w:p>
    <w:p w14:paraId="4AF7101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Range</w:t>
      </w:r>
    </w:p>
    <w:p w14:paraId="03319D6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“Refire rate”</w:t>
      </w:r>
    </w:p>
    <w:p w14:paraId="216F1C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Damage</w:t>
      </w:r>
    </w:p>
    <w:p w14:paraId="3EB3B5A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Area of effect</w:t>
      </w:r>
    </w:p>
    <w:p w14:paraId="0F4C0D2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Spell #2</w:t>
      </w:r>
    </w:p>
    <w:p w14:paraId="73A149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D9F56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Inventory Items/Gadgets</w:t>
      </w:r>
    </w:p>
    <w:p w14:paraId="34C3A1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Item #1</w:t>
      </w:r>
    </w:p>
    <w:p w14:paraId="5020991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the object</w:t>
      </w:r>
    </w:p>
    <w:p w14:paraId="0D9DE1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7CE08C5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What it does</w:t>
      </w:r>
    </w:p>
    <w:p w14:paraId="4D73EEB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Art (if available)</w:t>
      </w:r>
    </w:p>
    <w:p w14:paraId="7398F27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How the player equips it</w:t>
      </w:r>
    </w:p>
    <w:p w14:paraId="4D9A83D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Statistics</w:t>
      </w:r>
    </w:p>
    <w:p w14:paraId="3BC19D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Item #2</w:t>
      </w:r>
    </w:p>
    <w:p w14:paraId="0DCFF6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7E419F9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Powerups</w:t>
      </w:r>
    </w:p>
    <w:p w14:paraId="36936E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Powerup #1</w:t>
      </w:r>
    </w:p>
    <w:p w14:paraId="5114EC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how the object is represented in the world</w:t>
      </w:r>
    </w:p>
    <w:p w14:paraId="2AB42F4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5D8720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14:paraId="23FC2F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What it does</w:t>
      </w:r>
    </w:p>
    <w:p w14:paraId="1CC8B7E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Statistics</w:t>
      </w:r>
    </w:p>
    <w:p w14:paraId="5B44C4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Effect</w:t>
      </w:r>
    </w:p>
    <w:p w14:paraId="783284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14:paraId="450525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Powerup #2</w:t>
      </w:r>
    </w:p>
    <w:p w14:paraId="716F70E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5B4C4EE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Melee (hand-to-hand) combat (if applicable)</w:t>
      </w:r>
    </w:p>
    <w:p w14:paraId="197BB1E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Attacks</w:t>
      </w:r>
    </w:p>
    <w:p w14:paraId="39640D4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Defensive moves</w:t>
      </w:r>
    </w:p>
    <w:p w14:paraId="4E5D74DE"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Combos</w:t>
      </w:r>
    </w:p>
    <w:p w14:paraId="725944F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Vehicles (if applicable)</w:t>
      </w:r>
    </w:p>
    <w:p w14:paraId="65B762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Capacity</w:t>
      </w:r>
    </w:p>
    <w:p w14:paraId="4756B0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Speed</w:t>
      </w:r>
    </w:p>
    <w:p w14:paraId="63BD669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Armor</w:t>
      </w:r>
    </w:p>
    <w:p w14:paraId="74160E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Weaponry</w:t>
      </w:r>
    </w:p>
    <w:p w14:paraId="0D433ED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Combat statistics</w:t>
      </w:r>
    </w:p>
    <w:p w14:paraId="67CEB2EB" w14:textId="77777777"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14:paraId="7FB2C20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7CA6C8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6. SECTION IV: CONTROLS</w:t>
      </w:r>
    </w:p>
    <w:p w14:paraId="7BB20C6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PC Keyboard/Mouse Commands</w:t>
      </w:r>
    </w:p>
    <w:p w14:paraId="789275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Default keys for movement controls</w:t>
      </w:r>
    </w:p>
    <w:p w14:paraId="25C4D8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Move forward</w:t>
      </w:r>
    </w:p>
    <w:p w14:paraId="0BA906C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Move backward</w:t>
      </w:r>
    </w:p>
    <w:p w14:paraId="6E7535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Strafe left</w:t>
      </w:r>
    </w:p>
    <w:p w14:paraId="219E57A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Strafe right</w:t>
      </w:r>
    </w:p>
    <w:p w14:paraId="5294D1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Jump</w:t>
      </w:r>
    </w:p>
    <w:p w14:paraId="3232E1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65008C2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Default keys for using weapons</w:t>
      </w:r>
    </w:p>
    <w:p w14:paraId="610D08D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Primary fire</w:t>
      </w:r>
    </w:p>
    <w:p w14:paraId="4C19BA3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Alt-fire</w:t>
      </w:r>
    </w:p>
    <w:p w14:paraId="12097E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Reload</w:t>
      </w:r>
    </w:p>
    <w:p w14:paraId="114FD95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Previous weapon</w:t>
      </w:r>
    </w:p>
    <w:p w14:paraId="3F5115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Next weapon</w:t>
      </w:r>
    </w:p>
    <w:p w14:paraId="24B7781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2D87B3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Inventory access and manipulation</w:t>
      </w:r>
    </w:p>
    <w:p w14:paraId="4A101D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Menu access</w:t>
      </w:r>
    </w:p>
    <w:p w14:paraId="673DA4F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Console Platform #1</w:t>
      </w:r>
    </w:p>
    <w:p w14:paraId="42ED82D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 picture of the controller explaining what each button does</w:t>
      </w:r>
    </w:p>
    <w:p w14:paraId="2CC19BB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Movement controls</w:t>
      </w:r>
    </w:p>
    <w:p w14:paraId="1A80AAD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Weapon controls</w:t>
      </w:r>
    </w:p>
    <w:p w14:paraId="55275D7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Action controls</w:t>
      </w:r>
    </w:p>
    <w:p w14:paraId="62386F4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Combos</w:t>
      </w:r>
    </w:p>
    <w:p w14:paraId="2A11A54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Force-feedback options</w:t>
      </w:r>
    </w:p>
    <w:p w14:paraId="01FD536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Console Platform #2</w:t>
      </w:r>
    </w:p>
    <w:p w14:paraId="6E75775F" w14:textId="77777777" w:rsidR="00F0528F" w:rsidRPr="00B575DB" w:rsidRDefault="00F0528F" w:rsidP="00F0528F">
      <w:pPr>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Etc.</w:t>
      </w:r>
    </w:p>
    <w:p w14:paraId="2B71795E" w14:textId="77777777" w:rsidR="00F0528F" w:rsidRDefault="00F0528F" w:rsidP="00F0528F">
      <w:pPr>
        <w:contextualSpacing/>
        <w:rPr>
          <w:rFonts w:ascii="Times New Roman" w:hAnsi="Times New Roman" w:cs="Times New Roman"/>
          <w:b/>
          <w:bCs/>
          <w:color w:val="231F20"/>
          <w:sz w:val="20"/>
          <w:szCs w:val="20"/>
        </w:rPr>
      </w:pPr>
    </w:p>
    <w:p w14:paraId="3B49CD50" w14:textId="77777777"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7. SECTION V: INTERFACE</w:t>
      </w:r>
    </w:p>
    <w:p w14:paraId="1956387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The Camera</w:t>
      </w:r>
    </w:p>
    <w:p w14:paraId="1BC06B1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Standard view</w:t>
      </w:r>
    </w:p>
    <w:p w14:paraId="3FD85C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Alternate views</w:t>
      </w:r>
    </w:p>
    <w:p w14:paraId="6A6033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Player-controllable options</w:t>
      </w:r>
    </w:p>
    <w:p w14:paraId="07AA28C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HUD</w:t>
      </w:r>
    </w:p>
    <w:p w14:paraId="25EBC4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Worldview (what the player sees)</w:t>
      </w:r>
    </w:p>
    <w:p w14:paraId="60D0957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Status information</w:t>
      </w:r>
    </w:p>
    <w:p w14:paraId="3D02976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Health</w:t>
      </w:r>
    </w:p>
    <w:p w14:paraId="2777F5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Energy</w:t>
      </w:r>
    </w:p>
    <w:p w14:paraId="40247F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Armor</w:t>
      </w:r>
    </w:p>
    <w:p w14:paraId="534282A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Weapon equipped</w:t>
      </w:r>
    </w:p>
    <w:p w14:paraId="399B68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Ammo remaining</w:t>
      </w:r>
    </w:p>
    <w:p w14:paraId="1A0238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Mission objectives?</w:t>
      </w:r>
    </w:p>
    <w:p w14:paraId="623A853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Crosshairs (targeting reticule)</w:t>
      </w:r>
    </w:p>
    <w:p w14:paraId="7A16230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Radar or proximity map?</w:t>
      </w:r>
    </w:p>
    <w:p w14:paraId="3E4A30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Menus</w:t>
      </w:r>
    </w:p>
    <w:p w14:paraId="3F36C62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 screen flow diagrams (schematic of how all the game’s various</w:t>
      </w:r>
    </w:p>
    <w:p w14:paraId="335BBF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screens are accessed)</w:t>
      </w:r>
    </w:p>
    <w:p w14:paraId="61CC61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Start Menu</w:t>
      </w:r>
    </w:p>
    <w:p w14:paraId="78D7FE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Install</w:t>
      </w:r>
    </w:p>
    <w:p w14:paraId="113CFB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Play game</w:t>
      </w:r>
    </w:p>
    <w:p w14:paraId="6B9A69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Explore CD (bonus features)</w:t>
      </w:r>
    </w:p>
    <w:p w14:paraId="1DCF28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Uninstall</w:t>
      </w:r>
    </w:p>
    <w:p w14:paraId="2F4323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Quit</w:t>
      </w:r>
    </w:p>
    <w:p w14:paraId="3DB890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Main Menu</w:t>
      </w:r>
    </w:p>
    <w:p w14:paraId="6C9E80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Single-Player</w:t>
      </w:r>
    </w:p>
    <w:p w14:paraId="17BDBC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Load game</w:t>
      </w:r>
    </w:p>
    <w:p w14:paraId="64E8412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Save game</w:t>
      </w:r>
    </w:p>
    <w:p w14:paraId="3D17F0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Play training level</w:t>
      </w:r>
    </w:p>
    <w:p w14:paraId="5A73147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Set difficulty level</w:t>
      </w:r>
    </w:p>
    <w:p w14:paraId="0BE5775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Co-op</w:t>
      </w:r>
    </w:p>
    <w:p w14:paraId="7D1F46F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Multiplayer</w:t>
      </w:r>
    </w:p>
    <w:p w14:paraId="33F1C1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Connection instructions</w:t>
      </w:r>
    </w:p>
    <w:p w14:paraId="5C8700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Character/team selection</w:t>
      </w:r>
    </w:p>
    <w:p w14:paraId="423D9C6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Game Menus</w:t>
      </w:r>
    </w:p>
    <w:p w14:paraId="50A6525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Remap player controls</w:t>
      </w:r>
    </w:p>
    <w:p w14:paraId="17B0D6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Display (video)</w:t>
      </w:r>
    </w:p>
    <w:p w14:paraId="760F93E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Audio</w:t>
      </w:r>
    </w:p>
    <w:p w14:paraId="4EA9B1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Music</w:t>
      </w:r>
    </w:p>
    <w:p w14:paraId="5F13F80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Map</w:t>
      </w:r>
    </w:p>
    <w:p w14:paraId="1C1ED4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Advanced</w:t>
      </w:r>
    </w:p>
    <w:p w14:paraId="65D0AF4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Help screen</w:t>
      </w:r>
    </w:p>
    <w:p w14:paraId="11E23C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Quit</w:t>
      </w:r>
    </w:p>
    <w:p w14:paraId="2F4042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Inventory Menu</w:t>
      </w:r>
    </w:p>
    <w:p w14:paraId="4F46D2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Credits</w:t>
      </w:r>
    </w:p>
    <w:p w14:paraId="6AF9DAD7"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E4D69C9"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AE00B47"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8. SECTION VI: ARTIFICIAL INTELLIGENCE (AI)</w:t>
      </w:r>
    </w:p>
    <w:p w14:paraId="101D72A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 #1</w:t>
      </w:r>
    </w:p>
    <w:p w14:paraId="54C4D5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1E47FE9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Field of view</w:t>
      </w:r>
    </w:p>
    <w:p w14:paraId="4AFF8FC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Range of view</w:t>
      </w:r>
    </w:p>
    <w:p w14:paraId="493C58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2B2A8C6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Internal states &amp; the triggers that change them</w:t>
      </w:r>
    </w:p>
    <w:p w14:paraId="1A59FF8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Idle</w:t>
      </w:r>
    </w:p>
    <w:p w14:paraId="09AC8DE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Guarding an area</w:t>
      </w:r>
    </w:p>
    <w:p w14:paraId="3BCD733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Patrol</w:t>
      </w:r>
    </w:p>
    <w:p w14:paraId="53C9248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Follow</w:t>
      </w:r>
    </w:p>
    <w:p w14:paraId="668BF17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Search</w:t>
      </w:r>
    </w:p>
    <w:p w14:paraId="21BB3D9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2735CD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Movement</w:t>
      </w:r>
    </w:p>
    <w:p w14:paraId="561E46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Pathing</w:t>
      </w:r>
    </w:p>
    <w:p w14:paraId="628FBC0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Combat decisions</w:t>
      </w:r>
    </w:p>
    <w:p w14:paraId="3F2C6AC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Friend/foe recognition</w:t>
      </w:r>
    </w:p>
    <w:p w14:paraId="260903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Targeting decisions</w:t>
      </w:r>
    </w:p>
    <w:p w14:paraId="42E3891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Attack with ranged weapon</w:t>
      </w:r>
    </w:p>
    <w:p w14:paraId="2E0F2B5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Attack with melee weapon</w:t>
      </w:r>
    </w:p>
    <w:p w14:paraId="16FEAFB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Take cover</w:t>
      </w:r>
    </w:p>
    <w:p w14:paraId="43A752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Team-based decisions</w:t>
      </w:r>
    </w:p>
    <w:p w14:paraId="0526F85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Etc.</w:t>
      </w:r>
    </w:p>
    <w:p w14:paraId="431212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 #2</w:t>
      </w:r>
    </w:p>
    <w:p w14:paraId="2754CE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7B884C08"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6D9C2AC"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9. SECTION VII: DETAILED LEVEL/MISSION DESCRIPTIONS</w:t>
      </w:r>
    </w:p>
    <w:p w14:paraId="5B0E0C6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Level #1</w:t>
      </w:r>
    </w:p>
    <w:p w14:paraId="44FE0B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Synopsis</w:t>
      </w:r>
    </w:p>
    <w:p w14:paraId="611A8F6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Introductory material (Cutscene? Mission briefing?)</w:t>
      </w:r>
    </w:p>
    <w:p w14:paraId="52FB51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Mission objectives (player goals)</w:t>
      </w:r>
    </w:p>
    <w:p w14:paraId="0E72B6D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Physical description</w:t>
      </w:r>
    </w:p>
    <w:p w14:paraId="61DCAB3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Map</w:t>
      </w:r>
    </w:p>
    <w:p w14:paraId="69A26D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Enemy types encountered in-level</w:t>
      </w:r>
    </w:p>
    <w:p w14:paraId="17544F8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 Weapons/powerups available</w:t>
      </w:r>
    </w:p>
    <w:p w14:paraId="187B643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viii. Level walkthrough, including scripted sequences and non-interactive</w:t>
      </w:r>
    </w:p>
    <w:p w14:paraId="50C0E6C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scenes. This should also include any puzzles the player must solve, as</w:t>
      </w:r>
    </w:p>
    <w:p w14:paraId="136234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well as the solutions to those puzzles.</w:t>
      </w:r>
    </w:p>
    <w:p w14:paraId="398E05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ix. Closing material (Cutscene? Debriefing? Statistics menu?)</w:t>
      </w:r>
    </w:p>
    <w:p w14:paraId="186F837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Level #2</w:t>
      </w:r>
    </w:p>
    <w:p w14:paraId="09125FA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0ECDFE4"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A55ED38"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10. SECTION VIII: CUTSCENES</w:t>
      </w:r>
    </w:p>
    <w:p w14:paraId="0D7A4A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Cutscene #1</w:t>
      </w:r>
    </w:p>
    <w:p w14:paraId="2786CDB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List of actors</w:t>
      </w:r>
    </w:p>
    <w:p w14:paraId="798F62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Description of setting</w:t>
      </w:r>
    </w:p>
    <w:p w14:paraId="0CBD650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Storyboard thumbnails</w:t>
      </w:r>
    </w:p>
    <w:p w14:paraId="58DA607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Script. This should be done in screenplay format, as if you were writing a</w:t>
      </w:r>
    </w:p>
    <w:p w14:paraId="4CB481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movie. Include the action, suggested camera angles, location descriptions,</w:t>
      </w:r>
    </w:p>
    <w:p w14:paraId="43CBF5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etc. You must also include all lines of dialogue that are to be recorded or</w:t>
      </w:r>
    </w:p>
    <w:p w14:paraId="0290A0B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displayed on the screen. Refer to any of the screenplay books in Appendix</w:t>
      </w:r>
    </w:p>
    <w:p w14:paraId="0173561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for samples of this format.</w:t>
      </w:r>
    </w:p>
    <w:p w14:paraId="40BA8B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Cutscene #2</w:t>
      </w:r>
    </w:p>
    <w:p w14:paraId="4F8B2660"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84C12E2"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97D320F"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2F627A4"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585B8F46"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B946252"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168CC13A"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0DD94F4"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11. SECTION IX: SCORING, CHEATS, EASTER EGGS, &amp; BONUSES</w:t>
      </w:r>
    </w:p>
    <w:p w14:paraId="3FA8280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Score</w:t>
      </w:r>
    </w:p>
    <w:p w14:paraId="3114C1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How score is tracked</w:t>
      </w:r>
    </w:p>
    <w:p w14:paraId="044F47D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score is communicated to the player</w:t>
      </w:r>
    </w:p>
    <w:p w14:paraId="70844A9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Cheats (God mode, all weapons, etc.)</w:t>
      </w:r>
    </w:p>
    <w:p w14:paraId="1E2D646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Cheat #1</w:t>
      </w:r>
    </w:p>
    <w:p w14:paraId="4E70D6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does</w:t>
      </w:r>
    </w:p>
    <w:p w14:paraId="59F4D4D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 by the developer</w:t>
      </w:r>
    </w:p>
    <w:p w14:paraId="2096450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it’s unlocked by the player</w:t>
      </w:r>
    </w:p>
    <w:p w14:paraId="3FE1E55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Cheat #2</w:t>
      </w:r>
    </w:p>
    <w:p w14:paraId="5829353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3FEB78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Easter Eggs/Bonus Material</w:t>
      </w:r>
    </w:p>
    <w:p w14:paraId="4780EA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Easter Egg #1</w:t>
      </w:r>
    </w:p>
    <w:p w14:paraId="37C41F4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is</w:t>
      </w:r>
    </w:p>
    <w:p w14:paraId="79F12DE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activated/unlocked</w:t>
      </w:r>
    </w:p>
    <w:p w14:paraId="3479DB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Easter Egg #2</w:t>
      </w:r>
    </w:p>
    <w:p w14:paraId="41F87AA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74865665"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0AD58F3"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12. SECTION X: GAME MODES</w:t>
      </w:r>
    </w:p>
    <w:p w14:paraId="753A50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14:paraId="5934B92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Split-screen/co-op (if applicable)</w:t>
      </w:r>
    </w:p>
    <w:p w14:paraId="56AF3C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Multiplayer game types (if applicable)</w:t>
      </w:r>
    </w:p>
    <w:p w14:paraId="1BAFAFB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Gametype #1 (such as “Capture the Flag”)</w:t>
      </w:r>
    </w:p>
    <w:p w14:paraId="3DF5F8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 of gameplay</w:t>
      </w:r>
    </w:p>
    <w:p w14:paraId="204341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Min/max # of Players</w:t>
      </w:r>
    </w:p>
    <w:p w14:paraId="4F26F1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Rules</w:t>
      </w:r>
    </w:p>
    <w:p w14:paraId="240B72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Respawning</w:t>
      </w:r>
    </w:p>
    <w:p w14:paraId="663FD7E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Delay</w:t>
      </w:r>
    </w:p>
    <w:p w14:paraId="3A4A59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Respawn locations</w:t>
      </w:r>
    </w:p>
    <w:p w14:paraId="515BB0D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Default weapons</w:t>
      </w:r>
    </w:p>
    <w:p w14:paraId="459B669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Victory conditions</w:t>
      </w:r>
    </w:p>
    <w:p w14:paraId="75BC9EA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Scoring</w:t>
      </w:r>
    </w:p>
    <w:p w14:paraId="6020468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Maps</w:t>
      </w:r>
    </w:p>
    <w:p w14:paraId="513EE0F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Gametype #2</w:t>
      </w:r>
    </w:p>
    <w:p w14:paraId="744A4756"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609FB0F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955D8C3"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13. SECTION XI: ASSET LIST</w:t>
      </w:r>
    </w:p>
    <w:p w14:paraId="1D699E8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Art</w:t>
      </w:r>
    </w:p>
    <w:p w14:paraId="77F3C49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Model &amp; Texture List</w:t>
      </w:r>
    </w:p>
    <w:p w14:paraId="5DCA82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14:paraId="3CFDE6E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Player character</w:t>
      </w:r>
    </w:p>
    <w:p w14:paraId="738F394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Undamaged</w:t>
      </w:r>
    </w:p>
    <w:p w14:paraId="5895361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Damaged</w:t>
      </w:r>
    </w:p>
    <w:p w14:paraId="6F487C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Allies</w:t>
      </w:r>
    </w:p>
    <w:p w14:paraId="4AE2CE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Bad guys</w:t>
      </w:r>
    </w:p>
    <w:p w14:paraId="7A289B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Neutrals</w:t>
      </w:r>
    </w:p>
    <w:p w14:paraId="02F4D62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14:paraId="05C7AA3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14:paraId="57D923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Weapon #2</w:t>
      </w:r>
    </w:p>
    <w:p w14:paraId="4040101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74B6009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Equipment/Gadgets</w:t>
      </w:r>
    </w:p>
    <w:p w14:paraId="0542AB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Item #1</w:t>
      </w:r>
    </w:p>
    <w:p w14:paraId="69B762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Item #2</w:t>
      </w:r>
    </w:p>
    <w:p w14:paraId="3B4B4DB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52F0AD8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Environmental Objects</w:t>
      </w:r>
    </w:p>
    <w:p w14:paraId="763D3A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14:paraId="25EBDF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14:paraId="64D7DDB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4860BA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Animation list</w:t>
      </w:r>
    </w:p>
    <w:p w14:paraId="41DD9DE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14:paraId="6DFE7A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a. Character #1</w:t>
      </w:r>
    </w:p>
    <w:p w14:paraId="56BD082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Move #1</w:t>
      </w:r>
    </w:p>
    <w:p w14:paraId="2CEE37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 #2</w:t>
      </w:r>
    </w:p>
    <w:p w14:paraId="49D03A9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54649A5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 #2</w:t>
      </w:r>
    </w:p>
    <w:p w14:paraId="328182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D83B6B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14:paraId="31060F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14:paraId="509FE7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Firing animation</w:t>
      </w:r>
    </w:p>
    <w:p w14:paraId="21747EC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Reload animation</w:t>
      </w:r>
    </w:p>
    <w:p w14:paraId="0D3001BE"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Projectile in flight animation (if appropriate)</w:t>
      </w:r>
    </w:p>
    <w:p w14:paraId="05BF960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Destructible or animated objects in the world</w:t>
      </w:r>
    </w:p>
    <w:p w14:paraId="21EACF9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14:paraId="482A161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14:paraId="119F3CF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4F28E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Effects list</w:t>
      </w:r>
    </w:p>
    <w:p w14:paraId="085DE5E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effects list</w:t>
      </w:r>
    </w:p>
    <w:p w14:paraId="1548CF8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effects</w:t>
      </w:r>
    </w:p>
    <w:p w14:paraId="254EC31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effects</w:t>
      </w:r>
    </w:p>
    <w:p w14:paraId="599E26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32ADB9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Environmental effects</w:t>
      </w:r>
    </w:p>
    <w:p w14:paraId="3E36405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Decals</w:t>
      </w:r>
    </w:p>
    <w:p w14:paraId="424FFED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Smoke</w:t>
      </w:r>
    </w:p>
    <w:p w14:paraId="11F0236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Sparks</w:t>
      </w:r>
    </w:p>
    <w:p w14:paraId="448BAB3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Fire</w:t>
      </w:r>
    </w:p>
    <w:p w14:paraId="3D354E8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Explosions</w:t>
      </w:r>
    </w:p>
    <w:p w14:paraId="4112653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Etc.</w:t>
      </w:r>
    </w:p>
    <w:p w14:paraId="79C0BB9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Interface Art List</w:t>
      </w:r>
    </w:p>
    <w:p w14:paraId="71E9E2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Icons</w:t>
      </w:r>
    </w:p>
    <w:p w14:paraId="34A812A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Buttons</w:t>
      </w:r>
    </w:p>
    <w:p w14:paraId="2EE16F1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Menus</w:t>
      </w:r>
    </w:p>
    <w:p w14:paraId="19704D1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Windows</w:t>
      </w:r>
    </w:p>
    <w:p w14:paraId="044AC6A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14:paraId="43B481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Sound</w:t>
      </w:r>
    </w:p>
    <w:p w14:paraId="7ED38E3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Environmental Sounds</w:t>
      </w:r>
    </w:p>
    <w:p w14:paraId="150303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Walking/running sounds on different surfaces</w:t>
      </w:r>
    </w:p>
    <w:p w14:paraId="2FBBA8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Foley sounds of character actions within the game</w:t>
      </w:r>
    </w:p>
    <w:p w14:paraId="4D2E5A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Explosions</w:t>
      </w:r>
    </w:p>
    <w:p w14:paraId="0657750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Doors opening and closing</w:t>
      </w:r>
    </w:p>
    <w:p w14:paraId="643183A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14:paraId="5A939B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Sounds</w:t>
      </w:r>
    </w:p>
    <w:p w14:paraId="6BC2039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#1</w:t>
      </w:r>
    </w:p>
    <w:p w14:paraId="0D10EC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sound</w:t>
      </w:r>
    </w:p>
    <w:p w14:paraId="5D5F4DE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sound</w:t>
      </w:r>
    </w:p>
    <w:p w14:paraId="2C3C0A55"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Reload sound</w:t>
      </w:r>
    </w:p>
    <w:p w14:paraId="166524F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 #2</w:t>
      </w:r>
    </w:p>
    <w:p w14:paraId="4146DEA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56D8BA3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Interface Sounds</w:t>
      </w:r>
    </w:p>
    <w:p w14:paraId="536C61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Various clicks, beeps, etc., as the player maneuvers through the menus</w:t>
      </w:r>
    </w:p>
    <w:p w14:paraId="7FEB8B8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Alert/acknowledgment sounds as the player picks up objects or his</w:t>
      </w:r>
    </w:p>
    <w:p w14:paraId="0A53980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game state changes</w:t>
      </w:r>
    </w:p>
    <w:p w14:paraId="43FCE9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Music</w:t>
      </w:r>
    </w:p>
    <w:p w14:paraId="589A088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Ambient</w:t>
      </w:r>
    </w:p>
    <w:p w14:paraId="2846894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14:paraId="350E09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14:paraId="768C1B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7804D7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“Action”</w:t>
      </w:r>
    </w:p>
    <w:p w14:paraId="6CDF42D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14:paraId="4C1490B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14:paraId="4C00AF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51596E0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“Victory” loops</w:t>
      </w:r>
    </w:p>
    <w:p w14:paraId="6EDE18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“Defeat” loops</w:t>
      </w:r>
    </w:p>
    <w:p w14:paraId="595F7F5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Cutscene music</w:t>
      </w:r>
    </w:p>
    <w:p w14:paraId="3FA4B1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Piece #1</w:t>
      </w:r>
    </w:p>
    <w:p w14:paraId="2C3F27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General description of mood and accompanying action</w:t>
      </w:r>
    </w:p>
    <w:p w14:paraId="0DDA8A2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14:paraId="13F2C6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Piece #2</w:t>
      </w:r>
    </w:p>
    <w:p w14:paraId="63AE1A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292ACA7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w:t>
      </w:r>
    </w:p>
    <w:p w14:paraId="69A59A8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Actor #1 lines</w:t>
      </w:r>
    </w:p>
    <w:p w14:paraId="11263DC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Line #1. Each line in the game must have a unique identifying file</w:t>
      </w:r>
    </w:p>
    <w:p w14:paraId="031DDE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name. This will help both the recording process and localization.</w:t>
      </w:r>
    </w:p>
    <w:p w14:paraId="2C0000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Don’t forget to include various screams, yells, grunts, laughs, and</w:t>
      </w:r>
    </w:p>
    <w:p w14:paraId="171392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other “non-word” lines.</w:t>
      </w:r>
    </w:p>
    <w:p w14:paraId="64ED9BA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Line #2</w:t>
      </w:r>
    </w:p>
    <w:p w14:paraId="0A7A56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126681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Actor #2 lines</w:t>
      </w:r>
    </w:p>
    <w:p w14:paraId="0194CAD5"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443608A6" w14:textId="77777777" w:rsidR="00F0528F" w:rsidRDefault="00F0528F" w:rsidP="00F0528F">
      <w:pPr>
        <w:contextualSpacing/>
        <w:rPr>
          <w:rFonts w:ascii="Times New Roman" w:hAnsi="Times New Roman" w:cs="Times New Roman"/>
          <w:b/>
          <w:bCs/>
          <w:color w:val="231F20"/>
          <w:sz w:val="20"/>
          <w:szCs w:val="20"/>
        </w:rPr>
      </w:pPr>
    </w:p>
    <w:p w14:paraId="67F695C8" w14:textId="77777777"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14. SECTION XII: LOCALIZATION PLAN</w:t>
      </w:r>
    </w:p>
    <w:p w14:paraId="79DCF7E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Languages with full text and voice localization</w:t>
      </w:r>
    </w:p>
    <w:p w14:paraId="2D1FB9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Languages with text localization only</w:t>
      </w:r>
    </w:p>
    <w:p w14:paraId="350FE6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Text to be localized</w:t>
      </w:r>
    </w:p>
    <w:p w14:paraId="3DFF90E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In-game text</w:t>
      </w:r>
    </w:p>
    <w:p w14:paraId="10673F0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 interface text</w:t>
      </w:r>
    </w:p>
    <w:p w14:paraId="63EA614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 to be localized</w:t>
      </w:r>
    </w:p>
    <w:p w14:paraId="31A2202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(See “Voice” section of asset list above)</w:t>
      </w:r>
    </w:p>
    <w:p w14:paraId="33B77532"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017C58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15. SECTION XIII: MAJOR EVENT PLANNING</w:t>
      </w:r>
    </w:p>
    <w:p w14:paraId="4B016EA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Trade Shows</w:t>
      </w:r>
    </w:p>
    <w:p w14:paraId="10FF201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Trade Show #1</w:t>
      </w:r>
    </w:p>
    <w:p w14:paraId="267ECBE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14:paraId="696123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Materials needed for event</w:t>
      </w:r>
    </w:p>
    <w:p w14:paraId="4E9EA3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Demo description and specifications</w:t>
      </w:r>
    </w:p>
    <w:p w14:paraId="36E9E12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Trade Show #2</w:t>
      </w:r>
    </w:p>
    <w:p w14:paraId="4570A9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E22B2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Special Publicity Events</w:t>
      </w:r>
    </w:p>
    <w:p w14:paraId="642B368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Event #1 (such as “Editors Day” to show off game)</w:t>
      </w:r>
    </w:p>
    <w:p w14:paraId="68D8D9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14:paraId="62229D0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Description of event</w:t>
      </w:r>
    </w:p>
    <w:p w14:paraId="64EE183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Materials needed for event</w:t>
      </w:r>
    </w:p>
    <w:p w14:paraId="1D22C7B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Demo description and specifications</w:t>
      </w:r>
    </w:p>
    <w:p w14:paraId="5A53E4D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Event #2</w:t>
      </w:r>
    </w:p>
    <w:p w14:paraId="5F7EB22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1A85FF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PR/Marketing Support</w:t>
      </w:r>
    </w:p>
    <w:p w14:paraId="21B8EF7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 when concept art will be available</w:t>
      </w:r>
    </w:p>
    <w:p w14:paraId="4EC64D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Date when first screenshots will be available</w:t>
      </w:r>
    </w:p>
    <w:p w14:paraId="288D134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Plan for creating additional screenshots throughout project</w:t>
      </w:r>
    </w:p>
    <w:p w14:paraId="4729F5B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Plan for making team available for interviews</w:t>
      </w:r>
    </w:p>
    <w:p w14:paraId="2FC3722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Etc.</w:t>
      </w:r>
    </w:p>
    <w:p w14:paraId="77FEF66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Sales Team Support</w:t>
      </w:r>
    </w:p>
    <w:p w14:paraId="0B3F4B5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Projected date of first “sell-sheet”</w:t>
      </w:r>
    </w:p>
    <w:p w14:paraId="16395F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Demo loop for retail outlets</w:t>
      </w:r>
    </w:p>
    <w:p w14:paraId="320B11D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Other materials</w:t>
      </w:r>
    </w:p>
    <w:p w14:paraId="6DB8A71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14:paraId="5FEF27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Prerelease Demo</w:t>
      </w:r>
    </w:p>
    <w:p w14:paraId="74D796E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w:t>
      </w:r>
    </w:p>
    <w:p w14:paraId="0DC500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Scope</w:t>
      </w:r>
    </w:p>
    <w:p w14:paraId="59A4735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Content</w:t>
      </w:r>
    </w:p>
    <w:p w14:paraId="14E8FAB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8E7F85B"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16. SECTION XIV: TECHNICAL SUMMARY</w:t>
      </w:r>
    </w:p>
    <w:p w14:paraId="062F90C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14:paraId="69D1F4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PC</w:t>
      </w:r>
    </w:p>
    <w:p w14:paraId="3697837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Minimum system requirements</w:t>
      </w:r>
    </w:p>
    <w:p w14:paraId="6D9B98F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Recommended system requirements</w:t>
      </w:r>
    </w:p>
    <w:p w14:paraId="054723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Number of characters viewable at once</w:t>
      </w:r>
    </w:p>
    <w:p w14:paraId="151D561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Max # polys per character</w:t>
      </w:r>
    </w:p>
    <w:p w14:paraId="217C2A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Max # polys per level</w:t>
      </w:r>
    </w:p>
    <w:p w14:paraId="336C37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Console Platform #1</w:t>
      </w:r>
    </w:p>
    <w:p w14:paraId="599A1A3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7EBAAD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Multiplayer</w:t>
      </w:r>
    </w:p>
    <w:p w14:paraId="77058FD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Type of connectivity (Splitscreen? LAN? Online?)</w:t>
      </w:r>
    </w:p>
    <w:p w14:paraId="2B6BD2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Max # simultaneous players</w:t>
      </w:r>
    </w:p>
    <w:p w14:paraId="6269A15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Client-server? Peer-to-peer?</w:t>
      </w:r>
    </w:p>
    <w:p w14:paraId="095F86E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14:paraId="30C664B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613A24B"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17. SECTION XV: MISCELLANEOUS</w:t>
      </w:r>
    </w:p>
    <w:p w14:paraId="7A45E5D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Acronyms used in this document</w:t>
      </w:r>
    </w:p>
    <w:p w14:paraId="668F7E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Definition of terms</w:t>
      </w:r>
    </w:p>
    <w:p w14:paraId="29E4098D"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C4F229E"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18. SECTION XVI: REFERENCES</w:t>
      </w:r>
    </w:p>
    <w:p w14:paraId="72EFCA4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Games</w:t>
      </w:r>
    </w:p>
    <w:p w14:paraId="74311A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Movies</w:t>
      </w:r>
    </w:p>
    <w:p w14:paraId="1ACEDC3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Books</w:t>
      </w:r>
    </w:p>
    <w:p w14:paraId="0CE36BD3" w14:textId="77777777" w:rsidR="00F0528F" w:rsidRPr="00B575DB" w:rsidRDefault="00F0528F" w:rsidP="00F0528F">
      <w:pPr>
        <w:ind w:left="708"/>
        <w:contextualSpacing/>
        <w:rPr>
          <w:rFonts w:ascii="Times New Roman" w:hAnsi="Times New Roman" w:cs="Times New Roman"/>
          <w:sz w:val="20"/>
          <w:szCs w:val="20"/>
        </w:rPr>
      </w:pPr>
      <w:r w:rsidRPr="00B575DB">
        <w:rPr>
          <w:rFonts w:ascii="Times New Roman" w:hAnsi="Times New Roman" w:cs="Times New Roman"/>
          <w:color w:val="231F20"/>
          <w:sz w:val="20"/>
          <w:szCs w:val="20"/>
        </w:rPr>
        <w:t>d. Art</w:t>
      </w:r>
    </w:p>
    <w:p w14:paraId="0BAC2D76" w14:textId="77777777" w:rsidR="00F0528F" w:rsidRPr="00B575DB" w:rsidRDefault="00F0528F" w:rsidP="00F0528F">
      <w:pPr>
        <w:rPr>
          <w:rFonts w:ascii="Times New Roman" w:hAnsi="Times New Roman" w:cs="Times New Roman"/>
          <w:sz w:val="20"/>
          <w:szCs w:val="20"/>
        </w:rPr>
      </w:pPr>
    </w:p>
    <w:p w14:paraId="6758B6FF" w14:textId="77777777" w:rsidR="00F0528F" w:rsidRPr="00B575DB" w:rsidRDefault="00F0528F" w:rsidP="00F0528F">
      <w:pPr>
        <w:jc w:val="center"/>
        <w:rPr>
          <w:rFonts w:ascii="Times New Roman" w:hAnsi="Times New Roman" w:cs="Times New Roman"/>
          <w:sz w:val="20"/>
          <w:szCs w:val="20"/>
        </w:rPr>
      </w:pPr>
      <w:r w:rsidRPr="00B575DB">
        <w:rPr>
          <w:rFonts w:ascii="Times New Roman" w:hAnsi="Times New Roman" w:cs="Times New Roman"/>
          <w:sz w:val="20"/>
          <w:szCs w:val="20"/>
        </w:rPr>
        <w:t xml:space="preserve">Vir: </w:t>
      </w:r>
      <w:r w:rsidRPr="00B575DB">
        <w:rPr>
          <w:rFonts w:ascii="Times New Roman" w:hAnsi="Times New Roman" w:cs="Times New Roman"/>
          <w:sz w:val="20"/>
          <w:szCs w:val="20"/>
        </w:rPr>
        <w:fldChar w:fldCharType="begin"/>
      </w:r>
      <w:r w:rsidRPr="00B575DB">
        <w:rPr>
          <w:rFonts w:ascii="Times New Roman" w:hAnsi="Times New Roman" w:cs="Times New Roman"/>
          <w:sz w:val="20"/>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B575DB">
        <w:rPr>
          <w:rFonts w:ascii="Times New Roman" w:hAnsi="Times New Roman" w:cs="Times New Roman"/>
          <w:sz w:val="20"/>
          <w:szCs w:val="20"/>
        </w:rPr>
        <w:fldChar w:fldCharType="separate"/>
      </w:r>
      <w:r w:rsidRPr="00B575DB">
        <w:rPr>
          <w:rFonts w:ascii="Times New Roman" w:hAnsi="Times New Roman" w:cs="Times New Roman"/>
          <w:sz w:val="20"/>
          <w:szCs w:val="20"/>
        </w:rPr>
        <w:t>(Bates 2004, 276–91)</w:t>
      </w:r>
      <w:r w:rsidRPr="00B575DB">
        <w:rPr>
          <w:rFonts w:ascii="Times New Roman" w:hAnsi="Times New Roman" w:cs="Times New Roman"/>
          <w:sz w:val="20"/>
          <w:szCs w:val="20"/>
        </w:rPr>
        <w:fldChar w:fldCharType="end"/>
      </w:r>
    </w:p>
    <w:p w14:paraId="51713824" w14:textId="77777777" w:rsidR="00F0528F" w:rsidRDefault="00F0528F" w:rsidP="00F0528F">
      <w:pPr>
        <w:rPr>
          <w:rFonts w:ascii="Times New Roman" w:hAnsi="Times New Roman" w:cs="Times New Roman"/>
          <w:sz w:val="24"/>
          <w:szCs w:val="24"/>
        </w:rPr>
      </w:pPr>
      <w:r>
        <w:rPr>
          <w:rFonts w:ascii="Times New Roman" w:hAnsi="Times New Roman" w:cs="Times New Roman"/>
          <w:sz w:val="24"/>
          <w:szCs w:val="24"/>
        </w:rPr>
        <w:br w:type="page"/>
      </w:r>
    </w:p>
    <w:p w14:paraId="7F839F4E"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I</w:t>
      </w:r>
      <w:r w:rsidRPr="0022454B">
        <w:rPr>
          <w:rFonts w:ascii="Times New Roman" w:hAnsi="Times New Roman" w:cs="Times New Roman"/>
          <w:sz w:val="24"/>
          <w:szCs w:val="24"/>
        </w:rPr>
        <w:t>: PRAKSE RAZLIČNIH AGILNIH PROCESNIH MODELOV IN NJIHOVE RAZLAGE</w:t>
      </w:r>
    </w:p>
    <w:tbl>
      <w:tblPr>
        <w:tblW w:w="8835" w:type="dxa"/>
        <w:jc w:val="center"/>
        <w:tblCellMar>
          <w:left w:w="70" w:type="dxa"/>
          <w:right w:w="70" w:type="dxa"/>
        </w:tblCellMar>
        <w:tblLook w:val="04A0" w:firstRow="1" w:lastRow="0" w:firstColumn="1" w:lastColumn="0" w:noHBand="0" w:noVBand="1"/>
      </w:tblPr>
      <w:tblGrid>
        <w:gridCol w:w="1815"/>
        <w:gridCol w:w="2700"/>
        <w:gridCol w:w="4320"/>
      </w:tblGrid>
      <w:tr w:rsidR="00F0528F" w:rsidRPr="0022454B" w14:paraId="4A48FE88" w14:textId="77777777"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14:paraId="7783788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14:paraId="09B4DE4B"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14:paraId="7AC09CB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w:t>
            </w:r>
          </w:p>
        </w:tc>
      </w:tr>
      <w:tr w:rsidR="00F0528F" w:rsidRPr="0022454B" w14:paraId="01A8A2F1"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6D59908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200A852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Igra načrtovanja</w:t>
            </w:r>
          </w:p>
        </w:tc>
        <w:tc>
          <w:tcPr>
            <w:tcW w:w="4320" w:type="dxa"/>
            <w:tcBorders>
              <w:top w:val="nil"/>
              <w:left w:val="nil"/>
              <w:bottom w:val="single" w:sz="4" w:space="0" w:color="auto"/>
              <w:right w:val="single" w:sz="4" w:space="0" w:color="auto"/>
            </w:tcBorders>
            <w:shd w:val="clear" w:color="auto" w:fill="auto"/>
            <w:vAlign w:val="center"/>
            <w:hideMark/>
          </w:tcPr>
          <w:p w14:paraId="4EA3EC2F"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Tesno sodelovanje med naročnikom in programerji. Slednji podajo oceno zahtevnosti implementacije uporabniških zgodb na podlagi katerih se naročnik odloči o širini in času izdaje.</w:t>
            </w:r>
          </w:p>
        </w:tc>
      </w:tr>
      <w:tr w:rsidR="00F0528F" w:rsidRPr="0022454B" w14:paraId="0AAC56E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D7F9F30"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640AD1A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Majhne/Hitre izdaje</w:t>
            </w:r>
          </w:p>
        </w:tc>
        <w:tc>
          <w:tcPr>
            <w:tcW w:w="4320" w:type="dxa"/>
            <w:tcBorders>
              <w:top w:val="nil"/>
              <w:left w:val="nil"/>
              <w:bottom w:val="single" w:sz="4" w:space="0" w:color="auto"/>
              <w:right w:val="single" w:sz="4" w:space="0" w:color="auto"/>
            </w:tcBorders>
            <w:shd w:val="clear" w:color="auto" w:fill="auto"/>
            <w:vAlign w:val="center"/>
            <w:hideMark/>
          </w:tcPr>
          <w:p w14:paraId="0E19B11D"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Izdajanje enostavnih različic sistema 2 krat do 3 krat na mesec, ponekod tudi dnevno.</w:t>
            </w:r>
          </w:p>
        </w:tc>
      </w:tr>
      <w:tr w:rsidR="00F0528F" w:rsidRPr="0022454B" w14:paraId="5F21A0D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108F1D63"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5D67124A"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Programiranje v parih</w:t>
            </w:r>
          </w:p>
        </w:tc>
        <w:tc>
          <w:tcPr>
            <w:tcW w:w="4320" w:type="dxa"/>
            <w:tcBorders>
              <w:top w:val="nil"/>
              <w:left w:val="nil"/>
              <w:bottom w:val="single" w:sz="4" w:space="0" w:color="auto"/>
              <w:right w:val="single" w:sz="4" w:space="0" w:color="auto"/>
            </w:tcBorders>
            <w:shd w:val="clear" w:color="auto" w:fill="auto"/>
            <w:vAlign w:val="center"/>
            <w:hideMark/>
          </w:tcPr>
          <w:p w14:paraId="56358AFB"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Dva človeka pišeta kodo na enem računalniku.</w:t>
            </w:r>
          </w:p>
        </w:tc>
      </w:tr>
      <w:tr w:rsidR="00F0528F" w:rsidRPr="0022454B" w14:paraId="346B24F9"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28233F6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6B44253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40 urni teden</w:t>
            </w:r>
          </w:p>
        </w:tc>
        <w:tc>
          <w:tcPr>
            <w:tcW w:w="4320" w:type="dxa"/>
            <w:tcBorders>
              <w:top w:val="nil"/>
              <w:left w:val="nil"/>
              <w:bottom w:val="single" w:sz="4" w:space="0" w:color="auto"/>
              <w:right w:val="single" w:sz="4" w:space="0" w:color="auto"/>
            </w:tcBorders>
            <w:shd w:val="clear" w:color="auto" w:fill="auto"/>
            <w:vAlign w:val="center"/>
            <w:hideMark/>
          </w:tcPr>
          <w:p w14:paraId="30547DCE"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Teden je sestavljen iz 40 delavnih ur. Niti dva delavna tedna, ki presežeta te ure nista dovoljena. Če se to zgodi se ta pojav rešuje kot problem.</w:t>
            </w:r>
          </w:p>
        </w:tc>
      </w:tr>
      <w:tr w:rsidR="00F0528F" w:rsidRPr="0022454B" w14:paraId="6E1C6C2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D7635D5"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0AFBE9E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Dnevnik zaostankov</w:t>
            </w:r>
          </w:p>
        </w:tc>
        <w:tc>
          <w:tcPr>
            <w:tcW w:w="4320" w:type="dxa"/>
            <w:tcBorders>
              <w:top w:val="nil"/>
              <w:left w:val="nil"/>
              <w:bottom w:val="single" w:sz="4" w:space="0" w:color="auto"/>
              <w:right w:val="single" w:sz="4" w:space="0" w:color="auto"/>
            </w:tcBorders>
            <w:shd w:val="clear" w:color="auto" w:fill="auto"/>
            <w:vAlign w:val="center"/>
            <w:hideMark/>
          </w:tcPr>
          <w:p w14:paraId="7D48D4E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Dnevnik zaostankov definira vse kar je potrebno narediti za končni produkt. Sestavlja ga seznam prioritet in konstantno posodobljenih poslovnih in tehničnih zahtev sistema v izgradnji ali izboljšavi. </w:t>
            </w:r>
          </w:p>
        </w:tc>
      </w:tr>
      <w:tr w:rsidR="00F0528F" w:rsidRPr="0022454B" w14:paraId="1384236D"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36EAE1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581AC8E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Napoved obremenitve</w:t>
            </w:r>
          </w:p>
        </w:tc>
        <w:tc>
          <w:tcPr>
            <w:tcW w:w="4320" w:type="dxa"/>
            <w:tcBorders>
              <w:top w:val="nil"/>
              <w:left w:val="nil"/>
              <w:bottom w:val="single" w:sz="4" w:space="0" w:color="auto"/>
              <w:right w:val="single" w:sz="4" w:space="0" w:color="auto"/>
            </w:tcBorders>
            <w:shd w:val="clear" w:color="auto" w:fill="auto"/>
            <w:vAlign w:val="center"/>
            <w:hideMark/>
          </w:tcPr>
          <w:p w14:paraId="169955FA"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iterativni proces v katerem se predmetom dnevnika zaostankov ob pridobivanju podatkov izboljšuje napoved obremenitve.</w:t>
            </w:r>
          </w:p>
        </w:tc>
      </w:tr>
      <w:tr w:rsidR="00F0528F" w:rsidRPr="0022454B" w14:paraId="357C009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4F4FCAA3"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431DB85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14:paraId="6635B560"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procedura produkcije novega inkrementa produkta v času imenovanem Sprint, ki navadno traja 30 koledarskih dni.</w:t>
            </w:r>
          </w:p>
        </w:tc>
      </w:tr>
      <w:tr w:rsidR="00F0528F" w:rsidRPr="0022454B" w14:paraId="63E5E9FE"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712E623C"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lastRenderedPageBreak/>
              <w:t>Scrum</w:t>
            </w:r>
          </w:p>
        </w:tc>
        <w:tc>
          <w:tcPr>
            <w:tcW w:w="2700" w:type="dxa"/>
            <w:tcBorders>
              <w:top w:val="nil"/>
              <w:left w:val="nil"/>
              <w:bottom w:val="single" w:sz="4" w:space="0" w:color="auto"/>
              <w:right w:val="single" w:sz="4" w:space="0" w:color="auto"/>
            </w:tcBorders>
            <w:shd w:val="clear" w:color="auto" w:fill="auto"/>
            <w:vAlign w:val="center"/>
            <w:hideMark/>
          </w:tcPr>
          <w:p w14:paraId="1B7B9468"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Zaostanek sprinta</w:t>
            </w:r>
          </w:p>
        </w:tc>
        <w:tc>
          <w:tcPr>
            <w:tcW w:w="4320" w:type="dxa"/>
            <w:tcBorders>
              <w:top w:val="nil"/>
              <w:left w:val="nil"/>
              <w:bottom w:val="single" w:sz="4" w:space="0" w:color="auto"/>
              <w:right w:val="single" w:sz="4" w:space="0" w:color="auto"/>
            </w:tcBorders>
            <w:shd w:val="clear" w:color="auto" w:fill="auto"/>
            <w:vAlign w:val="center"/>
            <w:hideMark/>
          </w:tcPr>
          <w:p w14:paraId="6EF90FF4"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začetna točka vsakega Sprinta. Je lista predmetov iz dnevnika zaostankov. Predmeti so pred sprintom izbrani na podlagi prioritet in ciljev , ki so zastavljeni za novi Sprint.</w:t>
            </w:r>
          </w:p>
        </w:tc>
      </w:tr>
      <w:tr w:rsidR="00F0528F" w:rsidRPr="0022454B" w14:paraId="797FBC24"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64E93E9"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0F8D14E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w:t>
            </w:r>
          </w:p>
        </w:tc>
        <w:tc>
          <w:tcPr>
            <w:tcW w:w="4320" w:type="dxa"/>
            <w:tcBorders>
              <w:top w:val="nil"/>
              <w:left w:val="nil"/>
              <w:bottom w:val="single" w:sz="4" w:space="0" w:color="auto"/>
              <w:right w:val="single" w:sz="4" w:space="0" w:color="auto"/>
            </w:tcBorders>
            <w:shd w:val="clear" w:color="auto" w:fill="auto"/>
            <w:vAlign w:val="center"/>
            <w:hideMark/>
          </w:tcPr>
          <w:p w14:paraId="3268CCA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 so organizirani za spremljanje napredka projekta. Traja navadno 15 minut. Vse pomanjkljivosti in ovire v procesih ali praksah so identificirane in odpravljene.</w:t>
            </w:r>
          </w:p>
        </w:tc>
      </w:tr>
      <w:tr w:rsidR="00F0528F" w:rsidRPr="0022454B" w14:paraId="023D82C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461A7F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217678F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14:paraId="590A7BD5"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 prakse je izdelati specifično Crystal metodologijo z uporabo projektnih intervjujev in delavnic. Po vsakem inkrementu se lahko uporabi spoznanje in uporabi v naslednjem za izboljšanje procesa.</w:t>
            </w:r>
          </w:p>
        </w:tc>
      </w:tr>
      <w:tr w:rsidR="00F0528F" w:rsidRPr="0022454B" w14:paraId="1A980A4A"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CCE00E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560663A2"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Refleksijske delavnice</w:t>
            </w:r>
          </w:p>
        </w:tc>
        <w:tc>
          <w:tcPr>
            <w:tcW w:w="4320" w:type="dxa"/>
            <w:tcBorders>
              <w:top w:val="nil"/>
              <w:left w:val="nil"/>
              <w:bottom w:val="single" w:sz="4" w:space="0" w:color="auto"/>
              <w:right w:val="single" w:sz="4" w:space="0" w:color="auto"/>
            </w:tcBorders>
            <w:shd w:val="clear" w:color="auto" w:fill="auto"/>
            <w:vAlign w:val="center"/>
            <w:hideMark/>
          </w:tcPr>
          <w:p w14:paraId="4E291F0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Pred inkrementom in po njem se izvajajo delavnice. Priporočeno pa je tudi med inkrementom.</w:t>
            </w:r>
          </w:p>
        </w:tc>
      </w:tr>
      <w:tr w:rsidR="00F0528F" w:rsidRPr="0022454B" w14:paraId="5DB7639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5CF7BF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14:paraId="13D2BC32"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14:paraId="168A965E"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in spremljanje napredka na podlagi seznama razdeljenih in esencialnih naročnikovih funkcionalnosti.</w:t>
            </w:r>
          </w:p>
        </w:tc>
      </w:tr>
      <w:tr w:rsidR="00F0528F" w:rsidRPr="0022454B" w14:paraId="4D20F508"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F73C68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14:paraId="779532B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14:paraId="31C77D5C"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Zgrajeni so modeli sistema, saj so ti kompleksni za razumevanje. Pogosto se uporablja UML.</w:t>
            </w:r>
          </w:p>
        </w:tc>
      </w:tr>
      <w:tr w:rsidR="00F0528F" w:rsidRPr="0022454B" w14:paraId="4F597A0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465201B"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hideMark/>
          </w:tcPr>
          <w:p w14:paraId="368D6A60"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hideMark/>
          </w:tcPr>
          <w:p w14:paraId="6A36B20D"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Vsaka komponenta sistema se testira, ko se izvede njegov razvoj. Testiranje se izvaja inkrementalno. Zaradi evolucijskega razvoja je značilno regresijsko testiranje.</w:t>
            </w:r>
          </w:p>
        </w:tc>
      </w:tr>
    </w:tbl>
    <w:p w14:paraId="36AA7E09"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Vir:</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(Abrahamsson in dr. 2017, 24–68)</w:t>
      </w:r>
      <w:r w:rsidRPr="0022454B">
        <w:rPr>
          <w:rFonts w:ascii="Times New Roman" w:hAnsi="Times New Roman" w:cs="Times New Roman"/>
          <w:sz w:val="24"/>
          <w:szCs w:val="24"/>
        </w:rPr>
        <w:fldChar w:fldCharType="end"/>
      </w:r>
    </w:p>
    <w:p w14:paraId="45B1FAE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57F375BD" w14:textId="77777777" w:rsidR="00F0528F" w:rsidRPr="0022454B" w:rsidRDefault="00F0528F" w:rsidP="00F0528F">
      <w:pPr>
        <w:rPr>
          <w:rFonts w:ascii="Times New Roman" w:hAnsi="Times New Roman" w:cs="Times New Roman"/>
          <w:noProof/>
          <w:sz w:val="24"/>
          <w:szCs w:val="24"/>
          <w:lang w:eastAsia="sl-SI"/>
        </w:rPr>
      </w:pPr>
      <w:r>
        <w:rPr>
          <w:rFonts w:ascii="Times New Roman" w:hAnsi="Times New Roman" w:cs="Times New Roman"/>
          <w:noProof/>
          <w:sz w:val="24"/>
          <w:szCs w:val="24"/>
          <w:lang w:eastAsia="sl-SI"/>
        </w:rPr>
        <w:lastRenderedPageBreak/>
        <w:t>PRILOGA J</w:t>
      </w:r>
      <w:r w:rsidRPr="0022454B">
        <w:rPr>
          <w:rFonts w:ascii="Times New Roman" w:hAnsi="Times New Roman" w:cs="Times New Roman"/>
          <w:noProof/>
          <w:sz w:val="24"/>
          <w:szCs w:val="24"/>
          <w:lang w:eastAsia="sl-SI"/>
        </w:rPr>
        <w:t>: KRITERIJI ZA IZBIRO ORODIJ UPRAVLJANJA PROJEKTOV RAZVOJA PROGRAMSKE OPREME</w:t>
      </w:r>
    </w:p>
    <w:p w14:paraId="31F8BD3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A4619BC" wp14:editId="1E562D32">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93080" cy="6096000"/>
                    </a:xfrm>
                    <a:prstGeom prst="rect">
                      <a:avLst/>
                    </a:prstGeom>
                  </pic:spPr>
                </pic:pic>
              </a:graphicData>
            </a:graphic>
          </wp:inline>
        </w:drawing>
      </w:r>
    </w:p>
    <w:p w14:paraId="2E807E04"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(Ahmad in Laplante 2006, 78)</w:t>
      </w:r>
      <w:r w:rsidRPr="0022454B">
        <w:rPr>
          <w:rFonts w:ascii="Times New Roman" w:hAnsi="Times New Roman" w:cs="Times New Roman"/>
          <w:sz w:val="24"/>
          <w:szCs w:val="24"/>
        </w:rPr>
        <w:fldChar w:fldCharType="end"/>
      </w:r>
    </w:p>
    <w:p w14:paraId="126F236B"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4CAE69AE"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K</w:t>
      </w:r>
      <w:r w:rsidRPr="0022454B">
        <w:rPr>
          <w:rFonts w:ascii="Times New Roman" w:hAnsi="Times New Roman" w:cs="Times New Roman"/>
          <w:sz w:val="24"/>
          <w:szCs w:val="24"/>
        </w:rPr>
        <w:t>: IDENTIFICIRANIH 5 DIMENZIJ Z 18 FAKTORJI VPLIVA NA DELOVANJE IGRE IN RAZVOJNI PROCES</w:t>
      </w:r>
    </w:p>
    <w:p w14:paraId="5A191FB0" w14:textId="77777777" w:rsidR="00F0528F" w:rsidRPr="0022454B" w:rsidRDefault="00F0528F" w:rsidP="00F0528F">
      <w:pPr>
        <w:rPr>
          <w:rFonts w:ascii="Times New Roman" w:hAnsi="Times New Roman" w:cs="Times New Roman"/>
          <w:sz w:val="24"/>
          <w:szCs w:val="24"/>
        </w:rPr>
      </w:pPr>
    </w:p>
    <w:p w14:paraId="10E176DC"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B10A038" wp14:editId="77DF6200">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40912" cy="4961255"/>
                    </a:xfrm>
                    <a:prstGeom prst="rect">
                      <a:avLst/>
                    </a:prstGeom>
                  </pic:spPr>
                </pic:pic>
              </a:graphicData>
            </a:graphic>
          </wp:inline>
        </w:drawing>
      </w:r>
    </w:p>
    <w:p w14:paraId="34999A2F"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 62)</w:t>
      </w:r>
      <w:r w:rsidRPr="0022454B">
        <w:rPr>
          <w:rFonts w:ascii="Times New Roman" w:hAnsi="Times New Roman" w:cs="Times New Roman"/>
          <w:sz w:val="24"/>
          <w:szCs w:val="24"/>
        </w:rPr>
        <w:fldChar w:fldCharType="end"/>
      </w:r>
    </w:p>
    <w:p w14:paraId="03BCC2C3"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7B886377" w14:textId="77777777" w:rsidR="00F0528F" w:rsidRPr="0022454B" w:rsidRDefault="00F0528F" w:rsidP="00F0528F">
      <w:pPr>
        <w:jc w:val="center"/>
        <w:rPr>
          <w:rFonts w:ascii="Times New Roman" w:hAnsi="Times New Roman" w:cs="Times New Roman"/>
          <w:sz w:val="24"/>
          <w:szCs w:val="24"/>
        </w:rPr>
      </w:pPr>
      <w:r>
        <w:rPr>
          <w:rFonts w:ascii="Times New Roman" w:hAnsi="Times New Roman" w:cs="Times New Roman"/>
          <w:sz w:val="24"/>
          <w:szCs w:val="24"/>
        </w:rPr>
        <w:lastRenderedPageBreak/>
        <w:t>PRILOGA L</w:t>
      </w:r>
      <w:r w:rsidRPr="0022454B">
        <w:rPr>
          <w:rFonts w:ascii="Times New Roman" w:hAnsi="Times New Roman" w:cs="Times New Roman"/>
          <w:sz w:val="24"/>
          <w:szCs w:val="24"/>
        </w:rPr>
        <w:t>: OCENE PRAGA ZA DOSEGANJE POSAMEZNE STOPNJE ZRELOSTI</w:t>
      </w:r>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22454B" w14:paraId="6A9A75CD" w14:textId="77777777" w:rsidTr="001E4257">
        <w:trPr>
          <w:trHeight w:val="278"/>
          <w:jc w:val="center"/>
        </w:trPr>
        <w:tc>
          <w:tcPr>
            <w:tcW w:w="2906" w:type="dxa"/>
            <w:tcBorders>
              <w:top w:val="single" w:sz="4" w:space="0" w:color="auto"/>
              <w:bottom w:val="single" w:sz="4" w:space="0" w:color="auto"/>
            </w:tcBorders>
          </w:tcPr>
          <w:p w14:paraId="3A5CC803"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Game maturity level</w:t>
            </w:r>
          </w:p>
        </w:tc>
        <w:tc>
          <w:tcPr>
            <w:tcW w:w="2907" w:type="dxa"/>
            <w:tcBorders>
              <w:top w:val="single" w:sz="4" w:space="0" w:color="auto"/>
              <w:bottom w:val="single" w:sz="4" w:space="0" w:color="auto"/>
            </w:tcBorders>
          </w:tcPr>
          <w:p w14:paraId="1471F7A1"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Total questions</w:t>
            </w:r>
          </w:p>
        </w:tc>
        <w:tc>
          <w:tcPr>
            <w:tcW w:w="2907" w:type="dxa"/>
            <w:tcBorders>
              <w:top w:val="single" w:sz="4" w:space="0" w:color="auto"/>
              <w:bottom w:val="single" w:sz="4" w:space="0" w:color="auto"/>
            </w:tcBorders>
          </w:tcPr>
          <w:p w14:paraId="73359B79"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Passing threshold (80%)</w:t>
            </w:r>
          </w:p>
        </w:tc>
      </w:tr>
      <w:tr w:rsidR="00F0528F" w:rsidRPr="0022454B" w14:paraId="7BD2A953" w14:textId="77777777" w:rsidTr="001E4257">
        <w:trPr>
          <w:trHeight w:val="268"/>
          <w:jc w:val="center"/>
        </w:trPr>
        <w:tc>
          <w:tcPr>
            <w:tcW w:w="2906" w:type="dxa"/>
            <w:tcBorders>
              <w:top w:val="single" w:sz="4" w:space="0" w:color="auto"/>
            </w:tcBorders>
          </w:tcPr>
          <w:p w14:paraId="42A63BA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Ad-Hoc</w:t>
            </w:r>
          </w:p>
        </w:tc>
        <w:tc>
          <w:tcPr>
            <w:tcW w:w="2907" w:type="dxa"/>
            <w:tcBorders>
              <w:top w:val="single" w:sz="4" w:space="0" w:color="auto"/>
            </w:tcBorders>
          </w:tcPr>
          <w:p w14:paraId="7E4A3027"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31</w:t>
            </w:r>
          </w:p>
        </w:tc>
        <w:tc>
          <w:tcPr>
            <w:tcW w:w="2907" w:type="dxa"/>
            <w:tcBorders>
              <w:top w:val="single" w:sz="4" w:space="0" w:color="auto"/>
            </w:tcBorders>
          </w:tcPr>
          <w:p w14:paraId="7F264FDC"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25</w:t>
            </w:r>
          </w:p>
        </w:tc>
      </w:tr>
      <w:tr w:rsidR="00F0528F" w:rsidRPr="0022454B" w14:paraId="40AA6D10" w14:textId="77777777" w:rsidTr="001E4257">
        <w:trPr>
          <w:trHeight w:val="268"/>
          <w:jc w:val="center"/>
        </w:trPr>
        <w:tc>
          <w:tcPr>
            <w:tcW w:w="2906" w:type="dxa"/>
          </w:tcPr>
          <w:p w14:paraId="5BB6BF79"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Opportunistic</w:t>
            </w:r>
          </w:p>
        </w:tc>
        <w:tc>
          <w:tcPr>
            <w:tcW w:w="2907" w:type="dxa"/>
          </w:tcPr>
          <w:p w14:paraId="0CDC7B92"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51</w:t>
            </w:r>
          </w:p>
        </w:tc>
        <w:tc>
          <w:tcPr>
            <w:tcW w:w="2907" w:type="dxa"/>
          </w:tcPr>
          <w:p w14:paraId="017D582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41</w:t>
            </w:r>
          </w:p>
        </w:tc>
      </w:tr>
      <w:tr w:rsidR="00F0528F" w:rsidRPr="0022454B" w14:paraId="518F8EC0" w14:textId="77777777" w:rsidTr="001E4257">
        <w:trPr>
          <w:trHeight w:val="268"/>
          <w:jc w:val="center"/>
        </w:trPr>
        <w:tc>
          <w:tcPr>
            <w:tcW w:w="2906" w:type="dxa"/>
          </w:tcPr>
          <w:p w14:paraId="6526C372"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Consistent</w:t>
            </w:r>
          </w:p>
        </w:tc>
        <w:tc>
          <w:tcPr>
            <w:tcW w:w="2907" w:type="dxa"/>
          </w:tcPr>
          <w:p w14:paraId="1B24E068"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14:paraId="70C1B026"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14:paraId="5126CAE7" w14:textId="77777777" w:rsidTr="001E4257">
        <w:trPr>
          <w:trHeight w:val="278"/>
          <w:jc w:val="center"/>
        </w:trPr>
        <w:tc>
          <w:tcPr>
            <w:tcW w:w="2906" w:type="dxa"/>
          </w:tcPr>
          <w:p w14:paraId="0B6439CA"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Organized</w:t>
            </w:r>
          </w:p>
        </w:tc>
        <w:tc>
          <w:tcPr>
            <w:tcW w:w="2907" w:type="dxa"/>
          </w:tcPr>
          <w:p w14:paraId="1F09AC4A"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14:paraId="5123454F"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14:paraId="1B9FFF7D" w14:textId="77777777" w:rsidTr="001E4257">
        <w:trPr>
          <w:trHeight w:val="278"/>
          <w:jc w:val="center"/>
        </w:trPr>
        <w:tc>
          <w:tcPr>
            <w:tcW w:w="2906" w:type="dxa"/>
          </w:tcPr>
          <w:p w14:paraId="5842ECA3"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Optimized</w:t>
            </w:r>
          </w:p>
        </w:tc>
        <w:tc>
          <w:tcPr>
            <w:tcW w:w="2907" w:type="dxa"/>
          </w:tcPr>
          <w:p w14:paraId="1A7D189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c>
          <w:tcPr>
            <w:tcW w:w="2907" w:type="dxa"/>
          </w:tcPr>
          <w:p w14:paraId="4C23FCA4"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36</w:t>
            </w:r>
          </w:p>
        </w:tc>
      </w:tr>
    </w:tbl>
    <w:p w14:paraId="64192511"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68)</w:t>
      </w:r>
      <w:r w:rsidRPr="0022454B">
        <w:rPr>
          <w:rFonts w:ascii="Times New Roman" w:hAnsi="Times New Roman" w:cs="Times New Roman"/>
          <w:sz w:val="24"/>
          <w:szCs w:val="24"/>
        </w:rPr>
        <w:fldChar w:fldCharType="end"/>
      </w:r>
    </w:p>
    <w:p w14:paraId="33AFE20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7D7F131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PRILOGA M</w:t>
      </w:r>
      <w:r w:rsidRPr="0022454B">
        <w:rPr>
          <w:rFonts w:ascii="Times New Roman" w:hAnsi="Times New Roman" w:cs="Times New Roman"/>
          <w:sz w:val="24"/>
          <w:szCs w:val="24"/>
        </w:rPr>
        <w:t>: VPRAŠALNIK ZA OCENITEV OPTIMIZIRANE ZRELOSTI RAZVOJNEGA PROCESA VIDEO IGER</w:t>
      </w:r>
    </w:p>
    <w:p w14:paraId="0F0D20F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p>
    <w:p w14:paraId="05B59C7D"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 GDD Management</w:t>
      </w:r>
    </w:p>
    <w:p w14:paraId="2341203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 Defined game design guidelines and concepts are followed</w:t>
      </w:r>
    </w:p>
    <w:p w14:paraId="147D5EF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new game development projects.</w:t>
      </w:r>
    </w:p>
    <w:p w14:paraId="28B09E5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 The GDD is well understandable by all stakeholders.</w:t>
      </w:r>
    </w:p>
    <w:p w14:paraId="1AB7586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 The GDD is available to all development team members</w:t>
      </w:r>
    </w:p>
    <w:p w14:paraId="06C8523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at the beginning of the production phase.</w:t>
      </w:r>
    </w:p>
    <w:p w14:paraId="4E071B8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 A log is maintained to record development team</w:t>
      </w:r>
    </w:p>
    <w:p w14:paraId="01B7636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members’ complaints regarding GDD transformation issues.</w:t>
      </w:r>
    </w:p>
    <w:p w14:paraId="736C649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5.2 Team Configuration &amp; Management</w:t>
      </w:r>
    </w:p>
    <w:p w14:paraId="205AF0D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S.5.2.1 Team configuration and management demonstrate a</w:t>
      </w:r>
    </w:p>
    <w:p w14:paraId="5BD60A5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positive impact on game development activities.</w:t>
      </w:r>
    </w:p>
    <w:p w14:paraId="3D57D28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S.5.2.2 Team members are satisfied with the communication</w:t>
      </w:r>
    </w:p>
    <w:p w14:paraId="6D35130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collaboration protocol.</w:t>
      </w:r>
    </w:p>
    <w:p w14:paraId="28271EE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5.3 Requirement Modelling and Management</w:t>
      </w:r>
    </w:p>
    <w:p w14:paraId="7FD8479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S.5.3.1 The target market segment is fully captured by the</w:t>
      </w:r>
    </w:p>
    <w:p w14:paraId="27408D3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 of a particular game.</w:t>
      </w:r>
    </w:p>
    <w:p w14:paraId="7275FA3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S.5.3.2 Game requirements are reviewed and revised on a</w:t>
      </w:r>
    </w:p>
    <w:p w14:paraId="330C6F7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regular basis when required.</w:t>
      </w:r>
    </w:p>
    <w:p w14:paraId="7F1CE24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S.5.3.3 The quality attribute of games is accommodated by</w:t>
      </w:r>
    </w:p>
    <w:p w14:paraId="1222750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w:t>
      </w:r>
    </w:p>
    <w:p w14:paraId="4EF11584"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GDPA5.4 Game Prototyping</w:t>
      </w:r>
    </w:p>
    <w:p w14:paraId="11D33FB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S.5.4.1 Prototyping helps in improving and developing the</w:t>
      </w:r>
    </w:p>
    <w:p w14:paraId="70405CB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final game efficiently.</w:t>
      </w:r>
    </w:p>
    <w:p w14:paraId="7031E7BE"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S.5.4.2 Prototyping helps in identifying game mechanics,</w:t>
      </w:r>
    </w:p>
    <w:p w14:paraId="4594494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rules, and algorithms.</w:t>
      </w:r>
    </w:p>
    <w:p w14:paraId="64CB055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S.5.4.3 The developed prototype refines the created content</w:t>
      </w:r>
    </w:p>
    <w:p w14:paraId="5B9A07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the game and also balances the gameplay.</w:t>
      </w:r>
    </w:p>
    <w:p w14:paraId="3F2421A1"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5.5 Risk Management</w:t>
      </w:r>
    </w:p>
    <w:p w14:paraId="682AEB6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S.5.5.1 Risk assessment is helpful in reducing associated</w:t>
      </w:r>
    </w:p>
    <w:p w14:paraId="519617C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development risks.</w:t>
      </w:r>
    </w:p>
    <w:p w14:paraId="0619FD3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S.5.5.2 There is a backup plan to handle identified risks and</w:t>
      </w:r>
    </w:p>
    <w:p w14:paraId="2E13E00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explore other solutions that would reduce or eliminate risk.</w:t>
      </w:r>
    </w:p>
    <w:p w14:paraId="4B85429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S.5.5.3 The development team always has a functional and</w:t>
      </w:r>
    </w:p>
    <w:p w14:paraId="52590F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technical design specification with a complete risk assessment</w:t>
      </w:r>
    </w:p>
    <w:p w14:paraId="3DBA16E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document before the start of the production phase</w:t>
      </w:r>
    </w:p>
    <w:p w14:paraId="270CFC8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projects.</w:t>
      </w:r>
    </w:p>
    <w:p w14:paraId="38407666"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5.6 Quality of Architecture</w:t>
      </w:r>
    </w:p>
    <w:p w14:paraId="1C0AF91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S.5.6.1 The management team is continuously improving the</w:t>
      </w:r>
    </w:p>
    <w:p w14:paraId="6C03305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evaluation process for game architecture quality.</w:t>
      </w:r>
    </w:p>
    <w:p w14:paraId="51614D0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S.5.6.2 Game architecture documents are reviewed and</w:t>
      </w:r>
    </w:p>
    <w:p w14:paraId="1CD5931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updated regularly to avoid future bottlenecks.</w:t>
      </w:r>
    </w:p>
    <w:p w14:paraId="48778E2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S.5.6.3 Game architecture includes robustness features that</w:t>
      </w:r>
    </w:p>
    <w:p w14:paraId="2D9530A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enable the game to be functional in unexpected circumstances.</w:t>
      </w:r>
    </w:p>
    <w:p w14:paraId="4F776EBF"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33E0828F"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46FD746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04666B3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682B8C0B"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5.7 Asset Management</w:t>
      </w:r>
    </w:p>
    <w:p w14:paraId="69A8803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S.5.7.1 The asset management system can reduce duplication</w:t>
      </w:r>
    </w:p>
    <w:p w14:paraId="004CF39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assets and remove outdated assets from the asset</w:t>
      </w:r>
    </w:p>
    <w:p w14:paraId="2328ACC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library.</w:t>
      </w:r>
    </w:p>
    <w:p w14:paraId="6A7879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S.5.7.2 Assets created for a game fit into the game concept</w:t>
      </w:r>
    </w:p>
    <w:p w14:paraId="2AD34E2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have a positive effect on game appearance.</w:t>
      </w:r>
    </w:p>
    <w:p w14:paraId="07690DD3"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5.8 Game Engine Development &amp; Management</w:t>
      </w:r>
    </w:p>
    <w:p w14:paraId="6444163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S.5.8.1 The development team has adequate resources and</w:t>
      </w:r>
    </w:p>
    <w:p w14:paraId="23152F8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skills to develop its own game engines for game development</w:t>
      </w:r>
    </w:p>
    <w:p w14:paraId="7ECCDE9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or to enhance the capabilities of existing ones by adding</w:t>
      </w:r>
    </w:p>
    <w:p w14:paraId="1484994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middleware.</w:t>
      </w:r>
    </w:p>
    <w:p w14:paraId="3DF82E4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S.5.8.2 Game engines are reused for different game projects.</w:t>
      </w:r>
    </w:p>
    <w:p w14:paraId="75132CB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5.9 Test Management</w:t>
      </w:r>
    </w:p>
    <w:p w14:paraId="7BA705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S.5.9.1 The selected testing approach ensures game performance</w:t>
      </w:r>
    </w:p>
    <w:p w14:paraId="51843ECE"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quality.</w:t>
      </w:r>
    </w:p>
    <w:p w14:paraId="596A563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S.5.9.2 The testing team experiments with innovative techniques</w:t>
      </w:r>
    </w:p>
    <w:p w14:paraId="5F79DBE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to improve the game testing</w:t>
      </w:r>
    </w:p>
    <w:p w14:paraId="60F65D5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process.</w:t>
      </w:r>
    </w:p>
    <w:p w14:paraId="6668FC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S.5.9.3 A developed test plan keeps track of functional and</w:t>
      </w:r>
    </w:p>
    <w:p w14:paraId="64B13EC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non-functional requirements test outcomes and uses the</w:t>
      </w:r>
    </w:p>
    <w:p w14:paraId="7EC317C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results to improve game quality and playability.</w:t>
      </w:r>
    </w:p>
    <w:p w14:paraId="1D7467A4"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5.10 Maintenance Support</w:t>
      </w:r>
    </w:p>
    <w:p w14:paraId="15B8CE8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S.5.10.1 The maintenance support system team regularly</w:t>
      </w:r>
    </w:p>
    <w:p w14:paraId="6DD7E39D"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examines, maintains, and improves the support system for</w:t>
      </w:r>
    </w:p>
    <w:p w14:paraId="0E43DE5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effective and easy reporting service.</w:t>
      </w:r>
    </w:p>
    <w:p w14:paraId="5CB4B30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S.5.10.2 The project team is continuously improving the</w:t>
      </w:r>
    </w:p>
    <w:p w14:paraId="1B43DE3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maintenance support system for developed games.</w:t>
      </w:r>
    </w:p>
    <w:p w14:paraId="15B0CE4E"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5.11 Fun Factor Analysis</w:t>
      </w:r>
    </w:p>
    <w:p w14:paraId="3AE7568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S.5.11.1 A blend of playability and usability methods in addition</w:t>
      </w:r>
    </w:p>
    <w:p w14:paraId="57EEA0B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innovative ideas are used to enhance the consumer</w:t>
      </w:r>
    </w:p>
    <w:p w14:paraId="7897ED4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playability experience in term of challenges, storyline, game</w:t>
      </w:r>
    </w:p>
    <w:p w14:paraId="7777DA5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level curiosity, full control, and feeling of independence.</w:t>
      </w:r>
    </w:p>
    <w:p w14:paraId="4BFF67E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S.5.11.2 The fun factor analysis strategic plan is monitored</w:t>
      </w:r>
    </w:p>
    <w:p w14:paraId="204233A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and improving it is a continuous strategic</w:t>
      </w:r>
    </w:p>
    <w:p w14:paraId="26C5727A"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effort of the project team.</w:t>
      </w:r>
    </w:p>
    <w:p w14:paraId="7FC58B1B"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5.12 Ease of Use</w:t>
      </w:r>
    </w:p>
    <w:p w14:paraId="5876946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S.5.12.1 Consumer feedback indicates satisfaction and ability</w:t>
      </w:r>
    </w:p>
    <w:p w14:paraId="5827139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navigate conveniently between menu.</w:t>
      </w:r>
    </w:p>
    <w:p w14:paraId="6E279D8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S.5.12.2 The defined strategy to enhance consumer experience</w:t>
      </w:r>
    </w:p>
    <w:p w14:paraId="00D4740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related to ease of use metrics is regularly reviewed</w:t>
      </w:r>
    </w:p>
    <w:p w14:paraId="71732A5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updated.</w:t>
      </w:r>
    </w:p>
    <w:p w14:paraId="6A2C65F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5.13 Market Orientation</w:t>
      </w:r>
    </w:p>
    <w:p w14:paraId="4450544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S.5.13.1 The organization is able to gain competitive advantage</w:t>
      </w:r>
    </w:p>
    <w:p w14:paraId="58BDED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by using its market orientation strategy.</w:t>
      </w:r>
    </w:p>
    <w:p w14:paraId="0946789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S.5.13.2 Developed game concepts are aligned with the</w:t>
      </w:r>
    </w:p>
    <w:p w14:paraId="6F8C56B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requirements of the target market.</w:t>
      </w:r>
    </w:p>
    <w:p w14:paraId="75E6ECD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S.5.13.3 Developed games are able to maximize their consumers’</w:t>
      </w:r>
    </w:p>
    <w:p w14:paraId="3717D50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playing time.</w:t>
      </w:r>
    </w:p>
    <w:p w14:paraId="28547C48"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4C30B0F8"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0301F9A2"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5.14 Time to Market</w:t>
      </w:r>
    </w:p>
    <w:p w14:paraId="7DD25FAA"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S.5.14.1 Games are published before competitors’ games.</w:t>
      </w:r>
    </w:p>
    <w:p w14:paraId="0AACF63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S.5.14.2 Being first to market helps to retain existing consumers</w:t>
      </w:r>
    </w:p>
    <w:p w14:paraId="286E9DA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attract new ones.</w:t>
      </w:r>
    </w:p>
    <w:p w14:paraId="36A40629"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5.15 Relationship Management</w:t>
      </w:r>
    </w:p>
    <w:p w14:paraId="4D8D269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S.5.15.1 Developed games are able to retain their consumers</w:t>
      </w:r>
    </w:p>
    <w:p w14:paraId="3B0E4493"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for a long time.</w:t>
      </w:r>
    </w:p>
    <w:p w14:paraId="2D698D73"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S.5.15.2 The development team follows a balanced playerand</w:t>
      </w:r>
    </w:p>
    <w:p w14:paraId="45644AA5"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game-centred strategy.</w:t>
      </w:r>
    </w:p>
    <w:p w14:paraId="33907BED"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5.16 Monetization Strategy</w:t>
      </w:r>
    </w:p>
    <w:p w14:paraId="48EF00B9"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S.5.16.1 The revenue model contributes to strengthening the</w:t>
      </w:r>
    </w:p>
    <w:p w14:paraId="13FB99F1"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financial position of the organization.</w:t>
      </w:r>
    </w:p>
    <w:p w14:paraId="364D792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S.5.16.2 The organization successfully achieves its financial objectives.</w:t>
      </w:r>
    </w:p>
    <w:p w14:paraId="552CEB3C"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S.5.16.3 Return on investment increases over a period of</w:t>
      </w:r>
    </w:p>
    <w:p w14:paraId="37494D7D"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time.</w:t>
      </w:r>
    </w:p>
    <w:p w14:paraId="122E957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5.17 Innovation</w:t>
      </w:r>
    </w:p>
    <w:p w14:paraId="2027F28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S.5.17.1 Past innovative measures taken by the development</w:t>
      </w:r>
    </w:p>
    <w:p w14:paraId="378F32A1"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team have resulted in improved game development and</w:t>
      </w:r>
    </w:p>
    <w:p w14:paraId="0B96165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management processes.</w:t>
      </w:r>
    </w:p>
    <w:p w14:paraId="17E2F460"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5.18 Stakeholder Collaboration</w:t>
      </w:r>
    </w:p>
    <w:p w14:paraId="78C5BD45" w14:textId="77777777" w:rsidR="00F0528F" w:rsidRPr="0022454B" w:rsidRDefault="00F0528F" w:rsidP="00F0528F">
      <w:pPr>
        <w:jc w:val="both"/>
        <w:rPr>
          <w:rFonts w:ascii="Times New Roman" w:hAnsi="Times New Roman" w:cs="Times New Roman"/>
          <w:sz w:val="24"/>
          <w:szCs w:val="24"/>
        </w:rPr>
      </w:pPr>
      <w:r w:rsidRPr="0022454B">
        <w:rPr>
          <w:rFonts w:ascii="Times New Roman" w:hAnsi="Times New Roman" w:cs="Times New Roman"/>
          <w:sz w:val="24"/>
          <w:szCs w:val="24"/>
        </w:rPr>
        <w:t>S.5.18.1 All stakeholders are involved in game-related decisions.</w:t>
      </w:r>
    </w:p>
    <w:p w14:paraId="54FAFB53"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67–68)</w:t>
      </w:r>
      <w:r w:rsidRPr="0022454B">
        <w:rPr>
          <w:rFonts w:ascii="Times New Roman" w:hAnsi="Times New Roman" w:cs="Times New Roman"/>
          <w:sz w:val="24"/>
          <w:szCs w:val="24"/>
        </w:rPr>
        <w:fldChar w:fldCharType="end"/>
      </w:r>
    </w:p>
    <w:p w14:paraId="3B887159" w14:textId="77777777" w:rsidR="00F0528F" w:rsidRPr="0022454B" w:rsidRDefault="00F0528F" w:rsidP="00F0528F">
      <w:pPr>
        <w:rPr>
          <w:rFonts w:ascii="Times New Roman" w:hAnsi="Times New Roman" w:cs="Times New Roman"/>
          <w:sz w:val="24"/>
          <w:szCs w:val="24"/>
        </w:rPr>
      </w:pPr>
    </w:p>
    <w:p w14:paraId="7C71472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20C2E175"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N</w:t>
      </w:r>
      <w:r w:rsidRPr="0022454B">
        <w:rPr>
          <w:rFonts w:ascii="Times New Roman" w:hAnsi="Times New Roman" w:cs="Times New Roman"/>
          <w:sz w:val="24"/>
          <w:szCs w:val="24"/>
        </w:rPr>
        <w:t>: ODGOVORI NA IZJAVE V PRILOGA L ZA DOLOČITEV OCENE ZRELOSTI ZA OPTIMIZIRAN PROCESNI MODEL PO ZRELOSNEMU MODELU DGMM</w:t>
      </w:r>
    </w:p>
    <w:tbl>
      <w:tblPr>
        <w:tblStyle w:val="Tabelamrea"/>
        <w:tblW w:w="0" w:type="auto"/>
        <w:jc w:val="center"/>
        <w:tblLook w:val="04A0" w:firstRow="1" w:lastRow="0" w:firstColumn="1" w:lastColumn="0" w:noHBand="0" w:noVBand="1"/>
      </w:tblPr>
      <w:tblGrid>
        <w:gridCol w:w="2093"/>
        <w:gridCol w:w="1984"/>
      </w:tblGrid>
      <w:tr w:rsidR="00F0528F" w:rsidRPr="0022454B" w14:paraId="03BA41BE" w14:textId="77777777" w:rsidTr="001E4257">
        <w:trPr>
          <w:jc w:val="center"/>
        </w:trPr>
        <w:tc>
          <w:tcPr>
            <w:tcW w:w="2093" w:type="dxa"/>
            <w:shd w:val="clear" w:color="auto" w:fill="0D0D0D" w:themeFill="text1" w:themeFillTint="F2"/>
          </w:tcPr>
          <w:p w14:paraId="6F5013F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Šifra izjave</w:t>
            </w:r>
          </w:p>
        </w:tc>
        <w:tc>
          <w:tcPr>
            <w:tcW w:w="1984" w:type="dxa"/>
            <w:shd w:val="clear" w:color="auto" w:fill="0D0D0D" w:themeFill="text1" w:themeFillTint="F2"/>
          </w:tcPr>
          <w:p w14:paraId="6E1A584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Odgovor</w:t>
            </w:r>
          </w:p>
        </w:tc>
      </w:tr>
      <w:tr w:rsidR="00F0528F" w:rsidRPr="0022454B" w14:paraId="5F84E9FD" w14:textId="77777777" w:rsidTr="001E4257">
        <w:trPr>
          <w:jc w:val="center"/>
        </w:trPr>
        <w:tc>
          <w:tcPr>
            <w:tcW w:w="2093" w:type="dxa"/>
            <w:shd w:val="clear" w:color="auto" w:fill="D9D9D9" w:themeFill="background1" w:themeFillShade="D9"/>
          </w:tcPr>
          <w:p w14:paraId="1B78B95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S.5.1.1</w:t>
            </w:r>
          </w:p>
        </w:tc>
        <w:tc>
          <w:tcPr>
            <w:tcW w:w="1984" w:type="dxa"/>
            <w:shd w:val="clear" w:color="auto" w:fill="D9D9D9" w:themeFill="background1" w:themeFillShade="D9"/>
          </w:tcPr>
          <w:p w14:paraId="016A211C"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6097D8ED" w14:textId="77777777" w:rsidTr="001E4257">
        <w:trPr>
          <w:jc w:val="center"/>
        </w:trPr>
        <w:tc>
          <w:tcPr>
            <w:tcW w:w="2093" w:type="dxa"/>
            <w:shd w:val="clear" w:color="auto" w:fill="D9D9D9" w:themeFill="background1" w:themeFillShade="D9"/>
          </w:tcPr>
          <w:p w14:paraId="09117F4F"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S.5.1.2</w:t>
            </w:r>
          </w:p>
        </w:tc>
        <w:tc>
          <w:tcPr>
            <w:tcW w:w="1984" w:type="dxa"/>
            <w:shd w:val="clear" w:color="auto" w:fill="D9D9D9" w:themeFill="background1" w:themeFillShade="D9"/>
          </w:tcPr>
          <w:p w14:paraId="7F4DA3F5"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028ABAF2" w14:textId="77777777" w:rsidTr="001E4257">
        <w:trPr>
          <w:jc w:val="center"/>
        </w:trPr>
        <w:tc>
          <w:tcPr>
            <w:tcW w:w="2093" w:type="dxa"/>
            <w:shd w:val="clear" w:color="auto" w:fill="D9D9D9" w:themeFill="background1" w:themeFillShade="D9"/>
          </w:tcPr>
          <w:p w14:paraId="3C69DDB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S.5.1.3</w:t>
            </w:r>
          </w:p>
        </w:tc>
        <w:tc>
          <w:tcPr>
            <w:tcW w:w="1984" w:type="dxa"/>
            <w:shd w:val="clear" w:color="auto" w:fill="D9D9D9" w:themeFill="background1" w:themeFillShade="D9"/>
          </w:tcPr>
          <w:p w14:paraId="446C1C69"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471E8977" w14:textId="77777777" w:rsidTr="001E4257">
        <w:trPr>
          <w:jc w:val="center"/>
        </w:trPr>
        <w:tc>
          <w:tcPr>
            <w:tcW w:w="2093" w:type="dxa"/>
            <w:shd w:val="clear" w:color="auto" w:fill="D9D9D9" w:themeFill="background1" w:themeFillShade="D9"/>
          </w:tcPr>
          <w:p w14:paraId="1F327E6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S.5.1.4</w:t>
            </w:r>
          </w:p>
        </w:tc>
        <w:tc>
          <w:tcPr>
            <w:tcW w:w="1984" w:type="dxa"/>
            <w:shd w:val="clear" w:color="auto" w:fill="D9D9D9" w:themeFill="background1" w:themeFillShade="D9"/>
          </w:tcPr>
          <w:p w14:paraId="6F270603"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7214C379" w14:textId="77777777" w:rsidTr="001E4257">
        <w:trPr>
          <w:jc w:val="center"/>
        </w:trPr>
        <w:tc>
          <w:tcPr>
            <w:tcW w:w="2093" w:type="dxa"/>
          </w:tcPr>
          <w:p w14:paraId="798C751E"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S.5.2.1</w:t>
            </w:r>
          </w:p>
        </w:tc>
        <w:tc>
          <w:tcPr>
            <w:tcW w:w="1984" w:type="dxa"/>
          </w:tcPr>
          <w:p w14:paraId="1C75E667"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57A0A19" w14:textId="77777777" w:rsidTr="001E4257">
        <w:trPr>
          <w:jc w:val="center"/>
        </w:trPr>
        <w:tc>
          <w:tcPr>
            <w:tcW w:w="2093" w:type="dxa"/>
          </w:tcPr>
          <w:p w14:paraId="219BF2C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S.5.2.2</w:t>
            </w:r>
          </w:p>
        </w:tc>
        <w:tc>
          <w:tcPr>
            <w:tcW w:w="1984" w:type="dxa"/>
          </w:tcPr>
          <w:p w14:paraId="76BE16B5"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76E74E" w14:textId="77777777" w:rsidTr="001E4257">
        <w:trPr>
          <w:jc w:val="center"/>
        </w:trPr>
        <w:tc>
          <w:tcPr>
            <w:tcW w:w="2093" w:type="dxa"/>
            <w:shd w:val="clear" w:color="auto" w:fill="D9D9D9" w:themeFill="background1" w:themeFillShade="D9"/>
          </w:tcPr>
          <w:p w14:paraId="65E25418"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S.5.3.1</w:t>
            </w:r>
          </w:p>
        </w:tc>
        <w:tc>
          <w:tcPr>
            <w:tcW w:w="1984" w:type="dxa"/>
            <w:shd w:val="clear" w:color="auto" w:fill="D9D9D9" w:themeFill="background1" w:themeFillShade="D9"/>
          </w:tcPr>
          <w:p w14:paraId="36C11607"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5852796C" w14:textId="77777777" w:rsidTr="001E4257">
        <w:trPr>
          <w:jc w:val="center"/>
        </w:trPr>
        <w:tc>
          <w:tcPr>
            <w:tcW w:w="2093" w:type="dxa"/>
            <w:shd w:val="clear" w:color="auto" w:fill="D9D9D9" w:themeFill="background1" w:themeFillShade="D9"/>
          </w:tcPr>
          <w:p w14:paraId="7494703A"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S.5.3.2</w:t>
            </w:r>
          </w:p>
        </w:tc>
        <w:tc>
          <w:tcPr>
            <w:tcW w:w="1984" w:type="dxa"/>
            <w:shd w:val="clear" w:color="auto" w:fill="D9D9D9" w:themeFill="background1" w:themeFillShade="D9"/>
          </w:tcPr>
          <w:p w14:paraId="7DA2598D"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2658A5E2" w14:textId="77777777" w:rsidTr="001E4257">
        <w:trPr>
          <w:jc w:val="center"/>
        </w:trPr>
        <w:tc>
          <w:tcPr>
            <w:tcW w:w="2093" w:type="dxa"/>
            <w:shd w:val="clear" w:color="auto" w:fill="D9D9D9" w:themeFill="background1" w:themeFillShade="D9"/>
          </w:tcPr>
          <w:p w14:paraId="6F09002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S.5.3.3</w:t>
            </w:r>
          </w:p>
        </w:tc>
        <w:tc>
          <w:tcPr>
            <w:tcW w:w="1984" w:type="dxa"/>
            <w:shd w:val="clear" w:color="auto" w:fill="D9D9D9" w:themeFill="background1" w:themeFillShade="D9"/>
          </w:tcPr>
          <w:p w14:paraId="47586CF4"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38F71262" w14:textId="77777777" w:rsidTr="001E4257">
        <w:trPr>
          <w:jc w:val="center"/>
        </w:trPr>
        <w:tc>
          <w:tcPr>
            <w:tcW w:w="2093" w:type="dxa"/>
          </w:tcPr>
          <w:p w14:paraId="31E08F64"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S.5.4.1</w:t>
            </w:r>
          </w:p>
        </w:tc>
        <w:tc>
          <w:tcPr>
            <w:tcW w:w="1984" w:type="dxa"/>
          </w:tcPr>
          <w:p w14:paraId="0EE9C353"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1B00392D" w14:textId="77777777" w:rsidTr="001E4257">
        <w:trPr>
          <w:jc w:val="center"/>
        </w:trPr>
        <w:tc>
          <w:tcPr>
            <w:tcW w:w="2093" w:type="dxa"/>
          </w:tcPr>
          <w:p w14:paraId="7988FB29"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S.5.4.2</w:t>
            </w:r>
          </w:p>
        </w:tc>
        <w:tc>
          <w:tcPr>
            <w:tcW w:w="1984" w:type="dxa"/>
          </w:tcPr>
          <w:p w14:paraId="171851A1"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5883E369" w14:textId="77777777" w:rsidTr="001E4257">
        <w:trPr>
          <w:jc w:val="center"/>
        </w:trPr>
        <w:tc>
          <w:tcPr>
            <w:tcW w:w="2093" w:type="dxa"/>
          </w:tcPr>
          <w:p w14:paraId="729E22D9"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S.5.4.3</w:t>
            </w:r>
          </w:p>
        </w:tc>
        <w:tc>
          <w:tcPr>
            <w:tcW w:w="1984" w:type="dxa"/>
          </w:tcPr>
          <w:p w14:paraId="37ABE52E"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1AD35082" w14:textId="77777777" w:rsidTr="001E4257">
        <w:trPr>
          <w:jc w:val="center"/>
        </w:trPr>
        <w:tc>
          <w:tcPr>
            <w:tcW w:w="2093" w:type="dxa"/>
            <w:shd w:val="clear" w:color="auto" w:fill="D9D9D9" w:themeFill="background1" w:themeFillShade="D9"/>
          </w:tcPr>
          <w:p w14:paraId="56B81AD8"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S.5.5.1</w:t>
            </w:r>
          </w:p>
        </w:tc>
        <w:tc>
          <w:tcPr>
            <w:tcW w:w="1984" w:type="dxa"/>
            <w:shd w:val="clear" w:color="auto" w:fill="D9D9D9" w:themeFill="background1" w:themeFillShade="D9"/>
          </w:tcPr>
          <w:p w14:paraId="6FEAB94A"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4D0437C6" w14:textId="77777777" w:rsidTr="001E4257">
        <w:trPr>
          <w:jc w:val="center"/>
        </w:trPr>
        <w:tc>
          <w:tcPr>
            <w:tcW w:w="2093" w:type="dxa"/>
            <w:shd w:val="clear" w:color="auto" w:fill="D9D9D9" w:themeFill="background1" w:themeFillShade="D9"/>
          </w:tcPr>
          <w:p w14:paraId="37C4522F"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S.5.5.2</w:t>
            </w:r>
          </w:p>
        </w:tc>
        <w:tc>
          <w:tcPr>
            <w:tcW w:w="1984" w:type="dxa"/>
            <w:shd w:val="clear" w:color="auto" w:fill="D9D9D9" w:themeFill="background1" w:themeFillShade="D9"/>
          </w:tcPr>
          <w:p w14:paraId="0191AF71"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7801F188" w14:textId="77777777" w:rsidTr="001E4257">
        <w:trPr>
          <w:jc w:val="center"/>
        </w:trPr>
        <w:tc>
          <w:tcPr>
            <w:tcW w:w="2093" w:type="dxa"/>
            <w:shd w:val="clear" w:color="auto" w:fill="D9D9D9" w:themeFill="background1" w:themeFillShade="D9"/>
          </w:tcPr>
          <w:p w14:paraId="35DC89D6"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S.5.5.3</w:t>
            </w:r>
          </w:p>
        </w:tc>
        <w:tc>
          <w:tcPr>
            <w:tcW w:w="1984" w:type="dxa"/>
            <w:shd w:val="clear" w:color="auto" w:fill="D9D9D9" w:themeFill="background1" w:themeFillShade="D9"/>
          </w:tcPr>
          <w:p w14:paraId="68A0B30D"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6271EE55" w14:textId="77777777" w:rsidTr="001E4257">
        <w:trPr>
          <w:jc w:val="center"/>
        </w:trPr>
        <w:tc>
          <w:tcPr>
            <w:tcW w:w="2093" w:type="dxa"/>
          </w:tcPr>
          <w:p w14:paraId="7D9BD940"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S.5.6.1</w:t>
            </w:r>
          </w:p>
        </w:tc>
        <w:tc>
          <w:tcPr>
            <w:tcW w:w="1984" w:type="dxa"/>
          </w:tcPr>
          <w:p w14:paraId="5EEA6D5A"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6AAFEE08" w14:textId="77777777" w:rsidTr="001E4257">
        <w:trPr>
          <w:jc w:val="center"/>
        </w:trPr>
        <w:tc>
          <w:tcPr>
            <w:tcW w:w="2093" w:type="dxa"/>
          </w:tcPr>
          <w:p w14:paraId="47D12E83"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S.5.6.2</w:t>
            </w:r>
          </w:p>
        </w:tc>
        <w:tc>
          <w:tcPr>
            <w:tcW w:w="1984" w:type="dxa"/>
          </w:tcPr>
          <w:p w14:paraId="3EF2263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DA</w:t>
            </w:r>
          </w:p>
        </w:tc>
      </w:tr>
      <w:tr w:rsidR="00F0528F" w:rsidRPr="0022454B" w14:paraId="4873BA4E" w14:textId="77777777" w:rsidTr="001E4257">
        <w:trPr>
          <w:jc w:val="center"/>
        </w:trPr>
        <w:tc>
          <w:tcPr>
            <w:tcW w:w="2093" w:type="dxa"/>
          </w:tcPr>
          <w:p w14:paraId="7A4B86A3"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S.5.6.3</w:t>
            </w:r>
          </w:p>
        </w:tc>
        <w:tc>
          <w:tcPr>
            <w:tcW w:w="1984" w:type="dxa"/>
          </w:tcPr>
          <w:p w14:paraId="3E792456" w14:textId="77777777" w:rsidR="00F0528F" w:rsidRPr="00C461A3"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1787B5F" w14:textId="77777777" w:rsidTr="001E4257">
        <w:trPr>
          <w:jc w:val="center"/>
        </w:trPr>
        <w:tc>
          <w:tcPr>
            <w:tcW w:w="2093" w:type="dxa"/>
            <w:shd w:val="clear" w:color="auto" w:fill="D9D9D9" w:themeFill="background1" w:themeFillShade="D9"/>
          </w:tcPr>
          <w:p w14:paraId="1ABF0B9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S.5.7.1</w:t>
            </w:r>
          </w:p>
        </w:tc>
        <w:tc>
          <w:tcPr>
            <w:tcW w:w="1984" w:type="dxa"/>
            <w:shd w:val="clear" w:color="auto" w:fill="D9D9D9" w:themeFill="background1" w:themeFillShade="D9"/>
          </w:tcPr>
          <w:p w14:paraId="2E2D789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0C485458" w14:textId="77777777" w:rsidTr="001E4257">
        <w:trPr>
          <w:jc w:val="center"/>
        </w:trPr>
        <w:tc>
          <w:tcPr>
            <w:tcW w:w="2093" w:type="dxa"/>
            <w:shd w:val="clear" w:color="auto" w:fill="D9D9D9" w:themeFill="background1" w:themeFillShade="D9"/>
          </w:tcPr>
          <w:p w14:paraId="2621B3AB"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S.5.7.2</w:t>
            </w:r>
          </w:p>
        </w:tc>
        <w:tc>
          <w:tcPr>
            <w:tcW w:w="1984" w:type="dxa"/>
            <w:shd w:val="clear" w:color="auto" w:fill="D9D9D9" w:themeFill="background1" w:themeFillShade="D9"/>
          </w:tcPr>
          <w:p w14:paraId="75F67DE3"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BA7D4C" w14:textId="77777777" w:rsidTr="001E4257">
        <w:trPr>
          <w:jc w:val="center"/>
        </w:trPr>
        <w:tc>
          <w:tcPr>
            <w:tcW w:w="2093" w:type="dxa"/>
          </w:tcPr>
          <w:p w14:paraId="4DD8769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S.5.8.1</w:t>
            </w:r>
          </w:p>
        </w:tc>
        <w:tc>
          <w:tcPr>
            <w:tcW w:w="1984" w:type="dxa"/>
          </w:tcPr>
          <w:p w14:paraId="0449F7F7"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3CD83CA5" w14:textId="77777777" w:rsidTr="001E4257">
        <w:trPr>
          <w:jc w:val="center"/>
        </w:trPr>
        <w:tc>
          <w:tcPr>
            <w:tcW w:w="2093" w:type="dxa"/>
          </w:tcPr>
          <w:p w14:paraId="216599CA"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S.5.8.2</w:t>
            </w:r>
          </w:p>
        </w:tc>
        <w:tc>
          <w:tcPr>
            <w:tcW w:w="1984" w:type="dxa"/>
          </w:tcPr>
          <w:p w14:paraId="51C9914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785B5647" w14:textId="77777777" w:rsidTr="001E4257">
        <w:trPr>
          <w:jc w:val="center"/>
        </w:trPr>
        <w:tc>
          <w:tcPr>
            <w:tcW w:w="2093" w:type="dxa"/>
            <w:shd w:val="clear" w:color="auto" w:fill="D9D9D9" w:themeFill="background1" w:themeFillShade="D9"/>
          </w:tcPr>
          <w:p w14:paraId="4E9B619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S.5.9.1</w:t>
            </w:r>
          </w:p>
        </w:tc>
        <w:tc>
          <w:tcPr>
            <w:tcW w:w="1984" w:type="dxa"/>
            <w:shd w:val="clear" w:color="auto" w:fill="D9D9D9" w:themeFill="background1" w:themeFillShade="D9"/>
          </w:tcPr>
          <w:p w14:paraId="39FB4A3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6910C6EA" w14:textId="77777777" w:rsidTr="001E4257">
        <w:trPr>
          <w:jc w:val="center"/>
        </w:trPr>
        <w:tc>
          <w:tcPr>
            <w:tcW w:w="2093" w:type="dxa"/>
            <w:shd w:val="clear" w:color="auto" w:fill="D9D9D9" w:themeFill="background1" w:themeFillShade="D9"/>
          </w:tcPr>
          <w:p w14:paraId="6309DF5F"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S.5.9.2</w:t>
            </w:r>
          </w:p>
        </w:tc>
        <w:tc>
          <w:tcPr>
            <w:tcW w:w="1984" w:type="dxa"/>
            <w:shd w:val="clear" w:color="auto" w:fill="D9D9D9" w:themeFill="background1" w:themeFillShade="D9"/>
          </w:tcPr>
          <w:p w14:paraId="0CCB29D7"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43D04C5B" w14:textId="77777777" w:rsidTr="001E4257">
        <w:trPr>
          <w:jc w:val="center"/>
        </w:trPr>
        <w:tc>
          <w:tcPr>
            <w:tcW w:w="2093" w:type="dxa"/>
            <w:shd w:val="clear" w:color="auto" w:fill="D9D9D9" w:themeFill="background1" w:themeFillShade="D9"/>
          </w:tcPr>
          <w:p w14:paraId="43ABE67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S.5.9.3</w:t>
            </w:r>
          </w:p>
        </w:tc>
        <w:tc>
          <w:tcPr>
            <w:tcW w:w="1984" w:type="dxa"/>
            <w:shd w:val="clear" w:color="auto" w:fill="D9D9D9" w:themeFill="background1" w:themeFillShade="D9"/>
          </w:tcPr>
          <w:p w14:paraId="34B5F6F8"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BE4A2DF" w14:textId="77777777" w:rsidTr="001E4257">
        <w:trPr>
          <w:jc w:val="center"/>
        </w:trPr>
        <w:tc>
          <w:tcPr>
            <w:tcW w:w="2093" w:type="dxa"/>
          </w:tcPr>
          <w:p w14:paraId="290E04B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S.5.10.1</w:t>
            </w:r>
          </w:p>
        </w:tc>
        <w:tc>
          <w:tcPr>
            <w:tcW w:w="1984" w:type="dxa"/>
          </w:tcPr>
          <w:p w14:paraId="19D8C40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8919C40" w14:textId="77777777" w:rsidTr="001E4257">
        <w:trPr>
          <w:jc w:val="center"/>
        </w:trPr>
        <w:tc>
          <w:tcPr>
            <w:tcW w:w="2093" w:type="dxa"/>
          </w:tcPr>
          <w:p w14:paraId="7D49218B"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S.5.10.2</w:t>
            </w:r>
          </w:p>
        </w:tc>
        <w:tc>
          <w:tcPr>
            <w:tcW w:w="1984" w:type="dxa"/>
          </w:tcPr>
          <w:p w14:paraId="7998DE3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0224EFA1" w14:textId="77777777" w:rsidTr="001E4257">
        <w:trPr>
          <w:jc w:val="center"/>
        </w:trPr>
        <w:tc>
          <w:tcPr>
            <w:tcW w:w="2093" w:type="dxa"/>
            <w:shd w:val="clear" w:color="auto" w:fill="D9D9D9" w:themeFill="background1" w:themeFillShade="D9"/>
          </w:tcPr>
          <w:p w14:paraId="05242CFA"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S.5.11.1</w:t>
            </w:r>
          </w:p>
        </w:tc>
        <w:tc>
          <w:tcPr>
            <w:tcW w:w="1984" w:type="dxa"/>
            <w:shd w:val="clear" w:color="auto" w:fill="D9D9D9" w:themeFill="background1" w:themeFillShade="D9"/>
          </w:tcPr>
          <w:p w14:paraId="57DE31AF"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3D1A1DD6" w14:textId="77777777" w:rsidTr="001E4257">
        <w:trPr>
          <w:jc w:val="center"/>
        </w:trPr>
        <w:tc>
          <w:tcPr>
            <w:tcW w:w="2093" w:type="dxa"/>
            <w:shd w:val="clear" w:color="auto" w:fill="D9D9D9" w:themeFill="background1" w:themeFillShade="D9"/>
          </w:tcPr>
          <w:p w14:paraId="5E0999E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S.5.11.2</w:t>
            </w:r>
          </w:p>
        </w:tc>
        <w:tc>
          <w:tcPr>
            <w:tcW w:w="1984" w:type="dxa"/>
            <w:shd w:val="clear" w:color="auto" w:fill="D9D9D9" w:themeFill="background1" w:themeFillShade="D9"/>
          </w:tcPr>
          <w:p w14:paraId="3162F9E9"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4CDA033" w14:textId="77777777" w:rsidTr="001E4257">
        <w:trPr>
          <w:jc w:val="center"/>
        </w:trPr>
        <w:tc>
          <w:tcPr>
            <w:tcW w:w="2093" w:type="dxa"/>
          </w:tcPr>
          <w:p w14:paraId="2DF76B71"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S.5.12.1</w:t>
            </w:r>
          </w:p>
        </w:tc>
        <w:tc>
          <w:tcPr>
            <w:tcW w:w="1984" w:type="dxa"/>
          </w:tcPr>
          <w:p w14:paraId="07E1999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36A02C1A" w14:textId="77777777" w:rsidTr="001E4257">
        <w:trPr>
          <w:jc w:val="center"/>
        </w:trPr>
        <w:tc>
          <w:tcPr>
            <w:tcW w:w="2093" w:type="dxa"/>
          </w:tcPr>
          <w:p w14:paraId="0F87B1C7"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S.5.12.2</w:t>
            </w:r>
          </w:p>
        </w:tc>
        <w:tc>
          <w:tcPr>
            <w:tcW w:w="1984" w:type="dxa"/>
          </w:tcPr>
          <w:p w14:paraId="63BBCC79"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D1F989" w14:textId="77777777" w:rsidTr="001E4257">
        <w:trPr>
          <w:jc w:val="center"/>
        </w:trPr>
        <w:tc>
          <w:tcPr>
            <w:tcW w:w="2093" w:type="dxa"/>
            <w:shd w:val="clear" w:color="auto" w:fill="D9D9D9" w:themeFill="background1" w:themeFillShade="D9"/>
          </w:tcPr>
          <w:p w14:paraId="39C8BBB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S.5.13.1</w:t>
            </w:r>
          </w:p>
        </w:tc>
        <w:tc>
          <w:tcPr>
            <w:tcW w:w="1984" w:type="dxa"/>
            <w:shd w:val="clear" w:color="auto" w:fill="D9D9D9" w:themeFill="background1" w:themeFillShade="D9"/>
          </w:tcPr>
          <w:p w14:paraId="64D6F06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4CBE8506" w14:textId="77777777" w:rsidTr="001E4257">
        <w:trPr>
          <w:jc w:val="center"/>
        </w:trPr>
        <w:tc>
          <w:tcPr>
            <w:tcW w:w="2093" w:type="dxa"/>
            <w:shd w:val="clear" w:color="auto" w:fill="D9D9D9" w:themeFill="background1" w:themeFillShade="D9"/>
          </w:tcPr>
          <w:p w14:paraId="265ECD3F"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S.5.13.2</w:t>
            </w:r>
          </w:p>
        </w:tc>
        <w:tc>
          <w:tcPr>
            <w:tcW w:w="1984" w:type="dxa"/>
            <w:shd w:val="clear" w:color="auto" w:fill="D9D9D9" w:themeFill="background1" w:themeFillShade="D9"/>
          </w:tcPr>
          <w:p w14:paraId="1DF4A083"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DC8820" w14:textId="77777777" w:rsidTr="001E4257">
        <w:trPr>
          <w:jc w:val="center"/>
        </w:trPr>
        <w:tc>
          <w:tcPr>
            <w:tcW w:w="2093" w:type="dxa"/>
            <w:shd w:val="clear" w:color="auto" w:fill="D9D9D9" w:themeFill="background1" w:themeFillShade="D9"/>
          </w:tcPr>
          <w:p w14:paraId="4402234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S.5.13.3</w:t>
            </w:r>
          </w:p>
        </w:tc>
        <w:tc>
          <w:tcPr>
            <w:tcW w:w="1984" w:type="dxa"/>
            <w:shd w:val="clear" w:color="auto" w:fill="D9D9D9" w:themeFill="background1" w:themeFillShade="D9"/>
          </w:tcPr>
          <w:p w14:paraId="21111EEF"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FA327CE" w14:textId="77777777" w:rsidTr="001E4257">
        <w:trPr>
          <w:jc w:val="center"/>
        </w:trPr>
        <w:tc>
          <w:tcPr>
            <w:tcW w:w="2093" w:type="dxa"/>
          </w:tcPr>
          <w:p w14:paraId="2F5EEA2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S.5.14.1</w:t>
            </w:r>
          </w:p>
        </w:tc>
        <w:tc>
          <w:tcPr>
            <w:tcW w:w="1984" w:type="dxa"/>
          </w:tcPr>
          <w:p w14:paraId="674A7CD0"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FFBB73E" w14:textId="77777777" w:rsidTr="001E4257">
        <w:trPr>
          <w:jc w:val="center"/>
        </w:trPr>
        <w:tc>
          <w:tcPr>
            <w:tcW w:w="2093" w:type="dxa"/>
          </w:tcPr>
          <w:p w14:paraId="213AE76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S.5.14.2</w:t>
            </w:r>
          </w:p>
        </w:tc>
        <w:tc>
          <w:tcPr>
            <w:tcW w:w="1984" w:type="dxa"/>
          </w:tcPr>
          <w:p w14:paraId="6BCCEF0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1EE94361" w14:textId="77777777" w:rsidTr="001E4257">
        <w:trPr>
          <w:jc w:val="center"/>
        </w:trPr>
        <w:tc>
          <w:tcPr>
            <w:tcW w:w="2093" w:type="dxa"/>
            <w:shd w:val="clear" w:color="auto" w:fill="D9D9D9" w:themeFill="background1" w:themeFillShade="D9"/>
          </w:tcPr>
          <w:p w14:paraId="66B18031"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S.5.15.1</w:t>
            </w:r>
          </w:p>
        </w:tc>
        <w:tc>
          <w:tcPr>
            <w:tcW w:w="1984" w:type="dxa"/>
            <w:shd w:val="clear" w:color="auto" w:fill="D9D9D9" w:themeFill="background1" w:themeFillShade="D9"/>
          </w:tcPr>
          <w:p w14:paraId="428FBA42"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DE111A" w14:textId="77777777" w:rsidTr="001E4257">
        <w:trPr>
          <w:jc w:val="center"/>
        </w:trPr>
        <w:tc>
          <w:tcPr>
            <w:tcW w:w="2093" w:type="dxa"/>
            <w:shd w:val="clear" w:color="auto" w:fill="D9D9D9" w:themeFill="background1" w:themeFillShade="D9"/>
          </w:tcPr>
          <w:p w14:paraId="75CAAC10"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S.5.15.2</w:t>
            </w:r>
          </w:p>
        </w:tc>
        <w:tc>
          <w:tcPr>
            <w:tcW w:w="1984" w:type="dxa"/>
            <w:shd w:val="clear" w:color="auto" w:fill="D9D9D9" w:themeFill="background1" w:themeFillShade="D9"/>
          </w:tcPr>
          <w:p w14:paraId="7B37DB1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6728C41B" w14:textId="77777777" w:rsidTr="001E4257">
        <w:trPr>
          <w:jc w:val="center"/>
        </w:trPr>
        <w:tc>
          <w:tcPr>
            <w:tcW w:w="2093" w:type="dxa"/>
          </w:tcPr>
          <w:p w14:paraId="6A42C80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S.5.16.1</w:t>
            </w:r>
          </w:p>
        </w:tc>
        <w:tc>
          <w:tcPr>
            <w:tcW w:w="1984" w:type="dxa"/>
          </w:tcPr>
          <w:p w14:paraId="1F003CC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1DD1DF" w14:textId="77777777" w:rsidTr="001E4257">
        <w:trPr>
          <w:jc w:val="center"/>
        </w:trPr>
        <w:tc>
          <w:tcPr>
            <w:tcW w:w="2093" w:type="dxa"/>
          </w:tcPr>
          <w:p w14:paraId="21F83EE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S.5.16.2</w:t>
            </w:r>
          </w:p>
        </w:tc>
        <w:tc>
          <w:tcPr>
            <w:tcW w:w="1984" w:type="dxa"/>
          </w:tcPr>
          <w:p w14:paraId="4B9166B4"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63D8030" w14:textId="77777777" w:rsidTr="001E4257">
        <w:trPr>
          <w:jc w:val="center"/>
        </w:trPr>
        <w:tc>
          <w:tcPr>
            <w:tcW w:w="2093" w:type="dxa"/>
          </w:tcPr>
          <w:p w14:paraId="2709209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S.5.16.3</w:t>
            </w:r>
          </w:p>
        </w:tc>
        <w:tc>
          <w:tcPr>
            <w:tcW w:w="1984" w:type="dxa"/>
          </w:tcPr>
          <w:p w14:paraId="2435279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1C71757" w14:textId="77777777" w:rsidTr="001E4257">
        <w:trPr>
          <w:jc w:val="center"/>
        </w:trPr>
        <w:tc>
          <w:tcPr>
            <w:tcW w:w="2093" w:type="dxa"/>
            <w:shd w:val="clear" w:color="auto" w:fill="D9D9D9" w:themeFill="background1" w:themeFillShade="D9"/>
          </w:tcPr>
          <w:p w14:paraId="206B7639"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S.5.17.1</w:t>
            </w:r>
          </w:p>
        </w:tc>
        <w:tc>
          <w:tcPr>
            <w:tcW w:w="1984" w:type="dxa"/>
            <w:shd w:val="clear" w:color="auto" w:fill="D9D9D9" w:themeFill="background1" w:themeFillShade="D9"/>
          </w:tcPr>
          <w:p w14:paraId="55A338C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143978F9" w14:textId="77777777" w:rsidTr="001E4257">
        <w:trPr>
          <w:jc w:val="center"/>
        </w:trPr>
        <w:tc>
          <w:tcPr>
            <w:tcW w:w="2093" w:type="dxa"/>
          </w:tcPr>
          <w:p w14:paraId="7DD76302"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S.5.18.1</w:t>
            </w:r>
          </w:p>
        </w:tc>
        <w:tc>
          <w:tcPr>
            <w:tcW w:w="1984" w:type="dxa"/>
          </w:tcPr>
          <w:p w14:paraId="4AFE2E0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bl>
    <w:p w14:paraId="7BE2B089" w14:textId="77777777" w:rsidR="00F0528F" w:rsidRPr="0022454B" w:rsidRDefault="00F0528F" w:rsidP="00F0528F">
      <w:pPr>
        <w:rPr>
          <w:rFonts w:ascii="Times New Roman" w:hAnsi="Times New Roman" w:cs="Times New Roman"/>
          <w:sz w:val="24"/>
          <w:szCs w:val="24"/>
        </w:rPr>
      </w:pPr>
    </w:p>
    <w:p w14:paraId="429B6DEE" w14:textId="77777777" w:rsidR="00B61032" w:rsidRPr="00327C02" w:rsidRDefault="00B61032" w:rsidP="005A6A3B">
      <w:pPr>
        <w:tabs>
          <w:tab w:val="left" w:pos="4678"/>
        </w:tabs>
        <w:spacing w:line="360" w:lineRule="auto"/>
        <w:contextualSpacing/>
        <w:jc w:val="both"/>
        <w:rPr>
          <w:rFonts w:ascii="Times New Roman" w:hAnsi="Times New Roman" w:cs="Times New Roman"/>
          <w:sz w:val="24"/>
          <w:szCs w:val="24"/>
        </w:rPr>
      </w:pPr>
    </w:p>
    <w:sectPr w:rsidR="00B61032" w:rsidRPr="00327C02">
      <w:headerReference w:type="even" r:id="rId52"/>
      <w:headerReference w:type="default" r:id="rId53"/>
      <w:footerReference w:type="even" r:id="rId54"/>
      <w:footerReference w:type="default" r:id="rId55"/>
      <w:headerReference w:type="first" r:id="rId56"/>
      <w:footerReference w:type="first" r:id="rId57"/>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Berce, Jaroslav" w:date="2018-01-26T14:56:00Z" w:initials="BJ">
    <w:p w14:paraId="6B3E3C6E" w14:textId="77777777" w:rsidR="00BA6E5F" w:rsidRDefault="00BA6E5F">
      <w:pPr>
        <w:pStyle w:val="Pripombabesedilo"/>
      </w:pPr>
    </w:p>
    <w:p w14:paraId="624B9BC8" w14:textId="0B54804A" w:rsidR="00734AFC" w:rsidRDefault="00734AFC">
      <w:pPr>
        <w:pStyle w:val="Pripombabesedilo"/>
      </w:pPr>
      <w:r>
        <w:rPr>
          <w:rStyle w:val="Pripombasklic"/>
        </w:rPr>
        <w:annotationRef/>
      </w:r>
      <w:r>
        <w:t>Po tem »napornem« pregledu vseh teh metod bi mogoče poglavje o tem katera (ali katere) je najbolj uparabna in uporabljena oz. funkcijsko »naj«uspešnejša bil dobrodošel.</w:t>
      </w:r>
    </w:p>
  </w:comment>
  <w:comment w:id="5" w:author="Berce, Jaroslav" w:date="2018-01-22T09:57:00Z" w:initials="BJ">
    <w:p w14:paraId="2B8FF5FC" w14:textId="66672111" w:rsidR="00734AFC" w:rsidRDefault="00734AFC">
      <w:pPr>
        <w:pStyle w:val="Pripombabesedilo"/>
      </w:pPr>
      <w:r>
        <w:rPr>
          <w:rStyle w:val="Pripombasklic"/>
        </w:rPr>
        <w:annotationRef/>
      </w:r>
      <w:r>
        <w:t>Pred tem bi potrebovali en kratek stavek kot uvod v »novo« tematiko …</w:t>
      </w:r>
    </w:p>
  </w:comment>
  <w:comment w:id="7" w:author="Berce, Jaroslav" w:date="2018-01-22T09:59:00Z" w:initials="BJ">
    <w:p w14:paraId="20CB6FE6" w14:textId="7C0CEC72" w:rsidR="00734AFC" w:rsidRDefault="00734AFC">
      <w:pPr>
        <w:pStyle w:val="Pripombabesedilo"/>
      </w:pPr>
      <w:r>
        <w:rPr>
          <w:rStyle w:val="Pripombasklic"/>
        </w:rPr>
        <w:annotationRef/>
      </w:r>
      <w:r>
        <w:t>Res? Ali pod to spadajo tudi »gambling« itd?</w:t>
      </w:r>
    </w:p>
  </w:comment>
  <w:comment w:id="8" w:author="Berce, Jaroslav" w:date="2018-01-22T10:02:00Z" w:initials="BJ">
    <w:p w14:paraId="16D7D84A" w14:textId="15CF1E5E" w:rsidR="00734AFC" w:rsidRDefault="00734AFC">
      <w:pPr>
        <w:pStyle w:val="Pripombabesedilo"/>
      </w:pPr>
      <w:r>
        <w:rPr>
          <w:rStyle w:val="Pripombasklic"/>
        </w:rPr>
        <w:annotationRef/>
      </w:r>
      <w:r>
        <w:t>Zanimivo – zakaj pa?</w:t>
      </w:r>
    </w:p>
  </w:comment>
  <w:comment w:id="9" w:author="Berce, Jaroslav" w:date="2018-01-22T10:04:00Z" w:initials="BJ">
    <w:p w14:paraId="0B3EF6C4" w14:textId="77F6569F" w:rsidR="00734AFC" w:rsidRDefault="00734AFC">
      <w:pPr>
        <w:pStyle w:val="Pripombabesedilo"/>
      </w:pPr>
      <w:r>
        <w:rPr>
          <w:rStyle w:val="Pripombasklic"/>
        </w:rPr>
        <w:annotationRef/>
      </w:r>
      <w:r>
        <w:t>Ali je Avstrija »velesila« za igre? Če ni je tole malo ne-relevantno.</w:t>
      </w:r>
    </w:p>
  </w:comment>
  <w:comment w:id="10" w:author="Berce, Jaroslav" w:date="2018-01-26T14:42:00Z" w:initials="BJ">
    <w:p w14:paraId="4DA58373" w14:textId="77777777" w:rsidR="00C71903" w:rsidRDefault="00734AFC">
      <w:pPr>
        <w:pStyle w:val="Pripombabesedilo"/>
      </w:pPr>
      <w:r>
        <w:rPr>
          <w:rStyle w:val="Pripombasklic"/>
        </w:rPr>
        <w:annotationRef/>
      </w:r>
      <w:r>
        <w:t>Tole me vse skupaj zelooo spominja na Projektno Vodenje (po znanih metodologijah: PMI, IPMA, PRINCE II) seveda ob »pomanjkanj</w:t>
      </w:r>
    </w:p>
    <w:p w14:paraId="792C7ABF" w14:textId="1075C017" w:rsidR="00734AFC" w:rsidRDefault="00734AFC">
      <w:pPr>
        <w:pStyle w:val="Pripombabesedilo"/>
      </w:pPr>
      <w:r>
        <w:t>u« nekaterih delov (tveganja, presoja kvalitete ali kakovosti, …), ki jih PM vsebuje!</w:t>
      </w:r>
      <w:r>
        <w:br/>
        <w:t xml:space="preserve">GANTT, CriticPath, …. </w:t>
      </w:r>
      <w:r w:rsidR="00A6596B">
        <w:t xml:space="preserve">al </w:t>
      </w:r>
      <w:r>
        <w:t>Orodja pri PM.</w:t>
      </w:r>
    </w:p>
  </w:comment>
  <w:comment w:id="12" w:author="Berce, Jaroslav" w:date="2018-01-22T11:03:00Z" w:initials="BJ">
    <w:p w14:paraId="4DB4780B" w14:textId="33BF9058" w:rsidR="00FB00C7" w:rsidRDefault="00FB00C7">
      <w:pPr>
        <w:pStyle w:val="Pripombabesedilo"/>
      </w:pPr>
      <w:r>
        <w:rPr>
          <w:rStyle w:val="Pripombasklic"/>
        </w:rPr>
        <w:annotationRef/>
      </w:r>
      <w:r>
        <w:t>Iz vsega povedanega se ne da izluščiti ZAKAJ ste se odločili za ta pristop!</w:t>
      </w:r>
    </w:p>
  </w:comment>
  <w:comment w:id="13" w:author="Berce, Jaroslav" w:date="2018-01-22T11:09:00Z" w:initials="BJ">
    <w:p w14:paraId="17B1056C" w14:textId="5A6C42FC" w:rsidR="00C95ABA" w:rsidRDefault="00C95ABA">
      <w:pPr>
        <w:pStyle w:val="Pripombabesedilo"/>
      </w:pPr>
      <w:r>
        <w:rPr>
          <w:rStyle w:val="Pripombasklic"/>
        </w:rPr>
        <w:annotationRef/>
      </w:r>
      <w:r>
        <w:t>???</w:t>
      </w:r>
    </w:p>
  </w:comment>
  <w:comment w:id="14" w:author="Berce, Jaroslav" w:date="2018-01-22T11:10:00Z" w:initials="BJ">
    <w:p w14:paraId="06529272" w14:textId="3513352B" w:rsidR="00C95ABA" w:rsidRDefault="00C95ABA">
      <w:pPr>
        <w:pStyle w:val="Pripombabesedilo"/>
      </w:pPr>
      <w:r>
        <w:rPr>
          <w:rStyle w:val="Pripombasklic"/>
        </w:rPr>
        <w:annotationRef/>
      </w:r>
      <w:r>
        <w:t>???</w:t>
      </w:r>
    </w:p>
  </w:comment>
  <w:comment w:id="15" w:author="Berce, Jaroslav" w:date="2018-01-22T11:11:00Z" w:initials="BJ">
    <w:p w14:paraId="3CEB8FD5" w14:textId="30983EC8" w:rsidR="00C95ABA" w:rsidRDefault="00C95ABA">
      <w:pPr>
        <w:pStyle w:val="Pripombabesedilo"/>
      </w:pPr>
      <w:r>
        <w:rPr>
          <w:rStyle w:val="Pripombasklic"/>
        </w:rPr>
        <w:annotationRef/>
      </w:r>
      <w:r>
        <w:t>Zaposleni NI= orodja !</w:t>
      </w:r>
    </w:p>
  </w:comment>
  <w:comment w:id="16" w:author="Berce, Jaroslav" w:date="2018-01-22T11:11:00Z" w:initials="BJ">
    <w:p w14:paraId="5BAD5B31" w14:textId="69C423E9" w:rsidR="00C95ABA" w:rsidRDefault="00C95ABA">
      <w:pPr>
        <w:pStyle w:val="Pripombabesedilo"/>
      </w:pPr>
      <w:r>
        <w:rPr>
          <w:rStyle w:val="Pripombasklic"/>
        </w:rPr>
        <w:annotationRef/>
      </w:r>
      <w:r>
        <w:t>Umetnik = designer?</w:t>
      </w:r>
    </w:p>
  </w:comment>
  <w:comment w:id="17" w:author="Berce, Jaroslav" w:date="2018-01-22T11:16:00Z" w:initials="BJ">
    <w:p w14:paraId="18EDDF4C" w14:textId="3375D1FE" w:rsidR="00CA43AF" w:rsidRDefault="00CA43AF">
      <w:pPr>
        <w:pStyle w:val="Pripombabesedilo"/>
      </w:pPr>
      <w:r>
        <w:rPr>
          <w:rStyle w:val="Pripombasklic"/>
        </w:rPr>
        <w:annotationRef/>
      </w:r>
      <w:r>
        <w:t>Kajjj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DC0B05" w15:done="0"/>
  <w15:commentEx w15:paraId="128AB717" w15:done="0"/>
  <w15:commentEx w15:paraId="2FE99B95" w15:done="0"/>
  <w15:commentEx w15:paraId="401F79F0" w15:done="0"/>
  <w15:commentEx w15:paraId="18BD3308" w15:done="0"/>
  <w15:commentEx w15:paraId="35EC07ED" w15:done="0"/>
  <w15:commentEx w15:paraId="49C0E5BE" w15:done="0"/>
  <w15:commentEx w15:paraId="109AAAAE" w15:done="0"/>
  <w15:commentEx w15:paraId="4A9C1C86" w15:done="0"/>
  <w15:commentEx w15:paraId="624B9BC8" w15:done="0"/>
  <w15:commentEx w15:paraId="2B8FF5FC" w15:done="0"/>
  <w15:commentEx w15:paraId="20CB6FE6" w15:done="0"/>
  <w15:commentEx w15:paraId="16D7D84A" w15:done="0"/>
  <w15:commentEx w15:paraId="0B3EF6C4" w15:done="0"/>
  <w15:commentEx w15:paraId="4065FBA3" w15:done="0"/>
  <w15:commentEx w15:paraId="792C7ABF" w15:done="0"/>
  <w15:commentEx w15:paraId="4157941C" w15:done="0"/>
  <w15:commentEx w15:paraId="4A4288E1" w15:done="0"/>
  <w15:commentEx w15:paraId="4DB4780B" w15:done="0"/>
  <w15:commentEx w15:paraId="17B1056C" w15:done="0"/>
  <w15:commentEx w15:paraId="06529272" w15:done="0"/>
  <w15:commentEx w15:paraId="3CEB8FD5" w15:done="0"/>
  <w15:commentEx w15:paraId="5BAD5B31" w15:done="0"/>
  <w15:commentEx w15:paraId="18EDDF4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668810" w14:textId="77777777" w:rsidR="00CB16D3" w:rsidRDefault="00CB16D3" w:rsidP="004E1A4D">
      <w:pPr>
        <w:spacing w:after="0" w:line="240" w:lineRule="auto"/>
      </w:pPr>
      <w:r>
        <w:separator/>
      </w:r>
    </w:p>
  </w:endnote>
  <w:endnote w:type="continuationSeparator" w:id="0">
    <w:p w14:paraId="11CF56DB" w14:textId="77777777" w:rsidR="00CB16D3" w:rsidRDefault="00CB16D3"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AFF" w:usb1="C0007841" w:usb2="00000009" w:usb3="00000000" w:csb0="000001FF" w:csb1="00000000"/>
  </w:font>
  <w:font w:name="AdvTimes">
    <w:altName w:val="Arial Unicode MS"/>
    <w:panose1 w:val="00000000000000000000"/>
    <w:charset w:val="81"/>
    <w:family w:val="auto"/>
    <w:notTrueType/>
    <w:pitch w:val="default"/>
    <w:sig w:usb0="00000001" w:usb1="09060000" w:usb2="00000010" w:usb3="00000000" w:csb0="00080000"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82D6" w14:textId="77777777" w:rsidR="00734AFC" w:rsidRDefault="00734AFC">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08834" w14:textId="77777777" w:rsidR="00734AFC" w:rsidRDefault="00734AFC">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156E" w14:textId="77777777" w:rsidR="00734AFC" w:rsidRDefault="00734AFC">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C5D387" w14:textId="77777777" w:rsidR="00CB16D3" w:rsidRDefault="00CB16D3" w:rsidP="004E1A4D">
      <w:pPr>
        <w:spacing w:after="0" w:line="240" w:lineRule="auto"/>
      </w:pPr>
      <w:r>
        <w:separator/>
      </w:r>
    </w:p>
  </w:footnote>
  <w:footnote w:type="continuationSeparator" w:id="0">
    <w:p w14:paraId="571929B1" w14:textId="77777777" w:rsidR="00CB16D3" w:rsidRDefault="00CB16D3" w:rsidP="004E1A4D">
      <w:pPr>
        <w:spacing w:after="0" w:line="240" w:lineRule="auto"/>
      </w:pPr>
      <w:r>
        <w:continuationSeparator/>
      </w:r>
    </w:p>
  </w:footnote>
  <w:footnote w:id="1">
    <w:p w14:paraId="3583E71A" w14:textId="77777777" w:rsidR="00734AFC" w:rsidRPr="00194376" w:rsidRDefault="00734AFC" w:rsidP="000815B0">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Obstaja veliko nomenklatur: e-učenje, avtentični učni proces, igre z alternativnim namenom, sintetična učna okolja in zabavno izobraževanje (edutainment).</w:t>
      </w:r>
    </w:p>
  </w:footnote>
  <w:footnote w:id="2">
    <w:p w14:paraId="20458EA3" w14:textId="77777777" w:rsidR="00734AFC" w:rsidRPr="00194376" w:rsidRDefault="00734AFC" w:rsidP="000815B0">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Virtualna resničnost. Danes najkvalitetnejši produkti: Oculus Rift, Gear VR, HTC Vive, PlayStation VR.</w:t>
      </w:r>
    </w:p>
  </w:footnote>
  <w:footnote w:id="3">
    <w:p w14:paraId="277DD3EA" w14:textId="77777777" w:rsidR="00734AFC" w:rsidRPr="00194376" w:rsidRDefault="00734AFC" w:rsidP="00E65D74">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Konsenz. Igralci lahko pri testiranju igranja navadno v beta fazi podajo svoja mnenja in vplivajo na igro.</w:t>
      </w:r>
    </w:p>
  </w:footnote>
  <w:footnote w:id="4">
    <w:p w14:paraId="2137838A" w14:textId="77777777" w:rsidR="00734AFC" w:rsidRPr="00194376" w:rsidRDefault="00734AFC" w:rsidP="00C021E1">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Zrelostni model za učne igre poda tudi. Aslan, Serdar. 2016. „Digital Educational Games: Methodologies for Development and Software Quality“. Imenuje ga IDEALLY - dIgital eDucational gamE softAre</w:t>
      </w:r>
      <w:r>
        <w:rPr>
          <w:rFonts w:ascii="Times New Roman" w:hAnsi="Times New Roman" w:cs="Times New Roman"/>
        </w:rPr>
        <w:t xml:space="preserve"> quaLity evaLuation methodologY. Dostopen je od 30. septembra 2016.</w:t>
      </w:r>
    </w:p>
  </w:footnote>
  <w:footnote w:id="5">
    <w:p w14:paraId="69BDFC34" w14:textId="77777777" w:rsidR="00734AFC" w:rsidRPr="00194376" w:rsidRDefault="00734AFC" w:rsidP="00C021E1">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DGMM -  Digital Game Maturity Model.</w:t>
      </w:r>
      <w:r>
        <w:rPr>
          <w:rFonts w:ascii="Times New Roman" w:hAnsi="Times New Roman" w:cs="Times New Roman"/>
        </w:rPr>
        <w:t xml:space="preserve"> Dostopen je od 16. avgusta 2016.</w:t>
      </w:r>
    </w:p>
  </w:footnote>
  <w:footnote w:id="6">
    <w:p w14:paraId="38814423" w14:textId="77777777" w:rsidR="00734AFC" w:rsidRPr="00194376" w:rsidRDefault="00734AFC" w:rsidP="00BA7E4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Pr>
          <w:rFonts w:ascii="Times New Roman" w:hAnsi="Times New Roman" w:cs="Times New Roman"/>
        </w:rPr>
        <w:t xml:space="preserve"> </w:t>
      </w:r>
      <w:r w:rsidRPr="00194376">
        <w:rPr>
          <w:rFonts w:ascii="Times New Roman" w:hAnsi="Times New Roman" w:cs="Times New Roman"/>
        </w:rPr>
        <w:t>Thesaurus. Zbirka sopomenk (sinonimov).</w:t>
      </w:r>
    </w:p>
  </w:footnote>
  <w:footnote w:id="7">
    <w:p w14:paraId="521FC61C" w14:textId="77777777" w:rsidR="00734AFC" w:rsidRPr="00194376" w:rsidRDefault="00734AFC" w:rsidP="00BA7E48">
      <w:pPr>
        <w:pStyle w:val="Bibliografija"/>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Gams, Matjaž, in Boštjan Kaluža. 2013. </w:t>
      </w:r>
      <w:r w:rsidRPr="00194376">
        <w:rPr>
          <w:rFonts w:ascii="Times New Roman" w:hAnsi="Times New Roman" w:cs="Times New Roman"/>
          <w:i/>
          <w:iCs/>
        </w:rPr>
        <w:t>Računalniški slovarček</w:t>
      </w:r>
      <w:r w:rsidRPr="00194376">
        <w:rPr>
          <w:rFonts w:ascii="Times New Roman" w:hAnsi="Times New Roman" w:cs="Times New Roman"/>
        </w:rPr>
        <w:t>. Kamnik: Amebis.</w:t>
      </w:r>
    </w:p>
  </w:footnote>
  <w:footnote w:id="8">
    <w:p w14:paraId="0490DF11" w14:textId="77777777" w:rsidR="00734AFC" w:rsidRPr="00194376" w:rsidRDefault="00734AFC">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Agile Manifesto. Dostopen prek: agilemanifesto.org.</w:t>
      </w:r>
    </w:p>
  </w:footnote>
  <w:footnote w:id="9">
    <w:p w14:paraId="44CA3ADC"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shd w:val="clear" w:color="auto" w:fill="FFFFFF" w:themeFill="background1"/>
        </w:rPr>
        <w:footnoteRef/>
      </w:r>
      <w:r w:rsidRPr="00194376">
        <w:rPr>
          <w:rFonts w:ascii="Times New Roman" w:hAnsi="Times New Roman" w:cs="Times New Roman"/>
          <w:shd w:val="clear" w:color="auto" w:fill="FFFFFF" w:themeFill="background1"/>
        </w:rPr>
        <w:t xml:space="preserve"> </w:t>
      </w:r>
      <w:r w:rsidRPr="00194376">
        <w:rPr>
          <w:rFonts w:ascii="Times New Roman" w:hAnsi="Times New Roman" w:cs="Times New Roman"/>
          <w:color w:val="000000"/>
          <w:shd w:val="clear" w:color="auto" w:fill="FFFFFF" w:themeFill="background1"/>
        </w:rPr>
        <w:t>Frederick P. Brooks, Jr. </w:t>
      </w:r>
      <w:r w:rsidRPr="00194376">
        <w:rPr>
          <w:rFonts w:ascii="Times New Roman" w:hAnsi="Times New Roman" w:cs="Times New Roman"/>
          <w:i/>
          <w:iCs/>
          <w:shd w:val="clear" w:color="auto" w:fill="FFFFFF" w:themeFill="background1"/>
        </w:rPr>
        <w:t>The Mythical Man-Month</w:t>
      </w:r>
      <w:r w:rsidRPr="00194376">
        <w:rPr>
          <w:rFonts w:ascii="Times New Roman" w:hAnsi="Times New Roman" w:cs="Times New Roman"/>
          <w:color w:val="000000"/>
          <w:shd w:val="clear" w:color="auto" w:fill="FFFFFF" w:themeFill="background1"/>
        </w:rPr>
        <w:t>. 1995 [1975].</w:t>
      </w:r>
    </w:p>
  </w:footnote>
  <w:footnote w:id="10">
    <w:p w14:paraId="1D40DFCB"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Uporablja se tehnika stimulacije dražljaja (angl.) Stimulus-Response scenario technique – SRS.</w:t>
      </w:r>
    </w:p>
  </w:footnote>
  <w:footnote w:id="11">
    <w:p w14:paraId="5CD6285D"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Index score (story point) po Peters (2008) in cost po Pressman in Maxim (2014) .</w:t>
      </w:r>
    </w:p>
  </w:footnote>
  <w:footnote w:id="12">
    <w:p w14:paraId="1ED76BC7"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Design to cost.</w:t>
      </w:r>
    </w:p>
  </w:footnote>
  <w:footnote w:id="13">
    <w:p w14:paraId="494E6BA9"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Keep it simple.</w:t>
      </w:r>
    </w:p>
  </w:footnote>
  <w:footnote w:id="14">
    <w:p w14:paraId="60851F57"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Class responsibility collaborator. Orodje za viharjenje možganov.</w:t>
      </w:r>
    </w:p>
  </w:footnote>
  <w:footnote w:id="15">
    <w:p w14:paraId="6E102A7D"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Spike solution.</w:t>
      </w:r>
    </w:p>
  </w:footnote>
  <w:footnote w:id="16">
    <w:p w14:paraId="7D3AEE19"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Metoda vzpostavitve igre v rugbyu pri kateri se soigralci držijo skupaj in poskušajo pridobiti posest nad žogo s potiskanjem nasprotnikov z rameni v enaki formaciji.</w:t>
      </w:r>
    </w:p>
  </w:footnote>
  <w:footnote w:id="17">
    <w:p w14:paraId="58CD3C7A"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Backlog.</w:t>
      </w:r>
    </w:p>
  </w:footnote>
  <w:footnote w:id="18">
    <w:p w14:paraId="5495F6DA"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Dynamic System Development Method. DSDM konzorcij je skrbnik metode.</w:t>
      </w:r>
    </w:p>
  </w:footnote>
  <w:footnote w:id="19">
    <w:p w14:paraId="182BDD91"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Cone of silence. Določen čas, da se izkušeni lahko posvetijo svojim nalogam.</w:t>
      </w:r>
    </w:p>
  </w:footnote>
  <w:footnote w:id="20">
    <w:p w14:paraId="65DFCB61"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Družina operacijskih sistemov podobni Unixu.</w:t>
      </w:r>
    </w:p>
  </w:footnote>
  <w:footnote w:id="21">
    <w:p w14:paraId="558A41EC"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Just in time – JIT.</w:t>
      </w:r>
    </w:p>
  </w:footnote>
  <w:footnote w:id="22">
    <w:p w14:paraId="340FD3FA"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Feature-driven development – FDD.</w:t>
      </w:r>
    </w:p>
  </w:footnote>
  <w:footnote w:id="23">
    <w:p w14:paraId="5E43DE1B"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Configuration Management – CM. Sistem (orodje), ki skrbi za konsistenco produkta v razvoju na podlagi zahtev in načrtov. Najbolj znana orodja; CFEngine, Puppet, SaltStack, Docker, PowerShell DSC, Git.</w:t>
      </w:r>
    </w:p>
  </w:footnote>
  <w:footnote w:id="24">
    <w:p w14:paraId="6CACAC2A"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Japonska beseda. Pomeni znak, signalno karto ali veliko vizualno tablo.</w:t>
      </w:r>
    </w:p>
  </w:footnote>
  <w:footnote w:id="25">
    <w:p w14:paraId="3755B8DA"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Lead Time.</w:t>
      </w:r>
    </w:p>
  </w:footnote>
  <w:footnote w:id="26">
    <w:p w14:paraId="6EA144C1"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 in Progress – WiP.</w:t>
      </w:r>
    </w:p>
  </w:footnote>
  <w:footnote w:id="27">
    <w:p w14:paraId="3BD79DD8"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Delivery Rate.</w:t>
      </w:r>
    </w:p>
  </w:footnote>
  <w:footnote w:id="28">
    <w:p w14:paraId="59CF3984"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Little's Law.</w:t>
      </w:r>
    </w:p>
  </w:footnote>
  <w:footnote w:id="29">
    <w:p w14:paraId="7DDE52D1"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Throughtput. </w:t>
      </w:r>
    </w:p>
  </w:footnote>
  <w:footnote w:id="30">
    <w:p w14:paraId="551C2245"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Test-driven development. Tudi TDD. </w:t>
      </w:r>
    </w:p>
  </w:footnote>
  <w:footnote w:id="31">
    <w:p w14:paraId="335BA522"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Disciplined Agile Delivery.</w:t>
      </w:r>
    </w:p>
  </w:footnote>
  <w:footnote w:id="32">
    <w:p w14:paraId="5DDACAB0"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33">
    <w:p w14:paraId="2D9EAAC3" w14:textId="77777777" w:rsidR="00734AFC" w:rsidRPr="00194376" w:rsidRDefault="00734AFC"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Adaptive software development. Knjiga: Adaptive Software Development: A Collaborative Approach To manging Complex Systems, James A. Highsmith, 2000.</w:t>
      </w:r>
    </w:p>
  </w:footnote>
  <w:footnote w:id="34">
    <w:p w14:paraId="3B09D91A"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To predstavlja game flow.</w:t>
      </w:r>
    </w:p>
  </w:footnote>
  <w:footnote w:id="35">
    <w:p w14:paraId="03DA8142"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User Experience-UX.</w:t>
      </w:r>
    </w:p>
  </w:footnote>
  <w:footnote w:id="36">
    <w:p w14:paraId="709D670A"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Modding. Razvijalci izdajo orodja za modificiranje igre katere uporabniki manipulirajo za ustvarjanje novih vsebin v igri. Za začetnika moddinga se smatrajo razvijalci Doom. </w:t>
      </w:r>
    </w:p>
  </w:footnote>
  <w:footnote w:id="37">
    <w:p w14:paraId="6186CEF6"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Avtor igre Wolfshade MUD, senior oblikovalec na projektu Earth &amp; Beyond, pri Electronic Arts Los Angeles izda: Command &amp; Conquer: Generals – Zero Hour in Lord of the Rings: The Battle for Middle-Earth, pri Powered Games izda: Superme Commander in Demigod.</w:t>
      </w:r>
    </w:p>
  </w:footnote>
  <w:footnote w:id="38">
    <w:p w14:paraId="0BBE959A"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development lifecycle.</w:t>
      </w:r>
    </w:p>
  </w:footnote>
  <w:footnote w:id="39">
    <w:p w14:paraId="297DED71"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design document.</w:t>
      </w:r>
    </w:p>
  </w:footnote>
  <w:footnote w:id="40">
    <w:p w14:paraId="5F0AE03D"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diGital educAtional gaMe dEvelopment.</w:t>
      </w:r>
    </w:p>
  </w:footnote>
  <w:footnote w:id="41">
    <w:p w14:paraId="3F497C58"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Digital education game.</w:t>
      </w:r>
    </w:p>
  </w:footnote>
  <w:footnote w:id="42">
    <w:p w14:paraId="0134234D"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Unified Process.</w:t>
      </w:r>
    </w:p>
  </w:footnote>
  <w:footnote w:id="43">
    <w:p w14:paraId="483AE098"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Waterfall Process.</w:t>
      </w:r>
    </w:p>
  </w:footnote>
  <w:footnote w:id="44">
    <w:p w14:paraId="15C6F3B9"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eXtreme Game Development Process.</w:t>
      </w:r>
    </w:p>
  </w:footnote>
  <w:footnote w:id="45">
    <w:p w14:paraId="0C80D09C"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Agile Game Process.</w:t>
      </w:r>
    </w:p>
  </w:footnote>
  <w:footnote w:id="46">
    <w:p w14:paraId="44CFA054"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Tehnical Design Document.</w:t>
      </w:r>
    </w:p>
  </w:footnote>
  <w:footnote w:id="47">
    <w:p w14:paraId="6C467E12" w14:textId="77777777" w:rsidR="00734AFC" w:rsidRPr="00194376" w:rsidRDefault="00734AFC">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Pogosti izraz je umetnikova biblija - UB. Art-Bible.</w:t>
      </w:r>
    </w:p>
  </w:footnote>
  <w:footnote w:id="48">
    <w:p w14:paraId="675F6449" w14:textId="77777777" w:rsidR="00734AFC" w:rsidRPr="00194376" w:rsidRDefault="00734AFC"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Gold-plating.</w:t>
      </w:r>
    </w:p>
  </w:footnote>
  <w:footnote w:id="49">
    <w:p w14:paraId="51972626"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Institute of Electrical and Electronic Engineers – IEEE.</w:t>
      </w:r>
    </w:p>
  </w:footnote>
  <w:footnote w:id="50">
    <w:p w14:paraId="2E9F73A5"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SoftwareEngineering – Metamodel for Development Methodologies.</w:t>
      </w:r>
    </w:p>
  </w:footnote>
  <w:footnote w:id="51">
    <w:p w14:paraId="362453BD"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&amp; Systems Process Engineering Meta-Model – SPEM.</w:t>
      </w:r>
    </w:p>
  </w:footnote>
  <w:footnote w:id="52">
    <w:p w14:paraId="2AAD487D"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Object Management Group – OMG.</w:t>
      </w:r>
    </w:p>
  </w:footnote>
  <w:footnote w:id="53">
    <w:p w14:paraId="54C29A2F"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Meta Object Facility – MOF.</w:t>
      </w:r>
    </w:p>
  </w:footnote>
  <w:footnote w:id="54">
    <w:p w14:paraId="48A1CE72"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Domain Specific Process Meta Model – DSPMM.</w:t>
      </w:r>
    </w:p>
  </w:footnote>
  <w:footnote w:id="55">
    <w:p w14:paraId="0279CF4C"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Abstract Process Meta Model – AMM.</w:t>
      </w:r>
    </w:p>
  </w:footnote>
  <w:footnote w:id="56">
    <w:p w14:paraId="16124EF5"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Inženiring meta-metod.</w:t>
      </w:r>
    </w:p>
  </w:footnote>
  <w:footnote w:id="57">
    <w:p w14:paraId="576BD742"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Meta-Method for Software Engineering Methods.</w:t>
      </w:r>
    </w:p>
  </w:footnote>
  <w:footnote w:id="58">
    <w:p w14:paraId="5F2DF00B"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Proof of concept.</w:t>
      </w:r>
    </w:p>
  </w:footnote>
  <w:footnote w:id="59">
    <w:p w14:paraId="005EB383" w14:textId="77777777" w:rsidR="00734AFC" w:rsidRPr="00194376" w:rsidRDefault="00734AFC">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Vertical slice.</w:t>
      </w:r>
    </w:p>
  </w:footnote>
  <w:footnote w:id="60">
    <w:p w14:paraId="4C195014"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QA- Quality assurance.</w:t>
      </w:r>
    </w:p>
  </w:footnote>
  <w:footnote w:id="61">
    <w:p w14:paraId="0221DE8C" w14:textId="77777777" w:rsidR="00734AFC" w:rsidRPr="00194376" w:rsidRDefault="00734AFC" w:rsidP="0036353C">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Placeholders.</w:t>
      </w:r>
    </w:p>
  </w:footnote>
  <w:footnote w:id="62">
    <w:p w14:paraId="68634319"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Will Not Fix, pomeni, da defekt ni dovolj pomemben.</w:t>
      </w:r>
    </w:p>
  </w:footnote>
  <w:footnote w:id="63">
    <w:p w14:paraId="431216A9" w14:textId="77777777" w:rsidR="00734AFC" w:rsidRPr="00194376" w:rsidRDefault="00734AFC" w:rsidP="00E661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Crunch time.</w:t>
      </w:r>
    </w:p>
  </w:footnote>
  <w:footnote w:id="64">
    <w:p w14:paraId="27FC368D"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Je grafikon, ki predstavlja časovni razpored projekta.</w:t>
      </w:r>
    </w:p>
  </w:footnote>
  <w:footnote w:id="65">
    <w:p w14:paraId="11C57AF2"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Program evaluation and review technique, je statistično orodje za analizo nalog, ki so vključene v razvoj.</w:t>
      </w:r>
    </w:p>
  </w:footnote>
  <w:footnote w:id="66">
    <w:p w14:paraId="600A4079" w14:textId="77777777" w:rsidR="00734AFC" w:rsidRPr="00194376" w:rsidRDefault="00734AFC"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AHP – Analytical Hierarchy Process.</w:t>
      </w:r>
    </w:p>
  </w:footnote>
  <w:footnote w:id="67">
    <w:p w14:paraId="04584265" w14:textId="77777777" w:rsidR="00734AFC" w:rsidRPr="00194376" w:rsidRDefault="00734AFC"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Capability Maturity Model.</w:t>
      </w:r>
    </w:p>
  </w:footnote>
  <w:footnote w:id="68">
    <w:p w14:paraId="48F7C766" w14:textId="77777777" w:rsidR="00734AFC" w:rsidRPr="00194376" w:rsidRDefault="00734AFC"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Capability Maturity Model Integration.</w:t>
      </w:r>
    </w:p>
  </w:footnote>
  <w:footnote w:id="69">
    <w:p w14:paraId="64A9826C" w14:textId="77777777" w:rsidR="00734AFC" w:rsidRPr="00194376" w:rsidRDefault="00734AFC"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Process Improvement and Capability Determination.</w:t>
      </w:r>
    </w:p>
  </w:footnote>
  <w:footnote w:id="70">
    <w:p w14:paraId="55FD586D" w14:textId="77777777" w:rsidR="00734AFC" w:rsidRPr="00194376" w:rsidRDefault="00734AFC"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Development Process Activities.</w:t>
      </w:r>
    </w:p>
  </w:footnote>
  <w:footnote w:id="71">
    <w:p w14:paraId="73363CB7" w14:textId="77777777" w:rsidR="00734AFC" w:rsidRPr="00194376" w:rsidRDefault="00734AFC"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NA – number of applicable statements.</w:t>
      </w:r>
    </w:p>
  </w:footnote>
  <w:footnote w:id="72">
    <w:p w14:paraId="02C420A3" w14:textId="77777777" w:rsidR="00734AFC" w:rsidRPr="00194376" w:rsidRDefault="00734AFC"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PT – Passing treshold.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E46F6" w14:textId="77777777" w:rsidR="00734AFC" w:rsidRDefault="00734AFC">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F996E" w14:textId="77777777" w:rsidR="00734AFC" w:rsidRDefault="00734AFC">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5B20E" w14:textId="77777777" w:rsidR="00734AFC" w:rsidRDefault="00734AFC">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A9D7C4C"/>
    <w:multiLevelType w:val="hybridMultilevel"/>
    <w:tmpl w:val="884403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4">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5">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6">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7">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8">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1">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2">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3">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4">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5">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9">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5"/>
  </w:num>
  <w:num w:numId="5">
    <w:abstractNumId w:val="38"/>
  </w:num>
  <w:num w:numId="6">
    <w:abstractNumId w:val="15"/>
  </w:num>
  <w:num w:numId="7">
    <w:abstractNumId w:val="20"/>
  </w:num>
  <w:num w:numId="8">
    <w:abstractNumId w:val="39"/>
  </w:num>
  <w:num w:numId="9">
    <w:abstractNumId w:val="11"/>
  </w:num>
  <w:num w:numId="10">
    <w:abstractNumId w:val="17"/>
  </w:num>
  <w:num w:numId="11">
    <w:abstractNumId w:val="25"/>
  </w:num>
  <w:num w:numId="12">
    <w:abstractNumId w:val="32"/>
  </w:num>
  <w:num w:numId="13">
    <w:abstractNumId w:val="12"/>
  </w:num>
  <w:num w:numId="14">
    <w:abstractNumId w:val="24"/>
  </w:num>
  <w:num w:numId="15">
    <w:abstractNumId w:val="19"/>
  </w:num>
  <w:num w:numId="16">
    <w:abstractNumId w:val="26"/>
  </w:num>
  <w:num w:numId="17">
    <w:abstractNumId w:val="21"/>
  </w:num>
  <w:num w:numId="18">
    <w:abstractNumId w:val="8"/>
  </w:num>
  <w:num w:numId="19">
    <w:abstractNumId w:val="29"/>
  </w:num>
  <w:num w:numId="20">
    <w:abstractNumId w:val="4"/>
  </w:num>
  <w:num w:numId="21">
    <w:abstractNumId w:val="3"/>
  </w:num>
  <w:num w:numId="22">
    <w:abstractNumId w:val="9"/>
  </w:num>
  <w:num w:numId="23">
    <w:abstractNumId w:val="5"/>
  </w:num>
  <w:num w:numId="24">
    <w:abstractNumId w:val="27"/>
  </w:num>
  <w:num w:numId="25">
    <w:abstractNumId w:val="30"/>
  </w:num>
  <w:num w:numId="26">
    <w:abstractNumId w:val="7"/>
  </w:num>
  <w:num w:numId="27">
    <w:abstractNumId w:val="23"/>
  </w:num>
  <w:num w:numId="28">
    <w:abstractNumId w:val="22"/>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4"/>
  </w:num>
  <w:num w:numId="32">
    <w:abstractNumId w:val="33"/>
  </w:num>
  <w:num w:numId="33">
    <w:abstractNumId w:val="37"/>
  </w:num>
  <w:num w:numId="34">
    <w:abstractNumId w:val="1"/>
  </w:num>
  <w:num w:numId="35">
    <w:abstractNumId w:val="13"/>
  </w:num>
  <w:num w:numId="36">
    <w:abstractNumId w:val="36"/>
  </w:num>
  <w:num w:numId="37">
    <w:abstractNumId w:val="31"/>
  </w:num>
  <w:num w:numId="38">
    <w:abstractNumId w:val="16"/>
  </w:num>
  <w:num w:numId="39">
    <w:abstractNumId w:val="10"/>
  </w:num>
  <w:num w:numId="40">
    <w:abstractNumId w:val="28"/>
  </w:num>
  <w:num w:numId="4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ce, Jaroslav">
    <w15:presenceInfo w15:providerId="AD" w15:userId="S-1-5-21-1343024091-484763869-1801674531-3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1572"/>
    <w:rsid w:val="00003395"/>
    <w:rsid w:val="00003FA2"/>
    <w:rsid w:val="000043A1"/>
    <w:rsid w:val="00005783"/>
    <w:rsid w:val="00006284"/>
    <w:rsid w:val="00006783"/>
    <w:rsid w:val="00007CE7"/>
    <w:rsid w:val="00011175"/>
    <w:rsid w:val="0001150C"/>
    <w:rsid w:val="00011C7D"/>
    <w:rsid w:val="000124CE"/>
    <w:rsid w:val="00013951"/>
    <w:rsid w:val="00013D32"/>
    <w:rsid w:val="000151F2"/>
    <w:rsid w:val="000152A1"/>
    <w:rsid w:val="000153BD"/>
    <w:rsid w:val="000157B8"/>
    <w:rsid w:val="00015831"/>
    <w:rsid w:val="00015A4C"/>
    <w:rsid w:val="00015BAC"/>
    <w:rsid w:val="00015E15"/>
    <w:rsid w:val="0001713D"/>
    <w:rsid w:val="000206B1"/>
    <w:rsid w:val="00020CEC"/>
    <w:rsid w:val="000218A6"/>
    <w:rsid w:val="00024F56"/>
    <w:rsid w:val="000252DD"/>
    <w:rsid w:val="000257A8"/>
    <w:rsid w:val="00026E75"/>
    <w:rsid w:val="000275B8"/>
    <w:rsid w:val="00027660"/>
    <w:rsid w:val="00027725"/>
    <w:rsid w:val="00030DEE"/>
    <w:rsid w:val="00031227"/>
    <w:rsid w:val="00031288"/>
    <w:rsid w:val="00032651"/>
    <w:rsid w:val="0003377B"/>
    <w:rsid w:val="0003425A"/>
    <w:rsid w:val="00034A42"/>
    <w:rsid w:val="00035D4B"/>
    <w:rsid w:val="00035DB5"/>
    <w:rsid w:val="000360D3"/>
    <w:rsid w:val="00036426"/>
    <w:rsid w:val="00036747"/>
    <w:rsid w:val="0004004C"/>
    <w:rsid w:val="00040051"/>
    <w:rsid w:val="000409E2"/>
    <w:rsid w:val="00040B68"/>
    <w:rsid w:val="00040CB3"/>
    <w:rsid w:val="00041274"/>
    <w:rsid w:val="00041892"/>
    <w:rsid w:val="000428D0"/>
    <w:rsid w:val="00042BA8"/>
    <w:rsid w:val="000434B6"/>
    <w:rsid w:val="0004379B"/>
    <w:rsid w:val="0004481A"/>
    <w:rsid w:val="00044A7E"/>
    <w:rsid w:val="000455A0"/>
    <w:rsid w:val="00045E27"/>
    <w:rsid w:val="0004751C"/>
    <w:rsid w:val="00047553"/>
    <w:rsid w:val="00047D30"/>
    <w:rsid w:val="00050130"/>
    <w:rsid w:val="000523B6"/>
    <w:rsid w:val="00052597"/>
    <w:rsid w:val="00053D0B"/>
    <w:rsid w:val="00053E74"/>
    <w:rsid w:val="00054294"/>
    <w:rsid w:val="00054605"/>
    <w:rsid w:val="00055B15"/>
    <w:rsid w:val="00055EF4"/>
    <w:rsid w:val="000562DC"/>
    <w:rsid w:val="0006089E"/>
    <w:rsid w:val="000609FD"/>
    <w:rsid w:val="0006104F"/>
    <w:rsid w:val="00061AF6"/>
    <w:rsid w:val="00062B53"/>
    <w:rsid w:val="000635D7"/>
    <w:rsid w:val="00063914"/>
    <w:rsid w:val="0006465C"/>
    <w:rsid w:val="0006485A"/>
    <w:rsid w:val="00064EBC"/>
    <w:rsid w:val="00065A46"/>
    <w:rsid w:val="00065F54"/>
    <w:rsid w:val="00067AC3"/>
    <w:rsid w:val="00070276"/>
    <w:rsid w:val="00071278"/>
    <w:rsid w:val="00071AD8"/>
    <w:rsid w:val="00071F6D"/>
    <w:rsid w:val="00072011"/>
    <w:rsid w:val="00072FD9"/>
    <w:rsid w:val="0007316E"/>
    <w:rsid w:val="00073CF0"/>
    <w:rsid w:val="00073DE7"/>
    <w:rsid w:val="0007459D"/>
    <w:rsid w:val="00074693"/>
    <w:rsid w:val="00075A43"/>
    <w:rsid w:val="00081517"/>
    <w:rsid w:val="000815B0"/>
    <w:rsid w:val="00081C16"/>
    <w:rsid w:val="0008357F"/>
    <w:rsid w:val="00083DC0"/>
    <w:rsid w:val="00084B5C"/>
    <w:rsid w:val="00084B5D"/>
    <w:rsid w:val="00084B7C"/>
    <w:rsid w:val="00084CDE"/>
    <w:rsid w:val="000852CA"/>
    <w:rsid w:val="0008640F"/>
    <w:rsid w:val="00086545"/>
    <w:rsid w:val="000878CC"/>
    <w:rsid w:val="0008794E"/>
    <w:rsid w:val="00087A5D"/>
    <w:rsid w:val="0009057F"/>
    <w:rsid w:val="000916A2"/>
    <w:rsid w:val="00092070"/>
    <w:rsid w:val="0009252C"/>
    <w:rsid w:val="00092A0F"/>
    <w:rsid w:val="00092B92"/>
    <w:rsid w:val="0009390E"/>
    <w:rsid w:val="000940A3"/>
    <w:rsid w:val="00095254"/>
    <w:rsid w:val="00095AB6"/>
    <w:rsid w:val="00095DAD"/>
    <w:rsid w:val="00096872"/>
    <w:rsid w:val="0009746A"/>
    <w:rsid w:val="000978BA"/>
    <w:rsid w:val="00097E29"/>
    <w:rsid w:val="000A14FA"/>
    <w:rsid w:val="000A297D"/>
    <w:rsid w:val="000A3A95"/>
    <w:rsid w:val="000A41D0"/>
    <w:rsid w:val="000A4912"/>
    <w:rsid w:val="000A4D2E"/>
    <w:rsid w:val="000A4D5B"/>
    <w:rsid w:val="000A538A"/>
    <w:rsid w:val="000A57A9"/>
    <w:rsid w:val="000A6E55"/>
    <w:rsid w:val="000A71FD"/>
    <w:rsid w:val="000A7A9F"/>
    <w:rsid w:val="000A7B27"/>
    <w:rsid w:val="000B014D"/>
    <w:rsid w:val="000B0555"/>
    <w:rsid w:val="000B0743"/>
    <w:rsid w:val="000B223D"/>
    <w:rsid w:val="000B276F"/>
    <w:rsid w:val="000B2ED4"/>
    <w:rsid w:val="000B4C30"/>
    <w:rsid w:val="000B4CEF"/>
    <w:rsid w:val="000B632C"/>
    <w:rsid w:val="000C0EE7"/>
    <w:rsid w:val="000C2728"/>
    <w:rsid w:val="000C3B60"/>
    <w:rsid w:val="000C4514"/>
    <w:rsid w:val="000C46BE"/>
    <w:rsid w:val="000C5542"/>
    <w:rsid w:val="000C6D2B"/>
    <w:rsid w:val="000C6EC9"/>
    <w:rsid w:val="000C7ECA"/>
    <w:rsid w:val="000D07A8"/>
    <w:rsid w:val="000D1792"/>
    <w:rsid w:val="000D47E0"/>
    <w:rsid w:val="000D66ED"/>
    <w:rsid w:val="000D688F"/>
    <w:rsid w:val="000D7136"/>
    <w:rsid w:val="000D7A46"/>
    <w:rsid w:val="000E04BD"/>
    <w:rsid w:val="000E0888"/>
    <w:rsid w:val="000E0DF2"/>
    <w:rsid w:val="000E0F25"/>
    <w:rsid w:val="000E1D0A"/>
    <w:rsid w:val="000E40C3"/>
    <w:rsid w:val="000E4532"/>
    <w:rsid w:val="000E4655"/>
    <w:rsid w:val="000E5D05"/>
    <w:rsid w:val="000E65F9"/>
    <w:rsid w:val="000E6645"/>
    <w:rsid w:val="000E6E51"/>
    <w:rsid w:val="000E72F5"/>
    <w:rsid w:val="000F07A2"/>
    <w:rsid w:val="000F1C8C"/>
    <w:rsid w:val="000F270E"/>
    <w:rsid w:val="000F2D72"/>
    <w:rsid w:val="000F452C"/>
    <w:rsid w:val="000F5C3B"/>
    <w:rsid w:val="000F5ECA"/>
    <w:rsid w:val="000F61BE"/>
    <w:rsid w:val="000F76BB"/>
    <w:rsid w:val="000F79F9"/>
    <w:rsid w:val="00100421"/>
    <w:rsid w:val="00102D82"/>
    <w:rsid w:val="0010307E"/>
    <w:rsid w:val="00103081"/>
    <w:rsid w:val="001030BD"/>
    <w:rsid w:val="0010407B"/>
    <w:rsid w:val="0010506C"/>
    <w:rsid w:val="001050CF"/>
    <w:rsid w:val="00105F72"/>
    <w:rsid w:val="00106270"/>
    <w:rsid w:val="00106448"/>
    <w:rsid w:val="00106750"/>
    <w:rsid w:val="001067AA"/>
    <w:rsid w:val="00106BF2"/>
    <w:rsid w:val="00110704"/>
    <w:rsid w:val="00110803"/>
    <w:rsid w:val="001108AB"/>
    <w:rsid w:val="00110CB8"/>
    <w:rsid w:val="0011167C"/>
    <w:rsid w:val="00112063"/>
    <w:rsid w:val="00113E7E"/>
    <w:rsid w:val="00114666"/>
    <w:rsid w:val="001149C8"/>
    <w:rsid w:val="00114CE7"/>
    <w:rsid w:val="00114D4B"/>
    <w:rsid w:val="00115568"/>
    <w:rsid w:val="00115CD8"/>
    <w:rsid w:val="0011772D"/>
    <w:rsid w:val="00117773"/>
    <w:rsid w:val="00117DC8"/>
    <w:rsid w:val="0012085C"/>
    <w:rsid w:val="00121042"/>
    <w:rsid w:val="00121DEB"/>
    <w:rsid w:val="001220CC"/>
    <w:rsid w:val="00122689"/>
    <w:rsid w:val="00122EB0"/>
    <w:rsid w:val="00123FFF"/>
    <w:rsid w:val="0012645E"/>
    <w:rsid w:val="001275EC"/>
    <w:rsid w:val="0012782A"/>
    <w:rsid w:val="00130529"/>
    <w:rsid w:val="001307FC"/>
    <w:rsid w:val="001310EF"/>
    <w:rsid w:val="001316C3"/>
    <w:rsid w:val="001319EC"/>
    <w:rsid w:val="00131D43"/>
    <w:rsid w:val="00131DB5"/>
    <w:rsid w:val="00132D96"/>
    <w:rsid w:val="00133CC9"/>
    <w:rsid w:val="001340D8"/>
    <w:rsid w:val="0013575C"/>
    <w:rsid w:val="001359AF"/>
    <w:rsid w:val="0013608C"/>
    <w:rsid w:val="0013667A"/>
    <w:rsid w:val="00136F02"/>
    <w:rsid w:val="0013789A"/>
    <w:rsid w:val="0014088B"/>
    <w:rsid w:val="0014097A"/>
    <w:rsid w:val="00140EF3"/>
    <w:rsid w:val="001412AC"/>
    <w:rsid w:val="00141910"/>
    <w:rsid w:val="0014210E"/>
    <w:rsid w:val="00142A4C"/>
    <w:rsid w:val="00143D5D"/>
    <w:rsid w:val="00143DC2"/>
    <w:rsid w:val="0014473F"/>
    <w:rsid w:val="001449AB"/>
    <w:rsid w:val="00145286"/>
    <w:rsid w:val="00145D67"/>
    <w:rsid w:val="00146585"/>
    <w:rsid w:val="001475E2"/>
    <w:rsid w:val="00147902"/>
    <w:rsid w:val="00150055"/>
    <w:rsid w:val="00150157"/>
    <w:rsid w:val="001507E6"/>
    <w:rsid w:val="00150AEC"/>
    <w:rsid w:val="00153B7A"/>
    <w:rsid w:val="00153C26"/>
    <w:rsid w:val="00153D90"/>
    <w:rsid w:val="00153E3E"/>
    <w:rsid w:val="00154DF9"/>
    <w:rsid w:val="001561A4"/>
    <w:rsid w:val="00156ACD"/>
    <w:rsid w:val="00156E18"/>
    <w:rsid w:val="00157751"/>
    <w:rsid w:val="0016017F"/>
    <w:rsid w:val="00160751"/>
    <w:rsid w:val="00161377"/>
    <w:rsid w:val="00162B03"/>
    <w:rsid w:val="0016432B"/>
    <w:rsid w:val="00164FB2"/>
    <w:rsid w:val="001660F5"/>
    <w:rsid w:val="00166254"/>
    <w:rsid w:val="00170B81"/>
    <w:rsid w:val="00171E7A"/>
    <w:rsid w:val="00174D82"/>
    <w:rsid w:val="00174EF5"/>
    <w:rsid w:val="00175171"/>
    <w:rsid w:val="0017706D"/>
    <w:rsid w:val="00177E7A"/>
    <w:rsid w:val="00181D50"/>
    <w:rsid w:val="0018277E"/>
    <w:rsid w:val="001838E0"/>
    <w:rsid w:val="00183DD7"/>
    <w:rsid w:val="001846E9"/>
    <w:rsid w:val="00185256"/>
    <w:rsid w:val="00187F2F"/>
    <w:rsid w:val="00190897"/>
    <w:rsid w:val="00190E4C"/>
    <w:rsid w:val="0019172F"/>
    <w:rsid w:val="001917BF"/>
    <w:rsid w:val="001919EF"/>
    <w:rsid w:val="00191CD1"/>
    <w:rsid w:val="00191F9C"/>
    <w:rsid w:val="00194376"/>
    <w:rsid w:val="00195FDD"/>
    <w:rsid w:val="00196E6D"/>
    <w:rsid w:val="001972D9"/>
    <w:rsid w:val="0019770B"/>
    <w:rsid w:val="001A032F"/>
    <w:rsid w:val="001A17EA"/>
    <w:rsid w:val="001A1BE7"/>
    <w:rsid w:val="001A1C47"/>
    <w:rsid w:val="001A22A0"/>
    <w:rsid w:val="001A29C0"/>
    <w:rsid w:val="001A31BC"/>
    <w:rsid w:val="001A36C5"/>
    <w:rsid w:val="001A3ACB"/>
    <w:rsid w:val="001A40A1"/>
    <w:rsid w:val="001A44AA"/>
    <w:rsid w:val="001A519D"/>
    <w:rsid w:val="001A5F34"/>
    <w:rsid w:val="001A7C73"/>
    <w:rsid w:val="001B1F89"/>
    <w:rsid w:val="001B2267"/>
    <w:rsid w:val="001B2483"/>
    <w:rsid w:val="001B25F1"/>
    <w:rsid w:val="001B3016"/>
    <w:rsid w:val="001B34A6"/>
    <w:rsid w:val="001B386E"/>
    <w:rsid w:val="001B3B94"/>
    <w:rsid w:val="001B47C8"/>
    <w:rsid w:val="001B4D37"/>
    <w:rsid w:val="001B5B54"/>
    <w:rsid w:val="001B730C"/>
    <w:rsid w:val="001B75D2"/>
    <w:rsid w:val="001B7E38"/>
    <w:rsid w:val="001C0047"/>
    <w:rsid w:val="001C032E"/>
    <w:rsid w:val="001C06BF"/>
    <w:rsid w:val="001C07BD"/>
    <w:rsid w:val="001C0EEC"/>
    <w:rsid w:val="001C0F9A"/>
    <w:rsid w:val="001C1009"/>
    <w:rsid w:val="001C1AD6"/>
    <w:rsid w:val="001C1CB5"/>
    <w:rsid w:val="001C2852"/>
    <w:rsid w:val="001C2BF7"/>
    <w:rsid w:val="001C3963"/>
    <w:rsid w:val="001C4E9A"/>
    <w:rsid w:val="001C521D"/>
    <w:rsid w:val="001C55E2"/>
    <w:rsid w:val="001C5783"/>
    <w:rsid w:val="001C580E"/>
    <w:rsid w:val="001C60D4"/>
    <w:rsid w:val="001C6D8E"/>
    <w:rsid w:val="001D0379"/>
    <w:rsid w:val="001D12FB"/>
    <w:rsid w:val="001D2199"/>
    <w:rsid w:val="001D28F4"/>
    <w:rsid w:val="001D40CA"/>
    <w:rsid w:val="001D4470"/>
    <w:rsid w:val="001D594F"/>
    <w:rsid w:val="001D5AE9"/>
    <w:rsid w:val="001D67F4"/>
    <w:rsid w:val="001D7339"/>
    <w:rsid w:val="001D7B4C"/>
    <w:rsid w:val="001E00C3"/>
    <w:rsid w:val="001E0583"/>
    <w:rsid w:val="001E19FA"/>
    <w:rsid w:val="001E1E11"/>
    <w:rsid w:val="001E2BBA"/>
    <w:rsid w:val="001E2EDC"/>
    <w:rsid w:val="001E4173"/>
    <w:rsid w:val="001E4257"/>
    <w:rsid w:val="001E4D7A"/>
    <w:rsid w:val="001E4FAB"/>
    <w:rsid w:val="001E5ABE"/>
    <w:rsid w:val="001E75CA"/>
    <w:rsid w:val="001E7BC0"/>
    <w:rsid w:val="001F01A7"/>
    <w:rsid w:val="001F0990"/>
    <w:rsid w:val="001F12B3"/>
    <w:rsid w:val="001F13B5"/>
    <w:rsid w:val="001F1CE8"/>
    <w:rsid w:val="001F2BAB"/>
    <w:rsid w:val="001F356A"/>
    <w:rsid w:val="001F3FB3"/>
    <w:rsid w:val="001F3FBE"/>
    <w:rsid w:val="001F43C5"/>
    <w:rsid w:val="001F4A4C"/>
    <w:rsid w:val="001F4AC6"/>
    <w:rsid w:val="001F4C61"/>
    <w:rsid w:val="001F50DD"/>
    <w:rsid w:val="001F52C1"/>
    <w:rsid w:val="001F55CB"/>
    <w:rsid w:val="001F5FAF"/>
    <w:rsid w:val="001F71FA"/>
    <w:rsid w:val="001F733C"/>
    <w:rsid w:val="001F778A"/>
    <w:rsid w:val="001F7956"/>
    <w:rsid w:val="001F7B4F"/>
    <w:rsid w:val="002005E7"/>
    <w:rsid w:val="002005F0"/>
    <w:rsid w:val="00200EC8"/>
    <w:rsid w:val="002010D6"/>
    <w:rsid w:val="00201132"/>
    <w:rsid w:val="00201312"/>
    <w:rsid w:val="002018CC"/>
    <w:rsid w:val="00202680"/>
    <w:rsid w:val="0020292F"/>
    <w:rsid w:val="00202E4C"/>
    <w:rsid w:val="00203580"/>
    <w:rsid w:val="00203658"/>
    <w:rsid w:val="00203C9D"/>
    <w:rsid w:val="0020420C"/>
    <w:rsid w:val="00204F95"/>
    <w:rsid w:val="00205447"/>
    <w:rsid w:val="002056F8"/>
    <w:rsid w:val="00206205"/>
    <w:rsid w:val="002068CA"/>
    <w:rsid w:val="00207D11"/>
    <w:rsid w:val="00207EEC"/>
    <w:rsid w:val="00210933"/>
    <w:rsid w:val="00210F2F"/>
    <w:rsid w:val="00211207"/>
    <w:rsid w:val="0021132D"/>
    <w:rsid w:val="002118D9"/>
    <w:rsid w:val="0021244D"/>
    <w:rsid w:val="00212709"/>
    <w:rsid w:val="002133B0"/>
    <w:rsid w:val="00213636"/>
    <w:rsid w:val="00213DBB"/>
    <w:rsid w:val="0021518D"/>
    <w:rsid w:val="00215F98"/>
    <w:rsid w:val="00216535"/>
    <w:rsid w:val="00216828"/>
    <w:rsid w:val="00217DB2"/>
    <w:rsid w:val="00220900"/>
    <w:rsid w:val="00221B60"/>
    <w:rsid w:val="002223A0"/>
    <w:rsid w:val="00222E60"/>
    <w:rsid w:val="00224331"/>
    <w:rsid w:val="00225025"/>
    <w:rsid w:val="00225EDB"/>
    <w:rsid w:val="00225FC7"/>
    <w:rsid w:val="00227AD2"/>
    <w:rsid w:val="002304AD"/>
    <w:rsid w:val="00230804"/>
    <w:rsid w:val="002309AD"/>
    <w:rsid w:val="00230FDB"/>
    <w:rsid w:val="0023141C"/>
    <w:rsid w:val="002334DC"/>
    <w:rsid w:val="00233604"/>
    <w:rsid w:val="00234301"/>
    <w:rsid w:val="0023455A"/>
    <w:rsid w:val="002352EF"/>
    <w:rsid w:val="002355CD"/>
    <w:rsid w:val="002371A6"/>
    <w:rsid w:val="00237B16"/>
    <w:rsid w:val="0024097D"/>
    <w:rsid w:val="00240CDE"/>
    <w:rsid w:val="002411F2"/>
    <w:rsid w:val="0024160A"/>
    <w:rsid w:val="00241BAD"/>
    <w:rsid w:val="00244D79"/>
    <w:rsid w:val="0024618C"/>
    <w:rsid w:val="0024659C"/>
    <w:rsid w:val="00246A40"/>
    <w:rsid w:val="00246D1C"/>
    <w:rsid w:val="00247D4B"/>
    <w:rsid w:val="002505D7"/>
    <w:rsid w:val="00250DAC"/>
    <w:rsid w:val="00252E6C"/>
    <w:rsid w:val="0025301E"/>
    <w:rsid w:val="002530BE"/>
    <w:rsid w:val="0025321B"/>
    <w:rsid w:val="002538B9"/>
    <w:rsid w:val="00253CE4"/>
    <w:rsid w:val="002550B2"/>
    <w:rsid w:val="00255C5F"/>
    <w:rsid w:val="0025625A"/>
    <w:rsid w:val="00256BAB"/>
    <w:rsid w:val="00256DFD"/>
    <w:rsid w:val="0025750D"/>
    <w:rsid w:val="00262DE5"/>
    <w:rsid w:val="00263422"/>
    <w:rsid w:val="00263A40"/>
    <w:rsid w:val="002650DA"/>
    <w:rsid w:val="002655CF"/>
    <w:rsid w:val="002655DB"/>
    <w:rsid w:val="002655F3"/>
    <w:rsid w:val="00266161"/>
    <w:rsid w:val="00266209"/>
    <w:rsid w:val="00266458"/>
    <w:rsid w:val="002673C2"/>
    <w:rsid w:val="00267C4E"/>
    <w:rsid w:val="002705FB"/>
    <w:rsid w:val="00270E59"/>
    <w:rsid w:val="0027185E"/>
    <w:rsid w:val="00271A20"/>
    <w:rsid w:val="00272F27"/>
    <w:rsid w:val="00274A6B"/>
    <w:rsid w:val="00274F74"/>
    <w:rsid w:val="00275A77"/>
    <w:rsid w:val="00276516"/>
    <w:rsid w:val="0027718A"/>
    <w:rsid w:val="00277F69"/>
    <w:rsid w:val="00280014"/>
    <w:rsid w:val="002800D6"/>
    <w:rsid w:val="002803F8"/>
    <w:rsid w:val="00280924"/>
    <w:rsid w:val="002810D9"/>
    <w:rsid w:val="0028176D"/>
    <w:rsid w:val="0028208A"/>
    <w:rsid w:val="00282383"/>
    <w:rsid w:val="00282A28"/>
    <w:rsid w:val="00282FE2"/>
    <w:rsid w:val="00283963"/>
    <w:rsid w:val="00283BED"/>
    <w:rsid w:val="002849BD"/>
    <w:rsid w:val="00284A4D"/>
    <w:rsid w:val="002852BE"/>
    <w:rsid w:val="00285CF1"/>
    <w:rsid w:val="002860A2"/>
    <w:rsid w:val="00286554"/>
    <w:rsid w:val="00287C79"/>
    <w:rsid w:val="00287E69"/>
    <w:rsid w:val="002902E6"/>
    <w:rsid w:val="0029071E"/>
    <w:rsid w:val="00290EBB"/>
    <w:rsid w:val="002915BB"/>
    <w:rsid w:val="00291926"/>
    <w:rsid w:val="00291B22"/>
    <w:rsid w:val="00291C40"/>
    <w:rsid w:val="00291D67"/>
    <w:rsid w:val="002925DC"/>
    <w:rsid w:val="00292902"/>
    <w:rsid w:val="00292E6D"/>
    <w:rsid w:val="002944B6"/>
    <w:rsid w:val="00296424"/>
    <w:rsid w:val="00296F25"/>
    <w:rsid w:val="00297483"/>
    <w:rsid w:val="002978AE"/>
    <w:rsid w:val="002979B7"/>
    <w:rsid w:val="00297B77"/>
    <w:rsid w:val="00297E87"/>
    <w:rsid w:val="002A058A"/>
    <w:rsid w:val="002A0855"/>
    <w:rsid w:val="002A127F"/>
    <w:rsid w:val="002A1362"/>
    <w:rsid w:val="002A2D08"/>
    <w:rsid w:val="002A40CF"/>
    <w:rsid w:val="002A4DB5"/>
    <w:rsid w:val="002A5EE6"/>
    <w:rsid w:val="002A6A6D"/>
    <w:rsid w:val="002A6CA2"/>
    <w:rsid w:val="002B0DBB"/>
    <w:rsid w:val="002B0F4C"/>
    <w:rsid w:val="002B1116"/>
    <w:rsid w:val="002B153C"/>
    <w:rsid w:val="002B1737"/>
    <w:rsid w:val="002B28C1"/>
    <w:rsid w:val="002B331D"/>
    <w:rsid w:val="002B3541"/>
    <w:rsid w:val="002B3995"/>
    <w:rsid w:val="002B4180"/>
    <w:rsid w:val="002B498F"/>
    <w:rsid w:val="002B5A2F"/>
    <w:rsid w:val="002B63E0"/>
    <w:rsid w:val="002B6E84"/>
    <w:rsid w:val="002B725C"/>
    <w:rsid w:val="002B7887"/>
    <w:rsid w:val="002C0298"/>
    <w:rsid w:val="002C09FD"/>
    <w:rsid w:val="002C0D52"/>
    <w:rsid w:val="002C1CDF"/>
    <w:rsid w:val="002C271C"/>
    <w:rsid w:val="002C30DB"/>
    <w:rsid w:val="002C3A48"/>
    <w:rsid w:val="002C3AAA"/>
    <w:rsid w:val="002C435F"/>
    <w:rsid w:val="002C5709"/>
    <w:rsid w:val="002C5BEA"/>
    <w:rsid w:val="002C645B"/>
    <w:rsid w:val="002C672B"/>
    <w:rsid w:val="002C7569"/>
    <w:rsid w:val="002C7C80"/>
    <w:rsid w:val="002D0D45"/>
    <w:rsid w:val="002D17A2"/>
    <w:rsid w:val="002D1BBC"/>
    <w:rsid w:val="002D1C54"/>
    <w:rsid w:val="002D2AB1"/>
    <w:rsid w:val="002D32AD"/>
    <w:rsid w:val="002D35B1"/>
    <w:rsid w:val="002D3FC7"/>
    <w:rsid w:val="002D4519"/>
    <w:rsid w:val="002D5486"/>
    <w:rsid w:val="002D730D"/>
    <w:rsid w:val="002D73CF"/>
    <w:rsid w:val="002D7D16"/>
    <w:rsid w:val="002D7E28"/>
    <w:rsid w:val="002E0B21"/>
    <w:rsid w:val="002E1049"/>
    <w:rsid w:val="002E15FD"/>
    <w:rsid w:val="002E1A65"/>
    <w:rsid w:val="002E3884"/>
    <w:rsid w:val="002E3C77"/>
    <w:rsid w:val="002E3D70"/>
    <w:rsid w:val="002E3DAF"/>
    <w:rsid w:val="002E4293"/>
    <w:rsid w:val="002E5176"/>
    <w:rsid w:val="002E5FAF"/>
    <w:rsid w:val="002E628E"/>
    <w:rsid w:val="002E6336"/>
    <w:rsid w:val="002E6AD7"/>
    <w:rsid w:val="002E7322"/>
    <w:rsid w:val="002E7DD6"/>
    <w:rsid w:val="002F0D25"/>
    <w:rsid w:val="002F2380"/>
    <w:rsid w:val="002F2435"/>
    <w:rsid w:val="002F3951"/>
    <w:rsid w:val="002F417A"/>
    <w:rsid w:val="002F4B45"/>
    <w:rsid w:val="002F5B80"/>
    <w:rsid w:val="002F5C94"/>
    <w:rsid w:val="002F5FBD"/>
    <w:rsid w:val="002F70B2"/>
    <w:rsid w:val="002F7121"/>
    <w:rsid w:val="003001AE"/>
    <w:rsid w:val="00300D10"/>
    <w:rsid w:val="00302056"/>
    <w:rsid w:val="0030324F"/>
    <w:rsid w:val="00303605"/>
    <w:rsid w:val="003051F5"/>
    <w:rsid w:val="003053F3"/>
    <w:rsid w:val="00305AA1"/>
    <w:rsid w:val="00305C8F"/>
    <w:rsid w:val="00306578"/>
    <w:rsid w:val="003068E1"/>
    <w:rsid w:val="00306ECA"/>
    <w:rsid w:val="00306FFD"/>
    <w:rsid w:val="00307303"/>
    <w:rsid w:val="00307386"/>
    <w:rsid w:val="00310433"/>
    <w:rsid w:val="003104DD"/>
    <w:rsid w:val="00310D09"/>
    <w:rsid w:val="00311950"/>
    <w:rsid w:val="003122FE"/>
    <w:rsid w:val="00313683"/>
    <w:rsid w:val="00313ACC"/>
    <w:rsid w:val="00313FEB"/>
    <w:rsid w:val="0031493F"/>
    <w:rsid w:val="00314F43"/>
    <w:rsid w:val="00315661"/>
    <w:rsid w:val="0031780A"/>
    <w:rsid w:val="00322062"/>
    <w:rsid w:val="0032274B"/>
    <w:rsid w:val="00322C92"/>
    <w:rsid w:val="0032335F"/>
    <w:rsid w:val="00323BB7"/>
    <w:rsid w:val="00323C0C"/>
    <w:rsid w:val="003243D0"/>
    <w:rsid w:val="003249FD"/>
    <w:rsid w:val="00324FAF"/>
    <w:rsid w:val="00325355"/>
    <w:rsid w:val="00325369"/>
    <w:rsid w:val="0032788A"/>
    <w:rsid w:val="00327B21"/>
    <w:rsid w:val="00327C02"/>
    <w:rsid w:val="003302E5"/>
    <w:rsid w:val="00331F28"/>
    <w:rsid w:val="00332864"/>
    <w:rsid w:val="00332891"/>
    <w:rsid w:val="00332916"/>
    <w:rsid w:val="00332E69"/>
    <w:rsid w:val="003334B4"/>
    <w:rsid w:val="00334F5C"/>
    <w:rsid w:val="003351F2"/>
    <w:rsid w:val="00336899"/>
    <w:rsid w:val="003369C4"/>
    <w:rsid w:val="00336FC4"/>
    <w:rsid w:val="0033726F"/>
    <w:rsid w:val="00337CE5"/>
    <w:rsid w:val="00341A0F"/>
    <w:rsid w:val="00341B77"/>
    <w:rsid w:val="00341BAE"/>
    <w:rsid w:val="0034355E"/>
    <w:rsid w:val="00343568"/>
    <w:rsid w:val="00343DE9"/>
    <w:rsid w:val="00344429"/>
    <w:rsid w:val="0034568A"/>
    <w:rsid w:val="00345930"/>
    <w:rsid w:val="00345969"/>
    <w:rsid w:val="00347972"/>
    <w:rsid w:val="00351A7A"/>
    <w:rsid w:val="003530E3"/>
    <w:rsid w:val="00353A62"/>
    <w:rsid w:val="003543E2"/>
    <w:rsid w:val="00354752"/>
    <w:rsid w:val="00357512"/>
    <w:rsid w:val="00357EC6"/>
    <w:rsid w:val="00360F96"/>
    <w:rsid w:val="003615BF"/>
    <w:rsid w:val="0036239D"/>
    <w:rsid w:val="003623FC"/>
    <w:rsid w:val="0036353C"/>
    <w:rsid w:val="003635A8"/>
    <w:rsid w:val="003638CD"/>
    <w:rsid w:val="00363AF7"/>
    <w:rsid w:val="0036412F"/>
    <w:rsid w:val="003662DF"/>
    <w:rsid w:val="00367265"/>
    <w:rsid w:val="00370A9C"/>
    <w:rsid w:val="003714A7"/>
    <w:rsid w:val="003722EA"/>
    <w:rsid w:val="00372B29"/>
    <w:rsid w:val="00372CFA"/>
    <w:rsid w:val="003731EF"/>
    <w:rsid w:val="0037347A"/>
    <w:rsid w:val="00373B49"/>
    <w:rsid w:val="003740B8"/>
    <w:rsid w:val="0037457A"/>
    <w:rsid w:val="0037469A"/>
    <w:rsid w:val="00374AA9"/>
    <w:rsid w:val="00375BE6"/>
    <w:rsid w:val="00377285"/>
    <w:rsid w:val="0037731D"/>
    <w:rsid w:val="0038127C"/>
    <w:rsid w:val="003815F9"/>
    <w:rsid w:val="0038197D"/>
    <w:rsid w:val="003820BA"/>
    <w:rsid w:val="003824D7"/>
    <w:rsid w:val="00382665"/>
    <w:rsid w:val="0038294D"/>
    <w:rsid w:val="00383FC8"/>
    <w:rsid w:val="003844E8"/>
    <w:rsid w:val="00385316"/>
    <w:rsid w:val="0038555D"/>
    <w:rsid w:val="00386726"/>
    <w:rsid w:val="00386B86"/>
    <w:rsid w:val="00387B53"/>
    <w:rsid w:val="0039003A"/>
    <w:rsid w:val="003900E4"/>
    <w:rsid w:val="0039024F"/>
    <w:rsid w:val="00390B06"/>
    <w:rsid w:val="00392761"/>
    <w:rsid w:val="003938EC"/>
    <w:rsid w:val="00395DCF"/>
    <w:rsid w:val="00396C17"/>
    <w:rsid w:val="00397B85"/>
    <w:rsid w:val="00397CE5"/>
    <w:rsid w:val="003A0224"/>
    <w:rsid w:val="003A03C9"/>
    <w:rsid w:val="003A28D7"/>
    <w:rsid w:val="003A2A77"/>
    <w:rsid w:val="003A2AFF"/>
    <w:rsid w:val="003A3104"/>
    <w:rsid w:val="003A33CB"/>
    <w:rsid w:val="003A3460"/>
    <w:rsid w:val="003A36E1"/>
    <w:rsid w:val="003A3BF1"/>
    <w:rsid w:val="003A3DD7"/>
    <w:rsid w:val="003A4007"/>
    <w:rsid w:val="003A402F"/>
    <w:rsid w:val="003A4194"/>
    <w:rsid w:val="003A41C5"/>
    <w:rsid w:val="003A42B0"/>
    <w:rsid w:val="003A468E"/>
    <w:rsid w:val="003A4E28"/>
    <w:rsid w:val="003A5EEB"/>
    <w:rsid w:val="003A615A"/>
    <w:rsid w:val="003A6894"/>
    <w:rsid w:val="003B14ED"/>
    <w:rsid w:val="003B18AF"/>
    <w:rsid w:val="003B32CA"/>
    <w:rsid w:val="003B44F5"/>
    <w:rsid w:val="003B53CB"/>
    <w:rsid w:val="003B5A6D"/>
    <w:rsid w:val="003B7A95"/>
    <w:rsid w:val="003C0133"/>
    <w:rsid w:val="003C0204"/>
    <w:rsid w:val="003C04A1"/>
    <w:rsid w:val="003C0B56"/>
    <w:rsid w:val="003C1075"/>
    <w:rsid w:val="003C1150"/>
    <w:rsid w:val="003C12FD"/>
    <w:rsid w:val="003C1502"/>
    <w:rsid w:val="003C1FC5"/>
    <w:rsid w:val="003C2DA7"/>
    <w:rsid w:val="003C36DE"/>
    <w:rsid w:val="003C3E6D"/>
    <w:rsid w:val="003C48ED"/>
    <w:rsid w:val="003C548D"/>
    <w:rsid w:val="003D016F"/>
    <w:rsid w:val="003D07AE"/>
    <w:rsid w:val="003D09E6"/>
    <w:rsid w:val="003D23A0"/>
    <w:rsid w:val="003D2A87"/>
    <w:rsid w:val="003D2CF7"/>
    <w:rsid w:val="003D4DF3"/>
    <w:rsid w:val="003D5476"/>
    <w:rsid w:val="003D55E6"/>
    <w:rsid w:val="003D5E25"/>
    <w:rsid w:val="003D7A6D"/>
    <w:rsid w:val="003E04F5"/>
    <w:rsid w:val="003E067E"/>
    <w:rsid w:val="003E0D47"/>
    <w:rsid w:val="003E33F4"/>
    <w:rsid w:val="003E404B"/>
    <w:rsid w:val="003E4C69"/>
    <w:rsid w:val="003E6E9B"/>
    <w:rsid w:val="003E7944"/>
    <w:rsid w:val="003E7C3A"/>
    <w:rsid w:val="003E7CD0"/>
    <w:rsid w:val="003F0743"/>
    <w:rsid w:val="003F0B80"/>
    <w:rsid w:val="003F5734"/>
    <w:rsid w:val="003F62F7"/>
    <w:rsid w:val="003F72D2"/>
    <w:rsid w:val="00400814"/>
    <w:rsid w:val="004016D8"/>
    <w:rsid w:val="00401CB1"/>
    <w:rsid w:val="0040200B"/>
    <w:rsid w:val="00402229"/>
    <w:rsid w:val="0040264B"/>
    <w:rsid w:val="00402C9A"/>
    <w:rsid w:val="004036C1"/>
    <w:rsid w:val="00403B84"/>
    <w:rsid w:val="004044E0"/>
    <w:rsid w:val="00404F76"/>
    <w:rsid w:val="00406BB7"/>
    <w:rsid w:val="00407F69"/>
    <w:rsid w:val="0041203E"/>
    <w:rsid w:val="00412148"/>
    <w:rsid w:val="00412E20"/>
    <w:rsid w:val="0041371B"/>
    <w:rsid w:val="00413791"/>
    <w:rsid w:val="00414E31"/>
    <w:rsid w:val="00415007"/>
    <w:rsid w:val="00415311"/>
    <w:rsid w:val="00416D1A"/>
    <w:rsid w:val="00417272"/>
    <w:rsid w:val="0042231B"/>
    <w:rsid w:val="00422D6A"/>
    <w:rsid w:val="0042384C"/>
    <w:rsid w:val="00424BFC"/>
    <w:rsid w:val="00425119"/>
    <w:rsid w:val="00425F83"/>
    <w:rsid w:val="004261BE"/>
    <w:rsid w:val="004266F9"/>
    <w:rsid w:val="004272E8"/>
    <w:rsid w:val="0042742F"/>
    <w:rsid w:val="00427583"/>
    <w:rsid w:val="00427D23"/>
    <w:rsid w:val="004307CE"/>
    <w:rsid w:val="00430EEA"/>
    <w:rsid w:val="00431874"/>
    <w:rsid w:val="00432B59"/>
    <w:rsid w:val="00432CCA"/>
    <w:rsid w:val="00432CE5"/>
    <w:rsid w:val="00433112"/>
    <w:rsid w:val="00434217"/>
    <w:rsid w:val="00434363"/>
    <w:rsid w:val="004345C9"/>
    <w:rsid w:val="0043464B"/>
    <w:rsid w:val="00435A5F"/>
    <w:rsid w:val="004363A9"/>
    <w:rsid w:val="00436504"/>
    <w:rsid w:val="00436A3A"/>
    <w:rsid w:val="0043724A"/>
    <w:rsid w:val="00437EAD"/>
    <w:rsid w:val="00440772"/>
    <w:rsid w:val="00441BF3"/>
    <w:rsid w:val="00441CD6"/>
    <w:rsid w:val="00442037"/>
    <w:rsid w:val="004426EF"/>
    <w:rsid w:val="00444625"/>
    <w:rsid w:val="004454AD"/>
    <w:rsid w:val="004456DD"/>
    <w:rsid w:val="00446F8B"/>
    <w:rsid w:val="00447994"/>
    <w:rsid w:val="00450FB2"/>
    <w:rsid w:val="00452685"/>
    <w:rsid w:val="004527F8"/>
    <w:rsid w:val="00452C61"/>
    <w:rsid w:val="004545CA"/>
    <w:rsid w:val="00454784"/>
    <w:rsid w:val="00454C8A"/>
    <w:rsid w:val="004561FF"/>
    <w:rsid w:val="0045745D"/>
    <w:rsid w:val="0045756D"/>
    <w:rsid w:val="00457823"/>
    <w:rsid w:val="0046077D"/>
    <w:rsid w:val="00461314"/>
    <w:rsid w:val="0046191A"/>
    <w:rsid w:val="004628E9"/>
    <w:rsid w:val="00463301"/>
    <w:rsid w:val="004633F4"/>
    <w:rsid w:val="00463CC6"/>
    <w:rsid w:val="00463EA6"/>
    <w:rsid w:val="00464398"/>
    <w:rsid w:val="004644F1"/>
    <w:rsid w:val="0046590C"/>
    <w:rsid w:val="00465DB0"/>
    <w:rsid w:val="004663CE"/>
    <w:rsid w:val="004668BC"/>
    <w:rsid w:val="0046769D"/>
    <w:rsid w:val="00467927"/>
    <w:rsid w:val="00470C6B"/>
    <w:rsid w:val="004710A7"/>
    <w:rsid w:val="00471678"/>
    <w:rsid w:val="00472257"/>
    <w:rsid w:val="0047247B"/>
    <w:rsid w:val="00472790"/>
    <w:rsid w:val="00472826"/>
    <w:rsid w:val="004731A8"/>
    <w:rsid w:val="00473BA8"/>
    <w:rsid w:val="00473DC1"/>
    <w:rsid w:val="00474086"/>
    <w:rsid w:val="00474109"/>
    <w:rsid w:val="00474771"/>
    <w:rsid w:val="00475A8B"/>
    <w:rsid w:val="004760C7"/>
    <w:rsid w:val="004760E5"/>
    <w:rsid w:val="00476B39"/>
    <w:rsid w:val="00476FE9"/>
    <w:rsid w:val="0047753A"/>
    <w:rsid w:val="00477B78"/>
    <w:rsid w:val="00477D2A"/>
    <w:rsid w:val="00481C82"/>
    <w:rsid w:val="00482BCB"/>
    <w:rsid w:val="00483643"/>
    <w:rsid w:val="00484524"/>
    <w:rsid w:val="004857AD"/>
    <w:rsid w:val="00486512"/>
    <w:rsid w:val="00486FEB"/>
    <w:rsid w:val="00487D06"/>
    <w:rsid w:val="00487F0E"/>
    <w:rsid w:val="004903EF"/>
    <w:rsid w:val="00491454"/>
    <w:rsid w:val="004923D9"/>
    <w:rsid w:val="00493176"/>
    <w:rsid w:val="00493F5D"/>
    <w:rsid w:val="004944A8"/>
    <w:rsid w:val="00494A7D"/>
    <w:rsid w:val="004965E1"/>
    <w:rsid w:val="00496E60"/>
    <w:rsid w:val="00497171"/>
    <w:rsid w:val="00497F52"/>
    <w:rsid w:val="004A0339"/>
    <w:rsid w:val="004A0496"/>
    <w:rsid w:val="004A160D"/>
    <w:rsid w:val="004A20FC"/>
    <w:rsid w:val="004A2EFB"/>
    <w:rsid w:val="004A362A"/>
    <w:rsid w:val="004A3D19"/>
    <w:rsid w:val="004A445E"/>
    <w:rsid w:val="004A4D2B"/>
    <w:rsid w:val="004A61FF"/>
    <w:rsid w:val="004A63E3"/>
    <w:rsid w:val="004A6FE9"/>
    <w:rsid w:val="004A78F1"/>
    <w:rsid w:val="004B0487"/>
    <w:rsid w:val="004B0727"/>
    <w:rsid w:val="004B1CFF"/>
    <w:rsid w:val="004B5A17"/>
    <w:rsid w:val="004B784A"/>
    <w:rsid w:val="004B7D1F"/>
    <w:rsid w:val="004C0085"/>
    <w:rsid w:val="004C01FB"/>
    <w:rsid w:val="004C1420"/>
    <w:rsid w:val="004C20BA"/>
    <w:rsid w:val="004C2C08"/>
    <w:rsid w:val="004C3953"/>
    <w:rsid w:val="004C4920"/>
    <w:rsid w:val="004C4AD1"/>
    <w:rsid w:val="004C4D45"/>
    <w:rsid w:val="004C4DF8"/>
    <w:rsid w:val="004C688C"/>
    <w:rsid w:val="004D09AD"/>
    <w:rsid w:val="004D12F6"/>
    <w:rsid w:val="004D150A"/>
    <w:rsid w:val="004D2D83"/>
    <w:rsid w:val="004D4808"/>
    <w:rsid w:val="004D4B37"/>
    <w:rsid w:val="004D52C6"/>
    <w:rsid w:val="004D5ABE"/>
    <w:rsid w:val="004D5FD0"/>
    <w:rsid w:val="004D64BE"/>
    <w:rsid w:val="004D77F8"/>
    <w:rsid w:val="004E0B54"/>
    <w:rsid w:val="004E1077"/>
    <w:rsid w:val="004E11B6"/>
    <w:rsid w:val="004E1A4D"/>
    <w:rsid w:val="004E1F82"/>
    <w:rsid w:val="004E3FED"/>
    <w:rsid w:val="004E46F4"/>
    <w:rsid w:val="004E47CE"/>
    <w:rsid w:val="004E4800"/>
    <w:rsid w:val="004E5404"/>
    <w:rsid w:val="004E5727"/>
    <w:rsid w:val="004E5BAE"/>
    <w:rsid w:val="004E5C67"/>
    <w:rsid w:val="004E6DE7"/>
    <w:rsid w:val="004E7DEE"/>
    <w:rsid w:val="004F0045"/>
    <w:rsid w:val="004F0690"/>
    <w:rsid w:val="004F111F"/>
    <w:rsid w:val="004F1600"/>
    <w:rsid w:val="004F2CDE"/>
    <w:rsid w:val="004F3510"/>
    <w:rsid w:val="004F3D78"/>
    <w:rsid w:val="004F3EF1"/>
    <w:rsid w:val="004F41E2"/>
    <w:rsid w:val="004F465C"/>
    <w:rsid w:val="004F4DEC"/>
    <w:rsid w:val="004F4E30"/>
    <w:rsid w:val="004F5451"/>
    <w:rsid w:val="004F5AE2"/>
    <w:rsid w:val="004F5D5B"/>
    <w:rsid w:val="004F605B"/>
    <w:rsid w:val="004F6794"/>
    <w:rsid w:val="004F72BF"/>
    <w:rsid w:val="004F7C2A"/>
    <w:rsid w:val="005008E8"/>
    <w:rsid w:val="00500D3E"/>
    <w:rsid w:val="0050175F"/>
    <w:rsid w:val="005018FD"/>
    <w:rsid w:val="0050210E"/>
    <w:rsid w:val="00503784"/>
    <w:rsid w:val="00504A6F"/>
    <w:rsid w:val="005054FE"/>
    <w:rsid w:val="00505589"/>
    <w:rsid w:val="00505A6A"/>
    <w:rsid w:val="005060F7"/>
    <w:rsid w:val="00507C99"/>
    <w:rsid w:val="0051205E"/>
    <w:rsid w:val="00512439"/>
    <w:rsid w:val="005137A9"/>
    <w:rsid w:val="00513EB3"/>
    <w:rsid w:val="00513F2D"/>
    <w:rsid w:val="00514443"/>
    <w:rsid w:val="00514529"/>
    <w:rsid w:val="00514F3E"/>
    <w:rsid w:val="005153F2"/>
    <w:rsid w:val="00515C15"/>
    <w:rsid w:val="00515E47"/>
    <w:rsid w:val="00516F7C"/>
    <w:rsid w:val="0051713F"/>
    <w:rsid w:val="005207C0"/>
    <w:rsid w:val="0052213B"/>
    <w:rsid w:val="0052394D"/>
    <w:rsid w:val="005251BF"/>
    <w:rsid w:val="00526AF0"/>
    <w:rsid w:val="00526E55"/>
    <w:rsid w:val="00527F01"/>
    <w:rsid w:val="00530879"/>
    <w:rsid w:val="00532261"/>
    <w:rsid w:val="005323E6"/>
    <w:rsid w:val="00532447"/>
    <w:rsid w:val="0053245B"/>
    <w:rsid w:val="0053266C"/>
    <w:rsid w:val="00532E87"/>
    <w:rsid w:val="00533F2D"/>
    <w:rsid w:val="005349AB"/>
    <w:rsid w:val="00534C16"/>
    <w:rsid w:val="0053503C"/>
    <w:rsid w:val="005353DA"/>
    <w:rsid w:val="00535593"/>
    <w:rsid w:val="00535FC5"/>
    <w:rsid w:val="00540A7E"/>
    <w:rsid w:val="00540F7D"/>
    <w:rsid w:val="005410A2"/>
    <w:rsid w:val="005411BF"/>
    <w:rsid w:val="0054122A"/>
    <w:rsid w:val="00541541"/>
    <w:rsid w:val="0054219D"/>
    <w:rsid w:val="0054279B"/>
    <w:rsid w:val="005429CE"/>
    <w:rsid w:val="005436B8"/>
    <w:rsid w:val="00543C94"/>
    <w:rsid w:val="00543FD8"/>
    <w:rsid w:val="0054538C"/>
    <w:rsid w:val="005457AD"/>
    <w:rsid w:val="00545D2D"/>
    <w:rsid w:val="00545FA7"/>
    <w:rsid w:val="00546224"/>
    <w:rsid w:val="00547F91"/>
    <w:rsid w:val="0055002F"/>
    <w:rsid w:val="00550B85"/>
    <w:rsid w:val="0055112B"/>
    <w:rsid w:val="00551142"/>
    <w:rsid w:val="00552680"/>
    <w:rsid w:val="005532EC"/>
    <w:rsid w:val="005533C6"/>
    <w:rsid w:val="00553CF3"/>
    <w:rsid w:val="0055560E"/>
    <w:rsid w:val="00555EBB"/>
    <w:rsid w:val="00556361"/>
    <w:rsid w:val="005566E9"/>
    <w:rsid w:val="00556FFB"/>
    <w:rsid w:val="00557BC9"/>
    <w:rsid w:val="00557E4B"/>
    <w:rsid w:val="00560A56"/>
    <w:rsid w:val="005610BB"/>
    <w:rsid w:val="0056124F"/>
    <w:rsid w:val="00561406"/>
    <w:rsid w:val="00562F70"/>
    <w:rsid w:val="0056489B"/>
    <w:rsid w:val="00564B7C"/>
    <w:rsid w:val="0056662F"/>
    <w:rsid w:val="00566976"/>
    <w:rsid w:val="00566C51"/>
    <w:rsid w:val="00566DB8"/>
    <w:rsid w:val="00567EBA"/>
    <w:rsid w:val="00570EAB"/>
    <w:rsid w:val="005712E5"/>
    <w:rsid w:val="005714F8"/>
    <w:rsid w:val="005721B6"/>
    <w:rsid w:val="0057251B"/>
    <w:rsid w:val="00574A31"/>
    <w:rsid w:val="00574F9C"/>
    <w:rsid w:val="00575B9A"/>
    <w:rsid w:val="00576368"/>
    <w:rsid w:val="005779D1"/>
    <w:rsid w:val="00577DC2"/>
    <w:rsid w:val="005808C2"/>
    <w:rsid w:val="00580BF8"/>
    <w:rsid w:val="00581188"/>
    <w:rsid w:val="0058252C"/>
    <w:rsid w:val="005825FF"/>
    <w:rsid w:val="00582EF9"/>
    <w:rsid w:val="00582F0F"/>
    <w:rsid w:val="005835FE"/>
    <w:rsid w:val="00583BC9"/>
    <w:rsid w:val="0058568A"/>
    <w:rsid w:val="0058661D"/>
    <w:rsid w:val="00586E9B"/>
    <w:rsid w:val="005872B3"/>
    <w:rsid w:val="00587667"/>
    <w:rsid w:val="00591CE0"/>
    <w:rsid w:val="00593CBF"/>
    <w:rsid w:val="00594577"/>
    <w:rsid w:val="00595504"/>
    <w:rsid w:val="00595626"/>
    <w:rsid w:val="005966DE"/>
    <w:rsid w:val="005972F5"/>
    <w:rsid w:val="00597C83"/>
    <w:rsid w:val="005A1AC6"/>
    <w:rsid w:val="005A2347"/>
    <w:rsid w:val="005A286E"/>
    <w:rsid w:val="005A346B"/>
    <w:rsid w:val="005A4F32"/>
    <w:rsid w:val="005A5485"/>
    <w:rsid w:val="005A6A3B"/>
    <w:rsid w:val="005A7106"/>
    <w:rsid w:val="005A78C9"/>
    <w:rsid w:val="005B04C3"/>
    <w:rsid w:val="005B0C15"/>
    <w:rsid w:val="005B10BF"/>
    <w:rsid w:val="005B33B4"/>
    <w:rsid w:val="005B426B"/>
    <w:rsid w:val="005B4647"/>
    <w:rsid w:val="005B5132"/>
    <w:rsid w:val="005B63DC"/>
    <w:rsid w:val="005B75B0"/>
    <w:rsid w:val="005B79A4"/>
    <w:rsid w:val="005C076D"/>
    <w:rsid w:val="005C09D2"/>
    <w:rsid w:val="005C254C"/>
    <w:rsid w:val="005C2E70"/>
    <w:rsid w:val="005C4285"/>
    <w:rsid w:val="005C4E15"/>
    <w:rsid w:val="005C56A6"/>
    <w:rsid w:val="005C5CC6"/>
    <w:rsid w:val="005C5CD6"/>
    <w:rsid w:val="005C79FB"/>
    <w:rsid w:val="005C7F07"/>
    <w:rsid w:val="005D03F3"/>
    <w:rsid w:val="005D0B56"/>
    <w:rsid w:val="005D0C44"/>
    <w:rsid w:val="005D15E4"/>
    <w:rsid w:val="005D20A2"/>
    <w:rsid w:val="005D20CB"/>
    <w:rsid w:val="005D2735"/>
    <w:rsid w:val="005D389C"/>
    <w:rsid w:val="005D39DA"/>
    <w:rsid w:val="005D6477"/>
    <w:rsid w:val="005D65B6"/>
    <w:rsid w:val="005D7316"/>
    <w:rsid w:val="005D74A2"/>
    <w:rsid w:val="005D74DF"/>
    <w:rsid w:val="005E0BE7"/>
    <w:rsid w:val="005E2ED4"/>
    <w:rsid w:val="005E3408"/>
    <w:rsid w:val="005E3DF2"/>
    <w:rsid w:val="005E49A4"/>
    <w:rsid w:val="005E5411"/>
    <w:rsid w:val="005E5A51"/>
    <w:rsid w:val="005E6EB7"/>
    <w:rsid w:val="005E71F2"/>
    <w:rsid w:val="005F01D4"/>
    <w:rsid w:val="005F2085"/>
    <w:rsid w:val="005F2B88"/>
    <w:rsid w:val="005F2F16"/>
    <w:rsid w:val="005F39DB"/>
    <w:rsid w:val="005F4CEF"/>
    <w:rsid w:val="005F4F70"/>
    <w:rsid w:val="006008C8"/>
    <w:rsid w:val="00600AB7"/>
    <w:rsid w:val="00600ABB"/>
    <w:rsid w:val="00600B0F"/>
    <w:rsid w:val="00600B96"/>
    <w:rsid w:val="00601667"/>
    <w:rsid w:val="00602C6B"/>
    <w:rsid w:val="00602CC5"/>
    <w:rsid w:val="006049E4"/>
    <w:rsid w:val="0060508B"/>
    <w:rsid w:val="00605EB1"/>
    <w:rsid w:val="006060A3"/>
    <w:rsid w:val="0060698D"/>
    <w:rsid w:val="006071CA"/>
    <w:rsid w:val="00607541"/>
    <w:rsid w:val="00607678"/>
    <w:rsid w:val="00607733"/>
    <w:rsid w:val="006100F1"/>
    <w:rsid w:val="00610A30"/>
    <w:rsid w:val="00610BE7"/>
    <w:rsid w:val="006111AB"/>
    <w:rsid w:val="00611953"/>
    <w:rsid w:val="0061205D"/>
    <w:rsid w:val="006143CF"/>
    <w:rsid w:val="00615097"/>
    <w:rsid w:val="0061511D"/>
    <w:rsid w:val="0061553F"/>
    <w:rsid w:val="00615DEF"/>
    <w:rsid w:val="00620E84"/>
    <w:rsid w:val="00622777"/>
    <w:rsid w:val="00623749"/>
    <w:rsid w:val="00623DDD"/>
    <w:rsid w:val="00624087"/>
    <w:rsid w:val="00624091"/>
    <w:rsid w:val="0062426F"/>
    <w:rsid w:val="00624798"/>
    <w:rsid w:val="00624C06"/>
    <w:rsid w:val="00624D10"/>
    <w:rsid w:val="0062524D"/>
    <w:rsid w:val="00625B27"/>
    <w:rsid w:val="006264B5"/>
    <w:rsid w:val="00626B4D"/>
    <w:rsid w:val="006276FD"/>
    <w:rsid w:val="00627990"/>
    <w:rsid w:val="006300E0"/>
    <w:rsid w:val="006304D6"/>
    <w:rsid w:val="00630807"/>
    <w:rsid w:val="00630C0B"/>
    <w:rsid w:val="00631592"/>
    <w:rsid w:val="006333C2"/>
    <w:rsid w:val="00633755"/>
    <w:rsid w:val="006339CD"/>
    <w:rsid w:val="006352EF"/>
    <w:rsid w:val="00635E27"/>
    <w:rsid w:val="00636603"/>
    <w:rsid w:val="00636D3A"/>
    <w:rsid w:val="0063732A"/>
    <w:rsid w:val="00637485"/>
    <w:rsid w:val="0064068E"/>
    <w:rsid w:val="00641E67"/>
    <w:rsid w:val="0064223B"/>
    <w:rsid w:val="006432B2"/>
    <w:rsid w:val="006450B4"/>
    <w:rsid w:val="00645CD6"/>
    <w:rsid w:val="00646F1C"/>
    <w:rsid w:val="006478B3"/>
    <w:rsid w:val="006478C8"/>
    <w:rsid w:val="00647B35"/>
    <w:rsid w:val="00647F06"/>
    <w:rsid w:val="006509C2"/>
    <w:rsid w:val="00651452"/>
    <w:rsid w:val="0065181B"/>
    <w:rsid w:val="00651B01"/>
    <w:rsid w:val="006521AC"/>
    <w:rsid w:val="0065296D"/>
    <w:rsid w:val="0065314F"/>
    <w:rsid w:val="00653B46"/>
    <w:rsid w:val="00653F48"/>
    <w:rsid w:val="00653F6B"/>
    <w:rsid w:val="0065516A"/>
    <w:rsid w:val="006551EC"/>
    <w:rsid w:val="006552DC"/>
    <w:rsid w:val="00656E53"/>
    <w:rsid w:val="00657443"/>
    <w:rsid w:val="00657940"/>
    <w:rsid w:val="00660259"/>
    <w:rsid w:val="00660E9F"/>
    <w:rsid w:val="006611F9"/>
    <w:rsid w:val="0066184C"/>
    <w:rsid w:val="00661A04"/>
    <w:rsid w:val="006623BE"/>
    <w:rsid w:val="0066279E"/>
    <w:rsid w:val="00663E08"/>
    <w:rsid w:val="0066409E"/>
    <w:rsid w:val="0066447C"/>
    <w:rsid w:val="00665751"/>
    <w:rsid w:val="006658F9"/>
    <w:rsid w:val="00665ECA"/>
    <w:rsid w:val="00666544"/>
    <w:rsid w:val="00666EC8"/>
    <w:rsid w:val="006673E0"/>
    <w:rsid w:val="0067029A"/>
    <w:rsid w:val="00670FEA"/>
    <w:rsid w:val="006713FE"/>
    <w:rsid w:val="00672241"/>
    <w:rsid w:val="00672825"/>
    <w:rsid w:val="0067308B"/>
    <w:rsid w:val="0067310F"/>
    <w:rsid w:val="00674B27"/>
    <w:rsid w:val="0067567E"/>
    <w:rsid w:val="00675FD8"/>
    <w:rsid w:val="00676C36"/>
    <w:rsid w:val="00676F67"/>
    <w:rsid w:val="006774B5"/>
    <w:rsid w:val="006803FF"/>
    <w:rsid w:val="006806AD"/>
    <w:rsid w:val="00680CE5"/>
    <w:rsid w:val="0068181D"/>
    <w:rsid w:val="00681CCB"/>
    <w:rsid w:val="00682829"/>
    <w:rsid w:val="00684230"/>
    <w:rsid w:val="006845F3"/>
    <w:rsid w:val="006850A7"/>
    <w:rsid w:val="00685401"/>
    <w:rsid w:val="00685409"/>
    <w:rsid w:val="00685EB3"/>
    <w:rsid w:val="006863A3"/>
    <w:rsid w:val="00686CD3"/>
    <w:rsid w:val="00687CE5"/>
    <w:rsid w:val="006906CC"/>
    <w:rsid w:val="00690D32"/>
    <w:rsid w:val="0069109E"/>
    <w:rsid w:val="0069153B"/>
    <w:rsid w:val="00691920"/>
    <w:rsid w:val="006919A5"/>
    <w:rsid w:val="00691AFE"/>
    <w:rsid w:val="006920EE"/>
    <w:rsid w:val="00692862"/>
    <w:rsid w:val="00694322"/>
    <w:rsid w:val="0069488E"/>
    <w:rsid w:val="00695AA9"/>
    <w:rsid w:val="00696CE9"/>
    <w:rsid w:val="00696F73"/>
    <w:rsid w:val="006978D1"/>
    <w:rsid w:val="00697EAB"/>
    <w:rsid w:val="006A0300"/>
    <w:rsid w:val="006A06C3"/>
    <w:rsid w:val="006A1157"/>
    <w:rsid w:val="006A12FF"/>
    <w:rsid w:val="006A1AC3"/>
    <w:rsid w:val="006A1AD8"/>
    <w:rsid w:val="006A301A"/>
    <w:rsid w:val="006A3236"/>
    <w:rsid w:val="006A325D"/>
    <w:rsid w:val="006A373D"/>
    <w:rsid w:val="006A38A5"/>
    <w:rsid w:val="006A54B1"/>
    <w:rsid w:val="006A55AB"/>
    <w:rsid w:val="006A6109"/>
    <w:rsid w:val="006A6D36"/>
    <w:rsid w:val="006A6DA4"/>
    <w:rsid w:val="006B01EA"/>
    <w:rsid w:val="006B1113"/>
    <w:rsid w:val="006B1F42"/>
    <w:rsid w:val="006B2602"/>
    <w:rsid w:val="006B26FF"/>
    <w:rsid w:val="006B3D12"/>
    <w:rsid w:val="006B5649"/>
    <w:rsid w:val="006B5674"/>
    <w:rsid w:val="006B7277"/>
    <w:rsid w:val="006C00FB"/>
    <w:rsid w:val="006C09F3"/>
    <w:rsid w:val="006C105F"/>
    <w:rsid w:val="006C1E91"/>
    <w:rsid w:val="006C20C4"/>
    <w:rsid w:val="006C22D3"/>
    <w:rsid w:val="006C27BD"/>
    <w:rsid w:val="006C2D3B"/>
    <w:rsid w:val="006C344F"/>
    <w:rsid w:val="006C38FC"/>
    <w:rsid w:val="006C4068"/>
    <w:rsid w:val="006C6AA1"/>
    <w:rsid w:val="006C6D75"/>
    <w:rsid w:val="006D0C94"/>
    <w:rsid w:val="006D195E"/>
    <w:rsid w:val="006D207D"/>
    <w:rsid w:val="006D22C5"/>
    <w:rsid w:val="006D3F89"/>
    <w:rsid w:val="006D3FBE"/>
    <w:rsid w:val="006D4E92"/>
    <w:rsid w:val="006D5121"/>
    <w:rsid w:val="006D5244"/>
    <w:rsid w:val="006D5E99"/>
    <w:rsid w:val="006D6484"/>
    <w:rsid w:val="006D78EF"/>
    <w:rsid w:val="006D7FB8"/>
    <w:rsid w:val="006E00A0"/>
    <w:rsid w:val="006E00C5"/>
    <w:rsid w:val="006E0685"/>
    <w:rsid w:val="006E0A8E"/>
    <w:rsid w:val="006E11A1"/>
    <w:rsid w:val="006E1BA1"/>
    <w:rsid w:val="006E22C7"/>
    <w:rsid w:val="006E261E"/>
    <w:rsid w:val="006E3962"/>
    <w:rsid w:val="006E3A1A"/>
    <w:rsid w:val="006E3BE6"/>
    <w:rsid w:val="006E67C0"/>
    <w:rsid w:val="006E70CB"/>
    <w:rsid w:val="006E7832"/>
    <w:rsid w:val="006E7CE2"/>
    <w:rsid w:val="006F098A"/>
    <w:rsid w:val="006F261B"/>
    <w:rsid w:val="006F296D"/>
    <w:rsid w:val="006F2B62"/>
    <w:rsid w:val="006F3029"/>
    <w:rsid w:val="006F392D"/>
    <w:rsid w:val="006F41E0"/>
    <w:rsid w:val="006F5BF1"/>
    <w:rsid w:val="006F6921"/>
    <w:rsid w:val="006F6BD9"/>
    <w:rsid w:val="006F6CDE"/>
    <w:rsid w:val="006F774D"/>
    <w:rsid w:val="006F7785"/>
    <w:rsid w:val="007000A0"/>
    <w:rsid w:val="0070104F"/>
    <w:rsid w:val="00701E3D"/>
    <w:rsid w:val="00702719"/>
    <w:rsid w:val="00702BFC"/>
    <w:rsid w:val="00703750"/>
    <w:rsid w:val="00703EBB"/>
    <w:rsid w:val="007050E7"/>
    <w:rsid w:val="00705B0C"/>
    <w:rsid w:val="00705C9E"/>
    <w:rsid w:val="00707878"/>
    <w:rsid w:val="00707882"/>
    <w:rsid w:val="00710D84"/>
    <w:rsid w:val="0071132A"/>
    <w:rsid w:val="007118C5"/>
    <w:rsid w:val="00712572"/>
    <w:rsid w:val="00712FAD"/>
    <w:rsid w:val="00713EAA"/>
    <w:rsid w:val="00713F72"/>
    <w:rsid w:val="00714737"/>
    <w:rsid w:val="007147D1"/>
    <w:rsid w:val="007153C3"/>
    <w:rsid w:val="00715681"/>
    <w:rsid w:val="00715686"/>
    <w:rsid w:val="007165A3"/>
    <w:rsid w:val="0071662F"/>
    <w:rsid w:val="00716A15"/>
    <w:rsid w:val="00716B07"/>
    <w:rsid w:val="00716E4D"/>
    <w:rsid w:val="007176F9"/>
    <w:rsid w:val="00717EEC"/>
    <w:rsid w:val="00720223"/>
    <w:rsid w:val="00720474"/>
    <w:rsid w:val="00720BC9"/>
    <w:rsid w:val="00720F10"/>
    <w:rsid w:val="00722473"/>
    <w:rsid w:val="00722E1C"/>
    <w:rsid w:val="0072300A"/>
    <w:rsid w:val="00723599"/>
    <w:rsid w:val="0072478A"/>
    <w:rsid w:val="00724847"/>
    <w:rsid w:val="00725D93"/>
    <w:rsid w:val="00726556"/>
    <w:rsid w:val="007273ED"/>
    <w:rsid w:val="00727A73"/>
    <w:rsid w:val="00727BBD"/>
    <w:rsid w:val="00727DCE"/>
    <w:rsid w:val="0073043C"/>
    <w:rsid w:val="0073123D"/>
    <w:rsid w:val="007313EC"/>
    <w:rsid w:val="0073140D"/>
    <w:rsid w:val="0073173B"/>
    <w:rsid w:val="00731938"/>
    <w:rsid w:val="00731A11"/>
    <w:rsid w:val="00732726"/>
    <w:rsid w:val="00733743"/>
    <w:rsid w:val="00734574"/>
    <w:rsid w:val="00734AFC"/>
    <w:rsid w:val="00734E8E"/>
    <w:rsid w:val="007351C7"/>
    <w:rsid w:val="00735B22"/>
    <w:rsid w:val="00735B53"/>
    <w:rsid w:val="00737507"/>
    <w:rsid w:val="00737633"/>
    <w:rsid w:val="00737CB9"/>
    <w:rsid w:val="00740D4E"/>
    <w:rsid w:val="0074181A"/>
    <w:rsid w:val="0074192E"/>
    <w:rsid w:val="00741F73"/>
    <w:rsid w:val="00742489"/>
    <w:rsid w:val="00742D7B"/>
    <w:rsid w:val="00742DC5"/>
    <w:rsid w:val="00742EC8"/>
    <w:rsid w:val="007438CA"/>
    <w:rsid w:val="00744580"/>
    <w:rsid w:val="007447DF"/>
    <w:rsid w:val="007455B3"/>
    <w:rsid w:val="007470CF"/>
    <w:rsid w:val="0074714F"/>
    <w:rsid w:val="00747519"/>
    <w:rsid w:val="007506AE"/>
    <w:rsid w:val="00752951"/>
    <w:rsid w:val="007529BD"/>
    <w:rsid w:val="00752C68"/>
    <w:rsid w:val="00753E78"/>
    <w:rsid w:val="00755323"/>
    <w:rsid w:val="0075533B"/>
    <w:rsid w:val="00755D76"/>
    <w:rsid w:val="0075698B"/>
    <w:rsid w:val="0076144D"/>
    <w:rsid w:val="007615E0"/>
    <w:rsid w:val="007615EA"/>
    <w:rsid w:val="0076195A"/>
    <w:rsid w:val="00761F14"/>
    <w:rsid w:val="00762A55"/>
    <w:rsid w:val="007633E1"/>
    <w:rsid w:val="00763684"/>
    <w:rsid w:val="00763BE4"/>
    <w:rsid w:val="00764512"/>
    <w:rsid w:val="0076485F"/>
    <w:rsid w:val="00764E18"/>
    <w:rsid w:val="00766CD0"/>
    <w:rsid w:val="007672F2"/>
    <w:rsid w:val="0076751C"/>
    <w:rsid w:val="00767D4C"/>
    <w:rsid w:val="00767F39"/>
    <w:rsid w:val="00771E96"/>
    <w:rsid w:val="00771EEA"/>
    <w:rsid w:val="00772262"/>
    <w:rsid w:val="00772D01"/>
    <w:rsid w:val="00773F5B"/>
    <w:rsid w:val="00773FF9"/>
    <w:rsid w:val="007746B9"/>
    <w:rsid w:val="00776004"/>
    <w:rsid w:val="00776062"/>
    <w:rsid w:val="00780F5A"/>
    <w:rsid w:val="0078340E"/>
    <w:rsid w:val="00783BA3"/>
    <w:rsid w:val="007851B3"/>
    <w:rsid w:val="0078726B"/>
    <w:rsid w:val="0078752A"/>
    <w:rsid w:val="00787A4F"/>
    <w:rsid w:val="00790B47"/>
    <w:rsid w:val="00791946"/>
    <w:rsid w:val="0079292A"/>
    <w:rsid w:val="00793EE8"/>
    <w:rsid w:val="00794BC5"/>
    <w:rsid w:val="00796079"/>
    <w:rsid w:val="00796184"/>
    <w:rsid w:val="00796422"/>
    <w:rsid w:val="0079718B"/>
    <w:rsid w:val="007A054B"/>
    <w:rsid w:val="007A15BA"/>
    <w:rsid w:val="007A1DDD"/>
    <w:rsid w:val="007A2F34"/>
    <w:rsid w:val="007A3D43"/>
    <w:rsid w:val="007A3D73"/>
    <w:rsid w:val="007A6048"/>
    <w:rsid w:val="007A6190"/>
    <w:rsid w:val="007A6C5F"/>
    <w:rsid w:val="007A7439"/>
    <w:rsid w:val="007A7B0A"/>
    <w:rsid w:val="007B0953"/>
    <w:rsid w:val="007B0BB7"/>
    <w:rsid w:val="007B1D24"/>
    <w:rsid w:val="007B2AF8"/>
    <w:rsid w:val="007B2B56"/>
    <w:rsid w:val="007B2FDC"/>
    <w:rsid w:val="007B34A8"/>
    <w:rsid w:val="007B3801"/>
    <w:rsid w:val="007B433D"/>
    <w:rsid w:val="007B49FC"/>
    <w:rsid w:val="007B4D94"/>
    <w:rsid w:val="007B5483"/>
    <w:rsid w:val="007B6C97"/>
    <w:rsid w:val="007B6D71"/>
    <w:rsid w:val="007B7336"/>
    <w:rsid w:val="007C0BBD"/>
    <w:rsid w:val="007C1036"/>
    <w:rsid w:val="007C10D9"/>
    <w:rsid w:val="007C15E4"/>
    <w:rsid w:val="007C234A"/>
    <w:rsid w:val="007C5FC5"/>
    <w:rsid w:val="007C6A1D"/>
    <w:rsid w:val="007C6B48"/>
    <w:rsid w:val="007C6F52"/>
    <w:rsid w:val="007C771A"/>
    <w:rsid w:val="007C775D"/>
    <w:rsid w:val="007D0774"/>
    <w:rsid w:val="007D1157"/>
    <w:rsid w:val="007D1C42"/>
    <w:rsid w:val="007D2B71"/>
    <w:rsid w:val="007D38BB"/>
    <w:rsid w:val="007D431A"/>
    <w:rsid w:val="007D5094"/>
    <w:rsid w:val="007D6545"/>
    <w:rsid w:val="007D65D0"/>
    <w:rsid w:val="007E0F09"/>
    <w:rsid w:val="007E15C3"/>
    <w:rsid w:val="007E23F5"/>
    <w:rsid w:val="007E2F87"/>
    <w:rsid w:val="007E38C6"/>
    <w:rsid w:val="007E41F3"/>
    <w:rsid w:val="007E4E6C"/>
    <w:rsid w:val="007E5972"/>
    <w:rsid w:val="007E5B5B"/>
    <w:rsid w:val="007E5EEB"/>
    <w:rsid w:val="007E5F45"/>
    <w:rsid w:val="007E6AFE"/>
    <w:rsid w:val="007E6F32"/>
    <w:rsid w:val="007E71BE"/>
    <w:rsid w:val="007F023F"/>
    <w:rsid w:val="007F0A29"/>
    <w:rsid w:val="007F0BE6"/>
    <w:rsid w:val="007F17B1"/>
    <w:rsid w:val="007F283F"/>
    <w:rsid w:val="007F3E79"/>
    <w:rsid w:val="007F68A2"/>
    <w:rsid w:val="007F6923"/>
    <w:rsid w:val="007F6ECD"/>
    <w:rsid w:val="007F79B3"/>
    <w:rsid w:val="007F7E9C"/>
    <w:rsid w:val="008009D1"/>
    <w:rsid w:val="00800BAE"/>
    <w:rsid w:val="0080245A"/>
    <w:rsid w:val="0080289A"/>
    <w:rsid w:val="008033C8"/>
    <w:rsid w:val="00803401"/>
    <w:rsid w:val="00804C29"/>
    <w:rsid w:val="00804D5E"/>
    <w:rsid w:val="00807B9D"/>
    <w:rsid w:val="00807F8A"/>
    <w:rsid w:val="0081198B"/>
    <w:rsid w:val="00811C10"/>
    <w:rsid w:val="00812940"/>
    <w:rsid w:val="008149B1"/>
    <w:rsid w:val="00814BCE"/>
    <w:rsid w:val="008159E7"/>
    <w:rsid w:val="00815F12"/>
    <w:rsid w:val="00816C41"/>
    <w:rsid w:val="0082063A"/>
    <w:rsid w:val="0082093E"/>
    <w:rsid w:val="00821197"/>
    <w:rsid w:val="008217DB"/>
    <w:rsid w:val="00822298"/>
    <w:rsid w:val="00822C9F"/>
    <w:rsid w:val="00823287"/>
    <w:rsid w:val="00823823"/>
    <w:rsid w:val="00823DAB"/>
    <w:rsid w:val="008247DD"/>
    <w:rsid w:val="00825277"/>
    <w:rsid w:val="00825977"/>
    <w:rsid w:val="00825D5B"/>
    <w:rsid w:val="00825F8E"/>
    <w:rsid w:val="008261C0"/>
    <w:rsid w:val="008273E1"/>
    <w:rsid w:val="008307F9"/>
    <w:rsid w:val="008329AC"/>
    <w:rsid w:val="008345F7"/>
    <w:rsid w:val="008371D4"/>
    <w:rsid w:val="00837F98"/>
    <w:rsid w:val="008408EB"/>
    <w:rsid w:val="008419C6"/>
    <w:rsid w:val="0084289A"/>
    <w:rsid w:val="00843412"/>
    <w:rsid w:val="00843DA7"/>
    <w:rsid w:val="00843E80"/>
    <w:rsid w:val="0084685A"/>
    <w:rsid w:val="00846CD2"/>
    <w:rsid w:val="008474D6"/>
    <w:rsid w:val="0085073E"/>
    <w:rsid w:val="00850892"/>
    <w:rsid w:val="008511C9"/>
    <w:rsid w:val="00852ACF"/>
    <w:rsid w:val="00852BB1"/>
    <w:rsid w:val="0085362E"/>
    <w:rsid w:val="0085435D"/>
    <w:rsid w:val="00854A4C"/>
    <w:rsid w:val="008564B4"/>
    <w:rsid w:val="008568A1"/>
    <w:rsid w:val="00856CB3"/>
    <w:rsid w:val="00857E54"/>
    <w:rsid w:val="008605E7"/>
    <w:rsid w:val="0086132D"/>
    <w:rsid w:val="00861DB7"/>
    <w:rsid w:val="0086313C"/>
    <w:rsid w:val="0086432F"/>
    <w:rsid w:val="00865262"/>
    <w:rsid w:val="00865E97"/>
    <w:rsid w:val="008666BE"/>
    <w:rsid w:val="00866C9B"/>
    <w:rsid w:val="00866D76"/>
    <w:rsid w:val="0086749B"/>
    <w:rsid w:val="00870348"/>
    <w:rsid w:val="008717D3"/>
    <w:rsid w:val="00871CAC"/>
    <w:rsid w:val="00872598"/>
    <w:rsid w:val="00872707"/>
    <w:rsid w:val="008732B9"/>
    <w:rsid w:val="00873753"/>
    <w:rsid w:val="00873A6B"/>
    <w:rsid w:val="0087533A"/>
    <w:rsid w:val="008768F7"/>
    <w:rsid w:val="00876FB7"/>
    <w:rsid w:val="0087761F"/>
    <w:rsid w:val="00877AA2"/>
    <w:rsid w:val="0088223E"/>
    <w:rsid w:val="00882C0A"/>
    <w:rsid w:val="00883153"/>
    <w:rsid w:val="00884599"/>
    <w:rsid w:val="00884CAF"/>
    <w:rsid w:val="00884FDA"/>
    <w:rsid w:val="00885F5E"/>
    <w:rsid w:val="008875BD"/>
    <w:rsid w:val="00887D92"/>
    <w:rsid w:val="00890638"/>
    <w:rsid w:val="0089091C"/>
    <w:rsid w:val="00890A07"/>
    <w:rsid w:val="00891692"/>
    <w:rsid w:val="0089184E"/>
    <w:rsid w:val="00891875"/>
    <w:rsid w:val="008918F9"/>
    <w:rsid w:val="00893A11"/>
    <w:rsid w:val="00893DE1"/>
    <w:rsid w:val="0089409D"/>
    <w:rsid w:val="00895240"/>
    <w:rsid w:val="0089557E"/>
    <w:rsid w:val="0089558C"/>
    <w:rsid w:val="0089618B"/>
    <w:rsid w:val="00897502"/>
    <w:rsid w:val="00897630"/>
    <w:rsid w:val="00897E08"/>
    <w:rsid w:val="008A1241"/>
    <w:rsid w:val="008A1807"/>
    <w:rsid w:val="008A1CFF"/>
    <w:rsid w:val="008A2191"/>
    <w:rsid w:val="008A2267"/>
    <w:rsid w:val="008A22B8"/>
    <w:rsid w:val="008A2490"/>
    <w:rsid w:val="008A2849"/>
    <w:rsid w:val="008A29FF"/>
    <w:rsid w:val="008A2DB1"/>
    <w:rsid w:val="008A32CE"/>
    <w:rsid w:val="008A396F"/>
    <w:rsid w:val="008A4ACA"/>
    <w:rsid w:val="008A530A"/>
    <w:rsid w:val="008A5492"/>
    <w:rsid w:val="008A60BC"/>
    <w:rsid w:val="008A64C2"/>
    <w:rsid w:val="008A7343"/>
    <w:rsid w:val="008A7513"/>
    <w:rsid w:val="008A7C4B"/>
    <w:rsid w:val="008A7E3C"/>
    <w:rsid w:val="008A7F5E"/>
    <w:rsid w:val="008B04A9"/>
    <w:rsid w:val="008B10D7"/>
    <w:rsid w:val="008B137D"/>
    <w:rsid w:val="008B1B32"/>
    <w:rsid w:val="008B43E7"/>
    <w:rsid w:val="008B67F6"/>
    <w:rsid w:val="008B6911"/>
    <w:rsid w:val="008B75A9"/>
    <w:rsid w:val="008B7F2A"/>
    <w:rsid w:val="008C0172"/>
    <w:rsid w:val="008C0A2E"/>
    <w:rsid w:val="008C0BBD"/>
    <w:rsid w:val="008C1258"/>
    <w:rsid w:val="008C1A87"/>
    <w:rsid w:val="008C2967"/>
    <w:rsid w:val="008C38C1"/>
    <w:rsid w:val="008C4BCF"/>
    <w:rsid w:val="008C5126"/>
    <w:rsid w:val="008C5445"/>
    <w:rsid w:val="008C5583"/>
    <w:rsid w:val="008C579D"/>
    <w:rsid w:val="008C6163"/>
    <w:rsid w:val="008C7D6B"/>
    <w:rsid w:val="008D2F60"/>
    <w:rsid w:val="008D36C7"/>
    <w:rsid w:val="008D3EDC"/>
    <w:rsid w:val="008D4B66"/>
    <w:rsid w:val="008D6798"/>
    <w:rsid w:val="008D6B4E"/>
    <w:rsid w:val="008D79AD"/>
    <w:rsid w:val="008E0869"/>
    <w:rsid w:val="008E08BF"/>
    <w:rsid w:val="008E2D32"/>
    <w:rsid w:val="008E461E"/>
    <w:rsid w:val="008E67E6"/>
    <w:rsid w:val="008E7679"/>
    <w:rsid w:val="008F0988"/>
    <w:rsid w:val="008F0CDB"/>
    <w:rsid w:val="008F1364"/>
    <w:rsid w:val="008F1634"/>
    <w:rsid w:val="008F19B0"/>
    <w:rsid w:val="008F3124"/>
    <w:rsid w:val="008F4230"/>
    <w:rsid w:val="008F498D"/>
    <w:rsid w:val="008F65EC"/>
    <w:rsid w:val="008F6A1E"/>
    <w:rsid w:val="008F6DBE"/>
    <w:rsid w:val="008F6E88"/>
    <w:rsid w:val="008F70FA"/>
    <w:rsid w:val="008F73D1"/>
    <w:rsid w:val="008F7636"/>
    <w:rsid w:val="008F78B3"/>
    <w:rsid w:val="008F7C69"/>
    <w:rsid w:val="00901E33"/>
    <w:rsid w:val="00902526"/>
    <w:rsid w:val="00903B88"/>
    <w:rsid w:val="009040A0"/>
    <w:rsid w:val="009058C3"/>
    <w:rsid w:val="009058CC"/>
    <w:rsid w:val="00905B73"/>
    <w:rsid w:val="00906446"/>
    <w:rsid w:val="0090650F"/>
    <w:rsid w:val="00906694"/>
    <w:rsid w:val="009069C7"/>
    <w:rsid w:val="00906D1F"/>
    <w:rsid w:val="00907D8D"/>
    <w:rsid w:val="009109E3"/>
    <w:rsid w:val="00911FD6"/>
    <w:rsid w:val="00912437"/>
    <w:rsid w:val="00913A35"/>
    <w:rsid w:val="00914174"/>
    <w:rsid w:val="00914283"/>
    <w:rsid w:val="00914298"/>
    <w:rsid w:val="00915B3E"/>
    <w:rsid w:val="00915FCF"/>
    <w:rsid w:val="009177EF"/>
    <w:rsid w:val="00917D75"/>
    <w:rsid w:val="009215FA"/>
    <w:rsid w:val="00921758"/>
    <w:rsid w:val="009222BD"/>
    <w:rsid w:val="009235BA"/>
    <w:rsid w:val="009245AA"/>
    <w:rsid w:val="00925470"/>
    <w:rsid w:val="009258C5"/>
    <w:rsid w:val="00925B50"/>
    <w:rsid w:val="00926730"/>
    <w:rsid w:val="009307E2"/>
    <w:rsid w:val="00931391"/>
    <w:rsid w:val="00931880"/>
    <w:rsid w:val="009328EF"/>
    <w:rsid w:val="00932A6F"/>
    <w:rsid w:val="00934E61"/>
    <w:rsid w:val="009351B0"/>
    <w:rsid w:val="00935878"/>
    <w:rsid w:val="00935B77"/>
    <w:rsid w:val="009369D2"/>
    <w:rsid w:val="00940C9A"/>
    <w:rsid w:val="00941CB0"/>
    <w:rsid w:val="00941D4D"/>
    <w:rsid w:val="00941D75"/>
    <w:rsid w:val="00942E97"/>
    <w:rsid w:val="009431FD"/>
    <w:rsid w:val="009433C0"/>
    <w:rsid w:val="009435E9"/>
    <w:rsid w:val="00944961"/>
    <w:rsid w:val="00945134"/>
    <w:rsid w:val="0094612D"/>
    <w:rsid w:val="0095011E"/>
    <w:rsid w:val="009509A4"/>
    <w:rsid w:val="009519F7"/>
    <w:rsid w:val="00952481"/>
    <w:rsid w:val="00952BA1"/>
    <w:rsid w:val="00954BF8"/>
    <w:rsid w:val="00954FF6"/>
    <w:rsid w:val="00955B04"/>
    <w:rsid w:val="00955C56"/>
    <w:rsid w:val="00956040"/>
    <w:rsid w:val="009573FC"/>
    <w:rsid w:val="0095742B"/>
    <w:rsid w:val="00957F57"/>
    <w:rsid w:val="0096265F"/>
    <w:rsid w:val="009627ED"/>
    <w:rsid w:val="009628FD"/>
    <w:rsid w:val="00962A29"/>
    <w:rsid w:val="00963767"/>
    <w:rsid w:val="00963C49"/>
    <w:rsid w:val="00963DBE"/>
    <w:rsid w:val="0096410E"/>
    <w:rsid w:val="00964551"/>
    <w:rsid w:val="009648C1"/>
    <w:rsid w:val="0096496F"/>
    <w:rsid w:val="00965CFE"/>
    <w:rsid w:val="00965E68"/>
    <w:rsid w:val="00966462"/>
    <w:rsid w:val="009669C1"/>
    <w:rsid w:val="009675CA"/>
    <w:rsid w:val="009715C2"/>
    <w:rsid w:val="00971F27"/>
    <w:rsid w:val="00973A0C"/>
    <w:rsid w:val="00974210"/>
    <w:rsid w:val="00975011"/>
    <w:rsid w:val="00975C1E"/>
    <w:rsid w:val="009764CF"/>
    <w:rsid w:val="00976522"/>
    <w:rsid w:val="009767B3"/>
    <w:rsid w:val="00977837"/>
    <w:rsid w:val="00980032"/>
    <w:rsid w:val="0098028C"/>
    <w:rsid w:val="00980FCA"/>
    <w:rsid w:val="00981180"/>
    <w:rsid w:val="009816FC"/>
    <w:rsid w:val="009818C7"/>
    <w:rsid w:val="00981B60"/>
    <w:rsid w:val="00981DB9"/>
    <w:rsid w:val="00982D2C"/>
    <w:rsid w:val="009863F7"/>
    <w:rsid w:val="00986E89"/>
    <w:rsid w:val="0099009D"/>
    <w:rsid w:val="0099046B"/>
    <w:rsid w:val="00990D8E"/>
    <w:rsid w:val="00991D5A"/>
    <w:rsid w:val="00991EA6"/>
    <w:rsid w:val="00993062"/>
    <w:rsid w:val="0099405A"/>
    <w:rsid w:val="009940E3"/>
    <w:rsid w:val="00994586"/>
    <w:rsid w:val="00996138"/>
    <w:rsid w:val="00996C9D"/>
    <w:rsid w:val="009A041A"/>
    <w:rsid w:val="009A0A34"/>
    <w:rsid w:val="009A1205"/>
    <w:rsid w:val="009A148C"/>
    <w:rsid w:val="009A1EF0"/>
    <w:rsid w:val="009A2678"/>
    <w:rsid w:val="009A30AA"/>
    <w:rsid w:val="009A3B1C"/>
    <w:rsid w:val="009A5F57"/>
    <w:rsid w:val="009A605E"/>
    <w:rsid w:val="009A6214"/>
    <w:rsid w:val="009A6861"/>
    <w:rsid w:val="009A6C35"/>
    <w:rsid w:val="009A6C4F"/>
    <w:rsid w:val="009B0372"/>
    <w:rsid w:val="009B0AA5"/>
    <w:rsid w:val="009B0C72"/>
    <w:rsid w:val="009B1672"/>
    <w:rsid w:val="009B3AF3"/>
    <w:rsid w:val="009B4DEC"/>
    <w:rsid w:val="009B50A8"/>
    <w:rsid w:val="009B5701"/>
    <w:rsid w:val="009B5F9F"/>
    <w:rsid w:val="009B62C6"/>
    <w:rsid w:val="009B6908"/>
    <w:rsid w:val="009B6936"/>
    <w:rsid w:val="009C0DFE"/>
    <w:rsid w:val="009C0E90"/>
    <w:rsid w:val="009C114D"/>
    <w:rsid w:val="009C1A70"/>
    <w:rsid w:val="009C2635"/>
    <w:rsid w:val="009C297F"/>
    <w:rsid w:val="009C302D"/>
    <w:rsid w:val="009C34C0"/>
    <w:rsid w:val="009C3AA1"/>
    <w:rsid w:val="009C43CE"/>
    <w:rsid w:val="009C4A40"/>
    <w:rsid w:val="009C4D75"/>
    <w:rsid w:val="009C546E"/>
    <w:rsid w:val="009C55ED"/>
    <w:rsid w:val="009C6168"/>
    <w:rsid w:val="009C61B4"/>
    <w:rsid w:val="009C7303"/>
    <w:rsid w:val="009D05BD"/>
    <w:rsid w:val="009D1AFE"/>
    <w:rsid w:val="009D4EA8"/>
    <w:rsid w:val="009D6AE1"/>
    <w:rsid w:val="009D7AA0"/>
    <w:rsid w:val="009E04E1"/>
    <w:rsid w:val="009E05C5"/>
    <w:rsid w:val="009E05E8"/>
    <w:rsid w:val="009E0B5A"/>
    <w:rsid w:val="009E1F8F"/>
    <w:rsid w:val="009E370A"/>
    <w:rsid w:val="009E3B7D"/>
    <w:rsid w:val="009E3E91"/>
    <w:rsid w:val="009E3F28"/>
    <w:rsid w:val="009E4168"/>
    <w:rsid w:val="009E4215"/>
    <w:rsid w:val="009E5E8E"/>
    <w:rsid w:val="009E6D3E"/>
    <w:rsid w:val="009E6EBD"/>
    <w:rsid w:val="009E6EE3"/>
    <w:rsid w:val="009E6F30"/>
    <w:rsid w:val="009E7145"/>
    <w:rsid w:val="009E7220"/>
    <w:rsid w:val="009E79D2"/>
    <w:rsid w:val="009F0313"/>
    <w:rsid w:val="009F0601"/>
    <w:rsid w:val="009F0829"/>
    <w:rsid w:val="009F0A00"/>
    <w:rsid w:val="009F2164"/>
    <w:rsid w:val="009F2F00"/>
    <w:rsid w:val="009F35F5"/>
    <w:rsid w:val="009F3A11"/>
    <w:rsid w:val="009F3DFB"/>
    <w:rsid w:val="009F4C4B"/>
    <w:rsid w:val="009F537D"/>
    <w:rsid w:val="009F60D3"/>
    <w:rsid w:val="009F7EE8"/>
    <w:rsid w:val="00A0053B"/>
    <w:rsid w:val="00A02248"/>
    <w:rsid w:val="00A0231B"/>
    <w:rsid w:val="00A02FAB"/>
    <w:rsid w:val="00A04513"/>
    <w:rsid w:val="00A0488E"/>
    <w:rsid w:val="00A0498C"/>
    <w:rsid w:val="00A052E1"/>
    <w:rsid w:val="00A0585C"/>
    <w:rsid w:val="00A06DEB"/>
    <w:rsid w:val="00A072CD"/>
    <w:rsid w:val="00A07BBD"/>
    <w:rsid w:val="00A07ED9"/>
    <w:rsid w:val="00A122EB"/>
    <w:rsid w:val="00A14223"/>
    <w:rsid w:val="00A1482F"/>
    <w:rsid w:val="00A14F7E"/>
    <w:rsid w:val="00A151C7"/>
    <w:rsid w:val="00A15635"/>
    <w:rsid w:val="00A173AF"/>
    <w:rsid w:val="00A174CF"/>
    <w:rsid w:val="00A176F7"/>
    <w:rsid w:val="00A208D9"/>
    <w:rsid w:val="00A2404A"/>
    <w:rsid w:val="00A262AD"/>
    <w:rsid w:val="00A274A9"/>
    <w:rsid w:val="00A27620"/>
    <w:rsid w:val="00A30698"/>
    <w:rsid w:val="00A3201D"/>
    <w:rsid w:val="00A32552"/>
    <w:rsid w:val="00A32A03"/>
    <w:rsid w:val="00A33669"/>
    <w:rsid w:val="00A33FE9"/>
    <w:rsid w:val="00A34484"/>
    <w:rsid w:val="00A35104"/>
    <w:rsid w:val="00A37B15"/>
    <w:rsid w:val="00A40436"/>
    <w:rsid w:val="00A406AD"/>
    <w:rsid w:val="00A40801"/>
    <w:rsid w:val="00A40D88"/>
    <w:rsid w:val="00A412C4"/>
    <w:rsid w:val="00A41FD0"/>
    <w:rsid w:val="00A43EF2"/>
    <w:rsid w:val="00A44E6F"/>
    <w:rsid w:val="00A45098"/>
    <w:rsid w:val="00A456B6"/>
    <w:rsid w:val="00A45A39"/>
    <w:rsid w:val="00A45C79"/>
    <w:rsid w:val="00A45D6E"/>
    <w:rsid w:val="00A45EBA"/>
    <w:rsid w:val="00A461AC"/>
    <w:rsid w:val="00A46CB2"/>
    <w:rsid w:val="00A4715F"/>
    <w:rsid w:val="00A47C2F"/>
    <w:rsid w:val="00A47E1C"/>
    <w:rsid w:val="00A50483"/>
    <w:rsid w:val="00A508A1"/>
    <w:rsid w:val="00A508AB"/>
    <w:rsid w:val="00A51120"/>
    <w:rsid w:val="00A51879"/>
    <w:rsid w:val="00A5211E"/>
    <w:rsid w:val="00A5213E"/>
    <w:rsid w:val="00A52287"/>
    <w:rsid w:val="00A52CA9"/>
    <w:rsid w:val="00A52D2D"/>
    <w:rsid w:val="00A53367"/>
    <w:rsid w:val="00A53610"/>
    <w:rsid w:val="00A53F3F"/>
    <w:rsid w:val="00A54A37"/>
    <w:rsid w:val="00A54A60"/>
    <w:rsid w:val="00A55A81"/>
    <w:rsid w:val="00A55BDD"/>
    <w:rsid w:val="00A55E4F"/>
    <w:rsid w:val="00A56769"/>
    <w:rsid w:val="00A60697"/>
    <w:rsid w:val="00A60948"/>
    <w:rsid w:val="00A611AD"/>
    <w:rsid w:val="00A6123A"/>
    <w:rsid w:val="00A61B7A"/>
    <w:rsid w:val="00A62E81"/>
    <w:rsid w:val="00A62F1F"/>
    <w:rsid w:val="00A630DD"/>
    <w:rsid w:val="00A645C5"/>
    <w:rsid w:val="00A65098"/>
    <w:rsid w:val="00A65175"/>
    <w:rsid w:val="00A65655"/>
    <w:rsid w:val="00A6579B"/>
    <w:rsid w:val="00A6596B"/>
    <w:rsid w:val="00A6597F"/>
    <w:rsid w:val="00A666E5"/>
    <w:rsid w:val="00A67D0B"/>
    <w:rsid w:val="00A70F44"/>
    <w:rsid w:val="00A71271"/>
    <w:rsid w:val="00A71557"/>
    <w:rsid w:val="00A71C90"/>
    <w:rsid w:val="00A71EEE"/>
    <w:rsid w:val="00A7239B"/>
    <w:rsid w:val="00A7272E"/>
    <w:rsid w:val="00A72840"/>
    <w:rsid w:val="00A72A23"/>
    <w:rsid w:val="00A72B73"/>
    <w:rsid w:val="00A73068"/>
    <w:rsid w:val="00A7319F"/>
    <w:rsid w:val="00A74F6C"/>
    <w:rsid w:val="00A75206"/>
    <w:rsid w:val="00A759B1"/>
    <w:rsid w:val="00A75EDF"/>
    <w:rsid w:val="00A75F56"/>
    <w:rsid w:val="00A766AE"/>
    <w:rsid w:val="00A76D9E"/>
    <w:rsid w:val="00A77091"/>
    <w:rsid w:val="00A77419"/>
    <w:rsid w:val="00A8092A"/>
    <w:rsid w:val="00A80BE5"/>
    <w:rsid w:val="00A81E58"/>
    <w:rsid w:val="00A841BC"/>
    <w:rsid w:val="00A8439D"/>
    <w:rsid w:val="00A85526"/>
    <w:rsid w:val="00A86799"/>
    <w:rsid w:val="00A86940"/>
    <w:rsid w:val="00A86FA7"/>
    <w:rsid w:val="00A879B8"/>
    <w:rsid w:val="00A879C2"/>
    <w:rsid w:val="00A87A4D"/>
    <w:rsid w:val="00A91B31"/>
    <w:rsid w:val="00A92618"/>
    <w:rsid w:val="00A92D73"/>
    <w:rsid w:val="00A92DB6"/>
    <w:rsid w:val="00A93660"/>
    <w:rsid w:val="00A9392C"/>
    <w:rsid w:val="00A94630"/>
    <w:rsid w:val="00A95FA9"/>
    <w:rsid w:val="00A962E7"/>
    <w:rsid w:val="00A96AF3"/>
    <w:rsid w:val="00A971ED"/>
    <w:rsid w:val="00A97F1E"/>
    <w:rsid w:val="00AA0018"/>
    <w:rsid w:val="00AA0313"/>
    <w:rsid w:val="00AA125D"/>
    <w:rsid w:val="00AA1D97"/>
    <w:rsid w:val="00AA1E67"/>
    <w:rsid w:val="00AA1F15"/>
    <w:rsid w:val="00AA41AB"/>
    <w:rsid w:val="00AA47C8"/>
    <w:rsid w:val="00AA4B9A"/>
    <w:rsid w:val="00AA5228"/>
    <w:rsid w:val="00AA5542"/>
    <w:rsid w:val="00AA55E6"/>
    <w:rsid w:val="00AA69EA"/>
    <w:rsid w:val="00AA6B07"/>
    <w:rsid w:val="00AA6CD6"/>
    <w:rsid w:val="00AA76F0"/>
    <w:rsid w:val="00AB2272"/>
    <w:rsid w:val="00AB29C9"/>
    <w:rsid w:val="00AB3133"/>
    <w:rsid w:val="00AB3373"/>
    <w:rsid w:val="00AB3428"/>
    <w:rsid w:val="00AB39AA"/>
    <w:rsid w:val="00AB4C6A"/>
    <w:rsid w:val="00AB5C71"/>
    <w:rsid w:val="00AB6BB5"/>
    <w:rsid w:val="00AB756C"/>
    <w:rsid w:val="00AB772C"/>
    <w:rsid w:val="00AC10A9"/>
    <w:rsid w:val="00AC1FE3"/>
    <w:rsid w:val="00AC26A7"/>
    <w:rsid w:val="00AC299E"/>
    <w:rsid w:val="00AC30FE"/>
    <w:rsid w:val="00AC58AC"/>
    <w:rsid w:val="00AC5DA4"/>
    <w:rsid w:val="00AC619E"/>
    <w:rsid w:val="00AC653C"/>
    <w:rsid w:val="00AC6EC3"/>
    <w:rsid w:val="00AC70E3"/>
    <w:rsid w:val="00AD00BF"/>
    <w:rsid w:val="00AD2016"/>
    <w:rsid w:val="00AD4CFD"/>
    <w:rsid w:val="00AD5458"/>
    <w:rsid w:val="00AD5524"/>
    <w:rsid w:val="00AD5C68"/>
    <w:rsid w:val="00AD64E4"/>
    <w:rsid w:val="00AD683F"/>
    <w:rsid w:val="00AD6A55"/>
    <w:rsid w:val="00AD6AD4"/>
    <w:rsid w:val="00AD7DA9"/>
    <w:rsid w:val="00AE11C9"/>
    <w:rsid w:val="00AE2661"/>
    <w:rsid w:val="00AE2AF8"/>
    <w:rsid w:val="00AE3E59"/>
    <w:rsid w:val="00AE3EC5"/>
    <w:rsid w:val="00AE4966"/>
    <w:rsid w:val="00AE4D80"/>
    <w:rsid w:val="00AE6932"/>
    <w:rsid w:val="00AE75D0"/>
    <w:rsid w:val="00AE7990"/>
    <w:rsid w:val="00AF0247"/>
    <w:rsid w:val="00AF05D0"/>
    <w:rsid w:val="00AF1758"/>
    <w:rsid w:val="00AF17FC"/>
    <w:rsid w:val="00AF18B7"/>
    <w:rsid w:val="00AF18C2"/>
    <w:rsid w:val="00AF1A9A"/>
    <w:rsid w:val="00AF2783"/>
    <w:rsid w:val="00AF2E38"/>
    <w:rsid w:val="00AF2E56"/>
    <w:rsid w:val="00AF3BEC"/>
    <w:rsid w:val="00AF46AE"/>
    <w:rsid w:val="00AF5C57"/>
    <w:rsid w:val="00AF5DF0"/>
    <w:rsid w:val="00AF5EAF"/>
    <w:rsid w:val="00AF62BF"/>
    <w:rsid w:val="00B00125"/>
    <w:rsid w:val="00B0053B"/>
    <w:rsid w:val="00B0158C"/>
    <w:rsid w:val="00B01811"/>
    <w:rsid w:val="00B01D70"/>
    <w:rsid w:val="00B02D7C"/>
    <w:rsid w:val="00B03737"/>
    <w:rsid w:val="00B048F7"/>
    <w:rsid w:val="00B057A8"/>
    <w:rsid w:val="00B05C04"/>
    <w:rsid w:val="00B064DE"/>
    <w:rsid w:val="00B06853"/>
    <w:rsid w:val="00B079B1"/>
    <w:rsid w:val="00B111CD"/>
    <w:rsid w:val="00B1209F"/>
    <w:rsid w:val="00B13342"/>
    <w:rsid w:val="00B155B5"/>
    <w:rsid w:val="00B16724"/>
    <w:rsid w:val="00B16733"/>
    <w:rsid w:val="00B16829"/>
    <w:rsid w:val="00B175A9"/>
    <w:rsid w:val="00B1781A"/>
    <w:rsid w:val="00B17A1C"/>
    <w:rsid w:val="00B21497"/>
    <w:rsid w:val="00B22C5A"/>
    <w:rsid w:val="00B23634"/>
    <w:rsid w:val="00B23A23"/>
    <w:rsid w:val="00B23B61"/>
    <w:rsid w:val="00B247FC"/>
    <w:rsid w:val="00B24889"/>
    <w:rsid w:val="00B25BCF"/>
    <w:rsid w:val="00B2683D"/>
    <w:rsid w:val="00B26E8E"/>
    <w:rsid w:val="00B278D2"/>
    <w:rsid w:val="00B30B3E"/>
    <w:rsid w:val="00B30D1E"/>
    <w:rsid w:val="00B310E4"/>
    <w:rsid w:val="00B31BAF"/>
    <w:rsid w:val="00B33104"/>
    <w:rsid w:val="00B338EA"/>
    <w:rsid w:val="00B3396E"/>
    <w:rsid w:val="00B34497"/>
    <w:rsid w:val="00B35CAF"/>
    <w:rsid w:val="00B3689E"/>
    <w:rsid w:val="00B37FA1"/>
    <w:rsid w:val="00B40E8E"/>
    <w:rsid w:val="00B4283A"/>
    <w:rsid w:val="00B43C83"/>
    <w:rsid w:val="00B44515"/>
    <w:rsid w:val="00B44AA8"/>
    <w:rsid w:val="00B454D3"/>
    <w:rsid w:val="00B4558B"/>
    <w:rsid w:val="00B456FF"/>
    <w:rsid w:val="00B46246"/>
    <w:rsid w:val="00B46320"/>
    <w:rsid w:val="00B470E7"/>
    <w:rsid w:val="00B47DD8"/>
    <w:rsid w:val="00B51460"/>
    <w:rsid w:val="00B516FB"/>
    <w:rsid w:val="00B51D2C"/>
    <w:rsid w:val="00B53585"/>
    <w:rsid w:val="00B53C43"/>
    <w:rsid w:val="00B5446B"/>
    <w:rsid w:val="00B54945"/>
    <w:rsid w:val="00B559F6"/>
    <w:rsid w:val="00B57310"/>
    <w:rsid w:val="00B57AB8"/>
    <w:rsid w:val="00B6044E"/>
    <w:rsid w:val="00B60602"/>
    <w:rsid w:val="00B60FA6"/>
    <w:rsid w:val="00B61032"/>
    <w:rsid w:val="00B61B2B"/>
    <w:rsid w:val="00B62314"/>
    <w:rsid w:val="00B62807"/>
    <w:rsid w:val="00B63D6F"/>
    <w:rsid w:val="00B64676"/>
    <w:rsid w:val="00B64C8A"/>
    <w:rsid w:val="00B65753"/>
    <w:rsid w:val="00B658A9"/>
    <w:rsid w:val="00B664D5"/>
    <w:rsid w:val="00B67181"/>
    <w:rsid w:val="00B67578"/>
    <w:rsid w:val="00B67D0D"/>
    <w:rsid w:val="00B734A5"/>
    <w:rsid w:val="00B742F9"/>
    <w:rsid w:val="00B744AF"/>
    <w:rsid w:val="00B75211"/>
    <w:rsid w:val="00B75A98"/>
    <w:rsid w:val="00B76137"/>
    <w:rsid w:val="00B7642B"/>
    <w:rsid w:val="00B76D44"/>
    <w:rsid w:val="00B76F2F"/>
    <w:rsid w:val="00B822C4"/>
    <w:rsid w:val="00B82363"/>
    <w:rsid w:val="00B82772"/>
    <w:rsid w:val="00B834F1"/>
    <w:rsid w:val="00B84317"/>
    <w:rsid w:val="00B84352"/>
    <w:rsid w:val="00B84554"/>
    <w:rsid w:val="00B858DB"/>
    <w:rsid w:val="00B85F27"/>
    <w:rsid w:val="00B86266"/>
    <w:rsid w:val="00B87569"/>
    <w:rsid w:val="00B87770"/>
    <w:rsid w:val="00B87ADF"/>
    <w:rsid w:val="00B918D7"/>
    <w:rsid w:val="00B92788"/>
    <w:rsid w:val="00B92F44"/>
    <w:rsid w:val="00B944A0"/>
    <w:rsid w:val="00B944ED"/>
    <w:rsid w:val="00B949FF"/>
    <w:rsid w:val="00B9516F"/>
    <w:rsid w:val="00B95D19"/>
    <w:rsid w:val="00B95F1D"/>
    <w:rsid w:val="00B96364"/>
    <w:rsid w:val="00B968A9"/>
    <w:rsid w:val="00B96F66"/>
    <w:rsid w:val="00BA0346"/>
    <w:rsid w:val="00BA0699"/>
    <w:rsid w:val="00BA0F77"/>
    <w:rsid w:val="00BA1B16"/>
    <w:rsid w:val="00BA25D5"/>
    <w:rsid w:val="00BA4651"/>
    <w:rsid w:val="00BA4EAB"/>
    <w:rsid w:val="00BA556D"/>
    <w:rsid w:val="00BA58E0"/>
    <w:rsid w:val="00BA596C"/>
    <w:rsid w:val="00BA5ACA"/>
    <w:rsid w:val="00BA6367"/>
    <w:rsid w:val="00BA6E5F"/>
    <w:rsid w:val="00BA6E6F"/>
    <w:rsid w:val="00BA7646"/>
    <w:rsid w:val="00BA7E48"/>
    <w:rsid w:val="00BB1ED1"/>
    <w:rsid w:val="00BB56BD"/>
    <w:rsid w:val="00BB6D28"/>
    <w:rsid w:val="00BB7067"/>
    <w:rsid w:val="00BB71A2"/>
    <w:rsid w:val="00BC05B4"/>
    <w:rsid w:val="00BC0D2C"/>
    <w:rsid w:val="00BC1D63"/>
    <w:rsid w:val="00BC227B"/>
    <w:rsid w:val="00BC319A"/>
    <w:rsid w:val="00BC3616"/>
    <w:rsid w:val="00BC3E30"/>
    <w:rsid w:val="00BC5266"/>
    <w:rsid w:val="00BC53B0"/>
    <w:rsid w:val="00BC63EF"/>
    <w:rsid w:val="00BC654E"/>
    <w:rsid w:val="00BC67A4"/>
    <w:rsid w:val="00BC67D5"/>
    <w:rsid w:val="00BC7397"/>
    <w:rsid w:val="00BC7799"/>
    <w:rsid w:val="00BC7915"/>
    <w:rsid w:val="00BC7A3D"/>
    <w:rsid w:val="00BD0167"/>
    <w:rsid w:val="00BD0BFD"/>
    <w:rsid w:val="00BD2630"/>
    <w:rsid w:val="00BD26B2"/>
    <w:rsid w:val="00BD2A38"/>
    <w:rsid w:val="00BD30B2"/>
    <w:rsid w:val="00BD39B8"/>
    <w:rsid w:val="00BD405D"/>
    <w:rsid w:val="00BD4EEC"/>
    <w:rsid w:val="00BD4FA8"/>
    <w:rsid w:val="00BD64F7"/>
    <w:rsid w:val="00BD69F4"/>
    <w:rsid w:val="00BD741A"/>
    <w:rsid w:val="00BD7849"/>
    <w:rsid w:val="00BD7F41"/>
    <w:rsid w:val="00BE1E73"/>
    <w:rsid w:val="00BE4BF6"/>
    <w:rsid w:val="00BE754C"/>
    <w:rsid w:val="00BE7A18"/>
    <w:rsid w:val="00BE7CDF"/>
    <w:rsid w:val="00BF106E"/>
    <w:rsid w:val="00BF10F1"/>
    <w:rsid w:val="00BF13CF"/>
    <w:rsid w:val="00BF1AFB"/>
    <w:rsid w:val="00BF1EA7"/>
    <w:rsid w:val="00BF1F9E"/>
    <w:rsid w:val="00BF1FED"/>
    <w:rsid w:val="00BF3E7F"/>
    <w:rsid w:val="00BF46C2"/>
    <w:rsid w:val="00BF4772"/>
    <w:rsid w:val="00BF5513"/>
    <w:rsid w:val="00BF58AC"/>
    <w:rsid w:val="00BF5E27"/>
    <w:rsid w:val="00BF61D9"/>
    <w:rsid w:val="00BF68C9"/>
    <w:rsid w:val="00BF77CD"/>
    <w:rsid w:val="00C00522"/>
    <w:rsid w:val="00C008CF"/>
    <w:rsid w:val="00C009B3"/>
    <w:rsid w:val="00C015D2"/>
    <w:rsid w:val="00C015E5"/>
    <w:rsid w:val="00C021E1"/>
    <w:rsid w:val="00C02748"/>
    <w:rsid w:val="00C02AEA"/>
    <w:rsid w:val="00C03903"/>
    <w:rsid w:val="00C040F8"/>
    <w:rsid w:val="00C04A5C"/>
    <w:rsid w:val="00C04C70"/>
    <w:rsid w:val="00C058B8"/>
    <w:rsid w:val="00C05922"/>
    <w:rsid w:val="00C062C0"/>
    <w:rsid w:val="00C06572"/>
    <w:rsid w:val="00C0665D"/>
    <w:rsid w:val="00C06FCB"/>
    <w:rsid w:val="00C07058"/>
    <w:rsid w:val="00C075A8"/>
    <w:rsid w:val="00C07E4D"/>
    <w:rsid w:val="00C1056E"/>
    <w:rsid w:val="00C10D6C"/>
    <w:rsid w:val="00C11763"/>
    <w:rsid w:val="00C117FA"/>
    <w:rsid w:val="00C123E7"/>
    <w:rsid w:val="00C13B02"/>
    <w:rsid w:val="00C1507A"/>
    <w:rsid w:val="00C15AC1"/>
    <w:rsid w:val="00C15D5B"/>
    <w:rsid w:val="00C16831"/>
    <w:rsid w:val="00C20053"/>
    <w:rsid w:val="00C22D0E"/>
    <w:rsid w:val="00C2398C"/>
    <w:rsid w:val="00C25617"/>
    <w:rsid w:val="00C25BFB"/>
    <w:rsid w:val="00C27936"/>
    <w:rsid w:val="00C30005"/>
    <w:rsid w:val="00C304F8"/>
    <w:rsid w:val="00C327EC"/>
    <w:rsid w:val="00C3300C"/>
    <w:rsid w:val="00C34082"/>
    <w:rsid w:val="00C340B7"/>
    <w:rsid w:val="00C34577"/>
    <w:rsid w:val="00C349FB"/>
    <w:rsid w:val="00C34B52"/>
    <w:rsid w:val="00C350CB"/>
    <w:rsid w:val="00C36350"/>
    <w:rsid w:val="00C36548"/>
    <w:rsid w:val="00C36602"/>
    <w:rsid w:val="00C368C5"/>
    <w:rsid w:val="00C37260"/>
    <w:rsid w:val="00C3731A"/>
    <w:rsid w:val="00C379FC"/>
    <w:rsid w:val="00C37E22"/>
    <w:rsid w:val="00C40157"/>
    <w:rsid w:val="00C40B8B"/>
    <w:rsid w:val="00C40D01"/>
    <w:rsid w:val="00C417C0"/>
    <w:rsid w:val="00C428CF"/>
    <w:rsid w:val="00C42EB6"/>
    <w:rsid w:val="00C44D2B"/>
    <w:rsid w:val="00C44F70"/>
    <w:rsid w:val="00C451F3"/>
    <w:rsid w:val="00C4557F"/>
    <w:rsid w:val="00C45D80"/>
    <w:rsid w:val="00C46D80"/>
    <w:rsid w:val="00C50275"/>
    <w:rsid w:val="00C50B6D"/>
    <w:rsid w:val="00C539EB"/>
    <w:rsid w:val="00C54466"/>
    <w:rsid w:val="00C547E3"/>
    <w:rsid w:val="00C54A57"/>
    <w:rsid w:val="00C562A8"/>
    <w:rsid w:val="00C56A8E"/>
    <w:rsid w:val="00C56BF8"/>
    <w:rsid w:val="00C56E8B"/>
    <w:rsid w:val="00C570C4"/>
    <w:rsid w:val="00C616AA"/>
    <w:rsid w:val="00C61B60"/>
    <w:rsid w:val="00C6223C"/>
    <w:rsid w:val="00C623DC"/>
    <w:rsid w:val="00C6327C"/>
    <w:rsid w:val="00C6370A"/>
    <w:rsid w:val="00C63DAA"/>
    <w:rsid w:val="00C6451E"/>
    <w:rsid w:val="00C645F3"/>
    <w:rsid w:val="00C65D47"/>
    <w:rsid w:val="00C6602C"/>
    <w:rsid w:val="00C66ABA"/>
    <w:rsid w:val="00C67D19"/>
    <w:rsid w:val="00C71903"/>
    <w:rsid w:val="00C74FA1"/>
    <w:rsid w:val="00C751E5"/>
    <w:rsid w:val="00C7532D"/>
    <w:rsid w:val="00C75444"/>
    <w:rsid w:val="00C75472"/>
    <w:rsid w:val="00C75570"/>
    <w:rsid w:val="00C75D87"/>
    <w:rsid w:val="00C76280"/>
    <w:rsid w:val="00C7724C"/>
    <w:rsid w:val="00C777CF"/>
    <w:rsid w:val="00C77DB1"/>
    <w:rsid w:val="00C77F39"/>
    <w:rsid w:val="00C80920"/>
    <w:rsid w:val="00C80D31"/>
    <w:rsid w:val="00C82379"/>
    <w:rsid w:val="00C82742"/>
    <w:rsid w:val="00C83168"/>
    <w:rsid w:val="00C83334"/>
    <w:rsid w:val="00C83BEF"/>
    <w:rsid w:val="00C843EF"/>
    <w:rsid w:val="00C84804"/>
    <w:rsid w:val="00C8506F"/>
    <w:rsid w:val="00C85954"/>
    <w:rsid w:val="00C86F02"/>
    <w:rsid w:val="00C90486"/>
    <w:rsid w:val="00C91248"/>
    <w:rsid w:val="00C91D83"/>
    <w:rsid w:val="00C9234E"/>
    <w:rsid w:val="00C934F3"/>
    <w:rsid w:val="00C9366E"/>
    <w:rsid w:val="00C93857"/>
    <w:rsid w:val="00C93C17"/>
    <w:rsid w:val="00C93C35"/>
    <w:rsid w:val="00C94558"/>
    <w:rsid w:val="00C9481F"/>
    <w:rsid w:val="00C950C6"/>
    <w:rsid w:val="00C95832"/>
    <w:rsid w:val="00C95A71"/>
    <w:rsid w:val="00C95ABA"/>
    <w:rsid w:val="00C96C97"/>
    <w:rsid w:val="00C97528"/>
    <w:rsid w:val="00C97856"/>
    <w:rsid w:val="00CA29A5"/>
    <w:rsid w:val="00CA2BC1"/>
    <w:rsid w:val="00CA2FCC"/>
    <w:rsid w:val="00CA31B9"/>
    <w:rsid w:val="00CA4157"/>
    <w:rsid w:val="00CA43AF"/>
    <w:rsid w:val="00CA4E1D"/>
    <w:rsid w:val="00CA5A7F"/>
    <w:rsid w:val="00CA5C59"/>
    <w:rsid w:val="00CA636A"/>
    <w:rsid w:val="00CA6A5B"/>
    <w:rsid w:val="00CA713E"/>
    <w:rsid w:val="00CB0535"/>
    <w:rsid w:val="00CB134A"/>
    <w:rsid w:val="00CB16D3"/>
    <w:rsid w:val="00CB24DD"/>
    <w:rsid w:val="00CB2874"/>
    <w:rsid w:val="00CB3E2F"/>
    <w:rsid w:val="00CB4362"/>
    <w:rsid w:val="00CB506D"/>
    <w:rsid w:val="00CB667B"/>
    <w:rsid w:val="00CB6AD6"/>
    <w:rsid w:val="00CB6C1F"/>
    <w:rsid w:val="00CB7792"/>
    <w:rsid w:val="00CB79AB"/>
    <w:rsid w:val="00CC1CE2"/>
    <w:rsid w:val="00CC2C14"/>
    <w:rsid w:val="00CC3D36"/>
    <w:rsid w:val="00CC3D59"/>
    <w:rsid w:val="00CC5751"/>
    <w:rsid w:val="00CC57E8"/>
    <w:rsid w:val="00CC57EA"/>
    <w:rsid w:val="00CC6093"/>
    <w:rsid w:val="00CC6B7B"/>
    <w:rsid w:val="00CC6EF0"/>
    <w:rsid w:val="00CC7264"/>
    <w:rsid w:val="00CD0A28"/>
    <w:rsid w:val="00CD0A72"/>
    <w:rsid w:val="00CD12CE"/>
    <w:rsid w:val="00CD1F4E"/>
    <w:rsid w:val="00CD2BCE"/>
    <w:rsid w:val="00CD5102"/>
    <w:rsid w:val="00CD5483"/>
    <w:rsid w:val="00CD5552"/>
    <w:rsid w:val="00CD59A1"/>
    <w:rsid w:val="00CD6697"/>
    <w:rsid w:val="00CD79F7"/>
    <w:rsid w:val="00CE215D"/>
    <w:rsid w:val="00CE47C4"/>
    <w:rsid w:val="00CE4A8D"/>
    <w:rsid w:val="00CE53C1"/>
    <w:rsid w:val="00CE552B"/>
    <w:rsid w:val="00CE5749"/>
    <w:rsid w:val="00CE5999"/>
    <w:rsid w:val="00CE5B6D"/>
    <w:rsid w:val="00CE6C2E"/>
    <w:rsid w:val="00CE7656"/>
    <w:rsid w:val="00CF0BFF"/>
    <w:rsid w:val="00CF25A0"/>
    <w:rsid w:val="00CF2A62"/>
    <w:rsid w:val="00CF2EA6"/>
    <w:rsid w:val="00CF4D6E"/>
    <w:rsid w:val="00CF4EA7"/>
    <w:rsid w:val="00CF5311"/>
    <w:rsid w:val="00CF5B3B"/>
    <w:rsid w:val="00CF62D7"/>
    <w:rsid w:val="00CF69AA"/>
    <w:rsid w:val="00CF72C8"/>
    <w:rsid w:val="00CF7508"/>
    <w:rsid w:val="00CF78D3"/>
    <w:rsid w:val="00CF7979"/>
    <w:rsid w:val="00D00D43"/>
    <w:rsid w:val="00D0104E"/>
    <w:rsid w:val="00D01B9C"/>
    <w:rsid w:val="00D023D7"/>
    <w:rsid w:val="00D02490"/>
    <w:rsid w:val="00D02FBE"/>
    <w:rsid w:val="00D033E3"/>
    <w:rsid w:val="00D038DA"/>
    <w:rsid w:val="00D03B63"/>
    <w:rsid w:val="00D04D83"/>
    <w:rsid w:val="00D06C8C"/>
    <w:rsid w:val="00D0759B"/>
    <w:rsid w:val="00D10888"/>
    <w:rsid w:val="00D10A99"/>
    <w:rsid w:val="00D142F7"/>
    <w:rsid w:val="00D14D3E"/>
    <w:rsid w:val="00D152D1"/>
    <w:rsid w:val="00D15D2A"/>
    <w:rsid w:val="00D16C9B"/>
    <w:rsid w:val="00D17156"/>
    <w:rsid w:val="00D17DDD"/>
    <w:rsid w:val="00D17EC0"/>
    <w:rsid w:val="00D20096"/>
    <w:rsid w:val="00D204FE"/>
    <w:rsid w:val="00D20636"/>
    <w:rsid w:val="00D217C1"/>
    <w:rsid w:val="00D2184C"/>
    <w:rsid w:val="00D221CB"/>
    <w:rsid w:val="00D23B71"/>
    <w:rsid w:val="00D2464E"/>
    <w:rsid w:val="00D2574E"/>
    <w:rsid w:val="00D2730C"/>
    <w:rsid w:val="00D279B6"/>
    <w:rsid w:val="00D30886"/>
    <w:rsid w:val="00D30A5C"/>
    <w:rsid w:val="00D31728"/>
    <w:rsid w:val="00D31CEB"/>
    <w:rsid w:val="00D335AD"/>
    <w:rsid w:val="00D33E5A"/>
    <w:rsid w:val="00D33E99"/>
    <w:rsid w:val="00D342FE"/>
    <w:rsid w:val="00D34F72"/>
    <w:rsid w:val="00D357CF"/>
    <w:rsid w:val="00D37345"/>
    <w:rsid w:val="00D37550"/>
    <w:rsid w:val="00D37FF4"/>
    <w:rsid w:val="00D409FF"/>
    <w:rsid w:val="00D40E4C"/>
    <w:rsid w:val="00D430EF"/>
    <w:rsid w:val="00D43C16"/>
    <w:rsid w:val="00D44030"/>
    <w:rsid w:val="00D44EA7"/>
    <w:rsid w:val="00D4544A"/>
    <w:rsid w:val="00D462DB"/>
    <w:rsid w:val="00D463AE"/>
    <w:rsid w:val="00D468CB"/>
    <w:rsid w:val="00D474B7"/>
    <w:rsid w:val="00D47EF9"/>
    <w:rsid w:val="00D50A6B"/>
    <w:rsid w:val="00D50E1A"/>
    <w:rsid w:val="00D51187"/>
    <w:rsid w:val="00D51A39"/>
    <w:rsid w:val="00D5273B"/>
    <w:rsid w:val="00D52DCE"/>
    <w:rsid w:val="00D539A7"/>
    <w:rsid w:val="00D53F37"/>
    <w:rsid w:val="00D543F8"/>
    <w:rsid w:val="00D5545D"/>
    <w:rsid w:val="00D55C7C"/>
    <w:rsid w:val="00D56817"/>
    <w:rsid w:val="00D57001"/>
    <w:rsid w:val="00D57890"/>
    <w:rsid w:val="00D60175"/>
    <w:rsid w:val="00D601BB"/>
    <w:rsid w:val="00D6042F"/>
    <w:rsid w:val="00D61135"/>
    <w:rsid w:val="00D61533"/>
    <w:rsid w:val="00D61E37"/>
    <w:rsid w:val="00D63931"/>
    <w:rsid w:val="00D6406D"/>
    <w:rsid w:val="00D643A8"/>
    <w:rsid w:val="00D6463F"/>
    <w:rsid w:val="00D64A1C"/>
    <w:rsid w:val="00D651BD"/>
    <w:rsid w:val="00D66192"/>
    <w:rsid w:val="00D662CA"/>
    <w:rsid w:val="00D6744E"/>
    <w:rsid w:val="00D70BC5"/>
    <w:rsid w:val="00D70C2C"/>
    <w:rsid w:val="00D71291"/>
    <w:rsid w:val="00D7142E"/>
    <w:rsid w:val="00D726C6"/>
    <w:rsid w:val="00D73051"/>
    <w:rsid w:val="00D73905"/>
    <w:rsid w:val="00D74264"/>
    <w:rsid w:val="00D743F7"/>
    <w:rsid w:val="00D749D8"/>
    <w:rsid w:val="00D74E8D"/>
    <w:rsid w:val="00D758F6"/>
    <w:rsid w:val="00D75E9D"/>
    <w:rsid w:val="00D76466"/>
    <w:rsid w:val="00D76CA4"/>
    <w:rsid w:val="00D805D1"/>
    <w:rsid w:val="00D80807"/>
    <w:rsid w:val="00D8113C"/>
    <w:rsid w:val="00D81141"/>
    <w:rsid w:val="00D814E4"/>
    <w:rsid w:val="00D81B00"/>
    <w:rsid w:val="00D81F48"/>
    <w:rsid w:val="00D82265"/>
    <w:rsid w:val="00D82466"/>
    <w:rsid w:val="00D82A34"/>
    <w:rsid w:val="00D82BAA"/>
    <w:rsid w:val="00D857A7"/>
    <w:rsid w:val="00D861A2"/>
    <w:rsid w:val="00D86F0E"/>
    <w:rsid w:val="00D871F4"/>
    <w:rsid w:val="00D87A26"/>
    <w:rsid w:val="00D91679"/>
    <w:rsid w:val="00D91FFF"/>
    <w:rsid w:val="00D922AD"/>
    <w:rsid w:val="00D92331"/>
    <w:rsid w:val="00D92366"/>
    <w:rsid w:val="00D92C9C"/>
    <w:rsid w:val="00D9321B"/>
    <w:rsid w:val="00D942CE"/>
    <w:rsid w:val="00D947A9"/>
    <w:rsid w:val="00D95729"/>
    <w:rsid w:val="00D95EEB"/>
    <w:rsid w:val="00D9623E"/>
    <w:rsid w:val="00DA1126"/>
    <w:rsid w:val="00DA25FB"/>
    <w:rsid w:val="00DA2A94"/>
    <w:rsid w:val="00DA3D17"/>
    <w:rsid w:val="00DA4287"/>
    <w:rsid w:val="00DA5D32"/>
    <w:rsid w:val="00DA650F"/>
    <w:rsid w:val="00DA72E6"/>
    <w:rsid w:val="00DA7725"/>
    <w:rsid w:val="00DA78AC"/>
    <w:rsid w:val="00DA78B2"/>
    <w:rsid w:val="00DB02F2"/>
    <w:rsid w:val="00DB06A3"/>
    <w:rsid w:val="00DB07E5"/>
    <w:rsid w:val="00DB30A3"/>
    <w:rsid w:val="00DB30B1"/>
    <w:rsid w:val="00DB3AA0"/>
    <w:rsid w:val="00DB3AFA"/>
    <w:rsid w:val="00DB3B0D"/>
    <w:rsid w:val="00DB4064"/>
    <w:rsid w:val="00DB4366"/>
    <w:rsid w:val="00DB4F70"/>
    <w:rsid w:val="00DB704E"/>
    <w:rsid w:val="00DC013A"/>
    <w:rsid w:val="00DC0A46"/>
    <w:rsid w:val="00DC1D17"/>
    <w:rsid w:val="00DC3210"/>
    <w:rsid w:val="00DC32AC"/>
    <w:rsid w:val="00DC4FEB"/>
    <w:rsid w:val="00DC5ABF"/>
    <w:rsid w:val="00DC6027"/>
    <w:rsid w:val="00DC6D9D"/>
    <w:rsid w:val="00DC6DF9"/>
    <w:rsid w:val="00DC6EBB"/>
    <w:rsid w:val="00DC7016"/>
    <w:rsid w:val="00DC7863"/>
    <w:rsid w:val="00DC7F46"/>
    <w:rsid w:val="00DD0ED9"/>
    <w:rsid w:val="00DD40C0"/>
    <w:rsid w:val="00DD5B8E"/>
    <w:rsid w:val="00DD5CEC"/>
    <w:rsid w:val="00DD5D0D"/>
    <w:rsid w:val="00DD72C1"/>
    <w:rsid w:val="00DE04AE"/>
    <w:rsid w:val="00DE136B"/>
    <w:rsid w:val="00DE29F2"/>
    <w:rsid w:val="00DE3158"/>
    <w:rsid w:val="00DE3CAE"/>
    <w:rsid w:val="00DE416F"/>
    <w:rsid w:val="00DE47FC"/>
    <w:rsid w:val="00DE48AC"/>
    <w:rsid w:val="00DE496B"/>
    <w:rsid w:val="00DE59B2"/>
    <w:rsid w:val="00DE74A9"/>
    <w:rsid w:val="00DE7D2A"/>
    <w:rsid w:val="00DE7DB6"/>
    <w:rsid w:val="00DF028B"/>
    <w:rsid w:val="00DF114B"/>
    <w:rsid w:val="00DF12E5"/>
    <w:rsid w:val="00DF2438"/>
    <w:rsid w:val="00DF3201"/>
    <w:rsid w:val="00DF4C9D"/>
    <w:rsid w:val="00DF55BF"/>
    <w:rsid w:val="00DF57D5"/>
    <w:rsid w:val="00DF6E6C"/>
    <w:rsid w:val="00DF7618"/>
    <w:rsid w:val="00E00C8D"/>
    <w:rsid w:val="00E00D8E"/>
    <w:rsid w:val="00E00F34"/>
    <w:rsid w:val="00E01349"/>
    <w:rsid w:val="00E020F6"/>
    <w:rsid w:val="00E02C9E"/>
    <w:rsid w:val="00E03643"/>
    <w:rsid w:val="00E03AF8"/>
    <w:rsid w:val="00E040D5"/>
    <w:rsid w:val="00E04CC1"/>
    <w:rsid w:val="00E04EBD"/>
    <w:rsid w:val="00E04F5B"/>
    <w:rsid w:val="00E0512A"/>
    <w:rsid w:val="00E05713"/>
    <w:rsid w:val="00E06E35"/>
    <w:rsid w:val="00E079D9"/>
    <w:rsid w:val="00E10698"/>
    <w:rsid w:val="00E11627"/>
    <w:rsid w:val="00E1177F"/>
    <w:rsid w:val="00E117EE"/>
    <w:rsid w:val="00E12039"/>
    <w:rsid w:val="00E124F0"/>
    <w:rsid w:val="00E12A68"/>
    <w:rsid w:val="00E12F5E"/>
    <w:rsid w:val="00E14318"/>
    <w:rsid w:val="00E1619B"/>
    <w:rsid w:val="00E20164"/>
    <w:rsid w:val="00E205F7"/>
    <w:rsid w:val="00E2242E"/>
    <w:rsid w:val="00E22542"/>
    <w:rsid w:val="00E23483"/>
    <w:rsid w:val="00E24D03"/>
    <w:rsid w:val="00E25950"/>
    <w:rsid w:val="00E2693C"/>
    <w:rsid w:val="00E27ADE"/>
    <w:rsid w:val="00E3058A"/>
    <w:rsid w:val="00E30B3F"/>
    <w:rsid w:val="00E31A9B"/>
    <w:rsid w:val="00E31E30"/>
    <w:rsid w:val="00E32110"/>
    <w:rsid w:val="00E32504"/>
    <w:rsid w:val="00E32F4C"/>
    <w:rsid w:val="00E334D8"/>
    <w:rsid w:val="00E33B58"/>
    <w:rsid w:val="00E33F59"/>
    <w:rsid w:val="00E355AE"/>
    <w:rsid w:val="00E37784"/>
    <w:rsid w:val="00E37BD5"/>
    <w:rsid w:val="00E4222A"/>
    <w:rsid w:val="00E42763"/>
    <w:rsid w:val="00E42FBC"/>
    <w:rsid w:val="00E432D0"/>
    <w:rsid w:val="00E43507"/>
    <w:rsid w:val="00E442B5"/>
    <w:rsid w:val="00E44AA7"/>
    <w:rsid w:val="00E44FA0"/>
    <w:rsid w:val="00E45837"/>
    <w:rsid w:val="00E45E9F"/>
    <w:rsid w:val="00E50085"/>
    <w:rsid w:val="00E50DE9"/>
    <w:rsid w:val="00E51627"/>
    <w:rsid w:val="00E51FE2"/>
    <w:rsid w:val="00E52388"/>
    <w:rsid w:val="00E524B6"/>
    <w:rsid w:val="00E524CE"/>
    <w:rsid w:val="00E531FC"/>
    <w:rsid w:val="00E5343D"/>
    <w:rsid w:val="00E53441"/>
    <w:rsid w:val="00E53A55"/>
    <w:rsid w:val="00E5503C"/>
    <w:rsid w:val="00E55193"/>
    <w:rsid w:val="00E56B8E"/>
    <w:rsid w:val="00E56E89"/>
    <w:rsid w:val="00E606C2"/>
    <w:rsid w:val="00E60848"/>
    <w:rsid w:val="00E611A6"/>
    <w:rsid w:val="00E614E3"/>
    <w:rsid w:val="00E61B15"/>
    <w:rsid w:val="00E62D84"/>
    <w:rsid w:val="00E630A6"/>
    <w:rsid w:val="00E63A49"/>
    <w:rsid w:val="00E64974"/>
    <w:rsid w:val="00E64F01"/>
    <w:rsid w:val="00E65A1F"/>
    <w:rsid w:val="00E65D74"/>
    <w:rsid w:val="00E65D90"/>
    <w:rsid w:val="00E65FA4"/>
    <w:rsid w:val="00E661B1"/>
    <w:rsid w:val="00E663E4"/>
    <w:rsid w:val="00E67745"/>
    <w:rsid w:val="00E7043E"/>
    <w:rsid w:val="00E7062E"/>
    <w:rsid w:val="00E71089"/>
    <w:rsid w:val="00E72364"/>
    <w:rsid w:val="00E7358A"/>
    <w:rsid w:val="00E749A9"/>
    <w:rsid w:val="00E74DE4"/>
    <w:rsid w:val="00E764EC"/>
    <w:rsid w:val="00E80CC5"/>
    <w:rsid w:val="00E812A1"/>
    <w:rsid w:val="00E8142B"/>
    <w:rsid w:val="00E81480"/>
    <w:rsid w:val="00E82071"/>
    <w:rsid w:val="00E832F3"/>
    <w:rsid w:val="00E8368D"/>
    <w:rsid w:val="00E83AFB"/>
    <w:rsid w:val="00E84C3A"/>
    <w:rsid w:val="00E85EB8"/>
    <w:rsid w:val="00E861B4"/>
    <w:rsid w:val="00E86D18"/>
    <w:rsid w:val="00E8736C"/>
    <w:rsid w:val="00E8796A"/>
    <w:rsid w:val="00E87BC2"/>
    <w:rsid w:val="00E87CC6"/>
    <w:rsid w:val="00E90129"/>
    <w:rsid w:val="00E91321"/>
    <w:rsid w:val="00E91D14"/>
    <w:rsid w:val="00E926CB"/>
    <w:rsid w:val="00E93424"/>
    <w:rsid w:val="00E94342"/>
    <w:rsid w:val="00E9446D"/>
    <w:rsid w:val="00E9469A"/>
    <w:rsid w:val="00E94C15"/>
    <w:rsid w:val="00E96266"/>
    <w:rsid w:val="00E9726B"/>
    <w:rsid w:val="00E97640"/>
    <w:rsid w:val="00EA0066"/>
    <w:rsid w:val="00EA06C0"/>
    <w:rsid w:val="00EA1032"/>
    <w:rsid w:val="00EA1D80"/>
    <w:rsid w:val="00EA2DC4"/>
    <w:rsid w:val="00EA41F3"/>
    <w:rsid w:val="00EA4EA9"/>
    <w:rsid w:val="00EA6DB4"/>
    <w:rsid w:val="00EA7688"/>
    <w:rsid w:val="00EA7DBA"/>
    <w:rsid w:val="00EB0E1E"/>
    <w:rsid w:val="00EB14E7"/>
    <w:rsid w:val="00EB1671"/>
    <w:rsid w:val="00EB197C"/>
    <w:rsid w:val="00EB2E3D"/>
    <w:rsid w:val="00EB319B"/>
    <w:rsid w:val="00EB3D18"/>
    <w:rsid w:val="00EB40B5"/>
    <w:rsid w:val="00EB4BC6"/>
    <w:rsid w:val="00EB545E"/>
    <w:rsid w:val="00EB5D34"/>
    <w:rsid w:val="00EB6BD3"/>
    <w:rsid w:val="00EB6CB7"/>
    <w:rsid w:val="00EB71DF"/>
    <w:rsid w:val="00EC00A3"/>
    <w:rsid w:val="00EC17B5"/>
    <w:rsid w:val="00EC1A48"/>
    <w:rsid w:val="00EC234C"/>
    <w:rsid w:val="00EC3B4E"/>
    <w:rsid w:val="00EC3C0F"/>
    <w:rsid w:val="00EC55DE"/>
    <w:rsid w:val="00EC5A0F"/>
    <w:rsid w:val="00EC5FA4"/>
    <w:rsid w:val="00EC67B3"/>
    <w:rsid w:val="00EC67DC"/>
    <w:rsid w:val="00ED12B9"/>
    <w:rsid w:val="00ED150F"/>
    <w:rsid w:val="00ED1E77"/>
    <w:rsid w:val="00ED2511"/>
    <w:rsid w:val="00ED29FB"/>
    <w:rsid w:val="00ED3A5F"/>
    <w:rsid w:val="00ED3D32"/>
    <w:rsid w:val="00ED51A9"/>
    <w:rsid w:val="00ED6351"/>
    <w:rsid w:val="00ED6B7C"/>
    <w:rsid w:val="00ED6D3D"/>
    <w:rsid w:val="00ED6D4C"/>
    <w:rsid w:val="00ED7438"/>
    <w:rsid w:val="00EE00CA"/>
    <w:rsid w:val="00EE05AA"/>
    <w:rsid w:val="00EE08E4"/>
    <w:rsid w:val="00EE144C"/>
    <w:rsid w:val="00EE1D54"/>
    <w:rsid w:val="00EE2C63"/>
    <w:rsid w:val="00EE3EF7"/>
    <w:rsid w:val="00EE4CDF"/>
    <w:rsid w:val="00EE5838"/>
    <w:rsid w:val="00EE585F"/>
    <w:rsid w:val="00EE76AA"/>
    <w:rsid w:val="00EE78C4"/>
    <w:rsid w:val="00EF01BE"/>
    <w:rsid w:val="00EF0BDA"/>
    <w:rsid w:val="00EF0C75"/>
    <w:rsid w:val="00EF0E92"/>
    <w:rsid w:val="00EF1410"/>
    <w:rsid w:val="00EF190B"/>
    <w:rsid w:val="00EF1C90"/>
    <w:rsid w:val="00EF1CA6"/>
    <w:rsid w:val="00EF2BE2"/>
    <w:rsid w:val="00EF2C77"/>
    <w:rsid w:val="00EF375E"/>
    <w:rsid w:val="00EF4A84"/>
    <w:rsid w:val="00EF4C09"/>
    <w:rsid w:val="00EF4D14"/>
    <w:rsid w:val="00EF592D"/>
    <w:rsid w:val="00EF5A3F"/>
    <w:rsid w:val="00EF5CAD"/>
    <w:rsid w:val="00EF63F8"/>
    <w:rsid w:val="00EF6BA7"/>
    <w:rsid w:val="00EF6E42"/>
    <w:rsid w:val="00EF6F6D"/>
    <w:rsid w:val="00EF7A79"/>
    <w:rsid w:val="00F00F38"/>
    <w:rsid w:val="00F01077"/>
    <w:rsid w:val="00F01313"/>
    <w:rsid w:val="00F01752"/>
    <w:rsid w:val="00F01E09"/>
    <w:rsid w:val="00F02CC0"/>
    <w:rsid w:val="00F03678"/>
    <w:rsid w:val="00F03B4C"/>
    <w:rsid w:val="00F03DE8"/>
    <w:rsid w:val="00F03ED3"/>
    <w:rsid w:val="00F05259"/>
    <w:rsid w:val="00F0528F"/>
    <w:rsid w:val="00F055BE"/>
    <w:rsid w:val="00F059F7"/>
    <w:rsid w:val="00F07A90"/>
    <w:rsid w:val="00F10B83"/>
    <w:rsid w:val="00F10FB4"/>
    <w:rsid w:val="00F11003"/>
    <w:rsid w:val="00F11D54"/>
    <w:rsid w:val="00F14A5B"/>
    <w:rsid w:val="00F15C61"/>
    <w:rsid w:val="00F161F9"/>
    <w:rsid w:val="00F16212"/>
    <w:rsid w:val="00F16ABE"/>
    <w:rsid w:val="00F16FD6"/>
    <w:rsid w:val="00F2016D"/>
    <w:rsid w:val="00F20C2F"/>
    <w:rsid w:val="00F213B4"/>
    <w:rsid w:val="00F2320F"/>
    <w:rsid w:val="00F24F07"/>
    <w:rsid w:val="00F25C8B"/>
    <w:rsid w:val="00F264E4"/>
    <w:rsid w:val="00F26A77"/>
    <w:rsid w:val="00F26CF1"/>
    <w:rsid w:val="00F279E7"/>
    <w:rsid w:val="00F27C39"/>
    <w:rsid w:val="00F30468"/>
    <w:rsid w:val="00F306C4"/>
    <w:rsid w:val="00F30AD2"/>
    <w:rsid w:val="00F32B8D"/>
    <w:rsid w:val="00F33450"/>
    <w:rsid w:val="00F33B03"/>
    <w:rsid w:val="00F33F43"/>
    <w:rsid w:val="00F34AB4"/>
    <w:rsid w:val="00F34D2A"/>
    <w:rsid w:val="00F3623B"/>
    <w:rsid w:val="00F36680"/>
    <w:rsid w:val="00F37D54"/>
    <w:rsid w:val="00F405A2"/>
    <w:rsid w:val="00F408D7"/>
    <w:rsid w:val="00F41CF4"/>
    <w:rsid w:val="00F43D61"/>
    <w:rsid w:val="00F440DA"/>
    <w:rsid w:val="00F44669"/>
    <w:rsid w:val="00F446EA"/>
    <w:rsid w:val="00F4481E"/>
    <w:rsid w:val="00F4599B"/>
    <w:rsid w:val="00F45E27"/>
    <w:rsid w:val="00F4608E"/>
    <w:rsid w:val="00F46220"/>
    <w:rsid w:val="00F47501"/>
    <w:rsid w:val="00F503D8"/>
    <w:rsid w:val="00F505EC"/>
    <w:rsid w:val="00F50F60"/>
    <w:rsid w:val="00F51A30"/>
    <w:rsid w:val="00F52518"/>
    <w:rsid w:val="00F54F37"/>
    <w:rsid w:val="00F552EC"/>
    <w:rsid w:val="00F5547A"/>
    <w:rsid w:val="00F56B73"/>
    <w:rsid w:val="00F573E1"/>
    <w:rsid w:val="00F611A2"/>
    <w:rsid w:val="00F613A2"/>
    <w:rsid w:val="00F61DDA"/>
    <w:rsid w:val="00F639F6"/>
    <w:rsid w:val="00F63F14"/>
    <w:rsid w:val="00F642CC"/>
    <w:rsid w:val="00F646BC"/>
    <w:rsid w:val="00F64A33"/>
    <w:rsid w:val="00F651F1"/>
    <w:rsid w:val="00F66B69"/>
    <w:rsid w:val="00F66F1E"/>
    <w:rsid w:val="00F70365"/>
    <w:rsid w:val="00F70866"/>
    <w:rsid w:val="00F70D06"/>
    <w:rsid w:val="00F71111"/>
    <w:rsid w:val="00F71724"/>
    <w:rsid w:val="00F71A2F"/>
    <w:rsid w:val="00F7201D"/>
    <w:rsid w:val="00F720F5"/>
    <w:rsid w:val="00F724DA"/>
    <w:rsid w:val="00F73F2F"/>
    <w:rsid w:val="00F742F3"/>
    <w:rsid w:val="00F750B6"/>
    <w:rsid w:val="00F752D4"/>
    <w:rsid w:val="00F75308"/>
    <w:rsid w:val="00F75996"/>
    <w:rsid w:val="00F75B30"/>
    <w:rsid w:val="00F761EB"/>
    <w:rsid w:val="00F76335"/>
    <w:rsid w:val="00F76963"/>
    <w:rsid w:val="00F77077"/>
    <w:rsid w:val="00F77DD0"/>
    <w:rsid w:val="00F77FD2"/>
    <w:rsid w:val="00F80FF9"/>
    <w:rsid w:val="00F812CF"/>
    <w:rsid w:val="00F81441"/>
    <w:rsid w:val="00F8166C"/>
    <w:rsid w:val="00F8367A"/>
    <w:rsid w:val="00F83BE0"/>
    <w:rsid w:val="00F83CC7"/>
    <w:rsid w:val="00F858EA"/>
    <w:rsid w:val="00F85959"/>
    <w:rsid w:val="00F85E6A"/>
    <w:rsid w:val="00F86C53"/>
    <w:rsid w:val="00F902CE"/>
    <w:rsid w:val="00F91980"/>
    <w:rsid w:val="00F92498"/>
    <w:rsid w:val="00F93979"/>
    <w:rsid w:val="00F93AD5"/>
    <w:rsid w:val="00F93E2F"/>
    <w:rsid w:val="00F948D3"/>
    <w:rsid w:val="00F94D00"/>
    <w:rsid w:val="00F94D5E"/>
    <w:rsid w:val="00F95161"/>
    <w:rsid w:val="00F95874"/>
    <w:rsid w:val="00F969CD"/>
    <w:rsid w:val="00F96D8A"/>
    <w:rsid w:val="00F96E2A"/>
    <w:rsid w:val="00F96EF4"/>
    <w:rsid w:val="00F973A7"/>
    <w:rsid w:val="00F974F0"/>
    <w:rsid w:val="00F97B71"/>
    <w:rsid w:val="00F97DDA"/>
    <w:rsid w:val="00FA0A5B"/>
    <w:rsid w:val="00FA0F70"/>
    <w:rsid w:val="00FA196A"/>
    <w:rsid w:val="00FA1A1E"/>
    <w:rsid w:val="00FA1AEB"/>
    <w:rsid w:val="00FA2A7E"/>
    <w:rsid w:val="00FA3861"/>
    <w:rsid w:val="00FA38FF"/>
    <w:rsid w:val="00FA416B"/>
    <w:rsid w:val="00FA4C11"/>
    <w:rsid w:val="00FA5CD6"/>
    <w:rsid w:val="00FA6441"/>
    <w:rsid w:val="00FA67F5"/>
    <w:rsid w:val="00FA6B53"/>
    <w:rsid w:val="00FA734B"/>
    <w:rsid w:val="00FA73A6"/>
    <w:rsid w:val="00FA7C4C"/>
    <w:rsid w:val="00FA7D50"/>
    <w:rsid w:val="00FB00C7"/>
    <w:rsid w:val="00FB29DF"/>
    <w:rsid w:val="00FB4F0E"/>
    <w:rsid w:val="00FB5299"/>
    <w:rsid w:val="00FB5ADE"/>
    <w:rsid w:val="00FB5BF0"/>
    <w:rsid w:val="00FB63E5"/>
    <w:rsid w:val="00FB6567"/>
    <w:rsid w:val="00FB7DBD"/>
    <w:rsid w:val="00FC09DD"/>
    <w:rsid w:val="00FC14F3"/>
    <w:rsid w:val="00FC2774"/>
    <w:rsid w:val="00FC336A"/>
    <w:rsid w:val="00FC3BFE"/>
    <w:rsid w:val="00FC400F"/>
    <w:rsid w:val="00FC436C"/>
    <w:rsid w:val="00FC55FE"/>
    <w:rsid w:val="00FC5E32"/>
    <w:rsid w:val="00FC5EEF"/>
    <w:rsid w:val="00FC6655"/>
    <w:rsid w:val="00FC688D"/>
    <w:rsid w:val="00FC6F88"/>
    <w:rsid w:val="00FC7097"/>
    <w:rsid w:val="00FC72CD"/>
    <w:rsid w:val="00FD002C"/>
    <w:rsid w:val="00FD0553"/>
    <w:rsid w:val="00FD0782"/>
    <w:rsid w:val="00FD1326"/>
    <w:rsid w:val="00FD1CA2"/>
    <w:rsid w:val="00FD1D00"/>
    <w:rsid w:val="00FD1E61"/>
    <w:rsid w:val="00FD218A"/>
    <w:rsid w:val="00FD2418"/>
    <w:rsid w:val="00FD258A"/>
    <w:rsid w:val="00FD36DD"/>
    <w:rsid w:val="00FD47F5"/>
    <w:rsid w:val="00FD53A0"/>
    <w:rsid w:val="00FD5B62"/>
    <w:rsid w:val="00FD5BF4"/>
    <w:rsid w:val="00FD5C6E"/>
    <w:rsid w:val="00FD62A9"/>
    <w:rsid w:val="00FD66BD"/>
    <w:rsid w:val="00FD6AFD"/>
    <w:rsid w:val="00FD701E"/>
    <w:rsid w:val="00FD7470"/>
    <w:rsid w:val="00FE13D0"/>
    <w:rsid w:val="00FE1B46"/>
    <w:rsid w:val="00FE2092"/>
    <w:rsid w:val="00FE47D2"/>
    <w:rsid w:val="00FE483B"/>
    <w:rsid w:val="00FE51FC"/>
    <w:rsid w:val="00FE531A"/>
    <w:rsid w:val="00FE5422"/>
    <w:rsid w:val="00FE5852"/>
    <w:rsid w:val="00FE669C"/>
    <w:rsid w:val="00FE6A77"/>
    <w:rsid w:val="00FE6F80"/>
    <w:rsid w:val="00FE706E"/>
    <w:rsid w:val="00FE758F"/>
    <w:rsid w:val="00FE78A5"/>
    <w:rsid w:val="00FF0232"/>
    <w:rsid w:val="00FF04EF"/>
    <w:rsid w:val="00FF1E73"/>
    <w:rsid w:val="00FF1F06"/>
    <w:rsid w:val="00FF2776"/>
    <w:rsid w:val="00FF2A89"/>
    <w:rsid w:val="00FF3234"/>
    <w:rsid w:val="00FF3A16"/>
    <w:rsid w:val="00FF5786"/>
    <w:rsid w:val="00FF58CD"/>
    <w:rsid w:val="00FF6164"/>
    <w:rsid w:val="00FF651C"/>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omments" Target="comments.xml"/><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60" Type="http://schemas.microsoft.com/office/2011/relationships/commentsExtended" Target="commentsExtended.xml"/><Relationship Id="rId73"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24BC6C-9381-4533-B14C-3F98821CE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102</Pages>
  <Words>149401</Words>
  <Characters>851590</Characters>
  <Application>Microsoft Office Word</Application>
  <DocSecurity>0</DocSecurity>
  <Lines>7096</Lines>
  <Paragraphs>1997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998994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dung</cp:lastModifiedBy>
  <cp:revision>63</cp:revision>
  <cp:lastPrinted>2017-10-13T09:21:00Z</cp:lastPrinted>
  <dcterms:created xsi:type="dcterms:W3CDTF">2018-01-26T09:54:00Z</dcterms:created>
  <dcterms:modified xsi:type="dcterms:W3CDTF">2018-01-26T14:03:00Z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zotero-version="5.0.33"&gt;&lt;session id="OL8pJfnD"/&gt;&lt;style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